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3"/>
        <w:gridCol w:w="3645"/>
      </w:tblGrid>
      <w:tr w:rsidR="00E74973" w14:paraId="5100FA6E" w14:textId="77777777" w:rsidTr="001F53A5">
        <w:tc>
          <w:tcPr>
            <w:tcW w:w="9072" w:type="dxa"/>
            <w:gridSpan w:val="2"/>
            <w:shd w:val="clear" w:color="auto" w:fill="auto"/>
          </w:tcPr>
          <w:p w14:paraId="24FB1FD5" w14:textId="77777777" w:rsidR="00E74973" w:rsidRDefault="00E74973" w:rsidP="005A4FA0">
            <w:pPr>
              <w:pStyle w:val="Cabealho"/>
              <w:rPr>
                <w:rStyle w:val="Nmerodepgina"/>
              </w:rPr>
            </w:pPr>
            <w:bookmarkStart w:id="1" w:name="_Toc420723208"/>
            <w:bookmarkStart w:id="2" w:name="_Toc482682369"/>
            <w:bookmarkStart w:id="3" w:name="_Toc54164903"/>
            <w:bookmarkStart w:id="4" w:name="_Toc54165663"/>
            <w:bookmarkStart w:id="5" w:name="_Toc54169315"/>
            <w:bookmarkStart w:id="6" w:name="_Toc96347419"/>
            <w:bookmarkStart w:id="7" w:name="_Toc96357709"/>
            <w:bookmarkStart w:id="8" w:name="_Toc96491849"/>
            <w:bookmarkStart w:id="9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E74973" w14:paraId="40EC7F63" w14:textId="77777777" w:rsidTr="001F53A5">
        <w:tc>
          <w:tcPr>
            <w:tcW w:w="5387" w:type="dxa"/>
            <w:shd w:val="clear" w:color="auto" w:fill="auto"/>
          </w:tcPr>
          <w:p w14:paraId="2D9435D0" w14:textId="77777777" w:rsidR="00E74973" w:rsidRPr="003C5262" w:rsidRDefault="00E74973" w:rsidP="005A4FA0">
            <w:pPr>
              <w:pStyle w:val="Cabealho"/>
            </w:pPr>
            <w:r>
              <w:rPr>
                <w:rStyle w:val="Nmerodepgina"/>
              </w:rPr>
              <w:t>( X 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29E13CF6" w14:textId="77777777" w:rsidR="00E74973" w:rsidRDefault="00E74973" w:rsidP="005A4FA0">
            <w:pPr>
              <w:pStyle w:val="Cabealho"/>
              <w:rPr>
                <w:rStyle w:val="Nmerodepgina"/>
              </w:rPr>
            </w:pPr>
            <w:r>
              <w:rPr>
                <w:rStyle w:val="Nmerodepgina"/>
              </w:rPr>
              <w:t>ANO/SEMESTRE: 2023/1</w:t>
            </w:r>
          </w:p>
        </w:tc>
      </w:tr>
    </w:tbl>
    <w:p w14:paraId="4BDFC085" w14:textId="77777777" w:rsidR="00E74973" w:rsidRDefault="00E74973" w:rsidP="00E74973">
      <w:pPr>
        <w:pStyle w:val="TF-TTULO"/>
      </w:pPr>
    </w:p>
    <w:p w14:paraId="61E99A10" w14:textId="5CB47B47" w:rsidR="00E74973" w:rsidRPr="00B00E04" w:rsidRDefault="00162EFE" w:rsidP="00E74973">
      <w:pPr>
        <w:pStyle w:val="TF-TTULO"/>
      </w:pPr>
      <w:r>
        <w:t xml:space="preserve">protótipo para a classificação </w:t>
      </w:r>
      <w:r w:rsidR="00E74973">
        <w:t>de espécies de serpentes por meio de técnicas de aprendizado de máquina e visão computacional</w:t>
      </w:r>
    </w:p>
    <w:p w14:paraId="59C8394B" w14:textId="77777777" w:rsidR="00E74973" w:rsidRDefault="00E74973" w:rsidP="00E74973">
      <w:pPr>
        <w:pStyle w:val="TF-AUTOR"/>
      </w:pPr>
      <w:r>
        <w:t>Camila Carolina Bowens</w:t>
      </w:r>
    </w:p>
    <w:p w14:paraId="714AD825" w14:textId="77777777" w:rsidR="00E74973" w:rsidRDefault="00E74973" w:rsidP="00E74973">
      <w:pPr>
        <w:pStyle w:val="TF-AUTOR"/>
      </w:pPr>
      <w:r>
        <w:t>Prof. Andreza Sartori – Orientadora</w:t>
      </w:r>
    </w:p>
    <w:p w14:paraId="5F5304D7" w14:textId="77777777" w:rsidR="00E74973" w:rsidRDefault="00E74973" w:rsidP="00E74973">
      <w:pPr>
        <w:pStyle w:val="TF-AUTOR"/>
      </w:pPr>
      <w:r>
        <w:t>Prof. Luís Olímpio Menta Giasson – Coorientador</w:t>
      </w:r>
    </w:p>
    <w:p w14:paraId="0EEDA09F" w14:textId="77777777" w:rsidR="00E74973" w:rsidRPr="007D10F2" w:rsidRDefault="00E74973" w:rsidP="00437467">
      <w:pPr>
        <w:pStyle w:val="Ttulo1"/>
      </w:pPr>
      <w:r w:rsidRPr="007D10F2">
        <w:t xml:space="preserve">Introdução 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4D37B88C" w14:textId="67F22E0E" w:rsidR="00E74973" w:rsidRDefault="00E74973" w:rsidP="00E74973">
      <w:pPr>
        <w:pStyle w:val="TF-TEXTO"/>
      </w:pPr>
      <w:r>
        <w:t>A Organização Mundial de Saúde</w:t>
      </w:r>
      <w:r w:rsidR="00162EFE" w:rsidRPr="009A7A89">
        <w:rPr>
          <w:highlight w:val="yellow"/>
        </w:rPr>
        <w:t>,</w:t>
      </w:r>
      <w:r w:rsidR="00DE3C2F" w:rsidRPr="009A7A89">
        <w:rPr>
          <w:highlight w:val="yellow"/>
        </w:rPr>
        <w:t xml:space="preserve"> </w:t>
      </w:r>
      <w:r w:rsidRPr="009A7A89">
        <w:rPr>
          <w:highlight w:val="yellow"/>
        </w:rPr>
        <w:t>(WHO, 2021)</w:t>
      </w:r>
      <w:r>
        <w:t xml:space="preserve"> </w:t>
      </w:r>
      <w:commentRangeStart w:id="10"/>
      <w:r>
        <w:t>estima</w:t>
      </w:r>
      <w:commentRangeEnd w:id="10"/>
      <w:r w:rsidR="009A7A89">
        <w:rPr>
          <w:rStyle w:val="Refdecomentrio"/>
        </w:rPr>
        <w:commentReference w:id="10"/>
      </w:r>
      <w:r>
        <w:t xml:space="preserve"> que 5,4 milhões de pessoas no mundo são picadas por serpentes todos os anos, ocasionando a morte de 81.000</w:t>
      </w:r>
      <w:r w:rsidR="00162EFE">
        <w:t xml:space="preserve"> a</w:t>
      </w:r>
      <w:r w:rsidR="00AC14AD">
        <w:t xml:space="preserve"> </w:t>
      </w:r>
      <w:r>
        <w:t xml:space="preserve">138.000 pessoas, </w:t>
      </w:r>
      <w:r w:rsidR="00162EFE">
        <w:t xml:space="preserve">a qual, </w:t>
      </w:r>
      <w:r>
        <w:t>cerca do triplo deste número</w:t>
      </w:r>
      <w:r w:rsidR="00162EFE">
        <w:t>,</w:t>
      </w:r>
      <w:r>
        <w:t xml:space="preserve"> ficam com sequelas permanentes.</w:t>
      </w:r>
      <w:r w:rsidR="00215BC6">
        <w:t xml:space="preserve"> </w:t>
      </w:r>
      <w:commentRangeStart w:id="11"/>
      <w:r w:rsidR="00215BC6">
        <w:t>P</w:t>
      </w:r>
      <w:r w:rsidRPr="00FA06A4">
        <w:t>icadas</w:t>
      </w:r>
      <w:commentRangeEnd w:id="11"/>
      <w:r w:rsidR="009A7A89">
        <w:rPr>
          <w:rStyle w:val="Refdecomentrio"/>
        </w:rPr>
        <w:commentReference w:id="11"/>
      </w:r>
      <w:r w:rsidRPr="00FA06A4">
        <w:t xml:space="preserve"> de cobras venenosas podem causar emergências médicas agudas</w:t>
      </w:r>
      <w:r w:rsidR="00162EFE">
        <w:t>,</w:t>
      </w:r>
      <w:r w:rsidRPr="00FA06A4">
        <w:t xml:space="preserve"> envolvendo paralisia grave</w:t>
      </w:r>
      <w:r w:rsidR="00162EFE">
        <w:t>,</w:t>
      </w:r>
      <w:r w:rsidRPr="00FA06A4">
        <w:t xml:space="preserve"> distúrbios hemorrágicos, insuficiência renal irreversível e destruição grave de tecidos locais </w:t>
      </w:r>
      <w:r>
        <w:t xml:space="preserve">causando incapacidade permanente, </w:t>
      </w:r>
      <w:r w:rsidR="00DE3C2F">
        <w:t>em casos mais graves</w:t>
      </w:r>
      <w:r>
        <w:t xml:space="preserve"> a</w:t>
      </w:r>
      <w:r w:rsidRPr="00FA06A4">
        <w:t xml:space="preserve"> amputação de membros</w:t>
      </w:r>
      <w:r>
        <w:t xml:space="preserve">. </w:t>
      </w:r>
    </w:p>
    <w:p w14:paraId="6DAFA2F5" w14:textId="77777777" w:rsidR="00E74973" w:rsidRDefault="00E74973" w:rsidP="00E74973">
      <w:pPr>
        <w:pStyle w:val="TF-TEXTO"/>
      </w:pPr>
      <w:r>
        <w:t>Apesar de devastadores, os efeitos das picadas de serpentes podem ser revertidos se tratados com urgência utilizando soro antídoto.</w:t>
      </w:r>
      <w:r w:rsidRPr="00000502">
        <w:t xml:space="preserve"> </w:t>
      </w:r>
      <w:r>
        <w:t xml:space="preserve">Estes antídotos são formados por anticorpos, com o objetivo de neutralizar o veneno que se encontra no sangue e nos tecidos da pessoa que sofreu a picada. Os soros antídotos para as picadas de serpentes são distribuídos na rede pública de saúde e são divididos em categorias por famílias de espécies de serpente, fazendo assim necessário a identificação da espécie da serpente que atacou o paciente para que seja realizado o atendimento correto (BUTANTAN, </w:t>
      </w:r>
      <w:commentRangeStart w:id="12"/>
      <w:r>
        <w:t>2023</w:t>
      </w:r>
      <w:commentRangeEnd w:id="12"/>
      <w:r w:rsidR="009A7A89">
        <w:rPr>
          <w:rStyle w:val="Refdecomentrio"/>
        </w:rPr>
        <w:commentReference w:id="12"/>
      </w:r>
      <w:r>
        <w:t xml:space="preserve">). </w:t>
      </w:r>
    </w:p>
    <w:p w14:paraId="060B7184" w14:textId="77777777" w:rsidR="00E74973" w:rsidRDefault="00E74973" w:rsidP="00E74973">
      <w:pPr>
        <w:pStyle w:val="TF-TEXTO"/>
      </w:pPr>
      <w:r>
        <w:t xml:space="preserve">A identificação de espécies de serpentes, assim como qualquer espécie animal é realizada a partir de características taxonômicas, isto é, um conjunto de características físicas que são analisadas e utilizadas como forma de identificação das espécies. A fim de facilitar a identificação das espécies, são criadas chaves taxonômicas onde as características do ser vivo são utilizadas como filtro para a classificação das espécies de forma correta </w:t>
      </w:r>
      <w:r w:rsidRPr="000F2E5E">
        <w:t>(WALTRICK; GIASSON, 2021)</w:t>
      </w:r>
      <w:r>
        <w:t xml:space="preserve">. </w:t>
      </w:r>
    </w:p>
    <w:p w14:paraId="000E86A3" w14:textId="7DD4D577" w:rsidR="00E74973" w:rsidRDefault="00E74973" w:rsidP="00E74973">
      <w:pPr>
        <w:pStyle w:val="TF-TEXTO"/>
      </w:pPr>
      <w:r w:rsidRPr="009A7A89">
        <w:rPr>
          <w:highlight w:val="yellow"/>
          <w:rPrChange w:id="13" w:author="Aurélio Faustino Hoppe" w:date="2023-05-25T20:27:00Z">
            <w:rPr/>
          </w:rPrChange>
        </w:rPr>
        <w:t xml:space="preserve">Na região do estado de Santa </w:t>
      </w:r>
      <w:commentRangeStart w:id="14"/>
      <w:r w:rsidRPr="009A7A89">
        <w:rPr>
          <w:highlight w:val="yellow"/>
          <w:rPrChange w:id="15" w:author="Aurélio Faustino Hoppe" w:date="2023-05-25T20:27:00Z">
            <w:rPr/>
          </w:rPrChange>
        </w:rPr>
        <w:t>Catarina</w:t>
      </w:r>
      <w:commentRangeEnd w:id="14"/>
      <w:r w:rsidR="009A7A89">
        <w:rPr>
          <w:rStyle w:val="Refdecomentrio"/>
        </w:rPr>
        <w:commentReference w:id="14"/>
      </w:r>
      <w:r>
        <w:t xml:space="preserve">, </w:t>
      </w:r>
      <w:r w:rsidR="00162EFE">
        <w:t xml:space="preserve">existem 84 espécies de serpentes, sendo </w:t>
      </w:r>
      <w:r>
        <w:t>11 d</w:t>
      </w:r>
      <w:r w:rsidR="00162EFE">
        <w:t xml:space="preserve">elas </w:t>
      </w:r>
      <w:r>
        <w:t xml:space="preserve">serpentes venenosas </w:t>
      </w:r>
      <w:r w:rsidR="00EC7A28">
        <w:t xml:space="preserve">com acidentes registrados nas interações </w:t>
      </w:r>
      <w:r>
        <w:t>com seres humanos e animais domésticos. Por este motivo, o acesso à informação é vital para a prevenção de acidentes, desde o conhecimento das espécies associadas</w:t>
      </w:r>
      <w:r w:rsidR="00ED12FC">
        <w:t>,</w:t>
      </w:r>
      <w:r>
        <w:t xml:space="preserve"> como os procedimentos </w:t>
      </w:r>
      <w:r w:rsidRPr="005D1802">
        <w:t xml:space="preserve">de segurança em casos de acidentes. </w:t>
      </w:r>
      <w:r w:rsidR="00AD47DE">
        <w:t>De fato</w:t>
      </w:r>
      <w:r w:rsidR="001650CA">
        <w:t xml:space="preserve">, </w:t>
      </w:r>
      <w:r w:rsidR="00742AF9">
        <w:t>uma das</w:t>
      </w:r>
      <w:r w:rsidR="001650CA">
        <w:t xml:space="preserve"> </w:t>
      </w:r>
      <w:r w:rsidR="00ED12FC">
        <w:t>consequência</w:t>
      </w:r>
      <w:r w:rsidR="00742AF9">
        <w:t>s</w:t>
      </w:r>
      <w:r w:rsidR="001650CA">
        <w:t xml:space="preserve"> da </w:t>
      </w:r>
      <w:r w:rsidRPr="005D1802">
        <w:t>desinformação</w:t>
      </w:r>
      <w:r w:rsidR="00742AF9">
        <w:t>,</w:t>
      </w:r>
      <w:r w:rsidRPr="005D1802">
        <w:t xml:space="preserve"> reconhecid</w:t>
      </w:r>
      <w:r w:rsidR="00742AF9">
        <w:t>a</w:t>
      </w:r>
      <w:r w:rsidRPr="005D1802">
        <w:t xml:space="preserve"> pela comunidade de biólogos como um problema</w:t>
      </w:r>
      <w:r w:rsidR="00742AF9">
        <w:t>, é</w:t>
      </w:r>
      <w:r w:rsidRPr="005D1802">
        <w:t xml:space="preserve"> a matança indiscriminada de serpentes </w:t>
      </w:r>
      <w:r w:rsidR="00003D73">
        <w:t xml:space="preserve">proveniente </w:t>
      </w:r>
      <w:r>
        <w:t>do</w:t>
      </w:r>
      <w:r w:rsidRPr="005D1802">
        <w:t xml:space="preserve"> medo das </w:t>
      </w:r>
      <w:r>
        <w:t xml:space="preserve">pessoas, o que contribui para a degradação da biodiversidade no estado. Seja para a segurança das pessoas, como para a conservação de espécies, a educação a respeito das espécies de serpentes é crucial </w:t>
      </w:r>
      <w:r w:rsidRPr="005D1802">
        <w:t xml:space="preserve">(OLIVEIRA, </w:t>
      </w:r>
      <w:r w:rsidRPr="009A7A89">
        <w:rPr>
          <w:highlight w:val="yellow"/>
          <w:rPrChange w:id="16" w:author="Aurélio Faustino Hoppe" w:date="2023-05-25T20:30:00Z">
            <w:rPr/>
          </w:rPrChange>
        </w:rPr>
        <w:t>S.N.</w:t>
      </w:r>
      <w:r w:rsidRPr="005D1802">
        <w:t xml:space="preserve"> </w:t>
      </w:r>
      <w:r w:rsidRPr="6FFC2C8B">
        <w:rPr>
          <w:i/>
        </w:rPr>
        <w:t>et al</w:t>
      </w:r>
      <w:r w:rsidRPr="005D1802">
        <w:t>., 2020).</w:t>
      </w:r>
    </w:p>
    <w:p w14:paraId="2F289FEF" w14:textId="20C93912" w:rsidR="003816BB" w:rsidRPr="003816BB" w:rsidRDefault="003816BB" w:rsidP="009800DD">
      <w:pPr>
        <w:pStyle w:val="TF-TEXTO"/>
      </w:pPr>
      <w:r w:rsidRPr="003816BB">
        <w:t xml:space="preserve">Nos últimos anos o uso de </w:t>
      </w:r>
      <w:r w:rsidR="00E51526">
        <w:t xml:space="preserve">técnicas de </w:t>
      </w:r>
      <w:r w:rsidR="00635B02">
        <w:t>A</w:t>
      </w:r>
      <w:r w:rsidRPr="003816BB">
        <w:t xml:space="preserve">prendizado de </w:t>
      </w:r>
      <w:r w:rsidR="00635B02">
        <w:t>M</w:t>
      </w:r>
      <w:r w:rsidRPr="003816BB">
        <w:t>áquina</w:t>
      </w:r>
      <w:r w:rsidR="00B841B7">
        <w:t xml:space="preserve"> e Visão Computacional </w:t>
      </w:r>
      <w:r w:rsidRPr="003816BB">
        <w:t xml:space="preserve">para a identificação de animais tem crescido rapidamente para diversas finalidades. </w:t>
      </w:r>
      <w:r w:rsidR="00AF5F62">
        <w:t>Estes</w:t>
      </w:r>
      <w:r w:rsidR="00CC5380">
        <w:t>,</w:t>
      </w:r>
      <w:r w:rsidR="00AF5F62">
        <w:t xml:space="preserve"> são aplicados</w:t>
      </w:r>
      <w:r w:rsidR="004D131B">
        <w:t xml:space="preserve"> </w:t>
      </w:r>
      <w:r w:rsidRPr="003816BB">
        <w:t>em áreas como na</w:t>
      </w:r>
      <w:r w:rsidR="00B841B7" w:rsidRPr="00B841B7">
        <w:t xml:space="preserve"> </w:t>
      </w:r>
      <w:r w:rsidR="00B841B7" w:rsidRPr="003816BB">
        <w:t>indústria pecuária</w:t>
      </w:r>
      <w:r w:rsidR="00B841B7">
        <w:t>, na</w:t>
      </w:r>
      <w:r w:rsidRPr="003816BB">
        <w:t xml:space="preserve"> rastreabilidade de produtos de origem animal</w:t>
      </w:r>
      <w:r w:rsidR="00A30DC0">
        <w:t xml:space="preserve"> e </w:t>
      </w:r>
      <w:r w:rsidR="001D7B79">
        <w:t>análise</w:t>
      </w:r>
      <w:r w:rsidR="00A30DC0">
        <w:t xml:space="preserve"> de comportamento dos animais</w:t>
      </w:r>
      <w:r w:rsidR="009800DD">
        <w:t xml:space="preserve"> </w:t>
      </w:r>
      <w:r w:rsidR="009800DD" w:rsidRPr="009A7A89">
        <w:rPr>
          <w:highlight w:val="yellow"/>
          <w:rPrChange w:id="17" w:author="Aurélio Faustino Hoppe" w:date="2023-05-25T20:30:00Z">
            <w:rPr/>
          </w:rPrChange>
        </w:rPr>
        <w:t>(ESTEVAM, 2019)</w:t>
      </w:r>
      <w:r w:rsidR="00B841B7" w:rsidRPr="009A7A89">
        <w:rPr>
          <w:highlight w:val="yellow"/>
          <w:rPrChange w:id="18" w:author="Aurélio Faustino Hoppe" w:date="2023-05-25T20:30:00Z">
            <w:rPr/>
          </w:rPrChange>
        </w:rPr>
        <w:t>,</w:t>
      </w:r>
      <w:r w:rsidR="00B841B7">
        <w:t xml:space="preserve"> ou</w:t>
      </w:r>
      <w:r w:rsidRPr="003816BB">
        <w:t>, nos projetos de monitoramento e conservação de espécies, onde a identificação por câmeras dispensa a necessidade de captura de animais silvestres</w:t>
      </w:r>
      <w:r w:rsidR="009800DD">
        <w:t xml:space="preserve"> (WILDLIFE </w:t>
      </w:r>
      <w:r w:rsidR="009800DD" w:rsidRPr="009A7A89">
        <w:rPr>
          <w:highlight w:val="yellow"/>
          <w:rPrChange w:id="19" w:author="Aurélio Faustino Hoppe" w:date="2023-05-25T20:30:00Z">
            <w:rPr/>
          </w:rPrChange>
        </w:rPr>
        <w:t>AI,</w:t>
      </w:r>
      <w:r w:rsidR="009800DD">
        <w:t xml:space="preserve"> 2021).</w:t>
      </w:r>
      <w:r w:rsidRPr="003816BB">
        <w:t xml:space="preserve"> </w:t>
      </w:r>
    </w:p>
    <w:p w14:paraId="484FB8BD" w14:textId="7E54E2D7" w:rsidR="00E74973" w:rsidRDefault="00E74973" w:rsidP="00E74973">
      <w:pPr>
        <w:pStyle w:val="TF-TEXTO"/>
      </w:pPr>
      <w:r>
        <w:t xml:space="preserve">Diante do apresentado, este trabalho tem como objetivo o desenvolvimento de um protótipo para realizar a classificação de algumas das espécies de serpentes mais comuns da região do Vale do Itajaí, em Santa Catarina </w:t>
      </w:r>
      <w:r w:rsidRPr="00162EFE">
        <w:t xml:space="preserve">utilizando </w:t>
      </w:r>
      <w:r w:rsidR="00215BC6">
        <w:t>técnicas de visão computacional e aprendizado de máquina</w:t>
      </w:r>
      <w:r w:rsidRPr="00162EFE">
        <w:t>.</w:t>
      </w:r>
      <w:commentRangeStart w:id="20"/>
      <w:r>
        <w:t xml:space="preserve"> Com isso, este trabalho visa </w:t>
      </w:r>
      <w:r w:rsidR="00151C7B">
        <w:t xml:space="preserve">identificar com precisão espécies de serpentes venenosas, a fim de alcançar uma identificação precisa que pode ser utilizada posteriormente nos processos de conservação e identificação nos casos de </w:t>
      </w:r>
      <w:commentRangeStart w:id="21"/>
      <w:r w:rsidR="00151C7B">
        <w:t>picadas</w:t>
      </w:r>
      <w:commentRangeEnd w:id="20"/>
      <w:r w:rsidR="009A7A89">
        <w:rPr>
          <w:rStyle w:val="Refdecomentrio"/>
        </w:rPr>
        <w:commentReference w:id="20"/>
      </w:r>
      <w:commentRangeEnd w:id="21"/>
      <w:r w:rsidR="007250CE">
        <w:rPr>
          <w:rStyle w:val="Refdecomentrio"/>
        </w:rPr>
        <w:commentReference w:id="21"/>
      </w:r>
      <w:r w:rsidR="00151C7B">
        <w:t>.</w:t>
      </w:r>
    </w:p>
    <w:p w14:paraId="356EF3DE" w14:textId="77777777" w:rsidR="00E74973" w:rsidRPr="00AC7465" w:rsidRDefault="00E74973" w:rsidP="005A4FA0">
      <w:pPr>
        <w:pStyle w:val="TF-TEXTO"/>
      </w:pPr>
    </w:p>
    <w:p w14:paraId="7C8E5E84" w14:textId="77777777" w:rsidR="00E74973" w:rsidRPr="00AC7465" w:rsidRDefault="00E74973" w:rsidP="00237664">
      <w:pPr>
        <w:pStyle w:val="Ttulo2"/>
      </w:pPr>
      <w:bookmarkStart w:id="22" w:name="_Toc419598576"/>
      <w:bookmarkStart w:id="23" w:name="_Toc420721317"/>
      <w:bookmarkStart w:id="24" w:name="_Toc420721467"/>
      <w:bookmarkStart w:id="25" w:name="_Toc420721562"/>
      <w:bookmarkStart w:id="26" w:name="_Toc420721768"/>
      <w:bookmarkStart w:id="27" w:name="_Toc420723209"/>
      <w:bookmarkStart w:id="28" w:name="_Toc482682370"/>
      <w:bookmarkStart w:id="29" w:name="_Toc54164904"/>
      <w:bookmarkStart w:id="30" w:name="_Toc54165664"/>
      <w:bookmarkStart w:id="31" w:name="_Toc54169316"/>
      <w:bookmarkStart w:id="32" w:name="_Toc96347426"/>
      <w:bookmarkStart w:id="33" w:name="_Toc96357710"/>
      <w:bookmarkStart w:id="34" w:name="_Toc96491850"/>
      <w:bookmarkStart w:id="35" w:name="_Toc411603090"/>
      <w:r w:rsidRPr="00AC7465">
        <w:t>OBJETIVOS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7CCCEA1B" w14:textId="77777777" w:rsidR="00E74973" w:rsidRPr="00AC7465" w:rsidRDefault="00E74973" w:rsidP="00E74973">
      <w:pPr>
        <w:pStyle w:val="TF-TEXTO"/>
      </w:pPr>
      <w:r w:rsidRPr="00AC7465">
        <w:t xml:space="preserve"> O objetivo deste trabalho é disponibilizar um protótipo para realizar a classificação de espécies de serpentes mais comuns do Vale do Itajaí a partir de imagens utilizando técnicas de visão computacional e aprendizado de máquina.</w:t>
      </w:r>
    </w:p>
    <w:p w14:paraId="5C3E0D43" w14:textId="77777777" w:rsidR="00E74973" w:rsidRPr="00AC7465" w:rsidRDefault="00E74973" w:rsidP="00E74973">
      <w:pPr>
        <w:pStyle w:val="TF-TEXTO"/>
      </w:pPr>
      <w:r w:rsidRPr="00AC7465">
        <w:t>Os objetivos específicos são:</w:t>
      </w:r>
    </w:p>
    <w:p w14:paraId="47658131" w14:textId="52F7256A" w:rsidR="00E74973" w:rsidRPr="00AC7465" w:rsidRDefault="00E74973" w:rsidP="00E74973">
      <w:pPr>
        <w:pStyle w:val="TF-ALNEA"/>
      </w:pPr>
      <w:r>
        <w:t>compor</w:t>
      </w:r>
      <w:r w:rsidRPr="00AC7465">
        <w:t xml:space="preserve"> uma base de dados de imagens de espécies serpentes encontradas na região do Vale do Itajaí</w:t>
      </w:r>
      <w:r w:rsidR="00E82118">
        <w:t xml:space="preserve"> e categorizá-las</w:t>
      </w:r>
      <w:r w:rsidRPr="00AC7465">
        <w:t xml:space="preserve"> por espécie e características taxonômicas;</w:t>
      </w:r>
    </w:p>
    <w:p w14:paraId="1C1A2186" w14:textId="77777777" w:rsidR="00E74973" w:rsidRPr="00AC7465" w:rsidRDefault="00E74973" w:rsidP="00E74973">
      <w:pPr>
        <w:pStyle w:val="TF-ALNEA"/>
      </w:pPr>
      <w:commentRangeStart w:id="36"/>
      <w:r>
        <w:t>determinar</w:t>
      </w:r>
      <w:r w:rsidRPr="00AC7465">
        <w:t xml:space="preserve"> técnicas de visão computacional e aprendizado de máquina para classificação das </w:t>
      </w:r>
      <w:r w:rsidRPr="00AC7465">
        <w:lastRenderedPageBreak/>
        <w:t>serpentes por espécie;</w:t>
      </w:r>
    </w:p>
    <w:p w14:paraId="3184DAA9" w14:textId="77777777" w:rsidR="00E74973" w:rsidRPr="00AC7465" w:rsidRDefault="00E74973" w:rsidP="00E74973">
      <w:pPr>
        <w:pStyle w:val="TF-ALNEA"/>
      </w:pPr>
      <w:r>
        <w:t>aplicar</w:t>
      </w:r>
      <w:r w:rsidRPr="00AC7465">
        <w:t xml:space="preserve"> os modelos de reconhecimento de imagens escolhidos nas imagens obtidas das </w:t>
      </w:r>
      <w:commentRangeEnd w:id="36"/>
      <w:r w:rsidR="007250CE">
        <w:rPr>
          <w:rStyle w:val="Refdecomentrio"/>
        </w:rPr>
        <w:commentReference w:id="36"/>
      </w:r>
      <w:r w:rsidRPr="00AC7465">
        <w:t>espécies;</w:t>
      </w:r>
    </w:p>
    <w:p w14:paraId="50C55C16" w14:textId="77777777" w:rsidR="00E74973" w:rsidRDefault="00E74973" w:rsidP="00E74973">
      <w:pPr>
        <w:pStyle w:val="TF-ALNEA"/>
      </w:pPr>
      <w:r>
        <w:t>avaliar</w:t>
      </w:r>
      <w:r w:rsidRPr="00AC7465">
        <w:t xml:space="preserve"> a eficácia dos modelos aplicados para definir o melhor para classificação de espécies de serpentes</w:t>
      </w:r>
      <w:r>
        <w:t>.</w:t>
      </w:r>
    </w:p>
    <w:p w14:paraId="3E6A97E7" w14:textId="77777777" w:rsidR="00E74973" w:rsidRPr="00AC7465" w:rsidRDefault="00E74973" w:rsidP="00431406">
      <w:pPr>
        <w:pStyle w:val="TF-ALNEA"/>
        <w:numPr>
          <w:ilvl w:val="0"/>
          <w:numId w:val="0"/>
        </w:numPr>
        <w:ind w:left="1077"/>
      </w:pPr>
    </w:p>
    <w:p w14:paraId="1A523F94" w14:textId="16075EDF" w:rsidR="00E74973" w:rsidRDefault="00E82118" w:rsidP="003C23A9">
      <w:pPr>
        <w:pStyle w:val="Ttulo1"/>
      </w:pPr>
      <w:bookmarkStart w:id="37" w:name="_Toc419598587"/>
      <w:r w:rsidRPr="00E82118">
        <w:t>tr</w:t>
      </w:r>
      <w:r>
        <w:t>abalhos correlatos</w:t>
      </w:r>
    </w:p>
    <w:p w14:paraId="09E4DD30" w14:textId="38056246" w:rsidR="00E74973" w:rsidRDefault="00215BC6" w:rsidP="00E74973">
      <w:pPr>
        <w:pStyle w:val="TF-TEXTO"/>
      </w:pPr>
      <w:r>
        <w:t xml:space="preserve">Nesta seção serão apresentados os trabalhos correlatos. </w:t>
      </w:r>
      <w:r w:rsidR="00E74973">
        <w:t>O primeiro é uma plataforma online para identificar e catalogar espécies de seres vivos de todo o globo a partir de imagens, vídeos e sons (INATURALIS</w:t>
      </w:r>
      <w:r w:rsidR="00F23D2A">
        <w:t>T</w:t>
      </w:r>
      <w:r w:rsidR="00E74973">
        <w:t>, 2023a)</w:t>
      </w:r>
      <w:r w:rsidR="00E50934">
        <w:t xml:space="preserve">. </w:t>
      </w:r>
      <w:del w:id="38" w:author="Aurélio Faustino Hoppe" w:date="2023-05-25T20:37:00Z">
        <w:r w:rsidR="00E50934" w:rsidDel="007250CE">
          <w:delText>O</w:delText>
        </w:r>
        <w:r w:rsidR="00E74973" w:rsidDel="007250CE">
          <w:delText xml:space="preserve"> segundo trabalho</w:delText>
        </w:r>
        <w:r w:rsidR="00E50934" w:rsidDel="007250CE">
          <w:delText xml:space="preserve"> de </w:delText>
        </w:r>
      </w:del>
      <w:r w:rsidR="00E74973" w:rsidRPr="00A048A6">
        <w:rPr>
          <w:color w:val="000000" w:themeColor="text1"/>
        </w:rPr>
        <w:t>V</w:t>
      </w:r>
      <w:r w:rsidR="005B5E31" w:rsidRPr="00A048A6">
        <w:rPr>
          <w:color w:val="000000" w:themeColor="text1"/>
        </w:rPr>
        <w:t>asmatkar</w:t>
      </w:r>
      <w:r w:rsidR="00E74973" w:rsidRPr="00A048A6">
        <w:rPr>
          <w:color w:val="000000" w:themeColor="text1"/>
        </w:rPr>
        <w:t xml:space="preserve"> </w:t>
      </w:r>
      <w:r w:rsidR="00E74973" w:rsidRPr="44F3FFD9">
        <w:rPr>
          <w:i/>
          <w:color w:val="000000" w:themeColor="text1"/>
        </w:rPr>
        <w:t>et al</w:t>
      </w:r>
      <w:r w:rsidR="00E74973" w:rsidRPr="00A048A6">
        <w:rPr>
          <w:color w:val="000000" w:themeColor="text1"/>
        </w:rPr>
        <w:t>.</w:t>
      </w:r>
      <w:r w:rsidR="00E50934">
        <w:rPr>
          <w:color w:val="000000" w:themeColor="text1"/>
        </w:rPr>
        <w:t xml:space="preserve"> (</w:t>
      </w:r>
      <w:r w:rsidR="00E74973" w:rsidRPr="00A048A6">
        <w:rPr>
          <w:color w:val="000000" w:themeColor="text1"/>
        </w:rPr>
        <w:t>2020</w:t>
      </w:r>
      <w:del w:id="39" w:author="Aurélio Faustino Hoppe" w:date="2023-05-25T20:37:00Z">
        <w:r w:rsidR="00E74973" w:rsidRPr="00A048A6" w:rsidDel="007250CE">
          <w:rPr>
            <w:color w:val="000000" w:themeColor="text1"/>
          </w:rPr>
          <w:delText>)</w:delText>
        </w:r>
        <w:r w:rsidR="00E50934" w:rsidDel="007250CE">
          <w:rPr>
            <w:color w:val="000000" w:themeColor="text1"/>
          </w:rPr>
          <w:delText>,</w:delText>
        </w:r>
        <w:r w:rsidR="00E74973" w:rsidRPr="00A048A6" w:rsidDel="007250CE">
          <w:rPr>
            <w:color w:val="000000" w:themeColor="text1"/>
          </w:rPr>
          <w:delText xml:space="preserve"> </w:delText>
        </w:r>
        <w:r w:rsidR="00E74973" w:rsidDel="007250CE">
          <w:delText>é uma</w:delText>
        </w:r>
      </w:del>
      <w:ins w:id="40" w:author="Aurélio Faustino Hoppe" w:date="2023-05-25T20:37:00Z">
        <w:r w:rsidR="007250CE">
          <w:rPr>
            <w:color w:val="000000" w:themeColor="text1"/>
          </w:rPr>
          <w:t>) desenvolveram uma</w:t>
        </w:r>
      </w:ins>
      <w:r w:rsidR="00E74973">
        <w:t xml:space="preserve"> ferramenta </w:t>
      </w:r>
      <w:del w:id="41" w:author="Aurélio Faustino Hoppe" w:date="2023-05-25T20:37:00Z">
        <w:r w:rsidR="00E74973" w:rsidDel="007250CE">
          <w:delText>desenvolvida para o</w:delText>
        </w:r>
      </w:del>
      <w:ins w:id="42" w:author="Aurélio Faustino Hoppe" w:date="2023-05-25T20:37:00Z">
        <w:r w:rsidR="007250CE">
          <w:t>de</w:t>
        </w:r>
      </w:ins>
      <w:r w:rsidR="00E74973">
        <w:t xml:space="preserve"> reconhecimento de serpentes através de suas características taxonômicas utilizando Redes Neurais Convolucionais. Por fim, </w:t>
      </w:r>
      <w:r w:rsidR="00E74973" w:rsidRPr="007250CE">
        <w:rPr>
          <w:highlight w:val="yellow"/>
          <w:rPrChange w:id="43" w:author="Aurélio Faustino Hoppe" w:date="2023-05-25T20:36:00Z">
            <w:rPr/>
          </w:rPrChange>
        </w:rPr>
        <w:t>RAJABIZADEH; REZGHI</w:t>
      </w:r>
      <w:r w:rsidR="00E50934" w:rsidRPr="007250CE">
        <w:rPr>
          <w:highlight w:val="yellow"/>
          <w:rPrChange w:id="44" w:author="Aurélio Faustino Hoppe" w:date="2023-05-25T20:36:00Z">
            <w:rPr/>
          </w:rPrChange>
        </w:rPr>
        <w:t>,</w:t>
      </w:r>
      <w:r w:rsidR="00E50934">
        <w:t xml:space="preserve"> (</w:t>
      </w:r>
      <w:r w:rsidR="00E74973" w:rsidRPr="00345517">
        <w:t xml:space="preserve">2021) </w:t>
      </w:r>
      <w:ins w:id="45" w:author="Aurélio Faustino Hoppe" w:date="2023-05-25T20:38:00Z">
        <w:r w:rsidR="007250CE">
          <w:t xml:space="preserve">apresentam </w:t>
        </w:r>
      </w:ins>
      <w:del w:id="46" w:author="Aurélio Faustino Hoppe" w:date="2023-05-25T20:38:00Z">
        <w:r w:rsidR="00E74973" w:rsidDel="007250CE">
          <w:delText xml:space="preserve">é </w:delText>
        </w:r>
      </w:del>
      <w:r w:rsidR="00E74973">
        <w:t xml:space="preserve">um estudo comparativo dos diferentes métodos de aprendizado de máquina, avaliando sua performance na identificação de serpentes, comparando </w:t>
      </w:r>
      <w:r w:rsidR="00E50934">
        <w:t xml:space="preserve">Redes Neurais Artificiais (RNA) </w:t>
      </w:r>
      <w:r w:rsidR="00E74973">
        <w:t>com algoritmos de aprendizado de máquina menos complexos, como Máquinas de Vetores de Suporte e K-vizinhos mais próximos.</w:t>
      </w:r>
    </w:p>
    <w:p w14:paraId="2C06357C" w14:textId="77777777" w:rsidR="00E74973" w:rsidRPr="004E1041" w:rsidRDefault="00E74973" w:rsidP="00E74973">
      <w:pPr>
        <w:pStyle w:val="TF-TEXTO"/>
      </w:pPr>
    </w:p>
    <w:p w14:paraId="053E8E9F" w14:textId="77777777" w:rsidR="00E74973" w:rsidRPr="005F3642" w:rsidRDefault="00E74973" w:rsidP="00237664">
      <w:pPr>
        <w:pStyle w:val="Ttulo2"/>
      </w:pPr>
      <w:bookmarkStart w:id="47" w:name="_Int_3CeMxavv"/>
      <w:r w:rsidRPr="005F3642">
        <w:t>INaturalist</w:t>
      </w:r>
      <w:bookmarkEnd w:id="47"/>
    </w:p>
    <w:p w14:paraId="4BF2228F" w14:textId="100C3714" w:rsidR="00E74973" w:rsidRPr="005F3642" w:rsidRDefault="002D4633" w:rsidP="00E74973">
      <w:pPr>
        <w:pStyle w:val="TF-TEXTO"/>
        <w:rPr>
          <w:color w:val="000000" w:themeColor="text1"/>
        </w:rPr>
      </w:pPr>
      <w:bookmarkStart w:id="48" w:name="_Int_tQcWIhxW"/>
      <w:r>
        <w:rPr>
          <w:color w:val="000000" w:themeColor="text1"/>
        </w:rPr>
        <w:t>O</w:t>
      </w:r>
      <w:r w:rsidR="0087700A">
        <w:rPr>
          <w:color w:val="000000" w:themeColor="text1"/>
        </w:rPr>
        <w:t xml:space="preserve"> </w:t>
      </w:r>
      <w:r w:rsidR="00E74973" w:rsidRPr="005F3642">
        <w:rPr>
          <w:color w:val="000000" w:themeColor="text1"/>
        </w:rPr>
        <w:t>iNaturalist</w:t>
      </w:r>
      <w:bookmarkEnd w:id="48"/>
      <w:r w:rsidR="00E74973" w:rsidRPr="005F3642">
        <w:rPr>
          <w:color w:val="000000" w:themeColor="text1"/>
        </w:rPr>
        <w:t xml:space="preserve"> (2023a) é uma ferramenta criada a partir de uma iniciativa conjunta da </w:t>
      </w:r>
      <w:r w:rsidR="00E74973" w:rsidRPr="005F3642">
        <w:rPr>
          <w:i/>
          <w:color w:val="000000" w:themeColor="text1"/>
        </w:rPr>
        <w:t xml:space="preserve">California </w:t>
      </w:r>
      <w:bookmarkStart w:id="49" w:name="_Int_92iTorRT"/>
      <w:r w:rsidR="00E74973" w:rsidRPr="005F3642">
        <w:rPr>
          <w:i/>
          <w:color w:val="000000" w:themeColor="text1"/>
        </w:rPr>
        <w:t>Academy</w:t>
      </w:r>
      <w:bookmarkEnd w:id="49"/>
      <w:r w:rsidR="00E74973" w:rsidRPr="005F3642">
        <w:rPr>
          <w:i/>
          <w:color w:val="000000" w:themeColor="text1"/>
        </w:rPr>
        <w:t xml:space="preserve"> of </w:t>
      </w:r>
      <w:bookmarkStart w:id="50" w:name="_Int_CFKXQBBl"/>
      <w:r w:rsidR="00E74973" w:rsidRPr="005F3642">
        <w:rPr>
          <w:i/>
          <w:color w:val="000000" w:themeColor="text1"/>
        </w:rPr>
        <w:t>Sciences</w:t>
      </w:r>
      <w:bookmarkEnd w:id="50"/>
      <w:r w:rsidR="00E74973" w:rsidRPr="005F3642">
        <w:rPr>
          <w:color w:val="000000" w:themeColor="text1"/>
        </w:rPr>
        <w:t xml:space="preserve"> e da </w:t>
      </w:r>
      <w:bookmarkStart w:id="51" w:name="_Int_2UJ43Ha8"/>
      <w:r w:rsidR="00E74973" w:rsidRPr="005F3642">
        <w:rPr>
          <w:i/>
          <w:color w:val="000000" w:themeColor="text1"/>
        </w:rPr>
        <w:t>National</w:t>
      </w:r>
      <w:bookmarkEnd w:id="51"/>
      <w:r w:rsidR="00E74973" w:rsidRPr="005F3642">
        <w:rPr>
          <w:i/>
          <w:color w:val="000000" w:themeColor="text1"/>
        </w:rPr>
        <w:t xml:space="preserve"> </w:t>
      </w:r>
      <w:bookmarkStart w:id="52" w:name="_Int_Cst2xUEQ"/>
      <w:r w:rsidR="00E74973" w:rsidRPr="005F3642">
        <w:rPr>
          <w:i/>
          <w:color w:val="000000" w:themeColor="text1"/>
        </w:rPr>
        <w:t>Geographic</w:t>
      </w:r>
      <w:bookmarkEnd w:id="52"/>
      <w:r w:rsidR="00E74973" w:rsidRPr="005F3642">
        <w:rPr>
          <w:i/>
          <w:color w:val="000000" w:themeColor="text1"/>
        </w:rPr>
        <w:t xml:space="preserve"> Society.</w:t>
      </w:r>
      <w:r w:rsidR="00E74973" w:rsidRPr="005F3642">
        <w:rPr>
          <w:color w:val="000000" w:themeColor="text1"/>
        </w:rPr>
        <w:t xml:space="preserve"> A ferramenta possibilita a identificação de espécies de animais, plantas e células através de imagens, vídeos e sons, com o objetivo de mapear a biodiversidade de todo o globo. A</w:t>
      </w:r>
      <w:r w:rsidR="000468D3">
        <w:rPr>
          <w:color w:val="000000" w:themeColor="text1"/>
        </w:rPr>
        <w:t xml:space="preserve"> </w:t>
      </w:r>
      <w:r w:rsidR="000468D3">
        <w:rPr>
          <w:color w:val="000000" w:themeColor="text1"/>
        </w:rPr>
        <w:fldChar w:fldCharType="begin"/>
      </w:r>
      <w:r w:rsidR="000468D3">
        <w:rPr>
          <w:color w:val="000000" w:themeColor="text1"/>
        </w:rPr>
        <w:instrText xml:space="preserve"> REF _Ref133480229 \h </w:instrText>
      </w:r>
      <w:r w:rsidR="000468D3">
        <w:rPr>
          <w:color w:val="000000" w:themeColor="text1"/>
        </w:rPr>
      </w:r>
      <w:r w:rsidR="000468D3">
        <w:rPr>
          <w:color w:val="000000" w:themeColor="text1"/>
        </w:rPr>
        <w:fldChar w:fldCharType="separate"/>
      </w:r>
      <w:r w:rsidR="001A3F1F">
        <w:t xml:space="preserve">Figura </w:t>
      </w:r>
      <w:r w:rsidR="001A3F1F">
        <w:rPr>
          <w:noProof/>
        </w:rPr>
        <w:t>1</w:t>
      </w:r>
      <w:r w:rsidR="000468D3">
        <w:rPr>
          <w:color w:val="000000" w:themeColor="text1"/>
        </w:rPr>
        <w:fldChar w:fldCharType="end"/>
      </w:r>
      <w:r w:rsidR="000468D3">
        <w:rPr>
          <w:color w:val="000000" w:themeColor="text1"/>
        </w:rPr>
        <w:t xml:space="preserve"> </w:t>
      </w:r>
      <w:r w:rsidR="00E74973" w:rsidRPr="005F3642">
        <w:rPr>
          <w:color w:val="000000" w:themeColor="text1"/>
        </w:rPr>
        <w:t xml:space="preserve">apresenta algumas das coleções de imagens cadastradas na ferramenta. Além disso, </w:t>
      </w:r>
      <w:r w:rsidR="00E50934">
        <w:rPr>
          <w:color w:val="000000" w:themeColor="text1"/>
        </w:rPr>
        <w:t xml:space="preserve">a ferramenta </w:t>
      </w:r>
      <w:r w:rsidR="00E74973" w:rsidRPr="005F3642">
        <w:rPr>
          <w:color w:val="000000" w:themeColor="text1"/>
        </w:rPr>
        <w:t>conta com uma comunidade de cientistas e naturalistas para avaliar a qualidade científica dos dados coletados.</w:t>
      </w:r>
    </w:p>
    <w:p w14:paraId="24BE84F0" w14:textId="46F119D6" w:rsidR="000468D3" w:rsidRDefault="000468D3" w:rsidP="005A4FA0">
      <w:pPr>
        <w:pStyle w:val="TF-FIGURA"/>
      </w:pPr>
      <w:bookmarkStart w:id="53" w:name="_Ref133480229"/>
      <w:r>
        <w:t xml:space="preserve">Figura </w:t>
      </w:r>
      <w:fldSimple w:instr=" SEQ Figura \* ARABIC ">
        <w:r w:rsidR="00A849FE">
          <w:rPr>
            <w:noProof/>
          </w:rPr>
          <w:t>1</w:t>
        </w:r>
      </w:fldSimple>
      <w:bookmarkEnd w:id="53"/>
      <w:r>
        <w:t>-Coleções de espécies do iNaturalist</w:t>
      </w:r>
    </w:p>
    <w:p w14:paraId="4D8DE901" w14:textId="77777777" w:rsidR="00E74973" w:rsidRPr="000678E8" w:rsidRDefault="00E74973" w:rsidP="00E74973">
      <w:pPr>
        <w:pStyle w:val="TF-FONTE"/>
        <w:rPr>
          <w:color w:val="000000" w:themeColor="text1"/>
        </w:rPr>
      </w:pPr>
      <w:r w:rsidRPr="000678E8">
        <w:rPr>
          <w:noProof/>
          <w:color w:val="000000" w:themeColor="text1"/>
        </w:rPr>
        <w:drawing>
          <wp:inline distT="0" distB="0" distL="0" distR="0" wp14:anchorId="2B3AE8AD" wp14:editId="0DFCFB95">
            <wp:extent cx="4572000" cy="2714625"/>
            <wp:effectExtent l="9525" t="9525" r="9525" b="9525"/>
            <wp:docPr id="963697724" name="Imagem 963697724" descr="Tela de celular com publicação numa rede socia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97724" name="Imagem 963697724" descr="Tela de celular com publicação numa rede social&#10;&#10;Descrição gerada automaticamente com confiança baix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678E8">
        <w:rPr>
          <w:color w:val="000000" w:themeColor="text1"/>
        </w:rPr>
        <w:br/>
        <w:t xml:space="preserve">Fonte: adaptado de </w:t>
      </w:r>
      <w:bookmarkStart w:id="54" w:name="_Int_3hXBPfkZ"/>
      <w:r w:rsidRPr="000678E8">
        <w:rPr>
          <w:color w:val="000000" w:themeColor="text1"/>
        </w:rPr>
        <w:t>iNaturalist</w:t>
      </w:r>
      <w:bookmarkEnd w:id="54"/>
      <w:r w:rsidRPr="000678E8">
        <w:rPr>
          <w:color w:val="000000" w:themeColor="text1"/>
        </w:rPr>
        <w:t xml:space="preserve"> (2023a).</w:t>
      </w:r>
    </w:p>
    <w:p w14:paraId="5830B430" w14:textId="2D7B6A79" w:rsidR="00E74973" w:rsidRPr="005F3642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 xml:space="preserve">O software </w:t>
      </w:r>
      <w:r w:rsidR="007300EA">
        <w:rPr>
          <w:color w:val="000000" w:themeColor="text1"/>
        </w:rPr>
        <w:t>utiliza</w:t>
      </w:r>
      <w:r w:rsidRPr="005F3642">
        <w:rPr>
          <w:color w:val="000000" w:themeColor="text1"/>
        </w:rPr>
        <w:t xml:space="preserve"> um mecanismo de identificação de espécies</w:t>
      </w:r>
      <w:r w:rsidR="007300EA">
        <w:rPr>
          <w:color w:val="000000" w:themeColor="text1"/>
        </w:rPr>
        <w:t xml:space="preserve"> próprio, o iNat2017</w:t>
      </w:r>
      <w:r w:rsidRPr="005F3642">
        <w:rPr>
          <w:color w:val="000000" w:themeColor="text1"/>
        </w:rPr>
        <w:t xml:space="preserve">, onde é utilizada </w:t>
      </w:r>
      <w:r w:rsidR="00D959BF">
        <w:rPr>
          <w:color w:val="000000" w:themeColor="text1"/>
        </w:rPr>
        <w:t>visão computacional</w:t>
      </w:r>
      <w:r w:rsidRPr="005F3642">
        <w:rPr>
          <w:color w:val="000000" w:themeColor="text1"/>
        </w:rPr>
        <w:t xml:space="preserve"> para gerar sugestões de qual foi a espécie observada pelo usuário</w:t>
      </w:r>
      <w:r w:rsidR="00B104EB">
        <w:rPr>
          <w:color w:val="000000" w:themeColor="text1"/>
        </w:rPr>
        <w:t>.</w:t>
      </w:r>
      <w:r w:rsidR="00151C7B">
        <w:rPr>
          <w:color w:val="000000" w:themeColor="text1"/>
        </w:rPr>
        <w:t xml:space="preserve"> </w:t>
      </w:r>
      <w:r w:rsidR="003F5377">
        <w:rPr>
          <w:color w:val="000000" w:themeColor="text1"/>
        </w:rPr>
        <w:t>A forma com a qual o modelo</w:t>
      </w:r>
      <w:r w:rsidR="00151C7B">
        <w:rPr>
          <w:color w:val="000000" w:themeColor="text1"/>
        </w:rPr>
        <w:t xml:space="preserve"> utilizado pelo mecanismo </w:t>
      </w:r>
      <w:r w:rsidR="003F5377">
        <w:rPr>
          <w:color w:val="000000" w:themeColor="text1"/>
        </w:rPr>
        <w:t>funciona não foi especificado.</w:t>
      </w:r>
      <w:r w:rsidRPr="005F3642">
        <w:rPr>
          <w:color w:val="000000" w:themeColor="text1"/>
        </w:rPr>
        <w:t xml:space="preserve"> </w:t>
      </w:r>
      <w:r w:rsidR="00B104EB">
        <w:rPr>
          <w:color w:val="000000" w:themeColor="text1"/>
        </w:rPr>
        <w:t>Com isso</w:t>
      </w:r>
      <w:r w:rsidR="009D18AB">
        <w:rPr>
          <w:color w:val="000000" w:themeColor="text1"/>
        </w:rPr>
        <w:t>,</w:t>
      </w:r>
      <w:r w:rsidRPr="005F3642">
        <w:rPr>
          <w:color w:val="000000" w:themeColor="text1"/>
        </w:rPr>
        <w:t xml:space="preserve"> o software </w:t>
      </w:r>
      <w:r w:rsidR="00B104EB">
        <w:rPr>
          <w:color w:val="000000" w:themeColor="text1"/>
        </w:rPr>
        <w:t xml:space="preserve">é </w:t>
      </w:r>
      <w:r w:rsidRPr="005F3642">
        <w:rPr>
          <w:color w:val="000000" w:themeColor="text1"/>
        </w:rPr>
        <w:t>acessível não somente aos observadores experientes, como também aos entusiastas da biologia, democratizando o acesso à categorização de espécies e tornando a documentação de biodiversidade mais abrangente (INATURALIST, 2023a).</w:t>
      </w:r>
    </w:p>
    <w:p w14:paraId="5F7D73B2" w14:textId="3FA9AA72" w:rsidR="00E74973" w:rsidRPr="005F3642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>O processo de identificação de espécies utiliza como base</w:t>
      </w:r>
      <w:r w:rsidR="009D18AB">
        <w:rPr>
          <w:color w:val="000000" w:themeColor="text1"/>
        </w:rPr>
        <w:t xml:space="preserve"> um</w:t>
      </w:r>
      <w:r w:rsidRPr="005F3642">
        <w:rPr>
          <w:color w:val="000000" w:themeColor="text1"/>
        </w:rPr>
        <w:t xml:space="preserve"> </w:t>
      </w:r>
      <w:r w:rsidRPr="00EC7A28">
        <w:rPr>
          <w:iCs/>
          <w:color w:val="000000" w:themeColor="text1"/>
        </w:rPr>
        <w:t>conjunto de dados</w:t>
      </w:r>
      <w:r w:rsidRPr="005F3642">
        <w:rPr>
          <w:color w:val="000000" w:themeColor="text1"/>
        </w:rPr>
        <w:t xml:space="preserve"> contendo milhões de imagens de diferentes espécies, alguns deles mantidos pela própria iniciativa e disponíveis publicamente na plataforma Kaggle. A ferramenta está disponível em três diferentes plataformas: web, Android e </w:t>
      </w:r>
      <w:r w:rsidRPr="1FDAD7D5">
        <w:rPr>
          <w:color w:val="000000" w:themeColor="text1"/>
        </w:rPr>
        <w:t>iOS</w:t>
      </w:r>
      <w:r w:rsidRPr="79E0061C">
        <w:rPr>
          <w:color w:val="000000" w:themeColor="text1"/>
        </w:rPr>
        <w:t>.</w:t>
      </w:r>
      <w:r w:rsidRPr="005F3642">
        <w:rPr>
          <w:color w:val="000000" w:themeColor="text1"/>
        </w:rPr>
        <w:t xml:space="preserve"> A versão para web foi desenvolvida em </w:t>
      </w:r>
      <w:bookmarkStart w:id="55" w:name="_Int_Wj5RJaKw"/>
      <w:r w:rsidRPr="005F3642">
        <w:rPr>
          <w:color w:val="000000" w:themeColor="text1"/>
        </w:rPr>
        <w:t>JavaScript</w:t>
      </w:r>
      <w:bookmarkEnd w:id="55"/>
      <w:r w:rsidRPr="005F3642">
        <w:rPr>
          <w:color w:val="000000" w:themeColor="text1"/>
        </w:rPr>
        <w:t xml:space="preserve">, HTML, SCSS e Ruby on </w:t>
      </w:r>
      <w:bookmarkStart w:id="56" w:name="_Int_guVNagC8"/>
      <w:r w:rsidRPr="005F3642">
        <w:rPr>
          <w:color w:val="000000" w:themeColor="text1"/>
        </w:rPr>
        <w:t>Rails</w:t>
      </w:r>
      <w:bookmarkEnd w:id="56"/>
      <w:r w:rsidRPr="005F3642">
        <w:rPr>
          <w:color w:val="000000" w:themeColor="text1"/>
        </w:rPr>
        <w:t xml:space="preserve">. Já a versão para Android foi desenvolvida em Java e a para </w:t>
      </w:r>
      <w:r w:rsidRPr="1D1B51A7">
        <w:rPr>
          <w:color w:val="000000" w:themeColor="text1"/>
        </w:rPr>
        <w:t>iOS</w:t>
      </w:r>
      <w:r w:rsidRPr="005F3642">
        <w:rPr>
          <w:color w:val="000000" w:themeColor="text1"/>
        </w:rPr>
        <w:t xml:space="preserve"> em </w:t>
      </w:r>
      <w:bookmarkStart w:id="57" w:name="_Int_Y2Ou430G"/>
      <w:r w:rsidRPr="005F3642">
        <w:rPr>
          <w:color w:val="000000" w:themeColor="text1"/>
        </w:rPr>
        <w:t>Objective</w:t>
      </w:r>
      <w:bookmarkEnd w:id="57"/>
      <w:r w:rsidRPr="005F3642">
        <w:rPr>
          <w:color w:val="000000" w:themeColor="text1"/>
        </w:rPr>
        <w:t>-C. Todas as plataformas consultam uma API em Express e os dados são armazenados no banco de dados PostgreSQL (INATURALIST, 2023b).</w:t>
      </w:r>
    </w:p>
    <w:p w14:paraId="6ACC60D5" w14:textId="77777777" w:rsidR="00E74973" w:rsidRDefault="00E74973" w:rsidP="00E74973">
      <w:pPr>
        <w:pStyle w:val="TF-TEXTO"/>
        <w:rPr>
          <w:color w:val="000000" w:themeColor="text1"/>
        </w:rPr>
      </w:pPr>
      <w:r>
        <w:t xml:space="preserve">Apesar das sugestões de classificação de imagens de espécies abrangendo diversas espécies com características distintas, o produto não é direcionado para o reconhecimento de serpentes, não garantindo sua confiabilidade no reconhecimento delas. O mesmo ocorre com outras espécies, em que a identificação de determinadas imagens não é eficiente. Como uma forma de contornar classificações incorretas, após a sugestão realizada pelo software, a própria comunidade oferece curadoria para a confirmação ou correção da sugestão </w:t>
      </w:r>
      <w:r>
        <w:lastRenderedPageBreak/>
        <w:t xml:space="preserve">oferecida pela plataforma, garantindo informações confiáveis aos usuários, assim como enriquecimento da base de dados crescente da ferramenta (INATURALIST, </w:t>
      </w:r>
      <w:commentRangeStart w:id="58"/>
      <w:r>
        <w:t>2023a</w:t>
      </w:r>
      <w:commentRangeEnd w:id="58"/>
      <w:r w:rsidR="00187571">
        <w:rPr>
          <w:rStyle w:val="Refdecomentrio"/>
        </w:rPr>
        <w:commentReference w:id="58"/>
      </w:r>
      <w:r>
        <w:t>).</w:t>
      </w:r>
    </w:p>
    <w:p w14:paraId="3DABBE2B" w14:textId="77777777" w:rsidR="00E74973" w:rsidRPr="005F3642" w:rsidRDefault="00E74973" w:rsidP="005A4FA0">
      <w:pPr>
        <w:pStyle w:val="TF-TEXTO"/>
        <w:rPr>
          <w:color w:val="000000" w:themeColor="text1"/>
        </w:rPr>
      </w:pPr>
    </w:p>
    <w:p w14:paraId="00AB5BF4" w14:textId="77777777" w:rsidR="00E74973" w:rsidRPr="005F3642" w:rsidRDefault="00E74973" w:rsidP="00237664">
      <w:pPr>
        <w:pStyle w:val="Ttulo2"/>
      </w:pPr>
      <w:r w:rsidRPr="005F3642">
        <w:t>Snake Species Identification and Recognition</w:t>
      </w:r>
    </w:p>
    <w:p w14:paraId="48F35B6F" w14:textId="18B3FE0D" w:rsidR="00E74973" w:rsidRPr="000678E8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 xml:space="preserve">Vasmatkar </w:t>
      </w:r>
      <w:r w:rsidRPr="3C31790C">
        <w:rPr>
          <w:i/>
          <w:color w:val="000000" w:themeColor="text1"/>
        </w:rPr>
        <w:t>et al</w:t>
      </w:r>
      <w:r w:rsidRPr="005F3642">
        <w:rPr>
          <w:color w:val="000000" w:themeColor="text1"/>
        </w:rPr>
        <w:t xml:space="preserve">. (2020) </w:t>
      </w:r>
      <w:r w:rsidRPr="7123EDA6">
        <w:rPr>
          <w:color w:val="000000" w:themeColor="text1"/>
        </w:rPr>
        <w:t>apresentam</w:t>
      </w:r>
      <w:r w:rsidRPr="005F3642">
        <w:rPr>
          <w:color w:val="000000" w:themeColor="text1"/>
        </w:rPr>
        <w:t xml:space="preserve"> a criação de um sistema para identificação de espécies de serpentes a partir de suas características visuais, com o objetivo de auxiliar no tratamento e prevenir mortes causadas</w:t>
      </w:r>
      <w:r w:rsidRPr="000678E8">
        <w:rPr>
          <w:color w:val="000000" w:themeColor="text1"/>
        </w:rPr>
        <w:t xml:space="preserve"> por mordidas</w:t>
      </w:r>
      <w:r w:rsidR="00E50934">
        <w:rPr>
          <w:color w:val="000000" w:themeColor="text1"/>
        </w:rPr>
        <w:t>.</w:t>
      </w:r>
      <w:r w:rsidR="00E012FC">
        <w:rPr>
          <w:color w:val="000000" w:themeColor="text1"/>
        </w:rPr>
        <w:t xml:space="preserve"> </w:t>
      </w:r>
      <w:r w:rsidR="00E50934">
        <w:rPr>
          <w:color w:val="000000" w:themeColor="text1"/>
        </w:rPr>
        <w:t>O</w:t>
      </w:r>
      <w:r w:rsidRPr="000678E8">
        <w:rPr>
          <w:color w:val="000000" w:themeColor="text1"/>
        </w:rPr>
        <w:t xml:space="preserve"> </w:t>
      </w:r>
      <w:r w:rsidR="00E50934">
        <w:rPr>
          <w:color w:val="000000" w:themeColor="text1"/>
        </w:rPr>
        <w:t xml:space="preserve">sistema </w:t>
      </w:r>
      <w:r w:rsidRPr="000678E8">
        <w:rPr>
          <w:color w:val="000000" w:themeColor="text1"/>
        </w:rPr>
        <w:t>concentra-se apenas na identificação de serpentes, o que reduz o escopo de treinamento</w:t>
      </w:r>
      <w:r w:rsidR="00E012FC">
        <w:rPr>
          <w:color w:val="000000" w:themeColor="text1"/>
        </w:rPr>
        <w:t xml:space="preserve">. O trabalho utilizou 3050 imagens em RGB de 28 espécies de serpentes. A região e espécies a serem identificadas não foram especificados pelos </w:t>
      </w:r>
      <w:commentRangeStart w:id="59"/>
      <w:r w:rsidR="00E012FC">
        <w:rPr>
          <w:color w:val="000000" w:themeColor="text1"/>
        </w:rPr>
        <w:t>autores</w:t>
      </w:r>
      <w:commentRangeEnd w:id="59"/>
      <w:r w:rsidR="00F4729C">
        <w:rPr>
          <w:rStyle w:val="Refdecomentrio"/>
        </w:rPr>
        <w:commentReference w:id="59"/>
      </w:r>
      <w:r w:rsidR="00E012FC">
        <w:rPr>
          <w:color w:val="000000" w:themeColor="text1"/>
        </w:rPr>
        <w:t>.</w:t>
      </w:r>
      <w:ins w:id="60" w:author="Aurélio Faustino Hoppe" w:date="2023-05-25T20:52:00Z">
        <w:r w:rsidR="00756944">
          <w:rPr>
            <w:color w:val="000000" w:themeColor="text1"/>
          </w:rPr>
          <w:t xml:space="preserve"> </w:t>
        </w:r>
      </w:ins>
    </w:p>
    <w:p w14:paraId="3B078938" w14:textId="28CB84CE" w:rsidR="00E74973" w:rsidRDefault="00E74973" w:rsidP="00E74973">
      <w:pPr>
        <w:pStyle w:val="TF-TEXTO"/>
      </w:pPr>
      <w:r w:rsidRPr="000678E8">
        <w:rPr>
          <w:color w:val="000000" w:themeColor="text1"/>
        </w:rPr>
        <w:t>A arquitetura e fluxo de processamento do sistema desenvolvido segue o modelo tradicional de pré-processamento, treinamento, classificação, validação e verificação de acurácia, como apresentado na</w:t>
      </w:r>
      <w:r w:rsidR="006D3022">
        <w:rPr>
          <w:color w:val="000000" w:themeColor="text1"/>
        </w:rPr>
        <w:t xml:space="preserve"> </w:t>
      </w:r>
      <w:r w:rsidR="006D3022">
        <w:rPr>
          <w:color w:val="000000" w:themeColor="text1"/>
        </w:rPr>
        <w:fldChar w:fldCharType="begin"/>
      </w:r>
      <w:r w:rsidR="006D3022">
        <w:rPr>
          <w:color w:val="000000" w:themeColor="text1"/>
        </w:rPr>
        <w:instrText xml:space="preserve"> REF _Ref133480490 \h </w:instrText>
      </w:r>
      <w:r w:rsidR="006D3022">
        <w:rPr>
          <w:color w:val="000000" w:themeColor="text1"/>
        </w:rPr>
      </w:r>
      <w:r w:rsidR="006D3022">
        <w:rPr>
          <w:color w:val="000000" w:themeColor="text1"/>
        </w:rPr>
        <w:fldChar w:fldCharType="separate"/>
      </w:r>
      <w:r w:rsidR="001A3F1F">
        <w:t xml:space="preserve">Figura </w:t>
      </w:r>
      <w:r w:rsidR="001A3F1F">
        <w:rPr>
          <w:noProof/>
        </w:rPr>
        <w:t>2</w:t>
      </w:r>
      <w:r w:rsidR="006D3022">
        <w:rPr>
          <w:color w:val="000000" w:themeColor="text1"/>
        </w:rPr>
        <w:fldChar w:fldCharType="end"/>
      </w:r>
      <w:r w:rsidRPr="000678E8">
        <w:rPr>
          <w:color w:val="000000" w:themeColor="text1"/>
        </w:rPr>
        <w:t xml:space="preserve">. Na etapa de pré-processamento utiliza-se o algoritmo </w:t>
      </w:r>
      <w:r w:rsidRPr="78927AF6">
        <w:t>GrabCut</w:t>
      </w:r>
      <w:r>
        <w:t xml:space="preserve"> para remover detalhes do fundo da imagem, priorizando as características da serpente. Além disso, como o conjunto de dados utilizado possui apenas 3050 imagens, são utilizadas técnicas de </w:t>
      </w:r>
      <w:r w:rsidRPr="0066480E">
        <w:rPr>
          <w:i/>
          <w:iCs/>
        </w:rPr>
        <w:t>Data Augmentation</w:t>
      </w:r>
      <w:r>
        <w:t xml:space="preserve"> para aumentar o conjunto de dados original, criando novas imagens com variações de rotação, espelhamento horizontal, entre outras (VASMATKAR </w:t>
      </w:r>
      <w:r w:rsidRPr="0DFE6172">
        <w:rPr>
          <w:i/>
        </w:rPr>
        <w:t>et al</w:t>
      </w:r>
      <w:r>
        <w:t xml:space="preserve">., 2020, p. 1).  </w:t>
      </w:r>
    </w:p>
    <w:p w14:paraId="2B27EAC2" w14:textId="0CFF410A" w:rsidR="00E74973" w:rsidRDefault="00E74973" w:rsidP="00E74973">
      <w:pPr>
        <w:pStyle w:val="TF-TEXTO"/>
      </w:pPr>
      <w:r>
        <w:t xml:space="preserve">Já na etapa de treinamento, foram utilizados três diferentes modelos pré treinados a fim de comparar a acurácia alcançada em cada um deles, sendo eles: DenseNet, MobileNetV2 e VGG16 (Figura 2). Todos os três utilizam Redes Neurais Convolucionais, porém com diferentes </w:t>
      </w:r>
      <w:r w:rsidR="00AF5EDD">
        <w:t>estruturas</w:t>
      </w:r>
      <w:r w:rsidR="004E37E1">
        <w:t xml:space="preserve"> </w:t>
      </w:r>
      <w:r>
        <w:t>de camadas, pesos e funções de ativação. Dentre os três modelos, o DenseNet</w:t>
      </w:r>
      <w:r w:rsidR="00AF5EDD">
        <w:t xml:space="preserve"> obteve o </w:t>
      </w:r>
      <w:r>
        <w:t xml:space="preserve">melhor desempenho, alcançando 72% de acurácia, </w:t>
      </w:r>
      <w:r w:rsidR="00AF5EDD">
        <w:t>o</w:t>
      </w:r>
      <w:r>
        <w:t xml:space="preserve">MobileNetV2 </w:t>
      </w:r>
      <w:r w:rsidR="00AF5EDD">
        <w:t xml:space="preserve">alcançou 58,65% de acurácia </w:t>
      </w:r>
      <w:r>
        <w:t>e</w:t>
      </w:r>
      <w:r w:rsidR="00AF5EDD">
        <w:t xml:space="preserve"> o VGG16, </w:t>
      </w:r>
      <w:r>
        <w:t xml:space="preserve">12,28% (VASMATKAR </w:t>
      </w:r>
      <w:r w:rsidRPr="0DFE6172">
        <w:rPr>
          <w:i/>
        </w:rPr>
        <w:t>et al</w:t>
      </w:r>
      <w:r>
        <w:t>., 2020, p. 4).</w:t>
      </w:r>
    </w:p>
    <w:p w14:paraId="47687983" w14:textId="17518263" w:rsidR="006D3022" w:rsidRDefault="006D3022" w:rsidP="005A4FA0">
      <w:pPr>
        <w:pStyle w:val="TF-FIGURA"/>
      </w:pPr>
      <w:bookmarkStart w:id="61" w:name="_Ref133480490"/>
      <w:r w:rsidRPr="005A4FA0">
        <w:t xml:space="preserve">Figura </w:t>
      </w:r>
      <w:fldSimple w:instr=" SEQ Figura \* ARABIC ">
        <w:r w:rsidR="00A849FE">
          <w:rPr>
            <w:noProof/>
          </w:rPr>
          <w:t>2</w:t>
        </w:r>
      </w:fldSimple>
      <w:bookmarkEnd w:id="61"/>
      <w:r w:rsidRPr="005A4FA0">
        <w:t xml:space="preserve"> - Diagrama da arquitetura de processamento dos </w:t>
      </w:r>
      <w:commentRangeStart w:id="62"/>
      <w:r w:rsidRPr="005A4FA0">
        <w:t>dados</w:t>
      </w:r>
      <w:commentRangeEnd w:id="62"/>
      <w:r w:rsidR="00F4729C">
        <w:rPr>
          <w:rStyle w:val="Refdecomentrio"/>
        </w:rPr>
        <w:commentReference w:id="62"/>
      </w:r>
    </w:p>
    <w:p w14:paraId="1FFEE76C" w14:textId="77777777" w:rsidR="00E74973" w:rsidRDefault="00E74973" w:rsidP="00E74973">
      <w:pPr>
        <w:pStyle w:val="TF-FONTE"/>
        <w:rPr>
          <w:color w:val="000000" w:themeColor="text1"/>
        </w:rPr>
      </w:pPr>
      <w:r>
        <w:rPr>
          <w:noProof/>
        </w:rPr>
        <w:drawing>
          <wp:inline distT="0" distB="0" distL="0" distR="0" wp14:anchorId="3D4C4897" wp14:editId="32898AF2">
            <wp:extent cx="4362548" cy="2578336"/>
            <wp:effectExtent l="9525" t="9525" r="9525" b="9525"/>
            <wp:docPr id="1" name="Imagem 1" descr="Figura 2 - Diagrama do processo realizad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548" cy="257833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  <w:r w:rsidRPr="000678E8">
        <w:rPr>
          <w:color w:val="000000" w:themeColor="text1"/>
        </w:rPr>
        <w:t xml:space="preserve">Fonte: </w:t>
      </w:r>
      <w:r w:rsidRPr="22F52255">
        <w:rPr>
          <w:color w:val="000000" w:themeColor="text1"/>
        </w:rPr>
        <w:t xml:space="preserve">Vasmatkar </w:t>
      </w:r>
      <w:r w:rsidRPr="337635B8">
        <w:rPr>
          <w:i/>
          <w:color w:val="000000" w:themeColor="text1"/>
        </w:rPr>
        <w:t>et al</w:t>
      </w:r>
      <w:r w:rsidRPr="22F52255">
        <w:rPr>
          <w:color w:val="000000" w:themeColor="text1"/>
        </w:rPr>
        <w:t>. (2020, p. 2).</w:t>
      </w:r>
    </w:p>
    <w:p w14:paraId="7EBE8419" w14:textId="77777777" w:rsidR="00AF5EDD" w:rsidRDefault="00E74973" w:rsidP="00AF5EDD">
      <w:pPr>
        <w:pStyle w:val="TF-TEXTO"/>
      </w:pPr>
      <w:commentRangeStart w:id="63"/>
      <w:r w:rsidRPr="000A5F7F">
        <w:t>O</w:t>
      </w:r>
      <w:commentRangeEnd w:id="63"/>
      <w:r w:rsidR="005258B5">
        <w:rPr>
          <w:rStyle w:val="Refdecomentrio"/>
        </w:rPr>
        <w:commentReference w:id="63"/>
      </w:r>
      <w:r w:rsidRPr="000A5F7F">
        <w:t xml:space="preserve"> processo relacionado à identificação das imagens foi desenvolvido utilizando a linguagem de programação Python, junto com as bibliotecas OpenCV e PyTorch com suporte à CUDA. Também foi utilizada a ferramenta TensorBoard para visualização de métricas, gráficos do treinamento e acurácia dos modelos. É mencionado </w:t>
      </w:r>
      <w:r w:rsidR="00AF5EDD" w:rsidRPr="00AF5EDD">
        <w:t xml:space="preserve">no artigo de Vasmatkar </w:t>
      </w:r>
      <w:r w:rsidR="00AF5EDD" w:rsidRPr="00AF5EDD">
        <w:rPr>
          <w:i/>
          <w:iCs/>
        </w:rPr>
        <w:t>et al.,</w:t>
      </w:r>
      <w:r w:rsidR="00AF5EDD" w:rsidRPr="00AF5EDD">
        <w:t xml:space="preserve"> (2020), </w:t>
      </w:r>
      <w:r w:rsidRPr="000A5F7F">
        <w:t xml:space="preserve">a existência de uma interface de interação com o usuário na qual é possível selecionar a imagem a ser analisada, mas a forma de interação e tecnologias utilizadas não estão </w:t>
      </w:r>
      <w:commentRangeStart w:id="64"/>
      <w:r w:rsidRPr="000A5F7F">
        <w:t>especificadas</w:t>
      </w:r>
      <w:commentRangeEnd w:id="64"/>
      <w:r w:rsidR="005258B5">
        <w:rPr>
          <w:rStyle w:val="Refdecomentrio"/>
        </w:rPr>
        <w:commentReference w:id="64"/>
      </w:r>
      <w:r w:rsidR="00AF5EDD">
        <w:t>.</w:t>
      </w:r>
    </w:p>
    <w:p w14:paraId="3550C7F4" w14:textId="77777777" w:rsidR="00431406" w:rsidRDefault="00431406" w:rsidP="00AF5EDD">
      <w:pPr>
        <w:pStyle w:val="TF-TEXTO"/>
      </w:pPr>
    </w:p>
    <w:p w14:paraId="69D48EC6" w14:textId="56A122BD" w:rsidR="00E74973" w:rsidRPr="00F50B95" w:rsidRDefault="00E74973" w:rsidP="00237664">
      <w:pPr>
        <w:pStyle w:val="Ttulo2"/>
        <w:rPr>
          <w:lang w:val="en-US"/>
        </w:rPr>
      </w:pPr>
      <w:r w:rsidRPr="006E318E">
        <w:t xml:space="preserve"> </w:t>
      </w:r>
      <w:r w:rsidRPr="00F50B95">
        <w:rPr>
          <w:lang w:val="en-US"/>
        </w:rPr>
        <w:t xml:space="preserve">A comparative study on </w:t>
      </w:r>
      <w:r w:rsidRPr="24DB7850">
        <w:rPr>
          <w:lang w:val="en-US"/>
        </w:rPr>
        <w:t>image-based</w:t>
      </w:r>
      <w:r w:rsidRPr="00F50B95">
        <w:rPr>
          <w:lang w:val="en-US"/>
        </w:rPr>
        <w:t xml:space="preserve"> snake </w:t>
      </w:r>
      <w:r w:rsidRPr="4DC16BF7">
        <w:rPr>
          <w:lang w:val="en-US"/>
        </w:rPr>
        <w:t>identification</w:t>
      </w:r>
      <w:r w:rsidRPr="00F50B95">
        <w:rPr>
          <w:lang w:val="en-US"/>
        </w:rPr>
        <w:t xml:space="preserve"> using machine learning</w:t>
      </w:r>
    </w:p>
    <w:p w14:paraId="1A763805" w14:textId="6AFCA962" w:rsidR="00E74973" w:rsidRPr="00F50B95" w:rsidRDefault="00E74973" w:rsidP="00E74973">
      <w:pPr>
        <w:pStyle w:val="TF-TEXTO"/>
      </w:pPr>
      <w:r w:rsidRPr="00F50B95">
        <w:t xml:space="preserve">No </w:t>
      </w:r>
      <w:r w:rsidR="002B08A6">
        <w:t>trabalho</w:t>
      </w:r>
      <w:r w:rsidR="002B08A6" w:rsidRPr="00F50B95">
        <w:t xml:space="preserve"> </w:t>
      </w:r>
      <w:r w:rsidRPr="00F50B95">
        <w:t xml:space="preserve">desenvolvido por </w:t>
      </w:r>
      <w:r>
        <w:t>Rajabizadeh e Rezghi</w:t>
      </w:r>
      <w:r w:rsidRPr="00F50B95">
        <w:t xml:space="preserve"> (2021) foram aplicados diferentes métodos de aprendizado de máquina e </w:t>
      </w:r>
      <w:r w:rsidR="005C2895">
        <w:t>RNA</w:t>
      </w:r>
      <w:r w:rsidRPr="00F50B95">
        <w:t xml:space="preserve"> na identificação de seis espécies distintas de serpentes</w:t>
      </w:r>
      <w:r w:rsidR="00C56B31">
        <w:t>. As espécies estudas são</w:t>
      </w:r>
      <w:r w:rsidRPr="00F50B95">
        <w:t xml:space="preserve"> encontradas no Parque Nacional Lar, uma área protegida na província de Mazandaran, no Irã, a fim de entender qual método possui uma melhor acurácia na identificação de serpentes.</w:t>
      </w:r>
    </w:p>
    <w:p w14:paraId="444FD57C" w14:textId="1CD7BD0A" w:rsidR="00E74973" w:rsidRDefault="00E74973" w:rsidP="00E74973">
      <w:pPr>
        <w:pStyle w:val="TF-TEXTO"/>
      </w:pPr>
      <w:r w:rsidRPr="00F50B95">
        <w:t xml:space="preserve">Durante o estudo </w:t>
      </w:r>
      <w:r>
        <w:t>Rajabizadeh e Rezghi</w:t>
      </w:r>
      <w:r w:rsidRPr="00F50B95">
        <w:t xml:space="preserve"> (2021) </w:t>
      </w:r>
      <w:r>
        <w:t>utilizaram</w:t>
      </w:r>
      <w:r w:rsidRPr="00F50B95">
        <w:t xml:space="preserve"> </w:t>
      </w:r>
      <w:r w:rsidR="003F1CF3">
        <w:t>Máquina</w:t>
      </w:r>
      <w:r w:rsidR="005C2895">
        <w:t xml:space="preserve"> de Vetor Suporte (Support Vector Machine</w:t>
      </w:r>
      <w:r w:rsidR="005A0493">
        <w:t xml:space="preserve"> -</w:t>
      </w:r>
      <w:r w:rsidR="005C2895">
        <w:t xml:space="preserve"> SVM)</w:t>
      </w:r>
      <w:r w:rsidRPr="00F50B95">
        <w:t>, K-vizinhos mais próximos</w:t>
      </w:r>
      <w:r w:rsidR="007438DD">
        <w:t xml:space="preserve"> (K-Nearest Neighbours</w:t>
      </w:r>
      <w:r w:rsidR="005A0493">
        <w:t xml:space="preserve"> -</w:t>
      </w:r>
      <w:r w:rsidR="007438DD">
        <w:t xml:space="preserve"> KNN)</w:t>
      </w:r>
      <w:r w:rsidR="00E551CD">
        <w:t xml:space="preserve"> </w:t>
      </w:r>
      <w:r w:rsidRPr="00F50B95">
        <w:t xml:space="preserve">e Regressão logística em combinação com as abordagens Análise de </w:t>
      </w:r>
      <w:r w:rsidR="00A95290">
        <w:t>Componentes Principais</w:t>
      </w:r>
      <w:r w:rsidR="00264FF0">
        <w:t xml:space="preserve"> (Prinicipal Component Analisys</w:t>
      </w:r>
      <w:r w:rsidR="005A0493">
        <w:t xml:space="preserve"> -</w:t>
      </w:r>
      <w:r w:rsidR="00264FF0">
        <w:t xml:space="preserve"> PCA</w:t>
      </w:r>
      <w:r w:rsidR="00B92C1D">
        <w:t>)</w:t>
      </w:r>
      <w:r w:rsidR="00264FF0">
        <w:t xml:space="preserve"> </w:t>
      </w:r>
      <w:r w:rsidRPr="00F50B95">
        <w:t xml:space="preserve">e Análise </w:t>
      </w:r>
      <w:r w:rsidR="00264FF0">
        <w:lastRenderedPageBreak/>
        <w:t>Discriminante p</w:t>
      </w:r>
      <w:r w:rsidRPr="00F50B95">
        <w:t xml:space="preserve">ara comparar sua acurácia com </w:t>
      </w:r>
      <w:r w:rsidR="00264FF0">
        <w:t>as RNAs</w:t>
      </w:r>
      <w:r w:rsidRPr="00F50B95">
        <w:t>, utilizando a</w:t>
      </w:r>
      <w:r w:rsidR="00D36F0C">
        <w:t>s</w:t>
      </w:r>
      <w:r w:rsidRPr="00F50B95">
        <w:t xml:space="preserve"> </w:t>
      </w:r>
      <w:r w:rsidR="00D36F0C">
        <w:t>arquiteturas</w:t>
      </w:r>
      <w:r w:rsidR="00D36F0C" w:rsidRPr="00F50B95">
        <w:t xml:space="preserve"> </w:t>
      </w:r>
      <w:r w:rsidRPr="00F50B95">
        <w:t>MobileNetV2</w:t>
      </w:r>
      <w:r>
        <w:t xml:space="preserve"> e VGG16, </w:t>
      </w:r>
      <w:r w:rsidR="00D36F0C">
        <w:t>duas RNAs</w:t>
      </w:r>
      <w:r>
        <w:t xml:space="preserve"> de aprendizado profundo (RAJABIZADEH; REZGHI, 2021).</w:t>
      </w:r>
    </w:p>
    <w:p w14:paraId="45BDBC54" w14:textId="1B83C45B" w:rsidR="00E74973" w:rsidRDefault="00E74973" w:rsidP="00E74973">
      <w:pPr>
        <w:pStyle w:val="TF-TEXTO"/>
      </w:pPr>
      <w:r w:rsidRPr="00F50B95">
        <w:t>Para o conjunto de dados foram utilizadas 594 imagens de serpentes</w:t>
      </w:r>
      <w:r w:rsidR="00FD77D8">
        <w:t>,</w:t>
      </w:r>
      <w:r w:rsidRPr="00F50B95">
        <w:t xml:space="preserve"> </w:t>
      </w:r>
      <w:r w:rsidR="007438DD">
        <w:t>na qual</w:t>
      </w:r>
      <w:r w:rsidR="007D13D4" w:rsidRPr="00F50B95">
        <w:t xml:space="preserve"> </w:t>
      </w:r>
      <w:r w:rsidRPr="00F50B95">
        <w:t xml:space="preserve">pelo menos 50% do corpo do animal estava visível. Como o conjunto de imagens não era suficiente para utilizar modelos de aprendizado profundo, a técnica de </w:t>
      </w:r>
      <w:r w:rsidR="009D0A3A">
        <w:t>A</w:t>
      </w:r>
      <w:r w:rsidRPr="00F50B95">
        <w:t xml:space="preserve">prendizagem por </w:t>
      </w:r>
      <w:r w:rsidR="009D0A3A">
        <w:t>T</w:t>
      </w:r>
      <w:r w:rsidRPr="00F50B95">
        <w:t>ransferência</w:t>
      </w:r>
      <w:r w:rsidR="009D0A3A">
        <w:t xml:space="preserve"> (Transfer Learning</w:t>
      </w:r>
      <w:r w:rsidR="005A0493">
        <w:t xml:space="preserve"> -</w:t>
      </w:r>
      <w:r w:rsidR="009D0A3A">
        <w:t xml:space="preserve"> TL)</w:t>
      </w:r>
      <w:r w:rsidRPr="00F50B95">
        <w:t xml:space="preserve"> foi utilizada no processo de treinamento dos modelos</w:t>
      </w:r>
      <w:r>
        <w:t xml:space="preserve"> utilizados (</w:t>
      </w:r>
      <w:r w:rsidRPr="00F50B95">
        <w:t>RAJABIZADEH; REZGHI</w:t>
      </w:r>
      <w:r>
        <w:t>,</w:t>
      </w:r>
      <w:r w:rsidRPr="00F50B95">
        <w:t xml:space="preserve"> 2021).</w:t>
      </w:r>
      <w:r>
        <w:t xml:space="preserve"> A</w:t>
      </w:r>
      <w:r w:rsidR="00DF590C">
        <w:t xml:space="preserve"> </w:t>
      </w:r>
      <w:r w:rsidR="00DF590C">
        <w:fldChar w:fldCharType="begin"/>
      </w:r>
      <w:r w:rsidR="00DF590C">
        <w:instrText xml:space="preserve"> REF _Ref133511132 \h </w:instrText>
      </w:r>
      <w:r w:rsidR="00DF590C">
        <w:fldChar w:fldCharType="separate"/>
      </w:r>
      <w:r w:rsidR="00DF590C">
        <w:t xml:space="preserve">Figura </w:t>
      </w:r>
      <w:r w:rsidR="00DF590C">
        <w:rPr>
          <w:noProof/>
        </w:rPr>
        <w:t>3</w:t>
      </w:r>
      <w:r w:rsidR="00DF590C">
        <w:fldChar w:fldCharType="end"/>
      </w:r>
      <w:r>
        <w:t xml:space="preserve"> apresenta os resultados alcançados </w:t>
      </w:r>
      <w:r w:rsidR="007438DD">
        <w:t xml:space="preserve">pelos autores </w:t>
      </w:r>
      <w:r w:rsidR="009D0A3A">
        <w:t xml:space="preserve">utilizando MobileNetV2 e VGG16 </w:t>
      </w:r>
      <w:r>
        <w:t>em algumas das espécies identificadas.</w:t>
      </w:r>
    </w:p>
    <w:p w14:paraId="1FA066D2" w14:textId="10036927" w:rsidR="00DF590C" w:rsidRDefault="00DF590C" w:rsidP="00DF590C">
      <w:pPr>
        <w:pStyle w:val="TF-FIGURA"/>
      </w:pPr>
      <w:bookmarkStart w:id="65" w:name="_Ref133511132"/>
      <w:bookmarkStart w:id="66" w:name="_Ref133511122"/>
      <w:r>
        <w:t xml:space="preserve">Figura </w:t>
      </w:r>
      <w:fldSimple w:instr=" SEQ Figura \* ARABIC ">
        <w:r w:rsidR="00A849FE">
          <w:rPr>
            <w:noProof/>
          </w:rPr>
          <w:t>3</w:t>
        </w:r>
      </w:fldSimple>
      <w:bookmarkEnd w:id="65"/>
      <w:r>
        <w:t xml:space="preserve"> - </w:t>
      </w:r>
      <w:r w:rsidRPr="00150991">
        <w:t>Resultados de acurácia dos modelos MobileNetV2 e VGG-16</w:t>
      </w:r>
      <w:bookmarkEnd w:id="66"/>
    </w:p>
    <w:p w14:paraId="55EA67A4" w14:textId="77777777" w:rsidR="00E74973" w:rsidRDefault="00E74973" w:rsidP="005A4FA0">
      <w:pPr>
        <w:pStyle w:val="TF-TEXTO"/>
        <w:rPr>
          <w:color w:val="000000" w:themeColor="text1"/>
        </w:rPr>
      </w:pPr>
      <w:r>
        <w:rPr>
          <w:noProof/>
        </w:rPr>
        <w:drawing>
          <wp:inline distT="0" distB="0" distL="0" distR="0" wp14:anchorId="61A42155" wp14:editId="709F954A">
            <wp:extent cx="4572000" cy="2009775"/>
            <wp:effectExtent l="0" t="0" r="0" b="0"/>
            <wp:docPr id="2013381796" name="Imagem 201338179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81796" name="Imagem 2013381796" descr="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BC6B26E">
        <w:rPr>
          <w:color w:val="000000" w:themeColor="text1"/>
          <w:sz w:val="18"/>
          <w:szCs w:val="18"/>
        </w:rPr>
        <w:t xml:space="preserve">Fonte: </w:t>
      </w:r>
      <w:r w:rsidRPr="00F65634">
        <w:rPr>
          <w:sz w:val="18"/>
          <w:szCs w:val="18"/>
          <w:highlight w:val="yellow"/>
          <w:rPrChange w:id="67" w:author="Aurélio Faustino Hoppe" w:date="2023-05-25T21:03:00Z">
            <w:rPr>
              <w:sz w:val="18"/>
              <w:szCs w:val="18"/>
            </w:rPr>
          </w:rPrChange>
        </w:rPr>
        <w:t>Rajabizadeh e Rezghi (2021)</w:t>
      </w:r>
      <w:r w:rsidRPr="00F65634">
        <w:rPr>
          <w:color w:val="000000" w:themeColor="text1"/>
          <w:sz w:val="18"/>
          <w:szCs w:val="18"/>
          <w:highlight w:val="yellow"/>
          <w:rPrChange w:id="68" w:author="Aurélio Faustino Hoppe" w:date="2023-05-25T21:03:00Z">
            <w:rPr>
              <w:color w:val="000000" w:themeColor="text1"/>
              <w:sz w:val="18"/>
              <w:szCs w:val="18"/>
            </w:rPr>
          </w:rPrChange>
        </w:rPr>
        <w:t>.</w:t>
      </w:r>
    </w:p>
    <w:p w14:paraId="1C96DE1D" w14:textId="0A38144B" w:rsidR="00E74973" w:rsidRDefault="00B104EB" w:rsidP="00E74973">
      <w:pPr>
        <w:pStyle w:val="TF-TEXTO"/>
      </w:pPr>
      <w:r>
        <w:t xml:space="preserve">Conforme a </w:t>
      </w:r>
      <w:r>
        <w:fldChar w:fldCharType="begin"/>
      </w:r>
      <w:r>
        <w:instrText xml:space="preserve"> REF _Ref133511132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o</w:t>
      </w:r>
      <w:r w:rsidR="00E50934">
        <w:t xml:space="preserve"> trabalho </w:t>
      </w:r>
      <w:r w:rsidR="009E22D4">
        <w:t>de Rajabizadeh</w:t>
      </w:r>
      <w:r w:rsidR="00E74973">
        <w:t xml:space="preserve"> e Rezghi</w:t>
      </w:r>
      <w:r w:rsidR="00E74973" w:rsidRPr="00F50B95">
        <w:t xml:space="preserve"> (2021) </w:t>
      </w:r>
      <w:r w:rsidR="00E50934">
        <w:t xml:space="preserve">alcançou </w:t>
      </w:r>
      <w:r w:rsidR="00E74973" w:rsidRPr="00F50B95">
        <w:t xml:space="preserve">uma acurácia de 93,16% utilizando </w:t>
      </w:r>
      <w:r w:rsidR="005C2895">
        <w:t>RNA</w:t>
      </w:r>
      <w:r w:rsidR="00E74973" w:rsidRPr="00F50B95">
        <w:t xml:space="preserve">MobileNetV2, e uma acurácia de </w:t>
      </w:r>
      <w:r w:rsidR="003F1CF3">
        <w:t>78%</w:t>
      </w:r>
      <w:r w:rsidR="00E74973" w:rsidRPr="00F50B95">
        <w:t xml:space="preserve"> </w:t>
      </w:r>
      <w:r w:rsidR="00EC7A28">
        <w:t xml:space="preserve">utilizando </w:t>
      </w:r>
      <w:r w:rsidR="000C40E1">
        <w:t xml:space="preserve">a </w:t>
      </w:r>
      <w:r w:rsidR="00EC7A28">
        <w:t>RNA VGG16</w:t>
      </w:r>
      <w:r w:rsidR="00E74973">
        <w:t xml:space="preserve">. No desenvolvimento do modelo foi utilizada a linguagem de programação Python, junto com as bibliotecas Scikit-learn e Keras, além da ferramenta Google Colab para realizar as </w:t>
      </w:r>
      <w:commentRangeStart w:id="69"/>
      <w:r w:rsidR="00E74973">
        <w:t>análises</w:t>
      </w:r>
      <w:commentRangeEnd w:id="69"/>
      <w:r w:rsidR="00E31863">
        <w:rPr>
          <w:rStyle w:val="Refdecomentrio"/>
        </w:rPr>
        <w:commentReference w:id="69"/>
      </w:r>
      <w:r w:rsidR="00E74973">
        <w:t>.</w:t>
      </w:r>
    </w:p>
    <w:p w14:paraId="62D3C8B6" w14:textId="77777777" w:rsidR="00E74973" w:rsidRDefault="00E74973" w:rsidP="00437467">
      <w:pPr>
        <w:pStyle w:val="Ttulo1"/>
      </w:pPr>
      <w:bookmarkStart w:id="70" w:name="_Toc54164921"/>
      <w:bookmarkStart w:id="71" w:name="_Toc54165675"/>
      <w:bookmarkStart w:id="72" w:name="_Toc54169333"/>
      <w:bookmarkStart w:id="73" w:name="_Toc96347439"/>
      <w:bookmarkStart w:id="74" w:name="_Toc96357723"/>
      <w:bookmarkStart w:id="75" w:name="_Toc96491866"/>
      <w:bookmarkStart w:id="76" w:name="_Toc411603107"/>
      <w:bookmarkEnd w:id="37"/>
      <w:r>
        <w:t>proposta do protótipo</w:t>
      </w:r>
    </w:p>
    <w:p w14:paraId="71C7E793" w14:textId="77777777" w:rsidR="00E74973" w:rsidRDefault="00E74973" w:rsidP="00E74973">
      <w:pPr>
        <w:pStyle w:val="TF-TEXTO"/>
      </w:pPr>
      <w:r>
        <w:t>Nesta seção serão apresentados a justificativa para a realização do protótipo proposto, assim como os principais Requisitos Funcionais (RF) e Requisitos não funcionais (RNF) e a metodologia utilizada durante o desenvolvimento do protótipo.</w:t>
      </w:r>
    </w:p>
    <w:p w14:paraId="1D0BDD1A" w14:textId="77777777" w:rsidR="00E74973" w:rsidRDefault="00E74973" w:rsidP="00237664">
      <w:pPr>
        <w:pStyle w:val="Ttulo2"/>
      </w:pPr>
      <w:bookmarkStart w:id="77" w:name="_Toc54164915"/>
      <w:bookmarkStart w:id="78" w:name="_Toc54165669"/>
      <w:bookmarkStart w:id="79" w:name="_Toc54169327"/>
      <w:bookmarkStart w:id="80" w:name="_Toc96347433"/>
      <w:bookmarkStart w:id="81" w:name="_Toc96357717"/>
      <w:bookmarkStart w:id="82" w:name="_Toc96491860"/>
      <w:bookmarkStart w:id="83" w:name="_Toc351015594"/>
      <w:r>
        <w:t>JUSTIFICATIVA</w:t>
      </w:r>
    </w:p>
    <w:p w14:paraId="6B2DFB18" w14:textId="16382476" w:rsidR="00E74973" w:rsidRDefault="0073489C" w:rsidP="00E74973">
      <w:pPr>
        <w:pStyle w:val="TF-TEXTO"/>
      </w:pPr>
      <w:r>
        <w:t>O</w:t>
      </w:r>
      <w:r w:rsidR="00BF2509">
        <w:t xml:space="preserve"> </w:t>
      </w:r>
      <w:r w:rsidR="00E74973">
        <w:t>Quadro 1 apresenta um comparativo entre os trabalhos correlatos. As linhas representam as características e as colunas, os trabalhos.</w:t>
      </w:r>
    </w:p>
    <w:p w14:paraId="5E06C0F4" w14:textId="59099F4F" w:rsidR="00E74973" w:rsidRDefault="00E74973" w:rsidP="00E74973">
      <w:pPr>
        <w:pStyle w:val="TF-LEGENDA"/>
      </w:pPr>
    </w:p>
    <w:p w14:paraId="5D705310" w14:textId="33809D4B" w:rsidR="00E74319" w:rsidRDefault="00E74319" w:rsidP="00E74319">
      <w:pPr>
        <w:pStyle w:val="TF-FIGURA"/>
      </w:pPr>
      <w:r>
        <w:t xml:space="preserve">Quadro </w:t>
      </w:r>
      <w:fldSimple w:instr=" SEQ Quadro \* ARABIC ">
        <w:r>
          <w:rPr>
            <w:noProof/>
          </w:rPr>
          <w:t>1</w:t>
        </w:r>
      </w:fldSimple>
      <w:r w:rsidRPr="0003695A">
        <w:t xml:space="preserve"> - Comparativo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17"/>
        <w:gridCol w:w="1687"/>
        <w:gridCol w:w="1628"/>
        <w:gridCol w:w="1754"/>
      </w:tblGrid>
      <w:tr w:rsidR="00E74973" w14:paraId="72F7BAED" w14:textId="77777777" w:rsidTr="001F53A5">
        <w:trPr>
          <w:trHeight w:val="567"/>
        </w:trPr>
        <w:tc>
          <w:tcPr>
            <w:tcW w:w="3317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44252695" w14:textId="77777777" w:rsidR="00E74973" w:rsidRPr="007D4566" w:rsidRDefault="00E74973" w:rsidP="001F53A5">
            <w:pPr>
              <w:pStyle w:val="TF-TEXTOQUADRO"/>
              <w:rPr>
                <w:sz w:val="18"/>
                <w:szCs w:val="18"/>
              </w:rPr>
            </w:pPr>
            <w:r w:rsidRPr="6D35BB93">
              <w:rPr>
                <w:color w:val="000000" w:themeColor="text1"/>
              </w:rPr>
              <w:t>Trabalhos Correlatos</w:t>
            </w:r>
            <w:r>
              <w:br/>
            </w:r>
            <w:r w:rsidRPr="03B7082D">
              <w:rPr>
                <w:color w:val="000000" w:themeColor="text1"/>
              </w:rPr>
              <w:t>Características</w:t>
            </w:r>
          </w:p>
        </w:tc>
        <w:tc>
          <w:tcPr>
            <w:tcW w:w="1687" w:type="dxa"/>
            <w:shd w:val="clear" w:color="auto" w:fill="A6A6A6" w:themeFill="background1" w:themeFillShade="A6"/>
            <w:vAlign w:val="center"/>
          </w:tcPr>
          <w:p w14:paraId="60460914" w14:textId="77777777" w:rsidR="00E74973" w:rsidRDefault="00E74973" w:rsidP="005A4FA0">
            <w:pPr>
              <w:pStyle w:val="TF-TEXTOQUADRO"/>
              <w:rPr>
                <w:color w:val="000000" w:themeColor="text1"/>
              </w:rPr>
            </w:pPr>
            <w:r w:rsidRPr="75527D6F">
              <w:rPr>
                <w:color w:val="000000" w:themeColor="text1"/>
              </w:rPr>
              <w:t>iNaturalist (2023a)</w:t>
            </w:r>
          </w:p>
        </w:tc>
        <w:tc>
          <w:tcPr>
            <w:tcW w:w="1628" w:type="dxa"/>
            <w:shd w:val="clear" w:color="auto" w:fill="A6A6A6" w:themeFill="background1" w:themeFillShade="A6"/>
            <w:vAlign w:val="center"/>
          </w:tcPr>
          <w:p w14:paraId="79D73421" w14:textId="77777777" w:rsidR="00E74973" w:rsidRDefault="00E74973" w:rsidP="005A4FA0">
            <w:pPr>
              <w:pStyle w:val="TF-TEXTOQUADRO"/>
              <w:rPr>
                <w:color w:val="000000" w:themeColor="text1"/>
              </w:rPr>
            </w:pPr>
            <w:r w:rsidRPr="000678E8">
              <w:rPr>
                <w:color w:val="000000" w:themeColor="text1"/>
              </w:rPr>
              <w:t xml:space="preserve">Vasmatkar </w:t>
            </w:r>
            <w:r w:rsidRPr="198BFF55">
              <w:rPr>
                <w:i/>
                <w:color w:val="000000" w:themeColor="text1"/>
              </w:rPr>
              <w:t>et al</w:t>
            </w:r>
            <w:r w:rsidRPr="000678E8">
              <w:rPr>
                <w:color w:val="000000" w:themeColor="text1"/>
              </w:rPr>
              <w:t>. (2020)</w:t>
            </w:r>
          </w:p>
        </w:tc>
        <w:tc>
          <w:tcPr>
            <w:tcW w:w="1754" w:type="dxa"/>
            <w:shd w:val="clear" w:color="auto" w:fill="A6A6A6" w:themeFill="background1" w:themeFillShade="A6"/>
            <w:vAlign w:val="center"/>
          </w:tcPr>
          <w:p w14:paraId="4FF7DD75" w14:textId="77777777" w:rsidR="00E74973" w:rsidRPr="00822522" w:rsidRDefault="00E74973" w:rsidP="005A4FA0">
            <w:pPr>
              <w:pStyle w:val="TF-TEXTOQUADRO"/>
            </w:pPr>
            <w:r>
              <w:t>Rajabizadeh e Rezghi (2021)</w:t>
            </w:r>
          </w:p>
        </w:tc>
      </w:tr>
      <w:tr w:rsidR="00E74973" w14:paraId="55F9326B" w14:textId="77777777" w:rsidTr="001F53A5">
        <w:tc>
          <w:tcPr>
            <w:tcW w:w="3317" w:type="dxa"/>
            <w:shd w:val="clear" w:color="auto" w:fill="auto"/>
          </w:tcPr>
          <w:p w14:paraId="24CB05BE" w14:textId="53C1E09B" w:rsidR="00E74973" w:rsidRDefault="00E74973" w:rsidP="001F53A5">
            <w:pPr>
              <w:pStyle w:val="TF-TEXTOQUADRO"/>
            </w:pPr>
            <w:r>
              <w:t xml:space="preserve">Quantidade de espécies </w:t>
            </w:r>
            <w:r w:rsidR="0073489C">
              <w:t>de serpentes</w:t>
            </w:r>
            <w:r w:rsidR="003F5806">
              <w:t xml:space="preserve"> </w:t>
            </w:r>
            <w:r>
              <w:t>reconhecidas</w:t>
            </w:r>
          </w:p>
        </w:tc>
        <w:tc>
          <w:tcPr>
            <w:tcW w:w="1687" w:type="dxa"/>
            <w:shd w:val="clear" w:color="auto" w:fill="auto"/>
          </w:tcPr>
          <w:p w14:paraId="1BA81661" w14:textId="3F7EACEA" w:rsidR="00E74973" w:rsidRDefault="00E74973" w:rsidP="001F53A5">
            <w:pPr>
              <w:pStyle w:val="TF-TEXTOQUADRO"/>
            </w:pPr>
            <w:r>
              <w:t xml:space="preserve">605 </w:t>
            </w:r>
          </w:p>
        </w:tc>
        <w:tc>
          <w:tcPr>
            <w:tcW w:w="1628" w:type="dxa"/>
            <w:shd w:val="clear" w:color="auto" w:fill="auto"/>
          </w:tcPr>
          <w:p w14:paraId="1A6F3E3D" w14:textId="79BC529D" w:rsidR="00E74973" w:rsidRDefault="00E74973" w:rsidP="001F53A5">
            <w:pPr>
              <w:pStyle w:val="TF-TEXTOQUADRO"/>
            </w:pPr>
            <w:r>
              <w:t xml:space="preserve">28 </w:t>
            </w:r>
          </w:p>
        </w:tc>
        <w:tc>
          <w:tcPr>
            <w:tcW w:w="1754" w:type="dxa"/>
            <w:shd w:val="clear" w:color="auto" w:fill="auto"/>
          </w:tcPr>
          <w:p w14:paraId="38B36A13" w14:textId="48BA476C" w:rsidR="00E74973" w:rsidRPr="00822522" w:rsidRDefault="00E74973" w:rsidP="001F53A5">
            <w:pPr>
              <w:pStyle w:val="TF-TEXTOQUADRO"/>
            </w:pPr>
            <w:r>
              <w:t xml:space="preserve">6 </w:t>
            </w:r>
          </w:p>
        </w:tc>
      </w:tr>
      <w:tr w:rsidR="00E74973" w14:paraId="4A8F36CE" w14:textId="77777777" w:rsidTr="001F53A5">
        <w:tc>
          <w:tcPr>
            <w:tcW w:w="3317" w:type="dxa"/>
            <w:shd w:val="clear" w:color="auto" w:fill="auto"/>
          </w:tcPr>
          <w:p w14:paraId="541012B4" w14:textId="62A95BB1" w:rsidR="00E74973" w:rsidRDefault="00E74973" w:rsidP="001F53A5">
            <w:pPr>
              <w:pStyle w:val="TF-TEXTOQUADRO"/>
            </w:pPr>
            <w:r>
              <w:t xml:space="preserve">Total de imagens </w:t>
            </w:r>
            <w:r w:rsidR="0073489C">
              <w:t>utilizadas</w:t>
            </w:r>
            <w:r w:rsidR="003F5806">
              <w:t xml:space="preserve"> </w:t>
            </w:r>
            <w:r>
              <w:t>no treinamento do modelo</w:t>
            </w:r>
          </w:p>
        </w:tc>
        <w:tc>
          <w:tcPr>
            <w:tcW w:w="1687" w:type="dxa"/>
            <w:shd w:val="clear" w:color="auto" w:fill="auto"/>
          </w:tcPr>
          <w:p w14:paraId="07AA6972" w14:textId="2CF05C01" w:rsidR="00E74973" w:rsidRDefault="00E74973" w:rsidP="001F53A5">
            <w:pPr>
              <w:pStyle w:val="TF-TEXTOQUADRO"/>
            </w:pPr>
            <w:r>
              <w:t>114.712</w:t>
            </w:r>
            <w:r w:rsidR="000468D3">
              <w:t xml:space="preserve"> imagens</w:t>
            </w:r>
          </w:p>
        </w:tc>
        <w:tc>
          <w:tcPr>
            <w:tcW w:w="1628" w:type="dxa"/>
            <w:shd w:val="clear" w:color="auto" w:fill="auto"/>
          </w:tcPr>
          <w:p w14:paraId="2F9BFD07" w14:textId="77777777" w:rsidR="00E74973" w:rsidRDefault="00E74973" w:rsidP="001F53A5">
            <w:pPr>
              <w:pStyle w:val="TF-TEXTOQUADRO"/>
            </w:pPr>
            <w:r>
              <w:t>3050 imagens</w:t>
            </w:r>
          </w:p>
        </w:tc>
        <w:tc>
          <w:tcPr>
            <w:tcW w:w="1754" w:type="dxa"/>
            <w:shd w:val="clear" w:color="auto" w:fill="auto"/>
          </w:tcPr>
          <w:p w14:paraId="0E46BB61" w14:textId="77777777" w:rsidR="00E74973" w:rsidRPr="00822522" w:rsidRDefault="00E74973" w:rsidP="001F53A5">
            <w:pPr>
              <w:pStyle w:val="TF-TEXTOQUADRO"/>
            </w:pPr>
            <w:r>
              <w:t>594 imagens</w:t>
            </w:r>
          </w:p>
        </w:tc>
      </w:tr>
      <w:tr w:rsidR="00E74973" w14:paraId="7EC8E977" w14:textId="77777777" w:rsidTr="001F53A5">
        <w:tc>
          <w:tcPr>
            <w:tcW w:w="3317" w:type="dxa"/>
            <w:shd w:val="clear" w:color="auto" w:fill="auto"/>
          </w:tcPr>
          <w:p w14:paraId="73364A02" w14:textId="77777777" w:rsidR="00E74973" w:rsidRDefault="00E74973" w:rsidP="001F53A5">
            <w:pPr>
              <w:pStyle w:val="TF-TEXTOQUADRO"/>
            </w:pPr>
            <w:r>
              <w:t>Tipo de mídia utilizada</w:t>
            </w:r>
          </w:p>
        </w:tc>
        <w:tc>
          <w:tcPr>
            <w:tcW w:w="1687" w:type="dxa"/>
            <w:shd w:val="clear" w:color="auto" w:fill="auto"/>
          </w:tcPr>
          <w:p w14:paraId="04C23261" w14:textId="77777777" w:rsidR="00E74973" w:rsidRDefault="00E74973" w:rsidP="001F53A5">
            <w:pPr>
              <w:pStyle w:val="TF-TEXTOQUADRO"/>
            </w:pPr>
            <w:r>
              <w:t>Imagem, vídeo e áudio</w:t>
            </w:r>
          </w:p>
        </w:tc>
        <w:tc>
          <w:tcPr>
            <w:tcW w:w="1628" w:type="dxa"/>
            <w:shd w:val="clear" w:color="auto" w:fill="auto"/>
          </w:tcPr>
          <w:p w14:paraId="29136C43" w14:textId="77777777" w:rsidR="00E74973" w:rsidRDefault="00E74973" w:rsidP="001F53A5">
            <w:pPr>
              <w:pStyle w:val="TF-TEXTOQUADRO"/>
            </w:pPr>
            <w:r>
              <w:t>Imagem</w:t>
            </w:r>
          </w:p>
        </w:tc>
        <w:tc>
          <w:tcPr>
            <w:tcW w:w="1754" w:type="dxa"/>
            <w:shd w:val="clear" w:color="auto" w:fill="auto"/>
          </w:tcPr>
          <w:p w14:paraId="692D0294" w14:textId="77777777" w:rsidR="00E74973" w:rsidRPr="00822522" w:rsidRDefault="00E74973" w:rsidP="001F53A5">
            <w:pPr>
              <w:pStyle w:val="TF-TEXTOQUADRO"/>
            </w:pPr>
            <w:r>
              <w:t>Imagem</w:t>
            </w:r>
          </w:p>
        </w:tc>
      </w:tr>
      <w:tr w:rsidR="00E74973" w14:paraId="1BF0317F" w14:textId="77777777" w:rsidTr="001F53A5">
        <w:tc>
          <w:tcPr>
            <w:tcW w:w="3317" w:type="dxa"/>
            <w:shd w:val="clear" w:color="auto" w:fill="auto"/>
          </w:tcPr>
          <w:p w14:paraId="7CB1642D" w14:textId="77777777" w:rsidR="00E74973" w:rsidRDefault="00E74973" w:rsidP="001F53A5">
            <w:pPr>
              <w:pStyle w:val="TF-TEXTOQUADRO"/>
            </w:pPr>
            <w:r>
              <w:t>Modelos de aprendizado de máquina utilizados</w:t>
            </w:r>
          </w:p>
        </w:tc>
        <w:tc>
          <w:tcPr>
            <w:tcW w:w="1687" w:type="dxa"/>
            <w:shd w:val="clear" w:color="auto" w:fill="auto"/>
          </w:tcPr>
          <w:p w14:paraId="3C5D0C8E" w14:textId="77777777" w:rsidR="00E74973" w:rsidRDefault="00E74973" w:rsidP="001F53A5">
            <w:pPr>
              <w:pStyle w:val="TF-TEXTOQUADRO"/>
            </w:pPr>
            <w:r>
              <w:t>iNat2017</w:t>
            </w:r>
          </w:p>
        </w:tc>
        <w:tc>
          <w:tcPr>
            <w:tcW w:w="1628" w:type="dxa"/>
            <w:shd w:val="clear" w:color="auto" w:fill="auto"/>
          </w:tcPr>
          <w:p w14:paraId="58B78750" w14:textId="77777777" w:rsidR="00E74973" w:rsidRDefault="00E74973" w:rsidP="001F53A5">
            <w:pPr>
              <w:pStyle w:val="TF-TEXTOQUADRO"/>
            </w:pPr>
            <w:r>
              <w:t>DenseNet, MobileNetV2 e VGG16</w:t>
            </w:r>
          </w:p>
        </w:tc>
        <w:tc>
          <w:tcPr>
            <w:tcW w:w="1754" w:type="dxa"/>
            <w:shd w:val="clear" w:color="auto" w:fill="auto"/>
          </w:tcPr>
          <w:p w14:paraId="13CEFF34" w14:textId="77777777" w:rsidR="00E74973" w:rsidRDefault="00E74973" w:rsidP="001F53A5">
            <w:pPr>
              <w:pStyle w:val="TF-TEXTOQUADRO"/>
            </w:pPr>
            <w:r w:rsidRPr="003C786D">
              <w:t>MobileNetV2</w:t>
            </w:r>
            <w:r>
              <w:t>,</w:t>
            </w:r>
          </w:p>
          <w:p w14:paraId="07211A07" w14:textId="77777777" w:rsidR="00E74973" w:rsidRPr="00822522" w:rsidRDefault="00E74973" w:rsidP="001F53A5">
            <w:pPr>
              <w:pStyle w:val="TF-TEXTOQUADRO"/>
            </w:pPr>
            <w:r>
              <w:t>VGG16, SVM, KNN</w:t>
            </w:r>
          </w:p>
        </w:tc>
      </w:tr>
      <w:tr w:rsidR="00D36F0C" w14:paraId="4A3EA9CB" w14:textId="77777777" w:rsidTr="001F53A5">
        <w:tc>
          <w:tcPr>
            <w:tcW w:w="3317" w:type="dxa"/>
            <w:shd w:val="clear" w:color="auto" w:fill="auto"/>
          </w:tcPr>
          <w:p w14:paraId="1CE1E8DF" w14:textId="20CCBE5A" w:rsidR="00D36F0C" w:rsidRDefault="00D36F0C" w:rsidP="00D36F0C">
            <w:pPr>
              <w:pStyle w:val="TF-TEXTOQUADRO"/>
            </w:pPr>
            <w:r>
              <w:t>Precisão do modelo</w:t>
            </w:r>
          </w:p>
        </w:tc>
        <w:tc>
          <w:tcPr>
            <w:tcW w:w="1687" w:type="dxa"/>
            <w:shd w:val="clear" w:color="auto" w:fill="auto"/>
          </w:tcPr>
          <w:p w14:paraId="21AF8044" w14:textId="77A6016C" w:rsidR="00D36F0C" w:rsidRDefault="0043768D" w:rsidP="00D36F0C">
            <w:pPr>
              <w:pStyle w:val="TF-TEXTOQUADRO"/>
            </w:pPr>
            <w:r>
              <w:t>Não apresenta</w:t>
            </w:r>
          </w:p>
        </w:tc>
        <w:tc>
          <w:tcPr>
            <w:tcW w:w="1628" w:type="dxa"/>
            <w:shd w:val="clear" w:color="auto" w:fill="auto"/>
          </w:tcPr>
          <w:p w14:paraId="64D86E98" w14:textId="75A9023A" w:rsidR="00D36F0C" w:rsidRDefault="00D36F0C" w:rsidP="00D36F0C">
            <w:pPr>
              <w:pStyle w:val="TF-TEXTOQUADRO"/>
            </w:pPr>
            <w:r>
              <w:t>72%</w:t>
            </w:r>
          </w:p>
        </w:tc>
        <w:tc>
          <w:tcPr>
            <w:tcW w:w="1754" w:type="dxa"/>
            <w:shd w:val="clear" w:color="auto" w:fill="auto"/>
          </w:tcPr>
          <w:p w14:paraId="5E179868" w14:textId="6FC75098" w:rsidR="00D36F0C" w:rsidRPr="003C786D" w:rsidRDefault="00D36F0C" w:rsidP="00D36F0C">
            <w:pPr>
              <w:pStyle w:val="TF-TEXTOQUADRO"/>
            </w:pPr>
            <w:r>
              <w:t>93,16%</w:t>
            </w:r>
          </w:p>
        </w:tc>
      </w:tr>
      <w:tr w:rsidR="00D36F0C" w14:paraId="691026C0" w14:textId="77777777" w:rsidTr="005A4FA0">
        <w:trPr>
          <w:trHeight w:val="255"/>
        </w:trPr>
        <w:tc>
          <w:tcPr>
            <w:tcW w:w="3317" w:type="dxa"/>
            <w:shd w:val="clear" w:color="auto" w:fill="auto"/>
          </w:tcPr>
          <w:p w14:paraId="68A79C64" w14:textId="647BACC6" w:rsidR="00D36F0C" w:rsidRDefault="00D36F0C" w:rsidP="00D36F0C">
            <w:pPr>
              <w:pStyle w:val="TF-TEXTOQUADRO"/>
            </w:pPr>
            <w:r>
              <w:t>Possui interface para o usuário</w:t>
            </w:r>
          </w:p>
        </w:tc>
        <w:tc>
          <w:tcPr>
            <w:tcW w:w="1687" w:type="dxa"/>
            <w:shd w:val="clear" w:color="auto" w:fill="auto"/>
          </w:tcPr>
          <w:p w14:paraId="01279E92" w14:textId="77A02608" w:rsidR="00D36F0C" w:rsidRDefault="00D36F0C" w:rsidP="00D36F0C">
            <w:pPr>
              <w:pStyle w:val="TF-TEXTOQUADRO"/>
            </w:pPr>
            <w:r>
              <w:t>Sim</w:t>
            </w:r>
          </w:p>
        </w:tc>
        <w:tc>
          <w:tcPr>
            <w:tcW w:w="1628" w:type="dxa"/>
            <w:shd w:val="clear" w:color="auto" w:fill="auto"/>
          </w:tcPr>
          <w:p w14:paraId="67FAEC47" w14:textId="020C3753" w:rsidR="00D36F0C" w:rsidRDefault="0043768D" w:rsidP="00D36F0C">
            <w:pPr>
              <w:pStyle w:val="TF-TEXTOQUADRO"/>
            </w:pPr>
            <w:r>
              <w:t>Não</w:t>
            </w:r>
          </w:p>
        </w:tc>
        <w:tc>
          <w:tcPr>
            <w:tcW w:w="1754" w:type="dxa"/>
            <w:shd w:val="clear" w:color="auto" w:fill="auto"/>
          </w:tcPr>
          <w:p w14:paraId="20474433" w14:textId="6ED32BCE" w:rsidR="00D36F0C" w:rsidRPr="00822522" w:rsidRDefault="0043768D" w:rsidP="00D36F0C">
            <w:pPr>
              <w:pStyle w:val="TF-TEXTOQUADRO"/>
            </w:pPr>
            <w:r>
              <w:t>Não</w:t>
            </w:r>
          </w:p>
        </w:tc>
      </w:tr>
    </w:tbl>
    <w:p w14:paraId="2BAB85DE" w14:textId="77777777" w:rsidR="00E74973" w:rsidRPr="0075781C" w:rsidRDefault="00E74973" w:rsidP="00E74973">
      <w:pPr>
        <w:pStyle w:val="TF-FONTE"/>
      </w:pPr>
      <w:r>
        <w:t>Fonte: elaborado pelo autor.</w:t>
      </w:r>
    </w:p>
    <w:p w14:paraId="6E3B61A0" w14:textId="1F7DC293" w:rsidR="00E74973" w:rsidRDefault="00E74973" w:rsidP="00E74973">
      <w:pPr>
        <w:pStyle w:val="TF-TEXTO"/>
      </w:pPr>
      <w:r>
        <w:t>Conforme apresentado no Quadro 1, os três trabalhos cumprem objetivos similares, mas com algumas diferenças.</w:t>
      </w:r>
      <w:r w:rsidR="0073489C">
        <w:t xml:space="preserve"> O</w:t>
      </w:r>
      <w:r>
        <w:t xml:space="preserve"> iNaturalist (2023a) é o único que se propõe a identificar diversos seres vivos e espécies diferentes, enquanto Vasmatkar </w:t>
      </w:r>
      <w:r w:rsidRPr="230C6FDE">
        <w:rPr>
          <w:i/>
        </w:rPr>
        <w:t>et al</w:t>
      </w:r>
      <w:r>
        <w:t xml:space="preserve">. (2020) e Rajabizadeh e Rezghi (2021) reduzem o foco a apenas espécies de serpentes. Além disso, </w:t>
      </w:r>
      <w:r w:rsidR="0073489C">
        <w:t xml:space="preserve">o </w:t>
      </w:r>
      <w:r>
        <w:t>iNaturalist (2023a) é o único produto comercial analisado</w:t>
      </w:r>
      <w:r w:rsidR="004C08A5">
        <w:t xml:space="preserve">, </w:t>
      </w:r>
      <w:r>
        <w:t>apesar de surgir de uma iniciativa científica, o que dificulta a compreensão de alguns aspectos do funcionamento interno do sistema.</w:t>
      </w:r>
    </w:p>
    <w:p w14:paraId="771D1801" w14:textId="1F149C10" w:rsidR="00E74973" w:rsidRDefault="00DE3E86" w:rsidP="00E74973">
      <w:pPr>
        <w:pStyle w:val="TF-TEXTO"/>
      </w:pPr>
      <w:r>
        <w:t>Ambos os trabalhos de</w:t>
      </w:r>
      <w:r w:rsidR="00E74973">
        <w:t xml:space="preserve"> Vasmatkar </w:t>
      </w:r>
      <w:r w:rsidR="00E74973" w:rsidRPr="0AC62938">
        <w:rPr>
          <w:i/>
        </w:rPr>
        <w:t>et al</w:t>
      </w:r>
      <w:r w:rsidR="00E74973">
        <w:t xml:space="preserve">. (2020) e Rajabizadeh e Rezghi (2021), focam em </w:t>
      </w:r>
      <w:r>
        <w:t xml:space="preserve">identificação de </w:t>
      </w:r>
      <w:r w:rsidR="00E74973">
        <w:t xml:space="preserve">serpentes, </w:t>
      </w:r>
      <w:r w:rsidR="00B6220E">
        <w:t xml:space="preserve">porém </w:t>
      </w:r>
      <w:r w:rsidR="00E74973">
        <w:t xml:space="preserve">a quantidade de espécies e imagens utilizadas por cada um é consideravelmente diferente. </w:t>
      </w:r>
      <w:r w:rsidR="00E74973">
        <w:lastRenderedPageBreak/>
        <w:t xml:space="preserve">Vasmatkar </w:t>
      </w:r>
      <w:r w:rsidR="00E74973" w:rsidRPr="74BC6B4D">
        <w:rPr>
          <w:i/>
        </w:rPr>
        <w:t>et al</w:t>
      </w:r>
      <w:r w:rsidR="00E74973">
        <w:t>. (2020) propuseram identificar 28 espécies e</w:t>
      </w:r>
      <w:r w:rsidR="00F82BF4">
        <w:t>,</w:t>
      </w:r>
      <w:r w:rsidR="00E74973">
        <w:t xml:space="preserve"> para isso</w:t>
      </w:r>
      <w:r w:rsidR="00F82BF4">
        <w:t>,</w:t>
      </w:r>
      <w:r w:rsidR="00E74973">
        <w:t xml:space="preserve"> utilizaram 3050 imagens. Rajabizadeh e Rezghi (2021) propuseram identificar 6 diferentes espécies e utilizaram apenas 594 imagens. Apesar dos métodos de ambos serem diferentes, o fato de Rajabizadeh e Rezghi (2021) </w:t>
      </w:r>
      <w:r w:rsidR="003071E8">
        <w:t xml:space="preserve">focarem </w:t>
      </w:r>
      <w:r w:rsidR="00E74973">
        <w:t xml:space="preserve">num número menor de espécies pode justificar o porquê de precisarem de um número menor de </w:t>
      </w:r>
      <w:r w:rsidR="00D36F0C">
        <w:t>imagens. Ambos</w:t>
      </w:r>
      <w:r w:rsidR="00E74973">
        <w:t xml:space="preserve"> utilizaram técnicas de </w:t>
      </w:r>
      <w:r w:rsidR="00E74973" w:rsidRPr="686FD234">
        <w:rPr>
          <w:i/>
        </w:rPr>
        <w:t>Data Augmentation</w:t>
      </w:r>
      <w:r w:rsidR="00E74973">
        <w:t xml:space="preserve"> para expandir a quantidade de imagens utilizadas.</w:t>
      </w:r>
    </w:p>
    <w:p w14:paraId="322ED952" w14:textId="3835038A" w:rsidR="00E74973" w:rsidRDefault="00E74973" w:rsidP="00E74973">
      <w:pPr>
        <w:pStyle w:val="TF-TEXTO"/>
      </w:pPr>
      <w:r>
        <w:t xml:space="preserve">Tratando-se dos tipos de dados de entrada utilizados, Vasmatkar </w:t>
      </w:r>
      <w:r w:rsidRPr="67E73691">
        <w:rPr>
          <w:i/>
        </w:rPr>
        <w:t>et al</w:t>
      </w:r>
      <w:r>
        <w:t xml:space="preserve">. (2020) e Rajabizadeh e Rezghi (2021) </w:t>
      </w:r>
      <w:r w:rsidR="0030058F">
        <w:t xml:space="preserve">trabalham </w:t>
      </w:r>
      <w:r>
        <w:t xml:space="preserve">apenas </w:t>
      </w:r>
      <w:r w:rsidR="0030058F">
        <w:t xml:space="preserve">com </w:t>
      </w:r>
      <w:r>
        <w:t>imagens, enquanto</w:t>
      </w:r>
      <w:r w:rsidR="00026D35">
        <w:t xml:space="preserve"> o</w:t>
      </w:r>
      <w:r>
        <w:t xml:space="preserve"> iNaturalist (2023a) aceita também vídeo e áudio, porém não fica claro como o processamento dessas outras mídias ocorre no sistema. Vasmatkar </w:t>
      </w:r>
      <w:r w:rsidRPr="7AC0DB9D">
        <w:rPr>
          <w:i/>
        </w:rPr>
        <w:t>et al</w:t>
      </w:r>
      <w:r>
        <w:t xml:space="preserve">. (2020) e Rajabizadeh e Rezghi (2021) assemelham-se novamente em relação aos modelos de aprendizado de máquina utilizados, em que ambos utilizaram o MobileNetV2 e VGG16, porém Vasmatkar </w:t>
      </w:r>
      <w:r w:rsidRPr="296648A6">
        <w:rPr>
          <w:i/>
        </w:rPr>
        <w:t>et al</w:t>
      </w:r>
      <w:r>
        <w:t>. (2020) utilizaram também o DenseNet, enquanto Rajabizadeh e Rezghi (2021) utilizaram o SVM e KNN. iNaturalist (2023a) se diferencia novamente dos demais por utilizar um modelo próprio chamado iNat2017.</w:t>
      </w:r>
    </w:p>
    <w:p w14:paraId="4A53FB7A" w14:textId="707E89FA" w:rsidR="00E74973" w:rsidRDefault="00E74973" w:rsidP="00E74973">
      <w:pPr>
        <w:pStyle w:val="TF-TEXTO"/>
      </w:pPr>
      <w:r>
        <w:t xml:space="preserve"> </w:t>
      </w:r>
      <w:r w:rsidR="000468D3">
        <w:t>C</w:t>
      </w:r>
      <w:r>
        <w:t>omo</w:t>
      </w:r>
      <w:r w:rsidR="00303AE1">
        <w:t xml:space="preserve"> </w:t>
      </w:r>
      <w:r w:rsidR="000468D3">
        <w:t>o</w:t>
      </w:r>
      <w:r>
        <w:t xml:space="preserve"> iNaturalist (2023a) trata-se de um produto comercial cujo foco não é somente a identificação de espécies de serpentes, o mesmo não evidencia o percentual de acurácia alcançado pelo sistema, porém acredita-se não ser um valor muito elevado por depender de curadoria interna da comunidade para auxiliar na identificação. Vasmatkar </w:t>
      </w:r>
      <w:r w:rsidRPr="60D17B36">
        <w:rPr>
          <w:i/>
        </w:rPr>
        <w:t>et al</w:t>
      </w:r>
      <w:r>
        <w:t xml:space="preserve">. (2020), por outro lado, alcançaram uma acurácia de 72% na identificação de 28 espécies, enquanto Rajabizadeh e Rezghi (2021) alcançaram acurácia de 93,16% na identificação de 6 espécies. Não é possível afirmar com precisão o que levou à acurácia superior de Rajabizadeh e Rezghi (2021) visto que os métodos utilizados foram diferentes, mas é possível </w:t>
      </w:r>
      <w:r w:rsidR="00303AE1">
        <w:t xml:space="preserve">observar </w:t>
      </w:r>
      <w:r>
        <w:t>que o fato de o treinamento do modelo ser focado em uma quantidade menor de espécies possa ter contribuído para este valor.</w:t>
      </w:r>
    </w:p>
    <w:p w14:paraId="7715D322" w14:textId="77777777" w:rsidR="00BF58C3" w:rsidRDefault="00E74973" w:rsidP="00E74973">
      <w:pPr>
        <w:pStyle w:val="TF-TEXTO"/>
      </w:pPr>
      <w:r>
        <w:t>A partir das informações apresentadas é possível concluir que,</w:t>
      </w:r>
      <w:r w:rsidR="00D36F0C">
        <w:t xml:space="preserve"> com a tecnogia atual é possível a criação de aplicações capazes de identificar com precisão </w:t>
      </w:r>
      <w:r w:rsidR="00151F9B">
        <w:t xml:space="preserve">diversas espécies de serpentes, abrindo a oportunidade para novos estudos em regiões específicas para benefício de comunidades locais. </w:t>
      </w:r>
      <w:r w:rsidR="00F956D2">
        <w:t>O software</w:t>
      </w:r>
      <w:r>
        <w:t xml:space="preserve"> iNaturalist (2023a) </w:t>
      </w:r>
      <w:r w:rsidR="00564781">
        <w:t xml:space="preserve">é capaz de </w:t>
      </w:r>
      <w:r>
        <w:t xml:space="preserve">identificar </w:t>
      </w:r>
      <w:r w:rsidR="00564781">
        <w:t>um grande</w:t>
      </w:r>
      <w:r>
        <w:t xml:space="preserve"> número de espécies</w:t>
      </w:r>
      <w:r w:rsidR="00564781">
        <w:t xml:space="preserve">, mas depende do </w:t>
      </w:r>
      <w:r w:rsidR="00151F9B">
        <w:t xml:space="preserve">auxílio de sua </w:t>
      </w:r>
      <w:r w:rsidR="000879A6">
        <w:t>comunidade, enquanto</w:t>
      </w:r>
      <w:r w:rsidR="00151F9B">
        <w:t xml:space="preserve"> os trabalhos de</w:t>
      </w:r>
      <w:r>
        <w:t xml:space="preserve"> Rajabizadeh e Rezghi (2021) </w:t>
      </w:r>
      <w:r w:rsidR="00151F9B">
        <w:t xml:space="preserve">e Vasmatkar </w:t>
      </w:r>
      <w:r w:rsidR="00151F9B" w:rsidRPr="67E73691">
        <w:rPr>
          <w:i/>
        </w:rPr>
        <w:t>et al</w:t>
      </w:r>
      <w:r w:rsidR="00151F9B">
        <w:t xml:space="preserve">. (2020) </w:t>
      </w:r>
      <w:r>
        <w:t xml:space="preserve">propõem </w:t>
      </w:r>
      <w:r w:rsidR="00151C7B">
        <w:t>a identificação e um grupo significativamente menor de espécies, mas garantido satisfatória precisão</w:t>
      </w:r>
      <w:r>
        <w:t>.</w:t>
      </w:r>
      <w:r w:rsidR="003F5377">
        <w:t xml:space="preserve"> </w:t>
      </w:r>
    </w:p>
    <w:p w14:paraId="5A15C673" w14:textId="0803988E" w:rsidR="00E74973" w:rsidRDefault="00A849FE" w:rsidP="00A849FE">
      <w:pPr>
        <w:pStyle w:val="TF-TEXTO"/>
      </w:pPr>
      <w:r>
        <w:t>‌O trabalho proposto nasce de uma solicitação do Departamento de Ciências Naturais da FURB com o objetivo de ser expandido e utilizado como ferramenta na conservação, educação e auxílio nos casos de picadas, onde a identificação de serpentes é essencial. Para isso, este trabalho pretende utilizar a pesquisa realizada por Waltrick e Giasson (2021) para identificar as características e chaves taxonômicas das espécies de serpentes do Vale do Itajaí, construindo um modelo de reconhecimento de imagens especializado na identificação dessas características.</w:t>
      </w:r>
    </w:p>
    <w:p w14:paraId="59B97943" w14:textId="77777777" w:rsidR="00A849FE" w:rsidRDefault="00A849FE" w:rsidP="00A849FE">
      <w:pPr>
        <w:pStyle w:val="TF-TEXTO"/>
      </w:pPr>
    </w:p>
    <w:p w14:paraId="106B092A" w14:textId="77777777" w:rsidR="00E74973" w:rsidRDefault="00E74973" w:rsidP="00237664">
      <w:pPr>
        <w:pStyle w:val="Ttulo2"/>
      </w:pPr>
      <w:r>
        <w:t>REQUISITOS PRINCIPAIS DO PROBLEMA A SER TRABALHADO</w:t>
      </w:r>
      <w:bookmarkEnd w:id="77"/>
      <w:bookmarkEnd w:id="78"/>
      <w:bookmarkEnd w:id="79"/>
      <w:bookmarkEnd w:id="80"/>
      <w:bookmarkEnd w:id="81"/>
      <w:bookmarkEnd w:id="82"/>
      <w:bookmarkEnd w:id="83"/>
    </w:p>
    <w:p w14:paraId="754B4C7F" w14:textId="77777777" w:rsidR="00E74973" w:rsidRDefault="00E74973" w:rsidP="00E74973">
      <w:pPr>
        <w:pStyle w:val="TF-TEXTO"/>
      </w:pPr>
      <w:r>
        <w:t>O protótipo proposto deverá:</w:t>
      </w:r>
    </w:p>
    <w:p w14:paraId="64C2A5D6" w14:textId="04E09744" w:rsidR="00E74973" w:rsidRDefault="00E74973" w:rsidP="00936D40">
      <w:pPr>
        <w:pStyle w:val="TF-ALNEA"/>
        <w:numPr>
          <w:ilvl w:val="0"/>
          <w:numId w:val="14"/>
        </w:numPr>
      </w:pPr>
      <w:r>
        <w:t xml:space="preserve">realizar classificação das espécies a partir de imagens (Requisito Funcional - </w:t>
      </w:r>
      <w:commentRangeStart w:id="84"/>
      <w:r>
        <w:t>RF</w:t>
      </w:r>
      <w:commentRangeEnd w:id="84"/>
      <w:r w:rsidR="00833496">
        <w:rPr>
          <w:rStyle w:val="Refdecomentrio"/>
        </w:rPr>
        <w:commentReference w:id="84"/>
      </w:r>
      <w:r>
        <w:t>);</w:t>
      </w:r>
    </w:p>
    <w:p w14:paraId="1A60ECC5" w14:textId="77777777" w:rsidR="00E74973" w:rsidRDefault="00E74973" w:rsidP="005A4FA0">
      <w:pPr>
        <w:pStyle w:val="TF-ALNEA"/>
      </w:pPr>
      <w:r>
        <w:t xml:space="preserve">extrair características relevantes da </w:t>
      </w:r>
      <w:commentRangeStart w:id="85"/>
      <w:r>
        <w:t>imagem</w:t>
      </w:r>
      <w:commentRangeEnd w:id="85"/>
      <w:r w:rsidR="00833496">
        <w:rPr>
          <w:rStyle w:val="Refdecomentrio"/>
        </w:rPr>
        <w:commentReference w:id="85"/>
      </w:r>
      <w:r>
        <w:t xml:space="preserve"> (RF);</w:t>
      </w:r>
    </w:p>
    <w:p w14:paraId="1367F5DF" w14:textId="77777777" w:rsidR="00E74973" w:rsidRDefault="00E74973" w:rsidP="005A4FA0">
      <w:pPr>
        <w:pStyle w:val="TF-ALNEA"/>
      </w:pPr>
      <w:r>
        <w:t>realizar o melhoramento das imagens (ruídos, distorções e problema de iluminação) utilizando técnicas de Processamento de Imagens (RF);</w:t>
      </w:r>
    </w:p>
    <w:p w14:paraId="16501740" w14:textId="1ECBE1F2" w:rsidR="00E74973" w:rsidRDefault="00E74973" w:rsidP="005A4FA0">
      <w:pPr>
        <w:pStyle w:val="TF-ALNEA"/>
      </w:pPr>
      <w:r>
        <w:t xml:space="preserve">exibir resultados da </w:t>
      </w:r>
      <w:r w:rsidR="00215BC6">
        <w:t>classificação</w:t>
      </w:r>
      <w:r w:rsidR="00C51589">
        <w:t xml:space="preserve"> </w:t>
      </w:r>
      <w:r>
        <w:t>das imagens (RF);</w:t>
      </w:r>
    </w:p>
    <w:p w14:paraId="19989E4F" w14:textId="69096A89" w:rsidR="00E74973" w:rsidRDefault="00E74973" w:rsidP="005A4FA0">
      <w:pPr>
        <w:pStyle w:val="TF-ALNEA"/>
      </w:pPr>
      <w:r>
        <w:t xml:space="preserve">utilizar técnicas </w:t>
      </w:r>
      <w:r w:rsidR="00B104EB">
        <w:t>de Aprendizado de Máquina</w:t>
      </w:r>
      <w:r>
        <w:t xml:space="preserve"> a serem definidas nos testes (Requisito Não Funcional – RNF);</w:t>
      </w:r>
    </w:p>
    <w:p w14:paraId="0EFE0F0C" w14:textId="1FC0F642" w:rsidR="00E74973" w:rsidRPr="00286FED" w:rsidRDefault="00E74973" w:rsidP="005A4FA0">
      <w:pPr>
        <w:pStyle w:val="TF-ALNEA"/>
      </w:pPr>
      <w:r w:rsidRPr="3B2BBFCA">
        <w:t xml:space="preserve">ser desenvolvido utilizando </w:t>
      </w:r>
      <w:r w:rsidRPr="6BE3E8D7">
        <w:t xml:space="preserve">a linguagem de </w:t>
      </w:r>
      <w:r w:rsidRPr="347FA6B3">
        <w:t>programação</w:t>
      </w:r>
      <w:r w:rsidRPr="51A8A115">
        <w:t xml:space="preserve"> Python</w:t>
      </w:r>
      <w:r w:rsidR="00B104EB">
        <w:t xml:space="preserve"> com a biblioteca PyTorch</w:t>
      </w:r>
      <w:r w:rsidRPr="4DAB9BA8">
        <w:t xml:space="preserve"> </w:t>
      </w:r>
      <w:r w:rsidRPr="5801E16A">
        <w:t>(</w:t>
      </w:r>
      <w:r w:rsidRPr="34D70769">
        <w:t>RNF</w:t>
      </w:r>
      <w:r w:rsidRPr="17F303F6">
        <w:t>).</w:t>
      </w:r>
    </w:p>
    <w:p w14:paraId="43940ABD" w14:textId="77777777" w:rsidR="00E74973" w:rsidRPr="007E0D87" w:rsidRDefault="00E74973" w:rsidP="00237664">
      <w:pPr>
        <w:pStyle w:val="Ttulo2"/>
      </w:pPr>
      <w:r>
        <w:t>METODOLOGIA</w:t>
      </w:r>
    </w:p>
    <w:p w14:paraId="216CC429" w14:textId="77777777" w:rsidR="00E74973" w:rsidRPr="007E0D87" w:rsidRDefault="00E74973" w:rsidP="00E74973">
      <w:pPr>
        <w:pStyle w:val="TF-TEXTO"/>
      </w:pPr>
      <w:r w:rsidRPr="007E0D87">
        <w:t xml:space="preserve">O </w:t>
      </w:r>
      <w:r>
        <w:t>protótipo</w:t>
      </w:r>
      <w:r w:rsidRPr="007E0D87">
        <w:t xml:space="preserve"> será desenvolvido observando as seguintes etapas:</w:t>
      </w:r>
    </w:p>
    <w:p w14:paraId="64AE2804" w14:textId="65F561FD" w:rsidR="00E74973" w:rsidRDefault="00E74973" w:rsidP="005A4FA0">
      <w:pPr>
        <w:pStyle w:val="TF-ALNEA"/>
        <w:numPr>
          <w:ilvl w:val="0"/>
          <w:numId w:val="13"/>
        </w:numPr>
      </w:pPr>
      <w:r w:rsidRPr="00A84A7A">
        <w:t xml:space="preserve">levantamento bibliográfico: realizar levantamento </w:t>
      </w:r>
      <w:r w:rsidR="00564781">
        <w:t>chaves taxonômicas das</w:t>
      </w:r>
      <w:r w:rsidRPr="00A84A7A">
        <w:t xml:space="preserve"> espécies de serpentes no Vale do Itajaí, algoritmos </w:t>
      </w:r>
      <w:r w:rsidR="007D256D">
        <w:t>de</w:t>
      </w:r>
      <w:r w:rsidR="007D256D" w:rsidRPr="00A84A7A">
        <w:t xml:space="preserve"> </w:t>
      </w:r>
      <w:r w:rsidRPr="00A84A7A">
        <w:t xml:space="preserve">processamento de imagens e </w:t>
      </w:r>
      <w:r w:rsidR="00F01F1E">
        <w:t>visão computacional</w:t>
      </w:r>
      <w:r w:rsidR="00564781">
        <w:t xml:space="preserve"> </w:t>
      </w:r>
      <w:r w:rsidRPr="00A84A7A">
        <w:t xml:space="preserve">para </w:t>
      </w:r>
      <w:r w:rsidR="007D256D" w:rsidRPr="00A84A7A">
        <w:t>c</w:t>
      </w:r>
      <w:r w:rsidR="007D256D">
        <w:t>lassificação</w:t>
      </w:r>
      <w:r w:rsidR="007D256D" w:rsidRPr="00A84A7A">
        <w:t xml:space="preserve"> </w:t>
      </w:r>
      <w:r w:rsidRPr="00A84A7A">
        <w:t>de imagens;</w:t>
      </w:r>
      <w:ins w:id="86" w:author="Aurélio Faustino Hoppe" w:date="2023-05-25T21:21:00Z">
        <w:r w:rsidR="00237664">
          <w:t xml:space="preserve"> Aprendizado de máquina???</w:t>
        </w:r>
      </w:ins>
    </w:p>
    <w:p w14:paraId="3FCCD328" w14:textId="6CF44C27" w:rsidR="009E22D4" w:rsidRDefault="009E22D4" w:rsidP="005A4FA0">
      <w:pPr>
        <w:pStyle w:val="TF-ALNEA"/>
      </w:pPr>
      <w:r>
        <w:t>submissão de requerimento ao Comitê de Ética: submeter o requerimento ao Comitê de Ética da FURB para utilizar as imagens de animais;</w:t>
      </w:r>
    </w:p>
    <w:p w14:paraId="608CC79C" w14:textId="1DA969A7" w:rsidR="00226E44" w:rsidRDefault="00564781" w:rsidP="005A4FA0">
      <w:pPr>
        <w:pStyle w:val="TF-ALNEA"/>
      </w:pPr>
      <w:r>
        <w:t xml:space="preserve">realização da </w:t>
      </w:r>
      <w:r w:rsidR="009E22D4">
        <w:t>coleta da</w:t>
      </w:r>
      <w:r>
        <w:t>s imagens</w:t>
      </w:r>
      <w:r w:rsidR="007A428D">
        <w:t>: a fim de</w:t>
      </w:r>
      <w:r>
        <w:t xml:space="preserve"> compor a</w:t>
      </w:r>
      <w:r w:rsidR="007A428D">
        <w:t xml:space="preserve"> </w:t>
      </w:r>
      <w:r w:rsidR="009E22D4">
        <w:t xml:space="preserve">base de </w:t>
      </w:r>
      <w:commentRangeStart w:id="87"/>
      <w:r w:rsidR="009E22D4">
        <w:t>dados</w:t>
      </w:r>
      <w:commentRangeEnd w:id="87"/>
      <w:r w:rsidR="00833496">
        <w:rPr>
          <w:rStyle w:val="Refdecomentrio"/>
        </w:rPr>
        <w:commentReference w:id="87"/>
      </w:r>
      <w:r w:rsidR="009E22D4">
        <w:t>;</w:t>
      </w:r>
    </w:p>
    <w:p w14:paraId="6B38E561" w14:textId="31DFE5B4" w:rsidR="009E22D4" w:rsidRDefault="009E22D4" w:rsidP="006B7526">
      <w:pPr>
        <w:pStyle w:val="TF-ALNEA"/>
      </w:pPr>
      <w:r>
        <w:t>classificação das características taxonômicas</w:t>
      </w:r>
      <w:r w:rsidR="001313BF">
        <w:t xml:space="preserve">: </w:t>
      </w:r>
      <w:r w:rsidR="00B124F0">
        <w:t xml:space="preserve">detalhar as declarações que descrevem características morfológicas, genéticas, fisiológicas e reprodutivas das serpentes a ser </w:t>
      </w:r>
      <w:commentRangeStart w:id="88"/>
      <w:commentRangeStart w:id="89"/>
      <w:r w:rsidR="00B124F0">
        <w:t>identificadas</w:t>
      </w:r>
      <w:commentRangeEnd w:id="88"/>
      <w:r w:rsidR="00833496">
        <w:rPr>
          <w:rStyle w:val="Refdecomentrio"/>
        </w:rPr>
        <w:commentReference w:id="88"/>
      </w:r>
      <w:commentRangeEnd w:id="89"/>
      <w:r w:rsidR="00237664">
        <w:rPr>
          <w:rStyle w:val="Refdecomentrio"/>
        </w:rPr>
        <w:commentReference w:id="89"/>
      </w:r>
      <w:r w:rsidR="00B124F0">
        <w:t>;</w:t>
      </w:r>
    </w:p>
    <w:p w14:paraId="08421A77" w14:textId="5FF28E31" w:rsidR="00E74973" w:rsidRPr="00A84A7A" w:rsidRDefault="008103DD" w:rsidP="009E22D4">
      <w:pPr>
        <w:pStyle w:val="TF-ALNEA"/>
      </w:pPr>
      <w:r>
        <w:t>e</w:t>
      </w:r>
      <w:r w:rsidR="009E22D4">
        <w:t xml:space="preserve">licitação </w:t>
      </w:r>
      <w:r w:rsidR="00E74973" w:rsidRPr="00A84A7A">
        <w:t xml:space="preserve">de requisitos: detalhar e reavaliar os requisitos de acordo com o levantamento </w:t>
      </w:r>
      <w:commentRangeStart w:id="90"/>
      <w:r w:rsidR="00E74973" w:rsidRPr="00A84A7A">
        <w:t>bibliográfico</w:t>
      </w:r>
      <w:commentRangeEnd w:id="90"/>
      <w:r w:rsidR="00833496">
        <w:rPr>
          <w:rStyle w:val="Refdecomentrio"/>
        </w:rPr>
        <w:commentReference w:id="90"/>
      </w:r>
      <w:r w:rsidR="00E74973" w:rsidRPr="00A84A7A">
        <w:t>;</w:t>
      </w:r>
    </w:p>
    <w:p w14:paraId="6AFE081E" w14:textId="77777777" w:rsidR="00E74973" w:rsidRPr="00A84A7A" w:rsidRDefault="00E74973" w:rsidP="00E74973">
      <w:pPr>
        <w:pStyle w:val="TF-ALNEA"/>
      </w:pPr>
      <w:r w:rsidRPr="00A84A7A">
        <w:t>implementação</w:t>
      </w:r>
      <w:r>
        <w:t>: implementar</w:t>
      </w:r>
      <w:r w:rsidRPr="00A84A7A">
        <w:t xml:space="preserve"> dos modelos de aprendizado de máquina escolhidos;</w:t>
      </w:r>
    </w:p>
    <w:p w14:paraId="2E8A4C47" w14:textId="77777777" w:rsidR="00E74973" w:rsidRPr="00A84A7A" w:rsidRDefault="00E74973" w:rsidP="00E74973">
      <w:pPr>
        <w:pStyle w:val="TF-ALNEA"/>
      </w:pPr>
      <w:r w:rsidRPr="00A84A7A">
        <w:t xml:space="preserve">validação: </w:t>
      </w:r>
      <w:r>
        <w:t>validar</w:t>
      </w:r>
      <w:r w:rsidRPr="00A84A7A">
        <w:t xml:space="preserve"> </w:t>
      </w:r>
      <w:r>
        <w:t>os</w:t>
      </w:r>
      <w:r w:rsidRPr="00A84A7A">
        <w:t xml:space="preserve"> resultados alcançados através da análise da acurácia dos algoritmos durante a </w:t>
      </w:r>
      <w:r w:rsidRPr="00A84A7A">
        <w:lastRenderedPageBreak/>
        <w:t xml:space="preserve">validação das imagens do </w:t>
      </w:r>
      <w:r w:rsidRPr="00A84A7A">
        <w:rPr>
          <w:iCs/>
        </w:rPr>
        <w:t>conjunto de dados</w:t>
      </w:r>
      <w:r w:rsidRPr="00A84A7A">
        <w:t xml:space="preserve"> de </w:t>
      </w:r>
      <w:commentRangeStart w:id="91"/>
      <w:r w:rsidRPr="00A84A7A">
        <w:t>teste</w:t>
      </w:r>
      <w:commentRangeEnd w:id="91"/>
      <w:r w:rsidR="00237664">
        <w:rPr>
          <w:rStyle w:val="Refdecomentrio"/>
        </w:rPr>
        <w:commentReference w:id="91"/>
      </w:r>
      <w:r w:rsidRPr="00A84A7A">
        <w:t>.</w:t>
      </w:r>
    </w:p>
    <w:p w14:paraId="0A9D107F" w14:textId="3E209D9E" w:rsidR="00E74973" w:rsidRDefault="00E74973" w:rsidP="00E74973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_Ref98650273 \h </w:instrText>
      </w:r>
      <w:r>
        <w:fldChar w:fldCharType="separate"/>
      </w:r>
      <w:r w:rsidR="001A3F1F">
        <w:t xml:space="preserve">Quadro </w:t>
      </w:r>
      <w:r w:rsidR="001A3F1F">
        <w:rPr>
          <w:noProof/>
        </w:rPr>
        <w:t>2</w:t>
      </w:r>
      <w:r>
        <w:fldChar w:fldCharType="end"/>
      </w:r>
      <w:r>
        <w:t>.</w:t>
      </w:r>
    </w:p>
    <w:p w14:paraId="468E7D4D" w14:textId="5993E8D0" w:rsidR="00E74973" w:rsidRPr="007E0D87" w:rsidRDefault="00E74973" w:rsidP="00E74973">
      <w:pPr>
        <w:pStyle w:val="TF-LEGENDA"/>
      </w:pPr>
      <w:bookmarkStart w:id="92" w:name="_Ref98650273"/>
      <w:r>
        <w:t xml:space="preserve">Quadro </w:t>
      </w:r>
      <w:fldSimple w:instr=" SEQ Quadro \* ARABIC ">
        <w:r w:rsidR="00E74319">
          <w:rPr>
            <w:noProof/>
          </w:rPr>
          <w:t>2</w:t>
        </w:r>
      </w:fldSimple>
      <w:bookmarkEnd w:id="92"/>
      <w:r w:rsidRPr="007E0D87">
        <w:t xml:space="preserve"> </w:t>
      </w:r>
      <w:del w:id="93" w:author="Aurélio Faustino Hoppe" w:date="2023-05-25T21:19:00Z">
        <w:r w:rsidRPr="007E0D87" w:rsidDel="00237664">
          <w:delText>-</w:delText>
        </w:r>
      </w:del>
      <w:ins w:id="94" w:author="Aurélio Faustino Hoppe" w:date="2023-05-25T21:19:00Z">
        <w:r w:rsidR="00237664">
          <w:t>–</w:t>
        </w:r>
      </w:ins>
      <w:r w:rsidRPr="007E0D87">
        <w:t xml:space="preserve"> Cronograma</w:t>
      </w:r>
      <w:ins w:id="95" w:author="Aurélio Faustino Hoppe" w:date="2023-05-25T21:19:00Z">
        <w:r w:rsidR="00237664">
          <w:t xml:space="preserve"> de atividades a serem desenvolvidas</w:t>
        </w:r>
      </w:ins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E74973" w:rsidRPr="00EC7DEF" w14:paraId="0C7FC6F1" w14:textId="77777777" w:rsidTr="001F53A5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6369D068" w14:textId="77777777" w:rsidR="00E74973" w:rsidRPr="00EC7DEF" w:rsidRDefault="00E74973" w:rsidP="001F53A5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D6D1306" w14:textId="77777777" w:rsidR="00E74973" w:rsidRPr="00EC7DEF" w:rsidRDefault="00E74973" w:rsidP="001F53A5">
            <w:pPr>
              <w:pStyle w:val="TF-TEXTOQUADROCentralizado"/>
            </w:pPr>
            <w:r w:rsidRPr="00EC7DEF">
              <w:t>2024</w:t>
            </w:r>
          </w:p>
        </w:tc>
      </w:tr>
      <w:tr w:rsidR="00E74973" w:rsidRPr="00EC7DEF" w14:paraId="779DED36" w14:textId="77777777" w:rsidTr="001F53A5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 w:themeFill="background1" w:themeFillShade="A6"/>
          </w:tcPr>
          <w:p w14:paraId="1CFFC579" w14:textId="77777777" w:rsidR="00E74973" w:rsidRPr="00EC7DEF" w:rsidRDefault="00E74973" w:rsidP="001F53A5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 w:themeFill="background1" w:themeFillShade="A6"/>
          </w:tcPr>
          <w:p w14:paraId="1B477618" w14:textId="77777777" w:rsidR="00E74973" w:rsidRPr="00EC7DEF" w:rsidRDefault="00E74973" w:rsidP="001F53A5">
            <w:pPr>
              <w:pStyle w:val="TF-TEXTOQUADROCentralizado"/>
            </w:pPr>
            <w:commentRangeStart w:id="96"/>
            <w:r w:rsidRPr="00EC7DEF">
              <w:t>Fev</w:t>
            </w:r>
            <w:commentRangeEnd w:id="96"/>
            <w:r w:rsidR="00237664">
              <w:rPr>
                <w:rStyle w:val="Refdecomentrio"/>
              </w:rPr>
              <w:commentReference w:id="96"/>
            </w:r>
            <w:r w:rsidRPr="00EC7DEF"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1F8A46F8" w14:textId="77777777" w:rsidR="00E74973" w:rsidRPr="00EC7DEF" w:rsidRDefault="00E74973" w:rsidP="001F53A5">
            <w:pPr>
              <w:pStyle w:val="TF-TEXTOQUADROCentralizado"/>
            </w:pPr>
            <w:r w:rsidRPr="00EC7DEF">
              <w:t>Mar.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16D1602D" w14:textId="77777777" w:rsidR="00E74973" w:rsidRPr="00EC7DEF" w:rsidRDefault="00E74973" w:rsidP="001F53A5">
            <w:pPr>
              <w:pStyle w:val="TF-TEXTOQUADROCentralizado"/>
            </w:pPr>
            <w:r w:rsidRPr="00EC7DEF">
              <w:t>Abr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79636E25" w14:textId="77777777" w:rsidR="00E74973" w:rsidRPr="00EC7DEF" w:rsidRDefault="00E74973" w:rsidP="001F53A5">
            <w:pPr>
              <w:pStyle w:val="TF-TEXTOQUADROCentralizado"/>
            </w:pPr>
            <w:r w:rsidRPr="00EC7DEF">
              <w:t>Mai</w:t>
            </w:r>
          </w:p>
        </w:tc>
        <w:tc>
          <w:tcPr>
            <w:tcW w:w="573" w:type="dxa"/>
            <w:gridSpan w:val="2"/>
            <w:shd w:val="clear" w:color="auto" w:fill="A6A6A6" w:themeFill="background1" w:themeFillShade="A6"/>
          </w:tcPr>
          <w:p w14:paraId="76856C70" w14:textId="77777777" w:rsidR="00E74973" w:rsidRPr="00EC7DEF" w:rsidRDefault="00E74973" w:rsidP="001F53A5">
            <w:pPr>
              <w:pStyle w:val="TF-TEXTOQUADROCentralizado"/>
            </w:pPr>
            <w:r w:rsidRPr="00EC7DEF">
              <w:t>Jun</w:t>
            </w:r>
          </w:p>
        </w:tc>
      </w:tr>
      <w:tr w:rsidR="00E74973" w:rsidRPr="007E0D87" w14:paraId="1913D6F5" w14:textId="77777777" w:rsidTr="001F53A5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 w:themeFill="background1" w:themeFillShade="A6"/>
          </w:tcPr>
          <w:p w14:paraId="00A21972" w14:textId="77777777" w:rsidR="00E74973" w:rsidRPr="00EC7DEF" w:rsidRDefault="00E74973" w:rsidP="001F53A5">
            <w:pPr>
              <w:pStyle w:val="TF-TEXTOQUADRO"/>
            </w:pPr>
            <w:r w:rsidRPr="00EC7DEF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5B6E262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417BDBE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D6F5CC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A04970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2DF540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8266E7D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569B43B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3344154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6BB2422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466067E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</w:tr>
      <w:tr w:rsidR="00E74973" w:rsidRPr="007E0D87" w14:paraId="5EB31745" w14:textId="77777777" w:rsidTr="001F53A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92A3DE9" w14:textId="77777777" w:rsidR="00E74973" w:rsidRPr="00EC7DEF" w:rsidRDefault="00E74973" w:rsidP="001F53A5">
            <w:pPr>
              <w:pStyle w:val="TF-TEXTOQUADRO"/>
            </w:pPr>
            <w:r w:rsidRPr="00EC7DEF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495E35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540712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442B7F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9973A5" w14:textId="77777777" w:rsidR="00E74973" w:rsidRPr="007E0D87" w:rsidRDefault="00237664" w:rsidP="001F53A5">
            <w:pPr>
              <w:pStyle w:val="TF-TEXTOQUADROCentralizado"/>
            </w:pPr>
            <w:commentRangeStart w:id="97"/>
            <w:commentRangeEnd w:id="97"/>
            <w:r>
              <w:rPr>
                <w:rStyle w:val="Refdecomentrio"/>
              </w:rPr>
              <w:commentReference w:id="97"/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FF6821F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EA986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E6A48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41BC1D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DA507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14CE9D2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5B5D635E" w14:textId="77777777" w:rsidTr="001F53A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790A72F" w14:textId="689CF51A" w:rsidR="00E74973" w:rsidRPr="00EC7DEF" w:rsidRDefault="00564781" w:rsidP="001F53A5">
            <w:pPr>
              <w:pStyle w:val="TF-TEXTOQUADRO"/>
            </w:pPr>
            <w:r>
              <w:t>submissão do requerimento ao Comite de Ética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236A65E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3D33E3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A0740F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353196C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602FCB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BA66A1F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A421F73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5BD3FB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843220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27C733A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2DDC8968" w14:textId="77777777" w:rsidTr="00936D40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B9EB2F" w14:textId="6873E6A5" w:rsidR="00E74973" w:rsidRPr="00EC7DEF" w:rsidRDefault="00564781" w:rsidP="001F53A5">
            <w:pPr>
              <w:pStyle w:val="TF-TEXTOQUADRO"/>
            </w:pPr>
            <w:r>
              <w:t>coleta de imagens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F804256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7DDC6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CF1F8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5BAADC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8B685C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35E9B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32E6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8E07D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3913E6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1BD1507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77904278" w14:textId="77777777" w:rsidTr="00936D40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009028C9" w14:textId="3DF73336" w:rsidR="00E74973" w:rsidRPr="00EC7DEF" w:rsidRDefault="00564781" w:rsidP="001F53A5">
            <w:pPr>
              <w:pStyle w:val="TF-TEXTOQUADRO"/>
            </w:pPr>
            <w:r>
              <w:t>classificação de características taxonômicas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795DD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12E5F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0E062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10E1D6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58B6E4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111B26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F58D0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312D20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29CF2B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7A17A134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14:paraId="405A55B4" w14:textId="77777777" w:rsidTr="00936D40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452FC16" w14:textId="4F746CD7" w:rsidR="005A4FA0" w:rsidRPr="00EC7DEF" w:rsidRDefault="005A4FA0" w:rsidP="001F53A5">
            <w:pPr>
              <w:pStyle w:val="TF-TEXTOQUADRO"/>
            </w:pPr>
            <w:r>
              <w:t>e</w:t>
            </w:r>
            <w:r w:rsidR="00564781">
              <w:t>licitação</w:t>
            </w:r>
            <w:r>
              <w:t xml:space="preserve"> de requisitos</w:t>
            </w:r>
          </w:p>
        </w:tc>
        <w:tc>
          <w:tcPr>
            <w:tcW w:w="273" w:type="dxa"/>
          </w:tcPr>
          <w:p w14:paraId="2E9DD9FF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78C0C4CE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164B0362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56CD737C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2D42E52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101C433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BD0AC25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F68FC8F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49ADA9D4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2659067B" w14:textId="77777777" w:rsidR="00E74973" w:rsidRDefault="00E74973" w:rsidP="001F53A5">
            <w:pPr>
              <w:pStyle w:val="TF-TEXTOQUADROCentralizado"/>
            </w:pPr>
          </w:p>
        </w:tc>
      </w:tr>
      <w:tr w:rsidR="00564781" w14:paraId="677A8B9E" w14:textId="77777777" w:rsidTr="00936D40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C4BDC98" w14:textId="64E49561" w:rsidR="005A4FA0" w:rsidRPr="00EC7DEF" w:rsidRDefault="00B53A07" w:rsidP="001F53A5">
            <w:pPr>
              <w:pStyle w:val="TF-TEXTOQUADRO"/>
            </w:pPr>
            <w:r>
              <w:t>i</w:t>
            </w:r>
            <w:r w:rsidR="005A4FA0">
              <w:t>mplementação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055AB466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3C7663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A98941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A032F58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73C2DA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AB0C5C5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AA00FCC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98B016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4C22677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74A4660" w14:textId="77777777" w:rsidR="00564781" w:rsidRDefault="00564781" w:rsidP="001F53A5">
            <w:pPr>
              <w:pStyle w:val="TF-TEXTOQUADROCentralizado"/>
            </w:pPr>
          </w:p>
        </w:tc>
      </w:tr>
      <w:tr w:rsidR="00564781" w14:paraId="784476F0" w14:textId="77777777" w:rsidTr="001F53A5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1AD8238" w14:textId="0AB368EF" w:rsidR="00564781" w:rsidRPr="00EC7DEF" w:rsidRDefault="00B53A07" w:rsidP="001F53A5">
            <w:pPr>
              <w:pStyle w:val="TF-TEXTOQUADRO"/>
            </w:pPr>
            <w:r>
              <w:t>v</w:t>
            </w:r>
            <w:r w:rsidR="005A4FA0">
              <w:t>alida</w:t>
            </w:r>
            <w:r>
              <w:t>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8697615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0E3F85E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4BC07D7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8586D8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992C7BD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056B23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DEBF082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F76A06A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4F4DFA4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1348E51" w14:textId="77777777" w:rsidR="00564781" w:rsidRDefault="00564781" w:rsidP="001F53A5">
            <w:pPr>
              <w:pStyle w:val="TF-TEXTOQUADROCentralizado"/>
            </w:pPr>
          </w:p>
        </w:tc>
      </w:tr>
    </w:tbl>
    <w:p w14:paraId="6496BCFF" w14:textId="77777777" w:rsidR="00E74973" w:rsidRDefault="00E74973" w:rsidP="00E74973">
      <w:pPr>
        <w:pStyle w:val="TF-FONTE"/>
      </w:pPr>
      <w:r>
        <w:t>Fonte: elaborado pelo autor.</w:t>
      </w:r>
    </w:p>
    <w:p w14:paraId="05DD5DFA" w14:textId="77777777" w:rsidR="00E74973" w:rsidRPr="007A1883" w:rsidRDefault="00E74973" w:rsidP="00437467">
      <w:pPr>
        <w:pStyle w:val="Ttulo1"/>
      </w:pPr>
      <w:r>
        <w:t>REVISÃO BIBLIOGRÁFICA</w:t>
      </w:r>
    </w:p>
    <w:p w14:paraId="186B0369" w14:textId="540FB60F" w:rsidR="00E74973" w:rsidRDefault="00E74973" w:rsidP="00E74973">
      <w:pPr>
        <w:pStyle w:val="TF-TEXTO"/>
      </w:pPr>
      <w:r>
        <w:t xml:space="preserve">Esta seção descreve brevemente os assuntos que fundamentarão o desenvolvimento do protótipo proposto:  </w:t>
      </w:r>
      <w:r w:rsidR="00F01F1E">
        <w:t xml:space="preserve">Processamento de Imagens, </w:t>
      </w:r>
      <w:r>
        <w:t xml:space="preserve">Visão </w:t>
      </w:r>
      <w:r w:rsidR="0054233E">
        <w:t>Computacional</w:t>
      </w:r>
      <w:r>
        <w:t xml:space="preserve"> e chaves </w:t>
      </w:r>
      <w:commentRangeStart w:id="98"/>
      <w:commentRangeStart w:id="99"/>
      <w:r>
        <w:t>taxonômicas</w:t>
      </w:r>
      <w:commentRangeEnd w:id="98"/>
      <w:r w:rsidR="00237664">
        <w:rPr>
          <w:rStyle w:val="Refdecomentrio"/>
        </w:rPr>
        <w:commentReference w:id="98"/>
      </w:r>
      <w:commentRangeEnd w:id="99"/>
      <w:r w:rsidR="00237664">
        <w:rPr>
          <w:rStyle w:val="Refdecomentrio"/>
        </w:rPr>
        <w:commentReference w:id="99"/>
      </w:r>
      <w:r>
        <w:t>.</w:t>
      </w:r>
    </w:p>
    <w:p w14:paraId="5B74011E" w14:textId="50A1B6D6" w:rsidR="005A4FA0" w:rsidRDefault="00A849FE" w:rsidP="00E74973">
      <w:pPr>
        <w:pStyle w:val="TF-TEXTO"/>
      </w:pPr>
      <w:r>
        <w:rPr>
          <w:rStyle w:val="ui-provider"/>
        </w:rPr>
        <w:t>Processamento de imagens é o processo de transformar imagens coletadas em forma digital para extrair delas informações importantes. Processamento de imagens pode ser dividido em diversos escopos, como visualização, reconhecimento, restauração e reconhecimento de padrões. O processo é fundamental para que seja possível extrair das imagens as informações necessárias para seu objetivo. (SIMPLILEARN, 2021).</w:t>
      </w:r>
    </w:p>
    <w:p w14:paraId="16439E0B" w14:textId="77777777" w:rsidR="00E74973" w:rsidRDefault="00E74973" w:rsidP="00E74973">
      <w:pPr>
        <w:pStyle w:val="TF-TEXTO"/>
      </w:pPr>
      <w:r>
        <w:t>Visão Computacional é um campo da área de aprendizado de máquina que consiste na extração e identificação de informação a partir de imagens e vídeos. A visão computacional funciona de forma semelhante a visão dos seres humanos, onde é possível diferenciar objetos, calcular distâncias, identificar movimento etc. Semelhante aos seres humanos, para aprender a discernir diferentes objetos, é utilizado o processo de reconhecimento de padrões, onde o computador é treinado com milhares de imagens a identificar os conjuntos de padrões que podem estar relacionados ao objetivo que o algoritmo deseja alcançar</w:t>
      </w:r>
      <w:r w:rsidRPr="00C0793B">
        <w:t xml:space="preserve"> (MIHAJLOVIC, 2019)</w:t>
      </w:r>
      <w:r>
        <w:t>.</w:t>
      </w:r>
    </w:p>
    <w:p w14:paraId="581D6414" w14:textId="62D09CB7" w:rsidR="00E74973" w:rsidRDefault="0073489C" w:rsidP="00E74973">
      <w:pPr>
        <w:pStyle w:val="TF-TEXTO"/>
      </w:pPr>
      <w:r>
        <w:t>Chaves</w:t>
      </w:r>
      <w:r w:rsidR="00E74973">
        <w:t xml:space="preserve"> taxonômicas</w:t>
      </w:r>
      <w:r w:rsidR="00A849FE">
        <w:t xml:space="preserve">, como </w:t>
      </w:r>
      <w:r w:rsidR="006634FC">
        <w:t>apresentado</w:t>
      </w:r>
      <w:r w:rsidR="00A849FE">
        <w:t xml:space="preserve"> na </w:t>
      </w:r>
      <w:r w:rsidR="00A849FE">
        <w:fldChar w:fldCharType="begin"/>
      </w:r>
      <w:r w:rsidR="00A849FE">
        <w:instrText xml:space="preserve"> REF _Ref133597792 \h </w:instrText>
      </w:r>
      <w:r w:rsidR="00A849FE">
        <w:fldChar w:fldCharType="separate"/>
      </w:r>
      <w:r w:rsidR="00A849FE">
        <w:t xml:space="preserve">Figura </w:t>
      </w:r>
      <w:r w:rsidR="00A849FE">
        <w:rPr>
          <w:noProof/>
        </w:rPr>
        <w:t>4</w:t>
      </w:r>
      <w:r w:rsidR="00A849FE">
        <w:fldChar w:fldCharType="end"/>
      </w:r>
      <w:r w:rsidR="006634FC">
        <w:t>,</w:t>
      </w:r>
      <w:r w:rsidR="00A849FE">
        <w:t xml:space="preserve"> </w:t>
      </w:r>
      <w:r w:rsidR="00E74973">
        <w:t xml:space="preserve">são um dispositivo da biologia que consiste na criação da ferramenta que auxilia na classificação de seres vivos </w:t>
      </w:r>
      <w:r w:rsidR="00CA17BD">
        <w:t>a</w:t>
      </w:r>
      <w:r w:rsidR="00E74973">
        <w:t xml:space="preserve"> partir de características taxonômicas, isto é uma série de declarações que descrevem características morfológicas, genéticas, fisiológicas e reprodutivas do organismo a ser identificado. A categorização por meio de chaves ocorre através do processo eliminatório com base em suas características. Na identificação de serpentes</w:t>
      </w:r>
      <w:r w:rsidR="00FA22BB">
        <w:t>,</w:t>
      </w:r>
      <w:r w:rsidR="00E74973">
        <w:t xml:space="preserve"> as chaves se baseiam principalmente na contagem das fileiras de escamas encontradas ao redor do pescoço, centro do corpo e próximo a cloaca, assim como e</w:t>
      </w:r>
      <w:r w:rsidR="00E74973" w:rsidRPr="004D0BB6">
        <w:t>xame da dentição, escudos cefálicos, número de escamas ventrais e subcaudais e condição das escamas da região dorsal</w:t>
      </w:r>
      <w:r w:rsidR="00E74973">
        <w:t xml:space="preserve"> </w:t>
      </w:r>
      <w:r w:rsidR="00E74973" w:rsidRPr="000F2E5E">
        <w:t>(WALTRICK; GIASSON, 2021)</w:t>
      </w:r>
      <w:r w:rsidR="00E74973">
        <w:t xml:space="preserve">. </w:t>
      </w:r>
    </w:p>
    <w:p w14:paraId="3767ADD8" w14:textId="7D5A3117" w:rsidR="00A849FE" w:rsidRDefault="00A849FE" w:rsidP="00A849FE">
      <w:pPr>
        <w:pStyle w:val="TF-FIGURA"/>
      </w:pPr>
      <w:bookmarkStart w:id="100" w:name="_Ref133597792"/>
      <w:bookmarkStart w:id="101" w:name="_Ref133597746"/>
      <w:r>
        <w:lastRenderedPageBreak/>
        <w:t xml:space="preserve">Figura </w:t>
      </w:r>
      <w:fldSimple w:instr=" SEQ Figura \* ARABIC ">
        <w:r>
          <w:rPr>
            <w:noProof/>
          </w:rPr>
          <w:t>4</w:t>
        </w:r>
      </w:fldSimple>
      <w:bookmarkEnd w:id="100"/>
      <w:r>
        <w:t xml:space="preserve"> </w:t>
      </w:r>
      <w:bookmarkStart w:id="102" w:name="_Ref133597767"/>
      <w:r>
        <w:t xml:space="preserve">- Exemplo de Chave </w:t>
      </w:r>
      <w:commentRangeStart w:id="103"/>
      <w:r>
        <w:t>Taxonômica</w:t>
      </w:r>
      <w:bookmarkEnd w:id="101"/>
      <w:bookmarkEnd w:id="102"/>
      <w:commentRangeEnd w:id="103"/>
      <w:r w:rsidR="00237664">
        <w:rPr>
          <w:rStyle w:val="Refdecomentrio"/>
        </w:rPr>
        <w:commentReference w:id="103"/>
      </w:r>
    </w:p>
    <w:p w14:paraId="3C51B191" w14:textId="77777777" w:rsidR="00A849FE" w:rsidRDefault="00A849FE" w:rsidP="008B061E">
      <w:pPr>
        <w:pStyle w:val="TF-TEXTO"/>
        <w:keepNext/>
        <w:ind w:firstLine="0"/>
        <w:jc w:val="center"/>
      </w:pPr>
      <w:r>
        <w:rPr>
          <w:noProof/>
        </w:rPr>
        <w:drawing>
          <wp:inline distT="0" distB="0" distL="0" distR="0" wp14:anchorId="704C1EF4" wp14:editId="19D2CD7B">
            <wp:extent cx="4221480" cy="3166343"/>
            <wp:effectExtent l="19050" t="19050" r="26670" b="15240"/>
            <wp:docPr id="2" name="Imagem 2" descr="Tens a chav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ns a chave?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15" cy="3175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9A7FC" w14:textId="694914E6" w:rsidR="00E74319" w:rsidRPr="00CA17BD" w:rsidRDefault="00E74319" w:rsidP="00E74319">
      <w:pPr>
        <w:pStyle w:val="TF-FONTE"/>
        <w:rPr>
          <w:lang w:val="en-US"/>
        </w:rPr>
      </w:pPr>
      <w:r w:rsidRPr="00CA17BD">
        <w:rPr>
          <w:lang w:val="en-US"/>
        </w:rPr>
        <w:t>Fonte: (GOODWIN M. [s.d.])</w:t>
      </w:r>
    </w:p>
    <w:p w14:paraId="75ED68C8" w14:textId="77777777" w:rsidR="00E74319" w:rsidRPr="00CA17BD" w:rsidRDefault="00E74319" w:rsidP="00A849FE">
      <w:pPr>
        <w:pStyle w:val="TF-TEXTO"/>
        <w:keepNext/>
        <w:rPr>
          <w:lang w:val="en-US"/>
        </w:rPr>
      </w:pPr>
    </w:p>
    <w:p w14:paraId="4606E5C1" w14:textId="77777777" w:rsidR="00E74973" w:rsidRPr="00CA17BD" w:rsidRDefault="00E74973" w:rsidP="00E74973">
      <w:pPr>
        <w:pStyle w:val="TF-TEXTO"/>
        <w:rPr>
          <w:lang w:val="en-US"/>
        </w:rPr>
      </w:pPr>
    </w:p>
    <w:p w14:paraId="11A8FB00" w14:textId="77777777" w:rsidR="00E74973" w:rsidRPr="000E7FDB" w:rsidRDefault="00E74973" w:rsidP="00E74973">
      <w:pPr>
        <w:pStyle w:val="TF-refernciasbibliogrficasTTULO"/>
      </w:pPr>
      <w:bookmarkStart w:id="104" w:name="_Toc351015602"/>
      <w:bookmarkEnd w:id="70"/>
      <w:bookmarkEnd w:id="71"/>
      <w:bookmarkEnd w:id="72"/>
      <w:bookmarkEnd w:id="73"/>
      <w:bookmarkEnd w:id="74"/>
      <w:bookmarkEnd w:id="75"/>
      <w:bookmarkEnd w:id="76"/>
      <w:r w:rsidRPr="000E7FDB">
        <w:t>Referências</w:t>
      </w:r>
      <w:bookmarkEnd w:id="104"/>
    </w:p>
    <w:p w14:paraId="1AB1F955" w14:textId="77777777" w:rsidR="00E74973" w:rsidRPr="000E7FDB" w:rsidRDefault="00E74973" w:rsidP="005A4FA0">
      <w:pPr>
        <w:pStyle w:val="TF-REFERNCIASITEM"/>
      </w:pPr>
    </w:p>
    <w:p w14:paraId="5C9D9950" w14:textId="77777777" w:rsidR="00E74973" w:rsidRPr="00594D7A" w:rsidRDefault="00E74973" w:rsidP="00A467DE">
      <w:pPr>
        <w:pStyle w:val="TF-TEXTO"/>
        <w:ind w:firstLine="0"/>
      </w:pPr>
      <w:r w:rsidRPr="0073489C">
        <w:t xml:space="preserve">BUNTATAN. Soros. Disponível em: &lt;https://butantan.gov.br/soros&gt;. </w:t>
      </w:r>
      <w:r w:rsidRPr="00594D7A">
        <w:t xml:space="preserve">Acesso em: 24 abr. </w:t>
      </w:r>
      <w:commentRangeStart w:id="105"/>
      <w:r w:rsidRPr="00594D7A">
        <w:t>2023</w:t>
      </w:r>
      <w:commentRangeEnd w:id="105"/>
      <w:r w:rsidR="00237664">
        <w:rPr>
          <w:rStyle w:val="Refdecomentrio"/>
        </w:rPr>
        <w:commentReference w:id="105"/>
      </w:r>
      <w:r w:rsidRPr="00594D7A">
        <w:t>.</w:t>
      </w:r>
    </w:p>
    <w:p w14:paraId="2D59D8AF" w14:textId="17EB8BDB" w:rsidR="003816BB" w:rsidRPr="00CA17BD" w:rsidRDefault="003816BB" w:rsidP="00A467DE">
      <w:pPr>
        <w:pStyle w:val="TF-TEXTO"/>
        <w:ind w:firstLine="0"/>
      </w:pPr>
      <w:r w:rsidRPr="000E7FDB">
        <w:t xml:space="preserve">ESTEVAM. G. Inteligência artificial já é realidade na pecuária brasileira – @Tech. Disponível em: &lt;https://techagr.com/inteligencia-artificial-ja-e-realidade-na-pecuaria-brasileira/&gt;. </w:t>
      </w:r>
      <w:r w:rsidRPr="00CA17BD">
        <w:t>Acesso em: 27 abr. 2023.</w:t>
      </w:r>
    </w:p>
    <w:p w14:paraId="412C0B90" w14:textId="6043527A" w:rsidR="00E74319" w:rsidRPr="003816BB" w:rsidRDefault="00E74319" w:rsidP="00A467DE">
      <w:pPr>
        <w:pStyle w:val="TF-TEXTO"/>
        <w:ind w:firstLine="0"/>
        <w:rPr>
          <w:lang w:val="en-US"/>
        </w:rPr>
      </w:pPr>
      <w:r w:rsidRPr="00CA17BD">
        <w:t xml:space="preserve">Goodwin M. Tens a chave? Disponível em: &lt;https://academia.cienciaviva.pt/recursos/recurso.php?id_recurso=105&gt;. </w:t>
      </w:r>
      <w:r w:rsidRPr="00E74319">
        <w:rPr>
          <w:lang w:val="en-US"/>
        </w:rPr>
        <w:t>Acesso em: 28 abr. 2023.</w:t>
      </w:r>
    </w:p>
    <w:p w14:paraId="5F8DE1D7" w14:textId="5C9EF921" w:rsidR="00E74973" w:rsidRPr="0073489C" w:rsidRDefault="003816BB" w:rsidP="00A467DE">
      <w:pPr>
        <w:pStyle w:val="TF-TEXTO"/>
        <w:ind w:firstLine="0"/>
      </w:pPr>
      <w:r w:rsidRPr="003816BB">
        <w:rPr>
          <w:lang w:val="en-US"/>
        </w:rPr>
        <w:t>‌</w:t>
      </w:r>
      <w:r w:rsidR="00E74973" w:rsidRPr="0073489C">
        <w:rPr>
          <w:lang w:val="en-US"/>
        </w:rPr>
        <w:t xml:space="preserve">INATURALIST. Connect with Nature. [S.I.], 2023a. </w:t>
      </w:r>
      <w:r w:rsidR="00E74973" w:rsidRPr="0073489C">
        <w:t>Disponível em: &lt;https://www.inaturalist.org/&gt;. Acesso em: 17 abr. 2023.</w:t>
      </w:r>
    </w:p>
    <w:p w14:paraId="611DEE6A" w14:textId="77777777" w:rsidR="00E74973" w:rsidRPr="0073489C" w:rsidRDefault="00E74973" w:rsidP="00A467DE">
      <w:pPr>
        <w:pStyle w:val="TF-TEXTO"/>
        <w:ind w:firstLine="0"/>
        <w:rPr>
          <w:lang w:val="en-US"/>
        </w:rPr>
      </w:pPr>
      <w:r w:rsidRPr="0073489C">
        <w:t xml:space="preserve">INATURALIST. Developers. [S.I.], 2023b. Disponível em: &lt;https://www.inaturalist.org/pages/developers&gt;. </w:t>
      </w:r>
      <w:r w:rsidRPr="0073489C">
        <w:rPr>
          <w:lang w:val="en-US"/>
        </w:rPr>
        <w:t>Acesso em: 17 abr. 2023.</w:t>
      </w:r>
    </w:p>
    <w:p w14:paraId="54503545" w14:textId="77777777" w:rsidR="00E74973" w:rsidRPr="0073489C" w:rsidRDefault="00E74973" w:rsidP="00A467DE">
      <w:pPr>
        <w:pStyle w:val="TF-TEXTO"/>
        <w:ind w:firstLine="0"/>
      </w:pPr>
      <w:r w:rsidRPr="0073489C">
        <w:rPr>
          <w:lang w:val="en-US"/>
        </w:rPr>
        <w:t xml:space="preserve">MIHAJLOVIC, I. Everything You Ever Wanted To Know About Computer Vision. Here’s A Look Why It’s So Awesome. Disponível em: &lt; https://towardsdatascience.com/everything-you-ever-wanted-to-know-about-computer-vision-heres-a-look-why-it-s-so-awesome-e8a58dfb641e&gt;.‌ </w:t>
      </w:r>
      <w:r w:rsidRPr="0073489C">
        <w:t>Acesso em: 25 abr. 2023.‌</w:t>
      </w:r>
    </w:p>
    <w:p w14:paraId="24186CF6" w14:textId="77777777" w:rsidR="00E74973" w:rsidRPr="0073489C" w:rsidRDefault="00E74973" w:rsidP="00A467DE">
      <w:pPr>
        <w:pStyle w:val="TF-TEXTO"/>
        <w:ind w:firstLine="0"/>
        <w:rPr>
          <w:lang w:val="en-US"/>
        </w:rPr>
      </w:pPr>
      <w:r w:rsidRPr="0073489C">
        <w:t xml:space="preserve">OLIVEIRA, S.N. et al. Ofidismo em Santa Catarina: identificação, prevenção de acidentes e primeiros socorros. Disponível em &lt; https://repositorio.ufsc.br/bitstream/handle/123456789/208747/Ofidismo%20em%20Santa%20Catarina.pdf&gt;. </w:t>
      </w:r>
      <w:r w:rsidRPr="0073489C">
        <w:rPr>
          <w:lang w:val="en-US"/>
        </w:rPr>
        <w:t>Acesso em: 24 abr. 2023.</w:t>
      </w:r>
    </w:p>
    <w:p w14:paraId="4F0EF73F" w14:textId="77777777" w:rsidR="00E74973" w:rsidRDefault="00E74973" w:rsidP="00A467DE">
      <w:pPr>
        <w:pStyle w:val="TF-TEXTO"/>
        <w:ind w:firstLine="0"/>
        <w:rPr>
          <w:lang w:val="en-US"/>
        </w:rPr>
      </w:pPr>
      <w:r w:rsidRPr="0073489C">
        <w:rPr>
          <w:lang w:val="en-US"/>
        </w:rPr>
        <w:t>RAJABIZADEH, M.; REZGHI, M. A comparative study on image-based snake identification using machine learning. Scientific Reports, v. 11, n. 1, p. 19142, 27 set. 2021.</w:t>
      </w:r>
    </w:p>
    <w:p w14:paraId="02E60EBA" w14:textId="7041974A" w:rsidR="00A849FE" w:rsidRPr="00CA17BD" w:rsidRDefault="00A849FE" w:rsidP="00A467DE">
      <w:pPr>
        <w:pStyle w:val="TF-TEXTO"/>
        <w:ind w:firstLine="0"/>
      </w:pPr>
      <w:r w:rsidRPr="00A849FE">
        <w:rPr>
          <w:lang w:val="en-US"/>
        </w:rPr>
        <w:t xml:space="preserve">SIMPLILEARN. What Is Image Processing: Overview, Applications, Benefits, and Who Should Learn It. </w:t>
      </w:r>
      <w:r w:rsidRPr="00CA17BD">
        <w:t xml:space="preserve">Disponível em: &lt;https://www.simplilearn.com/image-processing-article&gt;. </w:t>
      </w:r>
      <w:r w:rsidRPr="0073489C">
        <w:t>Acesso em: 24 abr. 2023.</w:t>
      </w:r>
    </w:p>
    <w:p w14:paraId="0C3007C1" w14:textId="77777777" w:rsidR="00E74973" w:rsidRDefault="00E74973" w:rsidP="00A467DE">
      <w:pPr>
        <w:pStyle w:val="TF-TEXTO"/>
        <w:ind w:firstLine="0"/>
      </w:pPr>
      <w:r w:rsidRPr="0073489C">
        <w:rPr>
          <w:lang w:val="en-US"/>
        </w:rPr>
        <w:t xml:space="preserve">VAN HORN, G. et al. The iNaturalist Species Classification and Detection Dataset. </w:t>
      </w:r>
      <w:r w:rsidRPr="0073489C">
        <w:t>Disponível em: &lt;https://authors.library.caltech.edu/87114/&gt;. Acesso em: 24 abr. 2023.</w:t>
      </w:r>
    </w:p>
    <w:p w14:paraId="08D4E7D9" w14:textId="44220F9C" w:rsidR="00A849FE" w:rsidRPr="00A849FE" w:rsidRDefault="00A849FE" w:rsidP="00A467DE">
      <w:pPr>
        <w:pStyle w:val="TF-TEXTO"/>
        <w:ind w:firstLine="0"/>
        <w:rPr>
          <w:lang w:val="en-US"/>
        </w:rPr>
      </w:pPr>
      <w:r w:rsidRPr="0073489C">
        <w:rPr>
          <w:lang w:val="en-US"/>
        </w:rPr>
        <w:t>VASMATKAR, M. et al., "Snake Species Identification and Recognition," 2020 IEEE Bombay Section Signature Conference (IBSSC), Mumbai, India, 2020, pp. 1-5.</w:t>
      </w:r>
    </w:p>
    <w:p w14:paraId="29A61EC1" w14:textId="77777777" w:rsidR="00E74973" w:rsidRDefault="00E74973" w:rsidP="00A467DE">
      <w:pPr>
        <w:pStyle w:val="TF-TEXTO"/>
        <w:ind w:firstLine="0"/>
      </w:pPr>
      <w:r w:rsidRPr="0073489C">
        <w:rPr>
          <w:lang w:val="en-US"/>
        </w:rPr>
        <w:t>WALTRICK, C. S.; GIASSON, L. O. M. Taxonomic key to the snakes (Squamata: Ophidia) species of the Itajaí Valley, Santa Catarina, Brazil. </w:t>
      </w:r>
      <w:r w:rsidRPr="0073489C">
        <w:t>Papéis Avulsos de Zoologia, v. 61, p. e20216120–e20216120, 18 fev. 2021.</w:t>
      </w:r>
    </w:p>
    <w:p w14:paraId="7E977C4B" w14:textId="2169E232" w:rsidR="009800DD" w:rsidRPr="0073489C" w:rsidRDefault="009800DD" w:rsidP="00A467DE">
      <w:pPr>
        <w:pStyle w:val="TF-TEXTO"/>
        <w:ind w:firstLine="0"/>
      </w:pPr>
      <w:r w:rsidRPr="009800DD">
        <w:lastRenderedPageBreak/>
        <w:t xml:space="preserve">‌WILDLIFE AI. </w:t>
      </w:r>
      <w:r w:rsidRPr="00594D7A">
        <w:rPr>
          <w:lang w:val="en-US"/>
        </w:rPr>
        <w:t xml:space="preserve">Using artificial intelligence to accelerate wildlife conservation. </w:t>
      </w:r>
      <w:r w:rsidRPr="009800DD">
        <w:t>Disponível em: &lt;https://www.wildlife.ai/&gt;. Acesso em: 28 abr. 2023.</w:t>
      </w:r>
    </w:p>
    <w:p w14:paraId="64F688F5" w14:textId="77777777" w:rsidR="00E74973" w:rsidRPr="0073489C" w:rsidRDefault="00E74973" w:rsidP="00A467DE">
      <w:pPr>
        <w:pStyle w:val="TF-TEXTO"/>
        <w:ind w:firstLine="0"/>
      </w:pPr>
      <w:r w:rsidRPr="0073489C">
        <w:t>WORLD HEALTH ORGANIZATION. Snakebite envenoming. Disponível em: &lt;https://www.who.int/health-topics/snakebite&gt;. Acesso em: 24 abr. 2023.</w:t>
      </w:r>
    </w:p>
    <w:p w14:paraId="60F11DB5" w14:textId="77777777" w:rsidR="00E74973" w:rsidRPr="0073489C" w:rsidRDefault="00E74973" w:rsidP="00A467DE">
      <w:pPr>
        <w:pStyle w:val="TF-TEXTO"/>
        <w:ind w:firstLine="0"/>
      </w:pPr>
      <w:r w:rsidRPr="0073489C">
        <w:t>WORLD HEALTH ORGANIZATION. Snakebite envenoming. Disponível em: &lt;https://www.who.int/news-room/fact-sheets/detail/snakebite-envenoming&gt;. Acesso em: 24 abr. 2023.</w:t>
      </w:r>
    </w:p>
    <w:p w14:paraId="1D0D8884" w14:textId="77777777" w:rsidR="00E74973" w:rsidRPr="00717575" w:rsidRDefault="00E74973" w:rsidP="00A467DE">
      <w:pPr>
        <w:pStyle w:val="TF-TEXTO"/>
        <w:ind w:firstLine="0"/>
        <w:rPr>
          <w:sz w:val="18"/>
          <w:szCs w:val="18"/>
        </w:rPr>
      </w:pPr>
    </w:p>
    <w:p w14:paraId="53FD5172" w14:textId="43F6889A" w:rsidR="008D1E06" w:rsidRDefault="008D1E06">
      <w:pPr>
        <w:keepNext w:val="0"/>
        <w:keepLines w:val="0"/>
        <w:spacing w:after="160" w:line="259" w:lineRule="auto"/>
      </w:pPr>
      <w:r>
        <w:br w:type="page"/>
      </w:r>
    </w:p>
    <w:p w14:paraId="5068321D" w14:textId="77777777" w:rsidR="008D1E06" w:rsidRPr="00320BFA" w:rsidRDefault="008D1E06" w:rsidP="008D1E06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 – Pré-projeto</w:t>
      </w:r>
    </w:p>
    <w:p w14:paraId="48575B7A" w14:textId="73E6C84F" w:rsidR="008D1E06" w:rsidRDefault="008D1E06" w:rsidP="008D1E06">
      <w:pPr>
        <w:pStyle w:val="TF-xAvalLINHA"/>
      </w:pPr>
      <w:r w:rsidRPr="00320BFA">
        <w:t>Avaliador(a):</w:t>
      </w:r>
      <w:r w:rsidRPr="00320BFA">
        <w:tab/>
      </w:r>
      <w:r w:rsidR="00A430C7" w:rsidRPr="00A430C7">
        <w:rPr>
          <w:b/>
          <w:bCs/>
        </w:rPr>
        <w:t>Aurélio Faustino Hoppe</w:t>
      </w:r>
    </w:p>
    <w:p w14:paraId="5A5D2219" w14:textId="77777777" w:rsidR="008D1E06" w:rsidRPr="00C767AD" w:rsidRDefault="008D1E06" w:rsidP="008D1E06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8D1E06" w:rsidRPr="00320BFA" w14:paraId="7052EBA3" w14:textId="77777777" w:rsidTr="008E38BE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F1FD90" w14:textId="77777777" w:rsidR="008D1E06" w:rsidRPr="00320BFA" w:rsidRDefault="008D1E06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B99470A" w14:textId="77777777" w:rsidR="008D1E06" w:rsidRPr="00320BFA" w:rsidRDefault="008D1E06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24740A5" w14:textId="77777777" w:rsidR="008D1E06" w:rsidRPr="00320BFA" w:rsidRDefault="008D1E06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287D714" w14:textId="77777777" w:rsidR="008D1E06" w:rsidRPr="00320BFA" w:rsidRDefault="008D1E06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8D1E06" w:rsidRPr="00320BFA" w14:paraId="310D7738" w14:textId="77777777" w:rsidTr="008E38BE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3826B018" w14:textId="77777777" w:rsidR="008D1E06" w:rsidRPr="0000224C" w:rsidRDefault="008D1E06" w:rsidP="008E38BE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6781" w14:textId="77777777" w:rsidR="008D1E06" w:rsidRPr="00320BFA" w:rsidRDefault="008D1E06" w:rsidP="008D1E06">
            <w:pPr>
              <w:pStyle w:val="TF-xAvalITEM"/>
              <w:numPr>
                <w:ilvl w:val="0"/>
                <w:numId w:val="16"/>
              </w:numPr>
            </w:pPr>
            <w:r w:rsidRPr="00320BFA">
              <w:t>INTRODUÇÃO</w:t>
            </w:r>
          </w:p>
          <w:p w14:paraId="58159116" w14:textId="77777777" w:rsidR="008D1E06" w:rsidRPr="00320BFA" w:rsidRDefault="008D1E06" w:rsidP="008E38B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BCEEF" w14:textId="71ADA532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06" w:author="Aurélio Faustino Hoppe" w:date="2023-05-25T21:28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E8DC7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C1D4CD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57CCD65D" w14:textId="77777777" w:rsidTr="008E38BE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A36267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2F90F" w14:textId="77777777" w:rsidR="008D1E06" w:rsidRPr="00320BFA" w:rsidRDefault="008D1E06" w:rsidP="008E38B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9A72A" w14:textId="2DC01ED0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07" w:author="Aurélio Faustino Hoppe" w:date="2023-05-25T21:28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ED39E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793AAD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35B6533A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488D9E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DCC73" w14:textId="77777777" w:rsidR="008D1E06" w:rsidRPr="00320BFA" w:rsidRDefault="008D1E06" w:rsidP="008E38BE">
            <w:pPr>
              <w:pStyle w:val="TF-xAvalITEM"/>
            </w:pPr>
            <w:r w:rsidRPr="00320BFA">
              <w:t>OBJETIVOS</w:t>
            </w:r>
          </w:p>
          <w:p w14:paraId="094940C1" w14:textId="77777777" w:rsidR="008D1E06" w:rsidRPr="00320BFA" w:rsidRDefault="008D1E06" w:rsidP="008E38B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5F1F2" w14:textId="6F2BE80D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08" w:author="Aurélio Faustino Hoppe" w:date="2023-05-25T21:28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B5D8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CFECA6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7C15D9E1" w14:textId="77777777" w:rsidTr="008E38BE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EA3B761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EDFE0" w14:textId="77777777" w:rsidR="008D1E06" w:rsidRPr="00320BFA" w:rsidRDefault="008D1E06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F73D6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B9BF4" w14:textId="0772D96C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09" w:author="Aurélio Faustino Hoppe" w:date="2023-05-25T21:28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AB6DB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1574A24A" w14:textId="77777777" w:rsidTr="008E38BE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548359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FDBDA" w14:textId="77777777" w:rsidR="008D1E06" w:rsidRPr="00320BFA" w:rsidRDefault="008D1E06" w:rsidP="008E38BE">
            <w:pPr>
              <w:pStyle w:val="TF-xAvalITEM"/>
            </w:pPr>
            <w:r w:rsidRPr="00320BFA">
              <w:t>TRABALHOS CORRELATOS</w:t>
            </w:r>
          </w:p>
          <w:p w14:paraId="52E21109" w14:textId="77777777" w:rsidR="008D1E06" w:rsidRPr="00320BFA" w:rsidRDefault="008D1E06" w:rsidP="008E38B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4741D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76151" w14:textId="323AA088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0" w:author="Aurélio Faustino Hoppe" w:date="2023-05-25T21:28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BD1FA9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1D1BDF1E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682A928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026D1" w14:textId="77777777" w:rsidR="008D1E06" w:rsidRPr="00320BFA" w:rsidRDefault="008D1E06" w:rsidP="008E38BE">
            <w:pPr>
              <w:pStyle w:val="TF-xAvalITEM"/>
            </w:pPr>
            <w:r w:rsidRPr="00320BFA">
              <w:t>JUSTIFICATIVA</w:t>
            </w:r>
          </w:p>
          <w:p w14:paraId="13FDFE1D" w14:textId="77777777" w:rsidR="008D1E06" w:rsidRPr="00320BFA" w:rsidRDefault="008D1E06" w:rsidP="008E38B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5E61" w14:textId="07C3287E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1" w:author="Aurélio Faustino Hoppe" w:date="2023-05-25T21:2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3596D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1A6830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364C357E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14B481B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A1537" w14:textId="77777777" w:rsidR="008D1E06" w:rsidRPr="00320BFA" w:rsidRDefault="008D1E06" w:rsidP="008E38B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CBDEB" w14:textId="265D38D9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2" w:author="Aurélio Faustino Hoppe" w:date="2023-05-25T21:2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E992A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46D453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2E19938B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ACE53D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30D0F" w14:textId="77777777" w:rsidR="008D1E06" w:rsidRPr="00320BFA" w:rsidRDefault="008D1E06" w:rsidP="008E38B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8BF41" w14:textId="75B77794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3" w:author="Aurélio Faustino Hoppe" w:date="2023-05-25T21:2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E1367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4B3AC0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76CB79A0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3E1364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A9947" w14:textId="77777777" w:rsidR="008D1E06" w:rsidRPr="00320BFA" w:rsidRDefault="008D1E06" w:rsidP="008E38BE">
            <w:pPr>
              <w:pStyle w:val="TF-xAvalITEM"/>
            </w:pPr>
            <w:r w:rsidRPr="00320BFA">
              <w:t>REQUISITOS PRINCIPAIS DO PROBLEMA A SER TRABALHADO</w:t>
            </w:r>
          </w:p>
          <w:p w14:paraId="18570A3E" w14:textId="77777777" w:rsidR="008D1E06" w:rsidRPr="00320BFA" w:rsidRDefault="008D1E06" w:rsidP="008E38B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102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37451" w14:textId="4C7655F3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4" w:author="Aurélio Faustino Hoppe" w:date="2023-05-25T21:30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92120E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006A3FE1" w14:textId="77777777" w:rsidTr="008E38BE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05E775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D68EB" w14:textId="77777777" w:rsidR="008D1E06" w:rsidRPr="00320BFA" w:rsidRDefault="008D1E06" w:rsidP="008E38BE">
            <w:pPr>
              <w:pStyle w:val="TF-xAvalITEM"/>
            </w:pPr>
            <w:r w:rsidRPr="00320BFA">
              <w:t>METODOLOGIA</w:t>
            </w:r>
          </w:p>
          <w:p w14:paraId="23FECB20" w14:textId="77777777" w:rsidR="008D1E06" w:rsidRPr="00320BFA" w:rsidRDefault="008D1E06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3569B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E32D3" w14:textId="3B007DAB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5" w:author="Aurélio Faustino Hoppe" w:date="2023-05-25T21:29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50C389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1A5C35A1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215DCE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84AC1" w14:textId="77777777" w:rsidR="008D1E06" w:rsidRPr="00320BFA" w:rsidRDefault="008D1E06" w:rsidP="008E38B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8A5D2" w14:textId="4B0C04AD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6" w:author="Aurélio Faustino Hoppe" w:date="2023-05-25T21:30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E2100" w14:textId="2CEF7DE5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44C591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633D37B3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820ED2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F6402" w14:textId="77777777" w:rsidR="008D1E06" w:rsidRPr="00320BFA" w:rsidRDefault="008D1E06" w:rsidP="008E38BE">
            <w:pPr>
              <w:pStyle w:val="TF-xAvalITEM"/>
            </w:pPr>
            <w:r w:rsidRPr="00320BFA">
              <w:t>REVISÃO BIBLIOGRÁFICA</w:t>
            </w:r>
          </w:p>
          <w:p w14:paraId="382C72C6" w14:textId="77777777" w:rsidR="008D1E06" w:rsidRPr="00320BFA" w:rsidRDefault="008D1E06" w:rsidP="008E38B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BEBCD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1D118" w14:textId="3CA9D450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7" w:author="Aurélio Faustino Hoppe" w:date="2023-05-25T21:30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4F5359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1F750AAC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8EBAF9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4A7C059" w14:textId="77777777" w:rsidR="008D1E06" w:rsidRPr="00320BFA" w:rsidRDefault="008D1E06" w:rsidP="008E38B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28ABA4C" w14:textId="0D92D962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8" w:author="Aurélio Faustino Hoppe" w:date="2023-05-25T21:2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F19D6A5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D4C3408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6997559F" w14:textId="77777777" w:rsidTr="008E38BE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8273462" w14:textId="77777777" w:rsidR="008D1E06" w:rsidRPr="0000224C" w:rsidRDefault="008D1E06" w:rsidP="008E38B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193E1" w14:textId="77777777" w:rsidR="008D1E06" w:rsidRPr="00320BFA" w:rsidRDefault="008D1E06" w:rsidP="008E38BE">
            <w:pPr>
              <w:pStyle w:val="TF-xAvalITEM"/>
            </w:pPr>
            <w:r w:rsidRPr="00320BFA">
              <w:t>LINGUAGEM USADA (redação)</w:t>
            </w:r>
          </w:p>
          <w:p w14:paraId="1462F762" w14:textId="77777777" w:rsidR="008D1E06" w:rsidRPr="00320BFA" w:rsidRDefault="008D1E06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91982" w14:textId="1200F613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19" w:author="Aurélio Faustino Hoppe" w:date="2023-05-25T21:2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45ED3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86B340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8D1E06" w:rsidRPr="00320BFA" w14:paraId="0D6CE58A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BC9784" w14:textId="77777777" w:rsidR="008D1E06" w:rsidRPr="00320BFA" w:rsidRDefault="008D1E0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70D8C39" w14:textId="77777777" w:rsidR="008D1E06" w:rsidRPr="00320BFA" w:rsidRDefault="008D1E06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DC96EDA" w14:textId="236CB531" w:rsidR="008D1E06" w:rsidRPr="00320BFA" w:rsidRDefault="0067106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120" w:author="Aurélio Faustino Hoppe" w:date="2023-05-25T21:2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3AE7CB0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7F21719" w14:textId="77777777" w:rsidR="008D1E06" w:rsidRPr="00320BFA" w:rsidRDefault="008D1E0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5AE8F3D" w14:textId="77777777" w:rsidR="008D1E06" w:rsidRDefault="008D1E06" w:rsidP="008D1E06">
      <w:pPr>
        <w:pStyle w:val="TF-xAvalLINHA"/>
        <w:tabs>
          <w:tab w:val="left" w:leader="underscore" w:pos="6237"/>
        </w:tabs>
      </w:pPr>
    </w:p>
    <w:p w14:paraId="63E34227" w14:textId="77777777" w:rsidR="0036605A" w:rsidRPr="00E74973" w:rsidRDefault="0036605A" w:rsidP="00A467DE"/>
    <w:sectPr w:rsidR="0036605A" w:rsidRPr="00E74973" w:rsidSect="008A3072">
      <w:headerReference w:type="default" r:id="rId19"/>
      <w:footerReference w:type="even" r:id="rId20"/>
      <w:footerReference w:type="default" r:id="rId21"/>
      <w:headerReference w:type="first" r:id="rId22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Aurélio Faustino Hoppe" w:date="2023-05-25T20:23:00Z" w:initials="AFH">
    <w:p w14:paraId="44160244" w14:textId="77777777" w:rsidR="009A7A89" w:rsidRDefault="009A7A89" w:rsidP="00761023">
      <w:pPr>
        <w:pStyle w:val="Textodecomentrio"/>
      </w:pPr>
      <w:r>
        <w:rPr>
          <w:rStyle w:val="Refdecomentrio"/>
        </w:rPr>
        <w:annotationRef/>
      </w:r>
      <w:r>
        <w:t>Verificar forma de fazer referência. Acho que aqui não é o local correto</w:t>
      </w:r>
    </w:p>
  </w:comment>
  <w:comment w:id="11" w:author="Aurélio Faustino Hoppe" w:date="2023-05-25T20:24:00Z" w:initials="AFH">
    <w:p w14:paraId="531720A4" w14:textId="77777777" w:rsidR="009A7A89" w:rsidRDefault="009A7A89" w:rsidP="00001AF8">
      <w:pPr>
        <w:pStyle w:val="Textodecomentrio"/>
      </w:pPr>
      <w:r>
        <w:rPr>
          <w:rStyle w:val="Refdecomentrio"/>
        </w:rPr>
        <w:annotationRef/>
      </w:r>
      <w:r>
        <w:t>Quem disse isso?</w:t>
      </w:r>
    </w:p>
  </w:comment>
  <w:comment w:id="12" w:author="Aurélio Faustino Hoppe" w:date="2023-05-25T20:25:00Z" w:initials="AFH">
    <w:p w14:paraId="4ED44E9A" w14:textId="77777777" w:rsidR="009A7A89" w:rsidRDefault="009A7A89" w:rsidP="00170B77">
      <w:pPr>
        <w:pStyle w:val="Textodecomentrio"/>
      </w:pPr>
      <w:r>
        <w:rPr>
          <w:rStyle w:val="Refdecomentrio"/>
        </w:rPr>
        <w:annotationRef/>
      </w:r>
      <w:r>
        <w:t>Melhorar a forma de referenciar...</w:t>
      </w:r>
    </w:p>
  </w:comment>
  <w:comment w:id="14" w:author="Aurélio Faustino Hoppe" w:date="2023-05-25T20:28:00Z" w:initials="AFH">
    <w:p w14:paraId="18E8B807" w14:textId="77777777" w:rsidR="009A7A89" w:rsidRDefault="009A7A89" w:rsidP="00396E29">
      <w:pPr>
        <w:pStyle w:val="Textodecomentrio"/>
      </w:pPr>
      <w:r>
        <w:rPr>
          <w:rStyle w:val="Refdecomentrio"/>
        </w:rPr>
        <w:annotationRef/>
      </w:r>
      <w:r>
        <w:t>Início estranho</w:t>
      </w:r>
    </w:p>
  </w:comment>
  <w:comment w:id="20" w:author="Aurélio Faustino Hoppe" w:date="2023-05-25T20:31:00Z" w:initials="AFH">
    <w:p w14:paraId="7B6E3AD5" w14:textId="77777777" w:rsidR="009A7A89" w:rsidRDefault="009A7A89" w:rsidP="001950B3">
      <w:pPr>
        <w:pStyle w:val="Textodecomentrio"/>
      </w:pPr>
      <w:r>
        <w:rPr>
          <w:rStyle w:val="Refdecomentrio"/>
        </w:rPr>
        <w:annotationRef/>
      </w:r>
      <w:r>
        <w:t>Acho que esta parte não é necessária</w:t>
      </w:r>
    </w:p>
  </w:comment>
  <w:comment w:id="21" w:author="Aurélio Faustino Hoppe" w:date="2023-05-25T20:33:00Z" w:initials="AFH">
    <w:p w14:paraId="24D5BA1A" w14:textId="77777777" w:rsidR="007250CE" w:rsidRDefault="007250CE" w:rsidP="0083706A">
      <w:pPr>
        <w:pStyle w:val="Textodecomentrio"/>
      </w:pPr>
      <w:r>
        <w:rPr>
          <w:rStyle w:val="Refdecomentrio"/>
        </w:rPr>
        <w:annotationRef/>
      </w:r>
      <w:r>
        <w:t>Acho que a contextualização está OK. Porém, o link entre os paragrafos e a própria forma de fazer/usar a referências, não está boa!</w:t>
      </w:r>
    </w:p>
  </w:comment>
  <w:comment w:id="36" w:author="Aurélio Faustino Hoppe" w:date="2023-05-25T20:34:00Z" w:initials="AFH">
    <w:p w14:paraId="616A0D89" w14:textId="77777777" w:rsidR="007250CE" w:rsidRDefault="007250CE" w:rsidP="008B5F19">
      <w:pPr>
        <w:pStyle w:val="Textodecomentrio"/>
      </w:pPr>
      <w:r>
        <w:rPr>
          <w:rStyle w:val="Refdecomentrio"/>
        </w:rPr>
        <w:annotationRef/>
      </w:r>
      <w:r>
        <w:t>Estes dois itens estão mais para metodologia</w:t>
      </w:r>
    </w:p>
  </w:comment>
  <w:comment w:id="58" w:author="Aurélio Faustino Hoppe" w:date="2023-05-25T20:44:00Z" w:initials="AFH">
    <w:p w14:paraId="46B97EF9" w14:textId="77777777" w:rsidR="00187571" w:rsidRDefault="00187571" w:rsidP="00AB3EEF">
      <w:pPr>
        <w:pStyle w:val="Textodecomentrio"/>
      </w:pPr>
      <w:r>
        <w:rPr>
          <w:rStyle w:val="Refdecomentrio"/>
        </w:rPr>
        <w:annotationRef/>
      </w:r>
      <w:r>
        <w:t>Você descreveu a ferramenta. Acho que deverias focar em trabalhos que demonstram a técnica. Ao qual, está mais relacionado ao teu objetivo, ver se é possível através de análise de imagens identificar as espécies de serpentes..</w:t>
      </w:r>
    </w:p>
  </w:comment>
  <w:comment w:id="59" w:author="Aurélio Faustino Hoppe" w:date="2023-05-25T20:53:00Z" w:initials="AFH">
    <w:p w14:paraId="70AFA892" w14:textId="77777777" w:rsidR="00F4729C" w:rsidRDefault="00F4729C" w:rsidP="006A44B3">
      <w:pPr>
        <w:pStyle w:val="Textodecomentrio"/>
      </w:pPr>
      <w:r>
        <w:rPr>
          <w:rStyle w:val="Refdecomentrio"/>
        </w:rPr>
        <w:annotationRef/>
      </w:r>
      <w:r>
        <w:t>Da uma olhada na referência 13 do artigo..</w:t>
      </w:r>
    </w:p>
  </w:comment>
  <w:comment w:id="62" w:author="Aurélio Faustino Hoppe" w:date="2023-05-25T20:52:00Z" w:initials="AFH">
    <w:p w14:paraId="1DA0239B" w14:textId="069CE5ED" w:rsidR="00F4729C" w:rsidRDefault="00F4729C" w:rsidP="00DD7287">
      <w:pPr>
        <w:pStyle w:val="Textodecomentrio"/>
      </w:pPr>
      <w:r>
        <w:rPr>
          <w:rStyle w:val="Refdecomentrio"/>
        </w:rPr>
        <w:annotationRef/>
      </w:r>
      <w:r>
        <w:t>Acho que esta imagem não é relevante</w:t>
      </w:r>
    </w:p>
  </w:comment>
  <w:comment w:id="63" w:author="Aurélio Faustino Hoppe" w:date="2023-05-25T20:55:00Z" w:initials="AFH">
    <w:p w14:paraId="3077EEB4" w14:textId="77777777" w:rsidR="005258B5" w:rsidRDefault="005258B5" w:rsidP="00D8015E">
      <w:pPr>
        <w:pStyle w:val="Textodecomentrio"/>
      </w:pPr>
      <w:r>
        <w:rPr>
          <w:rStyle w:val="Refdecomentrio"/>
        </w:rPr>
        <w:annotationRef/>
      </w:r>
      <w:r>
        <w:t>No artigo tem umas imagens do percentual para uma determinada espécie</w:t>
      </w:r>
    </w:p>
  </w:comment>
  <w:comment w:id="64" w:author="Aurélio Faustino Hoppe" w:date="2023-05-25T20:56:00Z" w:initials="AFH">
    <w:p w14:paraId="7BC32968" w14:textId="77777777" w:rsidR="005258B5" w:rsidRDefault="005258B5" w:rsidP="00114AE0">
      <w:pPr>
        <w:pStyle w:val="Textodecomentrio"/>
      </w:pPr>
      <w:r>
        <w:rPr>
          <w:rStyle w:val="Refdecomentrio"/>
        </w:rPr>
        <w:annotationRef/>
      </w:r>
      <w:r>
        <w:t>Você poderia detalhar mais. Você coloca muito, fez isso e aquilo... É importante detalhar o que é</w:t>
      </w:r>
    </w:p>
  </w:comment>
  <w:comment w:id="69" w:author="Aurélio Faustino Hoppe" w:date="2023-05-25T21:02:00Z" w:initials="AFH">
    <w:p w14:paraId="040BB354" w14:textId="77777777" w:rsidR="00E31863" w:rsidRDefault="00E31863" w:rsidP="00181277">
      <w:pPr>
        <w:pStyle w:val="Textodecomentrio"/>
      </w:pPr>
      <w:r>
        <w:rPr>
          <w:rStyle w:val="Refdecomentrio"/>
        </w:rPr>
        <w:annotationRef/>
      </w:r>
      <w:r>
        <w:t>A explicação deste artigo ficou muito sucinta em relação ao original...</w:t>
      </w:r>
    </w:p>
  </w:comment>
  <w:comment w:id="84" w:author="Aurélio Faustino Hoppe" w:date="2023-05-25T21:15:00Z" w:initials="AFH">
    <w:p w14:paraId="36D4FFC6" w14:textId="77777777" w:rsidR="00833496" w:rsidRDefault="00833496" w:rsidP="009C683C">
      <w:pPr>
        <w:pStyle w:val="Textodecomentrio"/>
      </w:pPr>
      <w:r>
        <w:rPr>
          <w:rStyle w:val="Refdecomentrio"/>
        </w:rPr>
        <w:annotationRef/>
      </w:r>
      <w:r>
        <w:t>Acho que os requisitos a e d poderiam ser um só</w:t>
      </w:r>
    </w:p>
  </w:comment>
  <w:comment w:id="85" w:author="Aurélio Faustino Hoppe" w:date="2023-05-25T21:14:00Z" w:initials="AFH">
    <w:p w14:paraId="469665D0" w14:textId="5B51BE2D" w:rsidR="00833496" w:rsidRDefault="00833496" w:rsidP="005C5854">
      <w:pPr>
        <w:pStyle w:val="Textodecomentrio"/>
      </w:pPr>
      <w:r>
        <w:rPr>
          <w:rStyle w:val="Refdecomentrio"/>
        </w:rPr>
        <w:annotationRef/>
      </w:r>
      <w:r>
        <w:t>No que diz respeito a serpentes</w:t>
      </w:r>
    </w:p>
  </w:comment>
  <w:comment w:id="87" w:author="Aurélio Faustino Hoppe" w:date="2023-05-25T21:18:00Z" w:initials="AFH">
    <w:p w14:paraId="07948DD3" w14:textId="77777777" w:rsidR="00833496" w:rsidRDefault="00833496" w:rsidP="008E6ACC">
      <w:pPr>
        <w:pStyle w:val="Textodecomentrio"/>
      </w:pPr>
      <w:r>
        <w:rPr>
          <w:rStyle w:val="Refdecomentrio"/>
        </w:rPr>
        <w:annotationRef/>
      </w:r>
      <w:r>
        <w:t>Acho que tem uma etapa de seleção de alguns tipos de arquiteturas comuns... Tendo como base o que os próprios correlatos utilizaram</w:t>
      </w:r>
    </w:p>
  </w:comment>
  <w:comment w:id="88" w:author="Aurélio Faustino Hoppe" w:date="2023-05-25T21:17:00Z" w:initials="AFH">
    <w:p w14:paraId="3BF5B3C3" w14:textId="6AE0C096" w:rsidR="00833496" w:rsidRDefault="00833496" w:rsidP="00C52447">
      <w:pPr>
        <w:pStyle w:val="Textodecomentrio"/>
      </w:pPr>
      <w:r>
        <w:rPr>
          <w:rStyle w:val="Refdecomentrio"/>
        </w:rPr>
        <w:annotationRef/>
      </w:r>
      <w:r>
        <w:t>Nem todas as características citadas irão ser utilizadas pelo teu modelo... Você fará isso através de imagens...</w:t>
      </w:r>
    </w:p>
  </w:comment>
  <w:comment w:id="89" w:author="Aurélio Faustino Hoppe" w:date="2023-05-25T21:20:00Z" w:initials="AFH">
    <w:p w14:paraId="14B0D67F" w14:textId="77777777" w:rsidR="00237664" w:rsidRDefault="00237664" w:rsidP="0083221E">
      <w:pPr>
        <w:pStyle w:val="Textodecomentrio"/>
      </w:pPr>
      <w:r>
        <w:rPr>
          <w:rStyle w:val="Refdecomentrio"/>
        </w:rPr>
        <w:annotationRef/>
      </w:r>
      <w:r>
        <w:t>Aqui também pode ter um contexto de rotulação</w:t>
      </w:r>
    </w:p>
  </w:comment>
  <w:comment w:id="90" w:author="Aurélio Faustino Hoppe" w:date="2023-05-25T21:16:00Z" w:initials="AFH">
    <w:p w14:paraId="7E33B626" w14:textId="12BDC892" w:rsidR="00833496" w:rsidRDefault="00833496" w:rsidP="0014152B">
      <w:pPr>
        <w:pStyle w:val="Textodecomentrio"/>
      </w:pPr>
      <w:r>
        <w:rPr>
          <w:rStyle w:val="Refdecomentrio"/>
        </w:rPr>
        <w:annotationRef/>
      </w:r>
      <w:r>
        <w:t>Está fora de contexto</w:t>
      </w:r>
    </w:p>
  </w:comment>
  <w:comment w:id="91" w:author="Aurélio Faustino Hoppe" w:date="2023-05-25T21:20:00Z" w:initials="AFH">
    <w:p w14:paraId="6BCC413F" w14:textId="77777777" w:rsidR="00237664" w:rsidRDefault="00237664" w:rsidP="00131591">
      <w:pPr>
        <w:pStyle w:val="Textodecomentrio"/>
      </w:pPr>
      <w:r>
        <w:rPr>
          <w:rStyle w:val="Refdecomentrio"/>
        </w:rPr>
        <w:annotationRef/>
      </w:r>
      <w:r>
        <w:t xml:space="preserve">Acho que aqui também entra o especialista </w:t>
      </w:r>
    </w:p>
  </w:comment>
  <w:comment w:id="96" w:author="Aurélio Faustino Hoppe" w:date="2023-05-25T21:19:00Z" w:initials="AFH">
    <w:p w14:paraId="670F8B27" w14:textId="1CA143E5" w:rsidR="00237664" w:rsidRDefault="00237664" w:rsidP="001B778E">
      <w:pPr>
        <w:pStyle w:val="Textodecomentrio"/>
      </w:pPr>
      <w:r>
        <w:rPr>
          <w:rStyle w:val="Refdecomentrio"/>
        </w:rPr>
        <w:annotationRef/>
      </w:r>
      <w:r>
        <w:t xml:space="preserve">Iniciais em Minúsculo </w:t>
      </w:r>
    </w:p>
  </w:comment>
  <w:comment w:id="97" w:author="Aurélio Faustino Hoppe" w:date="2023-05-25T21:19:00Z" w:initials="AFH">
    <w:p w14:paraId="1A1AF869" w14:textId="440873A6" w:rsidR="00237664" w:rsidRDefault="00237664" w:rsidP="00A5630D">
      <w:pPr>
        <w:pStyle w:val="Textodecomentrio"/>
      </w:pPr>
      <w:r>
        <w:rPr>
          <w:rStyle w:val="Refdecomentrio"/>
        </w:rPr>
        <w:annotationRef/>
      </w:r>
      <w:r>
        <w:t>Faz um deslocamento dos cinzas em uma casa...</w:t>
      </w:r>
    </w:p>
  </w:comment>
  <w:comment w:id="98" w:author="Aurélio Faustino Hoppe" w:date="2023-05-25T21:23:00Z" w:initials="AFH">
    <w:p w14:paraId="53CCAD6D" w14:textId="77777777" w:rsidR="00237664" w:rsidRDefault="00237664" w:rsidP="000A5BAF">
      <w:pPr>
        <w:pStyle w:val="Textodecomentrio"/>
      </w:pPr>
      <w:r>
        <w:rPr>
          <w:rStyle w:val="Refdecomentrio"/>
        </w:rPr>
        <w:annotationRef/>
      </w:r>
      <w:r>
        <w:t>Uhm... Talvez aqui você só precisa escrever sobre (i) chaves taxonômicas das espécies de serpentes; (ii) reconhecimento de padrões, que englobaria processamento de imagens, visão e aprendizado..</w:t>
      </w:r>
    </w:p>
  </w:comment>
  <w:comment w:id="99" w:author="Aurélio Faustino Hoppe" w:date="2023-05-25T21:27:00Z" w:initials="AFH">
    <w:p w14:paraId="787DE24F" w14:textId="77777777" w:rsidR="00237664" w:rsidRDefault="00237664" w:rsidP="00A52ED8">
      <w:pPr>
        <w:pStyle w:val="Textodecomentrio"/>
      </w:pPr>
      <w:r>
        <w:rPr>
          <w:rStyle w:val="Refdecomentrio"/>
        </w:rPr>
        <w:annotationRef/>
      </w:r>
      <w:r>
        <w:t>Neste artigo (referência 13 do segundo trabalho)</w:t>
      </w:r>
      <w:r>
        <w:br/>
      </w:r>
      <w:hyperlink r:id="rId1" w:history="1">
        <w:r w:rsidRPr="00A52ED8">
          <w:rPr>
            <w:rStyle w:val="Hyperlink"/>
          </w:rPr>
          <w:t>https://hcis-journal.springeropen.com/articles/10.1186/s13673-014-0003-0</w:t>
        </w:r>
      </w:hyperlink>
      <w:r>
        <w:br/>
      </w:r>
      <w:r>
        <w:br/>
        <w:t>na figura 1, existe uma ideia para colocar aqui para explicar as características. Acredito que o Luiz (coorientador) tem isso</w:t>
      </w:r>
    </w:p>
  </w:comment>
  <w:comment w:id="103" w:author="Aurélio Faustino Hoppe" w:date="2023-05-25T21:23:00Z" w:initials="AFH">
    <w:p w14:paraId="2326CD1B" w14:textId="11F1D9A7" w:rsidR="00237664" w:rsidRDefault="00237664" w:rsidP="00E24535">
      <w:pPr>
        <w:pStyle w:val="Textodecomentrio"/>
      </w:pPr>
      <w:r>
        <w:rPr>
          <w:rStyle w:val="Refdecomentrio"/>
        </w:rPr>
        <w:annotationRef/>
      </w:r>
      <w:r>
        <w:t>Figura desconexa...</w:t>
      </w:r>
    </w:p>
  </w:comment>
  <w:comment w:id="105" w:author="Aurélio Faustino Hoppe" w:date="2023-05-25T21:27:00Z" w:initials="AFH">
    <w:p w14:paraId="33D1B48B" w14:textId="77777777" w:rsidR="00237664" w:rsidRDefault="00237664" w:rsidP="00131C77">
      <w:pPr>
        <w:pStyle w:val="Textodecomentrio"/>
      </w:pPr>
      <w:r>
        <w:rPr>
          <w:rStyle w:val="Refdecomentrio"/>
        </w:rPr>
        <w:annotationRef/>
      </w:r>
      <w:r>
        <w:t>Reveja a formatação..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4160244" w15:done="0"/>
  <w15:commentEx w15:paraId="531720A4" w15:done="0"/>
  <w15:commentEx w15:paraId="4ED44E9A" w15:done="0"/>
  <w15:commentEx w15:paraId="18E8B807" w15:done="0"/>
  <w15:commentEx w15:paraId="7B6E3AD5" w15:done="0"/>
  <w15:commentEx w15:paraId="24D5BA1A" w15:done="0"/>
  <w15:commentEx w15:paraId="616A0D89" w15:done="0"/>
  <w15:commentEx w15:paraId="46B97EF9" w15:done="0"/>
  <w15:commentEx w15:paraId="70AFA892" w15:done="0"/>
  <w15:commentEx w15:paraId="1DA0239B" w15:done="0"/>
  <w15:commentEx w15:paraId="3077EEB4" w15:done="0"/>
  <w15:commentEx w15:paraId="7BC32968" w15:done="0"/>
  <w15:commentEx w15:paraId="040BB354" w15:done="0"/>
  <w15:commentEx w15:paraId="36D4FFC6" w15:done="0"/>
  <w15:commentEx w15:paraId="469665D0" w15:done="0"/>
  <w15:commentEx w15:paraId="07948DD3" w15:done="0"/>
  <w15:commentEx w15:paraId="3BF5B3C3" w15:done="0"/>
  <w15:commentEx w15:paraId="14B0D67F" w15:paraIdParent="3BF5B3C3" w15:done="0"/>
  <w15:commentEx w15:paraId="7E33B626" w15:done="0"/>
  <w15:commentEx w15:paraId="6BCC413F" w15:done="0"/>
  <w15:commentEx w15:paraId="670F8B27" w15:done="0"/>
  <w15:commentEx w15:paraId="1A1AF869" w15:done="0"/>
  <w15:commentEx w15:paraId="53CCAD6D" w15:done="0"/>
  <w15:commentEx w15:paraId="787DE24F" w15:done="0"/>
  <w15:commentEx w15:paraId="2326CD1B" w15:done="0"/>
  <w15:commentEx w15:paraId="33D1B48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1A423C" w16cex:dateUtc="2023-05-25T23:23:00Z"/>
  <w16cex:commentExtensible w16cex:durableId="281A4276" w16cex:dateUtc="2023-05-25T23:24:00Z"/>
  <w16cex:commentExtensible w16cex:durableId="281A42CF" w16cex:dateUtc="2023-05-25T23:25:00Z"/>
  <w16cex:commentExtensible w16cex:durableId="281A4365" w16cex:dateUtc="2023-05-25T23:28:00Z"/>
  <w16cex:commentExtensible w16cex:durableId="281A4433" w16cex:dateUtc="2023-05-25T23:31:00Z"/>
  <w16cex:commentExtensible w16cex:durableId="281A448F" w16cex:dateUtc="2023-05-25T23:33:00Z"/>
  <w16cex:commentExtensible w16cex:durableId="281A44F0" w16cex:dateUtc="2023-05-25T23:34:00Z"/>
  <w16cex:commentExtensible w16cex:durableId="281A4734" w16cex:dateUtc="2023-05-25T23:44:00Z"/>
  <w16cex:commentExtensible w16cex:durableId="281A4944" w16cex:dateUtc="2023-05-25T23:53:00Z"/>
  <w16cex:commentExtensible w16cex:durableId="281A4925" w16cex:dateUtc="2023-05-25T23:52:00Z"/>
  <w16cex:commentExtensible w16cex:durableId="281A49AF" w16cex:dateUtc="2023-05-25T23:55:00Z"/>
  <w16cex:commentExtensible w16cex:durableId="281A4A15" w16cex:dateUtc="2023-05-25T23:56:00Z"/>
  <w16cex:commentExtensible w16cex:durableId="281A4B69" w16cex:dateUtc="2023-05-26T00:02:00Z"/>
  <w16cex:commentExtensible w16cex:durableId="281A4E5C" w16cex:dateUtc="2023-05-26T00:15:00Z"/>
  <w16cex:commentExtensible w16cex:durableId="281A4E34" w16cex:dateUtc="2023-05-26T00:14:00Z"/>
  <w16cex:commentExtensible w16cex:durableId="281A4F25" w16cex:dateUtc="2023-05-26T00:18:00Z"/>
  <w16cex:commentExtensible w16cex:durableId="281A4EEC" w16cex:dateUtc="2023-05-26T00:17:00Z"/>
  <w16cex:commentExtensible w16cex:durableId="281A4FAE" w16cex:dateUtc="2023-05-26T00:20:00Z"/>
  <w16cex:commentExtensible w16cex:durableId="281A4EAF" w16cex:dateUtc="2023-05-26T00:16:00Z"/>
  <w16cex:commentExtensible w16cex:durableId="281A4F91" w16cex:dateUtc="2023-05-26T00:20:00Z"/>
  <w16cex:commentExtensible w16cex:durableId="281A4F63" w16cex:dateUtc="2023-05-26T00:19:00Z"/>
  <w16cex:commentExtensible w16cex:durableId="281A4F4F" w16cex:dateUtc="2023-05-26T00:19:00Z"/>
  <w16cex:commentExtensible w16cex:durableId="281A5040" w16cex:dateUtc="2023-05-26T00:23:00Z"/>
  <w16cex:commentExtensible w16cex:durableId="281A513E" w16cex:dateUtc="2023-05-26T00:27:00Z"/>
  <w16cex:commentExtensible w16cex:durableId="281A5059" w16cex:dateUtc="2023-05-26T00:23:00Z"/>
  <w16cex:commentExtensible w16cex:durableId="281A515E" w16cex:dateUtc="2023-05-26T00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4160244" w16cid:durableId="281A423C"/>
  <w16cid:commentId w16cid:paraId="531720A4" w16cid:durableId="281A4276"/>
  <w16cid:commentId w16cid:paraId="4ED44E9A" w16cid:durableId="281A42CF"/>
  <w16cid:commentId w16cid:paraId="18E8B807" w16cid:durableId="281A4365"/>
  <w16cid:commentId w16cid:paraId="7B6E3AD5" w16cid:durableId="281A4433"/>
  <w16cid:commentId w16cid:paraId="24D5BA1A" w16cid:durableId="281A448F"/>
  <w16cid:commentId w16cid:paraId="616A0D89" w16cid:durableId="281A44F0"/>
  <w16cid:commentId w16cid:paraId="46B97EF9" w16cid:durableId="281A4734"/>
  <w16cid:commentId w16cid:paraId="70AFA892" w16cid:durableId="281A4944"/>
  <w16cid:commentId w16cid:paraId="1DA0239B" w16cid:durableId="281A4925"/>
  <w16cid:commentId w16cid:paraId="3077EEB4" w16cid:durableId="281A49AF"/>
  <w16cid:commentId w16cid:paraId="7BC32968" w16cid:durableId="281A4A15"/>
  <w16cid:commentId w16cid:paraId="040BB354" w16cid:durableId="281A4B69"/>
  <w16cid:commentId w16cid:paraId="36D4FFC6" w16cid:durableId="281A4E5C"/>
  <w16cid:commentId w16cid:paraId="469665D0" w16cid:durableId="281A4E34"/>
  <w16cid:commentId w16cid:paraId="07948DD3" w16cid:durableId="281A4F25"/>
  <w16cid:commentId w16cid:paraId="3BF5B3C3" w16cid:durableId="281A4EEC"/>
  <w16cid:commentId w16cid:paraId="14B0D67F" w16cid:durableId="281A4FAE"/>
  <w16cid:commentId w16cid:paraId="7E33B626" w16cid:durableId="281A4EAF"/>
  <w16cid:commentId w16cid:paraId="6BCC413F" w16cid:durableId="281A4F91"/>
  <w16cid:commentId w16cid:paraId="670F8B27" w16cid:durableId="281A4F63"/>
  <w16cid:commentId w16cid:paraId="1A1AF869" w16cid:durableId="281A4F4F"/>
  <w16cid:commentId w16cid:paraId="53CCAD6D" w16cid:durableId="281A5040"/>
  <w16cid:commentId w16cid:paraId="787DE24F" w16cid:durableId="281A513E"/>
  <w16cid:commentId w16cid:paraId="2326CD1B" w16cid:durableId="281A5059"/>
  <w16cid:commentId w16cid:paraId="33D1B48B" w16cid:durableId="281A515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0C9B3" w14:textId="77777777" w:rsidR="008373F0" w:rsidRDefault="008373F0">
      <w:r>
        <w:separator/>
      </w:r>
    </w:p>
  </w:endnote>
  <w:endnote w:type="continuationSeparator" w:id="0">
    <w:p w14:paraId="34A24237" w14:textId="77777777" w:rsidR="008373F0" w:rsidRDefault="00837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CA1F0" w14:textId="77777777" w:rsidR="00347AC5" w:rsidRDefault="00795450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B3D2377" w14:textId="77777777" w:rsidR="00347AC5" w:rsidRDefault="00000000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009A0" w14:textId="77777777" w:rsidR="00347AC5" w:rsidRDefault="00795450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75CE0661" w14:textId="77777777" w:rsidR="00347AC5" w:rsidRDefault="00000000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DE66F" w14:textId="77777777" w:rsidR="008373F0" w:rsidRDefault="008373F0">
      <w:r>
        <w:separator/>
      </w:r>
    </w:p>
  </w:footnote>
  <w:footnote w:type="continuationSeparator" w:id="0">
    <w:p w14:paraId="48DD608E" w14:textId="77777777" w:rsidR="008373F0" w:rsidRDefault="008373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17CD1" w14:textId="77777777" w:rsidR="00320BFA" w:rsidRDefault="00000000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82EAF2C" w14:textId="77777777" w:rsidTr="006746CA">
      <w:tc>
        <w:tcPr>
          <w:tcW w:w="3227" w:type="dxa"/>
          <w:shd w:val="clear" w:color="auto" w:fill="auto"/>
        </w:tcPr>
        <w:p w14:paraId="1C26ED13" w14:textId="77777777" w:rsidR="00320BFA" w:rsidRDefault="00795450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1C61BDF5" w14:textId="77777777" w:rsidR="00320BFA" w:rsidRDefault="00795450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6CC1217D" w14:textId="77777777" w:rsidR="00320BFA" w:rsidRDefault="00000000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2030114" w14:textId="77777777" w:rsidR="00320BFA" w:rsidRDefault="000000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08864ABC"/>
    <w:lvl w:ilvl="0">
      <w:start w:val="1"/>
      <w:numFmt w:val="decimal"/>
      <w:pStyle w:val="Ttulo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F4FA231"/>
    <w:multiLevelType w:val="hybridMultilevel"/>
    <w:tmpl w:val="FFFFFFFF"/>
    <w:lvl w:ilvl="0" w:tplc="A0E4F514">
      <w:numFmt w:val="none"/>
      <w:lvlText w:val=""/>
      <w:lvlJc w:val="left"/>
      <w:pPr>
        <w:tabs>
          <w:tab w:val="num" w:pos="360"/>
        </w:tabs>
      </w:pPr>
    </w:lvl>
    <w:lvl w:ilvl="1" w:tplc="BA527D10">
      <w:start w:val="1"/>
      <w:numFmt w:val="lowerLetter"/>
      <w:lvlText w:val="%2."/>
      <w:lvlJc w:val="left"/>
      <w:pPr>
        <w:ind w:left="1440" w:hanging="360"/>
      </w:pPr>
    </w:lvl>
    <w:lvl w:ilvl="2" w:tplc="6FA6A38E">
      <w:start w:val="1"/>
      <w:numFmt w:val="lowerRoman"/>
      <w:lvlText w:val="%3."/>
      <w:lvlJc w:val="right"/>
      <w:pPr>
        <w:ind w:left="2160" w:hanging="180"/>
      </w:pPr>
    </w:lvl>
    <w:lvl w:ilvl="3" w:tplc="0B82DC8E">
      <w:start w:val="1"/>
      <w:numFmt w:val="decimal"/>
      <w:lvlText w:val="%4."/>
      <w:lvlJc w:val="left"/>
      <w:pPr>
        <w:ind w:left="2880" w:hanging="360"/>
      </w:pPr>
    </w:lvl>
    <w:lvl w:ilvl="4" w:tplc="F078AC36">
      <w:start w:val="1"/>
      <w:numFmt w:val="lowerLetter"/>
      <w:lvlText w:val="%5."/>
      <w:lvlJc w:val="left"/>
      <w:pPr>
        <w:ind w:left="3600" w:hanging="360"/>
      </w:pPr>
    </w:lvl>
    <w:lvl w:ilvl="5" w:tplc="11DC7D50">
      <w:start w:val="1"/>
      <w:numFmt w:val="lowerRoman"/>
      <w:lvlText w:val="%6."/>
      <w:lvlJc w:val="right"/>
      <w:pPr>
        <w:ind w:left="4320" w:hanging="180"/>
      </w:pPr>
    </w:lvl>
    <w:lvl w:ilvl="6" w:tplc="C29202B6">
      <w:start w:val="1"/>
      <w:numFmt w:val="decimal"/>
      <w:lvlText w:val="%7."/>
      <w:lvlJc w:val="left"/>
      <w:pPr>
        <w:ind w:left="5040" w:hanging="360"/>
      </w:pPr>
    </w:lvl>
    <w:lvl w:ilvl="7" w:tplc="4E6293F2">
      <w:start w:val="1"/>
      <w:numFmt w:val="lowerLetter"/>
      <w:lvlText w:val="%8."/>
      <w:lvlJc w:val="left"/>
      <w:pPr>
        <w:ind w:left="5760" w:hanging="360"/>
      </w:pPr>
    </w:lvl>
    <w:lvl w:ilvl="8" w:tplc="3744731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28485"/>
    <w:multiLevelType w:val="hybridMultilevel"/>
    <w:tmpl w:val="FFFFFFFF"/>
    <w:lvl w:ilvl="0" w:tplc="257451D0">
      <w:numFmt w:val="none"/>
      <w:lvlText w:val=""/>
      <w:lvlJc w:val="left"/>
      <w:pPr>
        <w:tabs>
          <w:tab w:val="num" w:pos="360"/>
        </w:tabs>
      </w:pPr>
    </w:lvl>
    <w:lvl w:ilvl="1" w:tplc="FFECBBE0">
      <w:start w:val="1"/>
      <w:numFmt w:val="lowerLetter"/>
      <w:lvlText w:val="%2."/>
      <w:lvlJc w:val="left"/>
      <w:pPr>
        <w:ind w:left="1440" w:hanging="360"/>
      </w:pPr>
    </w:lvl>
    <w:lvl w:ilvl="2" w:tplc="F7426942">
      <w:start w:val="1"/>
      <w:numFmt w:val="lowerRoman"/>
      <w:lvlText w:val="%3."/>
      <w:lvlJc w:val="right"/>
      <w:pPr>
        <w:ind w:left="2160" w:hanging="180"/>
      </w:pPr>
    </w:lvl>
    <w:lvl w:ilvl="3" w:tplc="6B4A556A">
      <w:start w:val="1"/>
      <w:numFmt w:val="decimal"/>
      <w:lvlText w:val="%4."/>
      <w:lvlJc w:val="left"/>
      <w:pPr>
        <w:ind w:left="2880" w:hanging="360"/>
      </w:pPr>
    </w:lvl>
    <w:lvl w:ilvl="4" w:tplc="5B4AAF64">
      <w:start w:val="1"/>
      <w:numFmt w:val="lowerLetter"/>
      <w:lvlText w:val="%5."/>
      <w:lvlJc w:val="left"/>
      <w:pPr>
        <w:ind w:left="3600" w:hanging="360"/>
      </w:pPr>
    </w:lvl>
    <w:lvl w:ilvl="5" w:tplc="2E4EE1AC">
      <w:start w:val="1"/>
      <w:numFmt w:val="lowerRoman"/>
      <w:lvlText w:val="%6."/>
      <w:lvlJc w:val="right"/>
      <w:pPr>
        <w:ind w:left="4320" w:hanging="180"/>
      </w:pPr>
    </w:lvl>
    <w:lvl w:ilvl="6" w:tplc="433A80FE">
      <w:start w:val="1"/>
      <w:numFmt w:val="decimal"/>
      <w:lvlText w:val="%7."/>
      <w:lvlJc w:val="left"/>
      <w:pPr>
        <w:ind w:left="5040" w:hanging="360"/>
      </w:pPr>
    </w:lvl>
    <w:lvl w:ilvl="7" w:tplc="01CA059E">
      <w:start w:val="1"/>
      <w:numFmt w:val="lowerLetter"/>
      <w:lvlText w:val="%8."/>
      <w:lvlJc w:val="left"/>
      <w:pPr>
        <w:ind w:left="5760" w:hanging="360"/>
      </w:pPr>
    </w:lvl>
    <w:lvl w:ilvl="8" w:tplc="F03019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1186E"/>
    <w:multiLevelType w:val="hybridMultilevel"/>
    <w:tmpl w:val="7706871C"/>
    <w:lvl w:ilvl="0" w:tplc="B5F2A04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B0559"/>
    <w:multiLevelType w:val="hybridMultilevel"/>
    <w:tmpl w:val="FFFFFFFF"/>
    <w:lvl w:ilvl="0" w:tplc="08342BFC">
      <w:numFmt w:val="none"/>
      <w:lvlText w:val=""/>
      <w:lvlJc w:val="left"/>
      <w:pPr>
        <w:tabs>
          <w:tab w:val="num" w:pos="360"/>
        </w:tabs>
      </w:pPr>
    </w:lvl>
    <w:lvl w:ilvl="1" w:tplc="CB120338">
      <w:start w:val="1"/>
      <w:numFmt w:val="lowerLetter"/>
      <w:lvlText w:val="%2."/>
      <w:lvlJc w:val="left"/>
      <w:pPr>
        <w:ind w:left="1440" w:hanging="360"/>
      </w:pPr>
    </w:lvl>
    <w:lvl w:ilvl="2" w:tplc="C302A4AC">
      <w:start w:val="1"/>
      <w:numFmt w:val="lowerRoman"/>
      <w:lvlText w:val="%3."/>
      <w:lvlJc w:val="right"/>
      <w:pPr>
        <w:ind w:left="2160" w:hanging="180"/>
      </w:pPr>
    </w:lvl>
    <w:lvl w:ilvl="3" w:tplc="D4FC80BC">
      <w:start w:val="1"/>
      <w:numFmt w:val="decimal"/>
      <w:lvlText w:val="%4."/>
      <w:lvlJc w:val="left"/>
      <w:pPr>
        <w:ind w:left="2880" w:hanging="360"/>
      </w:pPr>
    </w:lvl>
    <w:lvl w:ilvl="4" w:tplc="3E745CE2">
      <w:start w:val="1"/>
      <w:numFmt w:val="lowerLetter"/>
      <w:lvlText w:val="%5."/>
      <w:lvlJc w:val="left"/>
      <w:pPr>
        <w:ind w:left="3600" w:hanging="360"/>
      </w:pPr>
    </w:lvl>
    <w:lvl w:ilvl="5" w:tplc="DA684EAE">
      <w:start w:val="1"/>
      <w:numFmt w:val="lowerRoman"/>
      <w:lvlText w:val="%6."/>
      <w:lvlJc w:val="right"/>
      <w:pPr>
        <w:ind w:left="4320" w:hanging="180"/>
      </w:pPr>
    </w:lvl>
    <w:lvl w:ilvl="6" w:tplc="CBAC37FE">
      <w:start w:val="1"/>
      <w:numFmt w:val="decimal"/>
      <w:lvlText w:val="%7."/>
      <w:lvlJc w:val="left"/>
      <w:pPr>
        <w:ind w:left="5040" w:hanging="360"/>
      </w:pPr>
    </w:lvl>
    <w:lvl w:ilvl="7" w:tplc="5D3645B0">
      <w:start w:val="1"/>
      <w:numFmt w:val="lowerLetter"/>
      <w:lvlText w:val="%8."/>
      <w:lvlJc w:val="left"/>
      <w:pPr>
        <w:ind w:left="5760" w:hanging="360"/>
      </w:pPr>
    </w:lvl>
    <w:lvl w:ilvl="8" w:tplc="C0BA46E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2ACA4"/>
    <w:multiLevelType w:val="hybridMultilevel"/>
    <w:tmpl w:val="FFFFFFFF"/>
    <w:lvl w:ilvl="0" w:tplc="0A1889EA">
      <w:numFmt w:val="none"/>
      <w:lvlText w:val=""/>
      <w:lvlJc w:val="left"/>
      <w:pPr>
        <w:tabs>
          <w:tab w:val="num" w:pos="360"/>
        </w:tabs>
      </w:pPr>
    </w:lvl>
    <w:lvl w:ilvl="1" w:tplc="7564E144">
      <w:start w:val="1"/>
      <w:numFmt w:val="lowerLetter"/>
      <w:lvlText w:val="%2."/>
      <w:lvlJc w:val="left"/>
      <w:pPr>
        <w:ind w:left="1440" w:hanging="360"/>
      </w:pPr>
    </w:lvl>
    <w:lvl w:ilvl="2" w:tplc="6C36B568">
      <w:start w:val="1"/>
      <w:numFmt w:val="lowerRoman"/>
      <w:lvlText w:val="%3."/>
      <w:lvlJc w:val="right"/>
      <w:pPr>
        <w:ind w:left="2160" w:hanging="180"/>
      </w:pPr>
    </w:lvl>
    <w:lvl w:ilvl="3" w:tplc="C4F69ABE">
      <w:start w:val="1"/>
      <w:numFmt w:val="decimal"/>
      <w:lvlText w:val="%4."/>
      <w:lvlJc w:val="left"/>
      <w:pPr>
        <w:ind w:left="2880" w:hanging="360"/>
      </w:pPr>
    </w:lvl>
    <w:lvl w:ilvl="4" w:tplc="D48800F4">
      <w:start w:val="1"/>
      <w:numFmt w:val="lowerLetter"/>
      <w:lvlText w:val="%5."/>
      <w:lvlJc w:val="left"/>
      <w:pPr>
        <w:ind w:left="3600" w:hanging="360"/>
      </w:pPr>
    </w:lvl>
    <w:lvl w:ilvl="5" w:tplc="D2C0A914">
      <w:start w:val="1"/>
      <w:numFmt w:val="lowerRoman"/>
      <w:lvlText w:val="%6."/>
      <w:lvlJc w:val="right"/>
      <w:pPr>
        <w:ind w:left="4320" w:hanging="180"/>
      </w:pPr>
    </w:lvl>
    <w:lvl w:ilvl="6" w:tplc="F2A677B4">
      <w:start w:val="1"/>
      <w:numFmt w:val="decimal"/>
      <w:lvlText w:val="%7."/>
      <w:lvlJc w:val="left"/>
      <w:pPr>
        <w:ind w:left="5040" w:hanging="360"/>
      </w:pPr>
    </w:lvl>
    <w:lvl w:ilvl="7" w:tplc="D85A7CBA">
      <w:start w:val="1"/>
      <w:numFmt w:val="lowerLetter"/>
      <w:lvlText w:val="%8."/>
      <w:lvlJc w:val="left"/>
      <w:pPr>
        <w:ind w:left="5760" w:hanging="360"/>
      </w:pPr>
    </w:lvl>
    <w:lvl w:ilvl="8" w:tplc="60DA255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32ACB"/>
    <w:multiLevelType w:val="hybridMultilevel"/>
    <w:tmpl w:val="FFFFFFFF"/>
    <w:lvl w:ilvl="0" w:tplc="04D01D7E">
      <w:numFmt w:val="none"/>
      <w:lvlText w:val=""/>
      <w:lvlJc w:val="left"/>
      <w:pPr>
        <w:tabs>
          <w:tab w:val="num" w:pos="360"/>
        </w:tabs>
      </w:pPr>
    </w:lvl>
    <w:lvl w:ilvl="1" w:tplc="C83C3626">
      <w:start w:val="1"/>
      <w:numFmt w:val="lowerLetter"/>
      <w:lvlText w:val="%2."/>
      <w:lvlJc w:val="left"/>
      <w:pPr>
        <w:ind w:left="1440" w:hanging="360"/>
      </w:pPr>
    </w:lvl>
    <w:lvl w:ilvl="2" w:tplc="D152AD98">
      <w:start w:val="1"/>
      <w:numFmt w:val="lowerRoman"/>
      <w:lvlText w:val="%3."/>
      <w:lvlJc w:val="right"/>
      <w:pPr>
        <w:ind w:left="2160" w:hanging="180"/>
      </w:pPr>
    </w:lvl>
    <w:lvl w:ilvl="3" w:tplc="19681D24">
      <w:start w:val="1"/>
      <w:numFmt w:val="decimal"/>
      <w:lvlText w:val="%4."/>
      <w:lvlJc w:val="left"/>
      <w:pPr>
        <w:ind w:left="2880" w:hanging="360"/>
      </w:pPr>
    </w:lvl>
    <w:lvl w:ilvl="4" w:tplc="54EEB44A">
      <w:start w:val="1"/>
      <w:numFmt w:val="lowerLetter"/>
      <w:lvlText w:val="%5."/>
      <w:lvlJc w:val="left"/>
      <w:pPr>
        <w:ind w:left="3600" w:hanging="360"/>
      </w:pPr>
    </w:lvl>
    <w:lvl w:ilvl="5" w:tplc="F2D8DC78">
      <w:start w:val="1"/>
      <w:numFmt w:val="lowerRoman"/>
      <w:lvlText w:val="%6."/>
      <w:lvlJc w:val="right"/>
      <w:pPr>
        <w:ind w:left="4320" w:hanging="180"/>
      </w:pPr>
    </w:lvl>
    <w:lvl w:ilvl="6" w:tplc="860622CC">
      <w:start w:val="1"/>
      <w:numFmt w:val="decimal"/>
      <w:lvlText w:val="%7."/>
      <w:lvlJc w:val="left"/>
      <w:pPr>
        <w:ind w:left="5040" w:hanging="360"/>
      </w:pPr>
    </w:lvl>
    <w:lvl w:ilvl="7" w:tplc="300EFA98">
      <w:start w:val="1"/>
      <w:numFmt w:val="lowerLetter"/>
      <w:lvlText w:val="%8."/>
      <w:lvlJc w:val="left"/>
      <w:pPr>
        <w:ind w:left="5760" w:hanging="360"/>
      </w:pPr>
    </w:lvl>
    <w:lvl w:ilvl="8" w:tplc="3D9E2C3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D793FB7"/>
    <w:multiLevelType w:val="hybridMultilevel"/>
    <w:tmpl w:val="FFFFFFFF"/>
    <w:lvl w:ilvl="0" w:tplc="B51808DE">
      <w:numFmt w:val="none"/>
      <w:lvlText w:val=""/>
      <w:lvlJc w:val="left"/>
      <w:pPr>
        <w:tabs>
          <w:tab w:val="num" w:pos="360"/>
        </w:tabs>
      </w:pPr>
    </w:lvl>
    <w:lvl w:ilvl="1" w:tplc="9594F9B2">
      <w:start w:val="1"/>
      <w:numFmt w:val="lowerLetter"/>
      <w:lvlText w:val="%2."/>
      <w:lvlJc w:val="left"/>
      <w:pPr>
        <w:ind w:left="1440" w:hanging="360"/>
      </w:pPr>
    </w:lvl>
    <w:lvl w:ilvl="2" w:tplc="C3DEA028">
      <w:start w:val="1"/>
      <w:numFmt w:val="lowerRoman"/>
      <w:lvlText w:val="%3."/>
      <w:lvlJc w:val="right"/>
      <w:pPr>
        <w:ind w:left="2160" w:hanging="180"/>
      </w:pPr>
    </w:lvl>
    <w:lvl w:ilvl="3" w:tplc="8E54C0A8">
      <w:start w:val="1"/>
      <w:numFmt w:val="decimal"/>
      <w:lvlText w:val="%4."/>
      <w:lvlJc w:val="left"/>
      <w:pPr>
        <w:ind w:left="2880" w:hanging="360"/>
      </w:pPr>
    </w:lvl>
    <w:lvl w:ilvl="4" w:tplc="A17A3246">
      <w:start w:val="1"/>
      <w:numFmt w:val="lowerLetter"/>
      <w:lvlText w:val="%5."/>
      <w:lvlJc w:val="left"/>
      <w:pPr>
        <w:ind w:left="3600" w:hanging="360"/>
      </w:pPr>
    </w:lvl>
    <w:lvl w:ilvl="5" w:tplc="2700740C">
      <w:start w:val="1"/>
      <w:numFmt w:val="lowerRoman"/>
      <w:lvlText w:val="%6."/>
      <w:lvlJc w:val="right"/>
      <w:pPr>
        <w:ind w:left="4320" w:hanging="180"/>
      </w:pPr>
    </w:lvl>
    <w:lvl w:ilvl="6" w:tplc="7724FD3E">
      <w:start w:val="1"/>
      <w:numFmt w:val="decimal"/>
      <w:lvlText w:val="%7."/>
      <w:lvlJc w:val="left"/>
      <w:pPr>
        <w:ind w:left="5040" w:hanging="360"/>
      </w:pPr>
    </w:lvl>
    <w:lvl w:ilvl="7" w:tplc="C9EE5652">
      <w:start w:val="1"/>
      <w:numFmt w:val="lowerLetter"/>
      <w:lvlText w:val="%8."/>
      <w:lvlJc w:val="left"/>
      <w:pPr>
        <w:ind w:left="5760" w:hanging="360"/>
      </w:pPr>
    </w:lvl>
    <w:lvl w:ilvl="8" w:tplc="D952B15A">
      <w:start w:val="1"/>
      <w:numFmt w:val="lowerRoman"/>
      <w:lvlText w:val="%9."/>
      <w:lvlJc w:val="right"/>
      <w:pPr>
        <w:ind w:left="6480" w:hanging="180"/>
      </w:pPr>
    </w:lvl>
  </w:abstractNum>
  <w:num w:numId="1" w16cid:durableId="326055170">
    <w:abstractNumId w:val="0"/>
  </w:num>
  <w:num w:numId="2" w16cid:durableId="1009870882">
    <w:abstractNumId w:val="1"/>
  </w:num>
  <w:num w:numId="3" w16cid:durableId="14897835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507457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1536496">
    <w:abstractNumId w:val="7"/>
  </w:num>
  <w:num w:numId="6" w16cid:durableId="2036728438">
    <w:abstractNumId w:val="3"/>
  </w:num>
  <w:num w:numId="7" w16cid:durableId="164591584">
    <w:abstractNumId w:val="2"/>
  </w:num>
  <w:num w:numId="8" w16cid:durableId="697120419">
    <w:abstractNumId w:val="5"/>
  </w:num>
  <w:num w:numId="9" w16cid:durableId="1136876907">
    <w:abstractNumId w:val="6"/>
  </w:num>
  <w:num w:numId="10" w16cid:durableId="628435561">
    <w:abstractNumId w:val="9"/>
  </w:num>
  <w:num w:numId="11" w16cid:durableId="15813288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03445789">
    <w:abstractNumId w:val="4"/>
  </w:num>
  <w:num w:numId="13" w16cid:durableId="8019242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360632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44321728">
    <w:abstractNumId w:val="8"/>
  </w:num>
  <w:num w:numId="16" w16cid:durableId="6044454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urélio Faustino Hoppe">
    <w15:presenceInfo w15:providerId="AD" w15:userId="S::aureliof@furb.br::7fa29875-e2ce-409a-8bd5-623e40e889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1FF"/>
    <w:rsid w:val="00003D73"/>
    <w:rsid w:val="0001713C"/>
    <w:rsid w:val="00020688"/>
    <w:rsid w:val="0002455C"/>
    <w:rsid w:val="00026D35"/>
    <w:rsid w:val="00026EBC"/>
    <w:rsid w:val="00027795"/>
    <w:rsid w:val="00032902"/>
    <w:rsid w:val="00045E7F"/>
    <w:rsid w:val="000468D3"/>
    <w:rsid w:val="0006294E"/>
    <w:rsid w:val="00084B0F"/>
    <w:rsid w:val="000879A6"/>
    <w:rsid w:val="00087FDE"/>
    <w:rsid w:val="000B4B87"/>
    <w:rsid w:val="000C02D9"/>
    <w:rsid w:val="000C40E1"/>
    <w:rsid w:val="000E266B"/>
    <w:rsid w:val="000E3C6D"/>
    <w:rsid w:val="000E7FDB"/>
    <w:rsid w:val="00120900"/>
    <w:rsid w:val="001218B5"/>
    <w:rsid w:val="00126669"/>
    <w:rsid w:val="001313BF"/>
    <w:rsid w:val="00151C7B"/>
    <w:rsid w:val="00151F9B"/>
    <w:rsid w:val="00155F41"/>
    <w:rsid w:val="0016213C"/>
    <w:rsid w:val="00162EFE"/>
    <w:rsid w:val="00164800"/>
    <w:rsid w:val="001650CA"/>
    <w:rsid w:val="00167288"/>
    <w:rsid w:val="00176997"/>
    <w:rsid w:val="00187571"/>
    <w:rsid w:val="001A3F1F"/>
    <w:rsid w:val="001C7ABF"/>
    <w:rsid w:val="001D7B79"/>
    <w:rsid w:val="00202AB1"/>
    <w:rsid w:val="002145E1"/>
    <w:rsid w:val="00215BC6"/>
    <w:rsid w:val="00217292"/>
    <w:rsid w:val="0022173A"/>
    <w:rsid w:val="00222D5E"/>
    <w:rsid w:val="00226E44"/>
    <w:rsid w:val="0023038E"/>
    <w:rsid w:val="00232B69"/>
    <w:rsid w:val="002336C3"/>
    <w:rsid w:val="00237664"/>
    <w:rsid w:val="00244359"/>
    <w:rsid w:val="00261A34"/>
    <w:rsid w:val="00264FF0"/>
    <w:rsid w:val="002669EE"/>
    <w:rsid w:val="002738D9"/>
    <w:rsid w:val="0028011B"/>
    <w:rsid w:val="002B08A6"/>
    <w:rsid w:val="002C24A7"/>
    <w:rsid w:val="002D2FA4"/>
    <w:rsid w:val="002D4633"/>
    <w:rsid w:val="002D6CEE"/>
    <w:rsid w:val="0030058F"/>
    <w:rsid w:val="003028D6"/>
    <w:rsid w:val="00303AE1"/>
    <w:rsid w:val="003071E8"/>
    <w:rsid w:val="00315253"/>
    <w:rsid w:val="0032384D"/>
    <w:rsid w:val="00331F7B"/>
    <w:rsid w:val="003330F4"/>
    <w:rsid w:val="003351F1"/>
    <w:rsid w:val="00336333"/>
    <w:rsid w:val="00337ACB"/>
    <w:rsid w:val="00360D2A"/>
    <w:rsid w:val="003652E0"/>
    <w:rsid w:val="0036605A"/>
    <w:rsid w:val="00370E20"/>
    <w:rsid w:val="003816BB"/>
    <w:rsid w:val="003A0C60"/>
    <w:rsid w:val="003A2A2B"/>
    <w:rsid w:val="003A7852"/>
    <w:rsid w:val="003C23A9"/>
    <w:rsid w:val="003C72F5"/>
    <w:rsid w:val="003D584F"/>
    <w:rsid w:val="003F00F8"/>
    <w:rsid w:val="003F1CF3"/>
    <w:rsid w:val="003F5377"/>
    <w:rsid w:val="003F5806"/>
    <w:rsid w:val="00402EEA"/>
    <w:rsid w:val="0040485B"/>
    <w:rsid w:val="004058D0"/>
    <w:rsid w:val="00406EEA"/>
    <w:rsid w:val="00420B1C"/>
    <w:rsid w:val="00421D5C"/>
    <w:rsid w:val="0042338B"/>
    <w:rsid w:val="00426290"/>
    <w:rsid w:val="00431406"/>
    <w:rsid w:val="00437467"/>
    <w:rsid w:val="0043768D"/>
    <w:rsid w:val="004522C3"/>
    <w:rsid w:val="00453256"/>
    <w:rsid w:val="00472E39"/>
    <w:rsid w:val="0048429F"/>
    <w:rsid w:val="004A4D72"/>
    <w:rsid w:val="004A6DB7"/>
    <w:rsid w:val="004A6E53"/>
    <w:rsid w:val="004C08A5"/>
    <w:rsid w:val="004C18E3"/>
    <w:rsid w:val="004C2909"/>
    <w:rsid w:val="004C49BC"/>
    <w:rsid w:val="004D131B"/>
    <w:rsid w:val="004D2668"/>
    <w:rsid w:val="004D36FE"/>
    <w:rsid w:val="004D6B68"/>
    <w:rsid w:val="004D794D"/>
    <w:rsid w:val="004E37E1"/>
    <w:rsid w:val="004E4A40"/>
    <w:rsid w:val="005111C9"/>
    <w:rsid w:val="00511383"/>
    <w:rsid w:val="00524F71"/>
    <w:rsid w:val="005258B5"/>
    <w:rsid w:val="00531EF0"/>
    <w:rsid w:val="00541A4E"/>
    <w:rsid w:val="0054233E"/>
    <w:rsid w:val="00564781"/>
    <w:rsid w:val="005708E2"/>
    <w:rsid w:val="00594D7A"/>
    <w:rsid w:val="005A0493"/>
    <w:rsid w:val="005A1B59"/>
    <w:rsid w:val="005A4FA0"/>
    <w:rsid w:val="005B4A21"/>
    <w:rsid w:val="005B5E31"/>
    <w:rsid w:val="005C2895"/>
    <w:rsid w:val="005C7414"/>
    <w:rsid w:val="005D250A"/>
    <w:rsid w:val="005D6BD8"/>
    <w:rsid w:val="00634A3C"/>
    <w:rsid w:val="00635B02"/>
    <w:rsid w:val="00652757"/>
    <w:rsid w:val="00653894"/>
    <w:rsid w:val="006634FC"/>
    <w:rsid w:val="00664377"/>
    <w:rsid w:val="0067106E"/>
    <w:rsid w:val="006766A1"/>
    <w:rsid w:val="006812C0"/>
    <w:rsid w:val="006B4A71"/>
    <w:rsid w:val="006B7526"/>
    <w:rsid w:val="006D3022"/>
    <w:rsid w:val="006D5881"/>
    <w:rsid w:val="006E318E"/>
    <w:rsid w:val="00715ABB"/>
    <w:rsid w:val="007250CE"/>
    <w:rsid w:val="007271A4"/>
    <w:rsid w:val="007300EA"/>
    <w:rsid w:val="007346AC"/>
    <w:rsid w:val="0073489C"/>
    <w:rsid w:val="00742AF9"/>
    <w:rsid w:val="007438DD"/>
    <w:rsid w:val="00754231"/>
    <w:rsid w:val="007544B7"/>
    <w:rsid w:val="00756944"/>
    <w:rsid w:val="0076363E"/>
    <w:rsid w:val="00787C9C"/>
    <w:rsid w:val="00795450"/>
    <w:rsid w:val="007A428D"/>
    <w:rsid w:val="007C1C98"/>
    <w:rsid w:val="007C5222"/>
    <w:rsid w:val="007C6586"/>
    <w:rsid w:val="007D13D4"/>
    <w:rsid w:val="007D256D"/>
    <w:rsid w:val="007D7FB1"/>
    <w:rsid w:val="00806A37"/>
    <w:rsid w:val="008103DD"/>
    <w:rsid w:val="00811455"/>
    <w:rsid w:val="00823D5B"/>
    <w:rsid w:val="0083242B"/>
    <w:rsid w:val="00833496"/>
    <w:rsid w:val="00835170"/>
    <w:rsid w:val="0083701D"/>
    <w:rsid w:val="008373F0"/>
    <w:rsid w:val="008641B8"/>
    <w:rsid w:val="00866B4D"/>
    <w:rsid w:val="008746B9"/>
    <w:rsid w:val="0087700A"/>
    <w:rsid w:val="00886786"/>
    <w:rsid w:val="008B061E"/>
    <w:rsid w:val="008B3E0C"/>
    <w:rsid w:val="008D094F"/>
    <w:rsid w:val="008D1D92"/>
    <w:rsid w:val="008D1E06"/>
    <w:rsid w:val="00915721"/>
    <w:rsid w:val="0092312B"/>
    <w:rsid w:val="00936D40"/>
    <w:rsid w:val="009656B7"/>
    <w:rsid w:val="009800DD"/>
    <w:rsid w:val="00987EC0"/>
    <w:rsid w:val="009A7A89"/>
    <w:rsid w:val="009C3135"/>
    <w:rsid w:val="009D0A3A"/>
    <w:rsid w:val="009D18AB"/>
    <w:rsid w:val="009D1F57"/>
    <w:rsid w:val="009D3BC7"/>
    <w:rsid w:val="009E19C6"/>
    <w:rsid w:val="009E22D4"/>
    <w:rsid w:val="009E2B6C"/>
    <w:rsid w:val="009E49AC"/>
    <w:rsid w:val="00A16F2B"/>
    <w:rsid w:val="00A247BF"/>
    <w:rsid w:val="00A30D49"/>
    <w:rsid w:val="00A30DC0"/>
    <w:rsid w:val="00A430C7"/>
    <w:rsid w:val="00A467DE"/>
    <w:rsid w:val="00A67D09"/>
    <w:rsid w:val="00A71568"/>
    <w:rsid w:val="00A7528C"/>
    <w:rsid w:val="00A8107D"/>
    <w:rsid w:val="00A849FE"/>
    <w:rsid w:val="00A95290"/>
    <w:rsid w:val="00AC12C4"/>
    <w:rsid w:val="00AC14AD"/>
    <w:rsid w:val="00AC6E67"/>
    <w:rsid w:val="00AC70C1"/>
    <w:rsid w:val="00AD47DE"/>
    <w:rsid w:val="00AD6250"/>
    <w:rsid w:val="00AE3C59"/>
    <w:rsid w:val="00AE3F34"/>
    <w:rsid w:val="00AE7BEE"/>
    <w:rsid w:val="00AF5EDD"/>
    <w:rsid w:val="00AF5F62"/>
    <w:rsid w:val="00B104EB"/>
    <w:rsid w:val="00B124F0"/>
    <w:rsid w:val="00B1773D"/>
    <w:rsid w:val="00B24E4D"/>
    <w:rsid w:val="00B505CC"/>
    <w:rsid w:val="00B53A07"/>
    <w:rsid w:val="00B55DEE"/>
    <w:rsid w:val="00B6220E"/>
    <w:rsid w:val="00B8365D"/>
    <w:rsid w:val="00B841B7"/>
    <w:rsid w:val="00B8738C"/>
    <w:rsid w:val="00B92C1D"/>
    <w:rsid w:val="00BA4D21"/>
    <w:rsid w:val="00BF006A"/>
    <w:rsid w:val="00BF2509"/>
    <w:rsid w:val="00BF2A3F"/>
    <w:rsid w:val="00BF58C3"/>
    <w:rsid w:val="00BF5CE9"/>
    <w:rsid w:val="00C01B2B"/>
    <w:rsid w:val="00C15961"/>
    <w:rsid w:val="00C16068"/>
    <w:rsid w:val="00C34C0C"/>
    <w:rsid w:val="00C50F5A"/>
    <w:rsid w:val="00C51589"/>
    <w:rsid w:val="00C56929"/>
    <w:rsid w:val="00C56B31"/>
    <w:rsid w:val="00C61C87"/>
    <w:rsid w:val="00C66755"/>
    <w:rsid w:val="00C66F35"/>
    <w:rsid w:val="00C8636A"/>
    <w:rsid w:val="00CA17BD"/>
    <w:rsid w:val="00CB1858"/>
    <w:rsid w:val="00CB6C3E"/>
    <w:rsid w:val="00CC5380"/>
    <w:rsid w:val="00CE70E8"/>
    <w:rsid w:val="00D013D2"/>
    <w:rsid w:val="00D05608"/>
    <w:rsid w:val="00D058EB"/>
    <w:rsid w:val="00D225DD"/>
    <w:rsid w:val="00D245BF"/>
    <w:rsid w:val="00D36F0C"/>
    <w:rsid w:val="00D43FB1"/>
    <w:rsid w:val="00D44E80"/>
    <w:rsid w:val="00D53966"/>
    <w:rsid w:val="00D5505C"/>
    <w:rsid w:val="00D62AA8"/>
    <w:rsid w:val="00D7046B"/>
    <w:rsid w:val="00D80FD2"/>
    <w:rsid w:val="00D936AC"/>
    <w:rsid w:val="00D959BF"/>
    <w:rsid w:val="00DD37C6"/>
    <w:rsid w:val="00DE0B87"/>
    <w:rsid w:val="00DE1B10"/>
    <w:rsid w:val="00DE3C2F"/>
    <w:rsid w:val="00DE3E86"/>
    <w:rsid w:val="00DF590C"/>
    <w:rsid w:val="00E012FC"/>
    <w:rsid w:val="00E0590C"/>
    <w:rsid w:val="00E1445D"/>
    <w:rsid w:val="00E25DD9"/>
    <w:rsid w:val="00E31863"/>
    <w:rsid w:val="00E44BC3"/>
    <w:rsid w:val="00E50934"/>
    <w:rsid w:val="00E51526"/>
    <w:rsid w:val="00E551CD"/>
    <w:rsid w:val="00E60C33"/>
    <w:rsid w:val="00E74319"/>
    <w:rsid w:val="00E74973"/>
    <w:rsid w:val="00E81A98"/>
    <w:rsid w:val="00E82118"/>
    <w:rsid w:val="00E86374"/>
    <w:rsid w:val="00E90F66"/>
    <w:rsid w:val="00EA3AFD"/>
    <w:rsid w:val="00EC61D5"/>
    <w:rsid w:val="00EC7A28"/>
    <w:rsid w:val="00ED0943"/>
    <w:rsid w:val="00ED12FC"/>
    <w:rsid w:val="00ED2228"/>
    <w:rsid w:val="00F01F1E"/>
    <w:rsid w:val="00F06A5B"/>
    <w:rsid w:val="00F23D2A"/>
    <w:rsid w:val="00F31759"/>
    <w:rsid w:val="00F41879"/>
    <w:rsid w:val="00F4729C"/>
    <w:rsid w:val="00F531FF"/>
    <w:rsid w:val="00F537A6"/>
    <w:rsid w:val="00F65634"/>
    <w:rsid w:val="00F672D7"/>
    <w:rsid w:val="00F76E0B"/>
    <w:rsid w:val="00F82BF4"/>
    <w:rsid w:val="00F91B88"/>
    <w:rsid w:val="00F956D2"/>
    <w:rsid w:val="00FA22BB"/>
    <w:rsid w:val="00FD0B12"/>
    <w:rsid w:val="00FD77D8"/>
    <w:rsid w:val="00FE05E8"/>
    <w:rsid w:val="00FE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BD3F8"/>
  <w15:chartTrackingRefBased/>
  <w15:docId w15:val="{D4C0701A-60B6-4D33-86E6-A817BF464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531FF"/>
    <w:pPr>
      <w:keepNext/>
      <w:keepLine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437467"/>
    <w:pPr>
      <w:numPr>
        <w:numId w:val="1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237664"/>
    <w:pPr>
      <w:keepNext/>
      <w:keepLines/>
      <w:numPr>
        <w:ilvl w:val="1"/>
        <w:numId w:val="1"/>
      </w:numPr>
      <w:spacing w:before="120" w:after="120" w:line="240" w:lineRule="auto"/>
      <w:jc w:val="both"/>
      <w:outlineLvl w:val="1"/>
      <w:pPrChange w:id="0" w:author="Aurélio Faustino Hoppe" w:date="2023-05-25T21:24:00Z">
        <w:pPr>
          <w:keepNext/>
          <w:keepLines/>
          <w:numPr>
            <w:ilvl w:val="1"/>
            <w:numId w:val="1"/>
          </w:numPr>
          <w:spacing w:before="120" w:after="120"/>
          <w:jc w:val="both"/>
          <w:outlineLvl w:val="1"/>
        </w:pPr>
      </w:pPrChange>
    </w:pPr>
    <w:rPr>
      <w:rFonts w:ascii="Times New Roman" w:eastAsia="Times New Roman" w:hAnsi="Times New Roman" w:cs="Times New Roman"/>
      <w:caps/>
      <w:color w:val="000000"/>
      <w:kern w:val="0"/>
      <w:sz w:val="20"/>
      <w:szCs w:val="20"/>
      <w:lang w:eastAsia="pt-BR"/>
      <w14:ligatures w14:val="none"/>
      <w:rPrChange w:id="0" w:author="Aurélio Faustino Hoppe" w:date="2023-05-25T21:24:00Z">
        <w:rPr>
          <w:caps/>
          <w:color w:val="000000"/>
          <w:lang w:val="pt-BR" w:eastAsia="pt-BR" w:bidi="ar-SA"/>
        </w:rPr>
      </w:rPrChange>
    </w:rPr>
  </w:style>
  <w:style w:type="paragraph" w:styleId="Ttulo3">
    <w:name w:val="heading 3"/>
    <w:aliases w:val="TF-TÍTULO 3"/>
    <w:next w:val="TF-TEXTO"/>
    <w:link w:val="Ttulo3Char"/>
    <w:autoRedefine/>
    <w:qFormat/>
    <w:rsid w:val="00F531FF"/>
    <w:pPr>
      <w:keepNext/>
      <w:keepLines/>
      <w:numPr>
        <w:ilvl w:val="2"/>
        <w:numId w:val="1"/>
      </w:numPr>
      <w:spacing w:before="240" w:after="0" w:line="360" w:lineRule="auto"/>
      <w:jc w:val="both"/>
      <w:outlineLvl w:val="2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4">
    <w:name w:val="heading 4"/>
    <w:aliases w:val="TF-TÍTULO 4"/>
    <w:next w:val="TF-TEXTO"/>
    <w:link w:val="Ttulo4Char"/>
    <w:autoRedefine/>
    <w:qFormat/>
    <w:rsid w:val="00F531FF"/>
    <w:pPr>
      <w:keepNext/>
      <w:keepLines/>
      <w:numPr>
        <w:ilvl w:val="3"/>
        <w:numId w:val="1"/>
      </w:numPr>
      <w:spacing w:before="240" w:after="0" w:line="360" w:lineRule="auto"/>
      <w:jc w:val="both"/>
      <w:outlineLvl w:val="3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5">
    <w:name w:val="heading 5"/>
    <w:aliases w:val="TF-TÍTULO 5"/>
    <w:next w:val="TF-TEXTO"/>
    <w:link w:val="Ttulo5Char"/>
    <w:autoRedefine/>
    <w:qFormat/>
    <w:rsid w:val="00F531FF"/>
    <w:pPr>
      <w:keepNext/>
      <w:keepLines/>
      <w:numPr>
        <w:ilvl w:val="4"/>
        <w:numId w:val="1"/>
      </w:numPr>
      <w:spacing w:before="240" w:after="0" w:line="360" w:lineRule="auto"/>
      <w:jc w:val="both"/>
      <w:outlineLvl w:val="4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6">
    <w:name w:val="heading 6"/>
    <w:next w:val="TF-TEXTO"/>
    <w:link w:val="Ttulo6Char"/>
    <w:autoRedefine/>
    <w:qFormat/>
    <w:rsid w:val="00F531FF"/>
    <w:pPr>
      <w:keepNext/>
      <w:numPr>
        <w:ilvl w:val="5"/>
        <w:numId w:val="1"/>
      </w:numPr>
      <w:spacing w:before="360" w:after="240" w:line="240" w:lineRule="auto"/>
      <w:jc w:val="both"/>
      <w:outlineLvl w:val="5"/>
    </w:pPr>
    <w:rPr>
      <w:rFonts w:ascii="Times New Roman" w:eastAsia="Times New Roman" w:hAnsi="Times New Roman" w:cs="Times New Roman"/>
      <w:noProof/>
      <w:color w:val="000000"/>
      <w:kern w:val="0"/>
      <w:sz w:val="24"/>
      <w:szCs w:val="20"/>
      <w:lang w:eastAsia="pt-BR"/>
      <w14:ligatures w14:val="none"/>
    </w:rPr>
  </w:style>
  <w:style w:type="paragraph" w:styleId="Ttulo7">
    <w:name w:val="heading 7"/>
    <w:next w:val="TF-TEXTO"/>
    <w:link w:val="Ttulo7Char"/>
    <w:autoRedefine/>
    <w:qFormat/>
    <w:rsid w:val="00F531FF"/>
    <w:pPr>
      <w:keepNext/>
      <w:numPr>
        <w:ilvl w:val="6"/>
        <w:numId w:val="1"/>
      </w:numPr>
      <w:spacing w:before="360" w:after="240" w:line="240" w:lineRule="auto"/>
      <w:jc w:val="both"/>
      <w:outlineLvl w:val="6"/>
    </w:pPr>
    <w:rPr>
      <w:rFonts w:ascii="Times" w:eastAsia="Times New Roman" w:hAnsi="Times" w:cs="Times New Roman"/>
      <w:kern w:val="0"/>
      <w:sz w:val="24"/>
      <w:szCs w:val="20"/>
      <w:lang w:eastAsia="pt-BR"/>
      <w14:ligatures w14:val="none"/>
    </w:rPr>
  </w:style>
  <w:style w:type="paragraph" w:styleId="Ttulo8">
    <w:name w:val="heading 8"/>
    <w:next w:val="TF-TEXTO"/>
    <w:link w:val="Ttulo8Char"/>
    <w:autoRedefine/>
    <w:qFormat/>
    <w:rsid w:val="00F531FF"/>
    <w:pPr>
      <w:keepNext/>
      <w:numPr>
        <w:ilvl w:val="7"/>
        <w:numId w:val="1"/>
      </w:numPr>
      <w:spacing w:before="360" w:after="240" w:line="240" w:lineRule="auto"/>
      <w:jc w:val="both"/>
      <w:outlineLvl w:val="7"/>
    </w:pPr>
    <w:rPr>
      <w:rFonts w:ascii="Times" w:eastAsia="Times New Roman" w:hAnsi="Times" w:cs="Times New Roman"/>
      <w:color w:val="000000"/>
      <w:kern w:val="0"/>
      <w:sz w:val="24"/>
      <w:szCs w:val="20"/>
      <w:lang w:eastAsia="pt-BR"/>
      <w14:ligatures w14:val="none"/>
    </w:rPr>
  </w:style>
  <w:style w:type="paragraph" w:styleId="Ttulo9">
    <w:name w:val="heading 9"/>
    <w:next w:val="TF-TEXTO"/>
    <w:link w:val="Ttulo9Char"/>
    <w:qFormat/>
    <w:rsid w:val="00F531FF"/>
    <w:pPr>
      <w:keepNext/>
      <w:numPr>
        <w:ilvl w:val="8"/>
        <w:numId w:val="1"/>
      </w:numPr>
      <w:spacing w:before="360" w:after="360" w:line="240" w:lineRule="auto"/>
      <w:jc w:val="both"/>
      <w:outlineLvl w:val="8"/>
    </w:pPr>
    <w:rPr>
      <w:rFonts w:ascii="Times New Roman" w:eastAsia="Times New Roman" w:hAnsi="Times New Roman" w:cs="Times New Roman"/>
      <w:b/>
      <w:color w:val="000000"/>
      <w:kern w:val="0"/>
      <w:sz w:val="24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F-TÍTULO 1 Char"/>
    <w:basedOn w:val="Fontepargpadro"/>
    <w:link w:val="Ttulo1"/>
    <w:rsid w:val="00437467"/>
    <w:rPr>
      <w:rFonts w:ascii="Times New Roman" w:eastAsia="Times New Roman" w:hAnsi="Times New Roman" w:cs="Times New Roman"/>
      <w:b/>
      <w:caps/>
      <w:kern w:val="0"/>
      <w:sz w:val="20"/>
      <w:szCs w:val="24"/>
      <w:lang w:eastAsia="pt-BR"/>
      <w14:ligatures w14:val="none"/>
    </w:rPr>
  </w:style>
  <w:style w:type="character" w:customStyle="1" w:styleId="Ttulo2Char">
    <w:name w:val="Título 2 Char"/>
    <w:aliases w:val="TF-TÍTULO 2 Char"/>
    <w:basedOn w:val="Fontepargpadro"/>
    <w:link w:val="Ttulo2"/>
    <w:rsid w:val="00237664"/>
    <w:rPr>
      <w:rFonts w:ascii="Times New Roman" w:eastAsia="Times New Roman" w:hAnsi="Times New Roman" w:cs="Times New Roman"/>
      <w:caps/>
      <w:color w:val="000000"/>
      <w:kern w:val="0"/>
      <w:sz w:val="20"/>
      <w:szCs w:val="20"/>
      <w:lang w:eastAsia="pt-BR"/>
      <w14:ligatures w14:val="none"/>
    </w:rPr>
  </w:style>
  <w:style w:type="character" w:customStyle="1" w:styleId="Ttulo3Char">
    <w:name w:val="Título 3 Char"/>
    <w:aliases w:val="TF-TÍTULO 3 Char"/>
    <w:basedOn w:val="Fontepargpadro"/>
    <w:link w:val="Ttulo3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4Char">
    <w:name w:val="Título 4 Char"/>
    <w:aliases w:val="TF-TÍTULO 4 Char"/>
    <w:basedOn w:val="Fontepargpadro"/>
    <w:link w:val="Ttulo4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5Char">
    <w:name w:val="Título 5 Char"/>
    <w:aliases w:val="TF-TÍTULO 5 Char"/>
    <w:basedOn w:val="Fontepargpadro"/>
    <w:link w:val="Ttulo5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basedOn w:val="Fontepargpadro"/>
    <w:link w:val="Ttulo6"/>
    <w:rsid w:val="00F531FF"/>
    <w:rPr>
      <w:rFonts w:ascii="Times New Roman" w:eastAsia="Times New Roman" w:hAnsi="Times New Roman" w:cs="Times New Roman"/>
      <w:noProof/>
      <w:color w:val="000000"/>
      <w:kern w:val="0"/>
      <w:sz w:val="24"/>
      <w:szCs w:val="20"/>
      <w:lang w:eastAsia="pt-BR"/>
      <w14:ligatures w14:val="none"/>
    </w:rPr>
  </w:style>
  <w:style w:type="character" w:customStyle="1" w:styleId="Ttulo7Char">
    <w:name w:val="Título 7 Char"/>
    <w:basedOn w:val="Fontepargpadro"/>
    <w:link w:val="Ttulo7"/>
    <w:rsid w:val="00F531FF"/>
    <w:rPr>
      <w:rFonts w:ascii="Times" w:eastAsia="Times New Roman" w:hAnsi="Times" w:cs="Times New Roman"/>
      <w:kern w:val="0"/>
      <w:sz w:val="24"/>
      <w:szCs w:val="20"/>
      <w:lang w:eastAsia="pt-BR"/>
      <w14:ligatures w14:val="none"/>
    </w:rPr>
  </w:style>
  <w:style w:type="character" w:customStyle="1" w:styleId="Ttulo8Char">
    <w:name w:val="Título 8 Char"/>
    <w:basedOn w:val="Fontepargpadro"/>
    <w:link w:val="Ttulo8"/>
    <w:rsid w:val="00F531FF"/>
    <w:rPr>
      <w:rFonts w:ascii="Times" w:eastAsia="Times New Roman" w:hAnsi="Times" w:cs="Times New Roman"/>
      <w:color w:val="000000"/>
      <w:kern w:val="0"/>
      <w:sz w:val="24"/>
      <w:szCs w:val="20"/>
      <w:lang w:eastAsia="pt-BR"/>
      <w14:ligatures w14:val="none"/>
    </w:rPr>
  </w:style>
  <w:style w:type="character" w:customStyle="1" w:styleId="Ttulo9Char">
    <w:name w:val="Título 9 Char"/>
    <w:basedOn w:val="Fontepargpadro"/>
    <w:link w:val="Ttulo9"/>
    <w:rsid w:val="00F531FF"/>
    <w:rPr>
      <w:rFonts w:ascii="Times New Roman" w:eastAsia="Times New Roman" w:hAnsi="Times New Roman" w:cs="Times New Roman"/>
      <w:b/>
      <w:color w:val="000000"/>
      <w:kern w:val="0"/>
      <w:sz w:val="24"/>
      <w:szCs w:val="20"/>
      <w:lang w:eastAsia="pt-BR"/>
      <w14:ligatures w14:val="none"/>
    </w:rPr>
  </w:style>
  <w:style w:type="paragraph" w:customStyle="1" w:styleId="TF-TEXTO">
    <w:name w:val="TF-TEXTO"/>
    <w:qFormat/>
    <w:rsid w:val="00F531FF"/>
    <w:pPr>
      <w:spacing w:after="120" w:line="240" w:lineRule="auto"/>
      <w:ind w:firstLine="680"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TEXTOQUADRO">
    <w:name w:val="TF-TEXTO QUADRO"/>
    <w:rsid w:val="00F531FF"/>
    <w:pPr>
      <w:keepNext/>
      <w:keepLine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refernciasbibliogrficasTTULO">
    <w:name w:val="TF-referências bibliográficas TÍTULO"/>
    <w:basedOn w:val="Normal"/>
    <w:next w:val="TF-REFERNCIASITEM"/>
    <w:rsid w:val="00F531FF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SUBALNEAnvel1">
    <w:name w:val="TF-SUBALÍNEA nível 1"/>
    <w:basedOn w:val="TF-ALNEA"/>
    <w:rsid w:val="00F531FF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F531FF"/>
    <w:pPr>
      <w:widowControl w:val="0"/>
      <w:numPr>
        <w:numId w:val="2"/>
      </w:numPr>
      <w:spacing w:after="120" w:line="240" w:lineRule="auto"/>
      <w:contextualSpacing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SUBALNEAnvel2">
    <w:name w:val="TF-SUBALÍNEA nível 2"/>
    <w:basedOn w:val="TF-SUBALNEAnvel1"/>
    <w:rsid w:val="00F531FF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rsid w:val="00F531FF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531FF"/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Rodap">
    <w:name w:val="footer"/>
    <w:basedOn w:val="Normal"/>
    <w:link w:val="RodapChar"/>
    <w:uiPriority w:val="99"/>
    <w:rsid w:val="00F531FF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basedOn w:val="Fontepargpadro"/>
    <w:link w:val="Rodap"/>
    <w:uiPriority w:val="99"/>
    <w:rsid w:val="00F531FF"/>
    <w:rPr>
      <w:rFonts w:ascii="Times New Roman" w:eastAsia="Times New Roman" w:hAnsi="Times New Roman" w:cs="Times New Roman"/>
      <w:kern w:val="0"/>
      <w:sz w:val="20"/>
      <w:szCs w:val="24"/>
      <w:lang w:eastAsia="pt-BR"/>
      <w14:ligatures w14:val="none"/>
    </w:rPr>
  </w:style>
  <w:style w:type="character" w:styleId="Nmerodepgina">
    <w:name w:val="page number"/>
    <w:basedOn w:val="Fontepargpadro"/>
    <w:semiHidden/>
    <w:rsid w:val="00F531FF"/>
  </w:style>
  <w:style w:type="paragraph" w:customStyle="1" w:styleId="TF-LEGENDA">
    <w:name w:val="TF-LEGENDA"/>
    <w:basedOn w:val="Normal"/>
    <w:next w:val="TF-TEXTOQUADRO"/>
    <w:qFormat/>
    <w:rsid w:val="00F531FF"/>
    <w:pPr>
      <w:spacing w:before="60"/>
      <w:jc w:val="center"/>
      <w:outlineLvl w:val="0"/>
    </w:pPr>
    <w:rPr>
      <w:sz w:val="20"/>
      <w:szCs w:val="20"/>
    </w:rPr>
  </w:style>
  <w:style w:type="paragraph" w:customStyle="1" w:styleId="TF-TTULO">
    <w:name w:val="TF-TÍTULO"/>
    <w:next w:val="Normal"/>
    <w:rsid w:val="00F531FF"/>
    <w:pPr>
      <w:spacing w:after="120" w:line="240" w:lineRule="auto"/>
      <w:jc w:val="center"/>
    </w:pPr>
    <w:rPr>
      <w:rFonts w:ascii="Times New Roman" w:eastAsia="Times New Roman" w:hAnsi="Times New Roman" w:cs="Times New Roman"/>
      <w:b/>
      <w:caps/>
      <w:kern w:val="0"/>
      <w:sz w:val="24"/>
      <w:szCs w:val="20"/>
      <w:lang w:eastAsia="pt-BR"/>
      <w14:ligatures w14:val="none"/>
    </w:rPr>
  </w:style>
  <w:style w:type="paragraph" w:customStyle="1" w:styleId="TF-TEXTOQUADROCentralizado">
    <w:name w:val="TF-TEXTO QUADRO Centralizado"/>
    <w:basedOn w:val="TF-TEXTOQUADRO"/>
    <w:rsid w:val="00F531FF"/>
    <w:pPr>
      <w:jc w:val="center"/>
    </w:pPr>
  </w:style>
  <w:style w:type="paragraph" w:customStyle="1" w:styleId="TF-FIGURA">
    <w:name w:val="TF-FIGURA"/>
    <w:basedOn w:val="TF-TEXTO"/>
    <w:qFormat/>
    <w:rsid w:val="00F531FF"/>
    <w:pPr>
      <w:keepNext/>
      <w:spacing w:after="0"/>
      <w:ind w:firstLine="0"/>
      <w:jc w:val="center"/>
    </w:pPr>
  </w:style>
  <w:style w:type="paragraph" w:customStyle="1" w:styleId="TF-AUTOR">
    <w:name w:val="TF-AUTOR"/>
    <w:basedOn w:val="Normal"/>
    <w:rsid w:val="00F531FF"/>
    <w:pPr>
      <w:spacing w:before="120"/>
      <w:jc w:val="center"/>
    </w:pPr>
    <w:rPr>
      <w:color w:val="000000"/>
      <w:sz w:val="20"/>
      <w:szCs w:val="20"/>
    </w:rPr>
  </w:style>
  <w:style w:type="paragraph" w:customStyle="1" w:styleId="TF-FONTE">
    <w:name w:val="TF-FONTE"/>
    <w:next w:val="Normal"/>
    <w:qFormat/>
    <w:rsid w:val="00F531FF"/>
    <w:pPr>
      <w:spacing w:after="120" w:line="240" w:lineRule="auto"/>
      <w:jc w:val="center"/>
    </w:pPr>
    <w:rPr>
      <w:rFonts w:ascii="Times New Roman" w:eastAsia="Times New Roman" w:hAnsi="Times New Roman" w:cs="Times New Roman"/>
      <w:kern w:val="0"/>
      <w:sz w:val="18"/>
      <w:szCs w:val="20"/>
      <w:lang w:eastAsia="pt-BR"/>
      <w14:ligatures w14:val="none"/>
    </w:rPr>
  </w:style>
  <w:style w:type="paragraph" w:customStyle="1" w:styleId="TF-REFERNCIASITEM">
    <w:name w:val="TF-REFERÊNCIAS ITEM"/>
    <w:rsid w:val="00F531FF"/>
    <w:pPr>
      <w:keepLines/>
      <w:spacing w:before="120" w:after="0" w:line="240" w:lineRule="auto"/>
    </w:pPr>
    <w:rPr>
      <w:rFonts w:ascii="Times New Roman" w:eastAsia="Times New Roman" w:hAnsi="Times New Roman" w:cs="Times New Roman"/>
      <w:kern w:val="0"/>
      <w:sz w:val="18"/>
      <w:szCs w:val="20"/>
      <w:lang w:eastAsia="pt-BR"/>
      <w14:ligatures w14:val="none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7497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E74973"/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character" w:styleId="Refdecomentrio">
    <w:name w:val="annotation reference"/>
    <w:uiPriority w:val="99"/>
    <w:semiHidden/>
    <w:unhideWhenUsed/>
    <w:rsid w:val="00E74973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7497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74973"/>
    <w:rPr>
      <w:rFonts w:ascii="Times New Roman" w:eastAsia="Times New Roman" w:hAnsi="Times New Roman" w:cs="Times New Roman"/>
      <w:b/>
      <w:bCs/>
      <w:kern w:val="0"/>
      <w:sz w:val="20"/>
      <w:szCs w:val="2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E7497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74973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E74973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7497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74973"/>
    <w:pPr>
      <w:keepNext w:val="0"/>
      <w:keepLines w:val="0"/>
      <w:spacing w:before="100" w:beforeAutospacing="1" w:after="100" w:afterAutospacing="1"/>
    </w:pPr>
  </w:style>
  <w:style w:type="character" w:styleId="RefernciaIntensa">
    <w:name w:val="Intense Reference"/>
    <w:basedOn w:val="Fontepargpadro"/>
    <w:uiPriority w:val="32"/>
    <w:qFormat/>
    <w:rsid w:val="00E74973"/>
    <w:rPr>
      <w:b/>
      <w:bCs/>
      <w:smallCaps/>
      <w:color w:val="4472C4" w:themeColor="accent1"/>
      <w:spacing w:val="5"/>
    </w:rPr>
  </w:style>
  <w:style w:type="paragraph" w:styleId="Reviso">
    <w:name w:val="Revision"/>
    <w:hidden/>
    <w:uiPriority w:val="99"/>
    <w:semiHidden/>
    <w:rsid w:val="004D266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ui-provider">
    <w:name w:val="ui-provider"/>
    <w:basedOn w:val="Fontepargpadro"/>
    <w:rsid w:val="00A849FE"/>
  </w:style>
  <w:style w:type="paragraph" w:customStyle="1" w:styleId="TF-xAvalITEMTABELA">
    <w:name w:val="TF-xAval ITEM TABELA"/>
    <w:basedOn w:val="TF-xAvalITEMDETALHE"/>
    <w:rsid w:val="008D1E06"/>
    <w:pPr>
      <w:ind w:left="0"/>
      <w:jc w:val="center"/>
    </w:pPr>
  </w:style>
  <w:style w:type="paragraph" w:customStyle="1" w:styleId="TF-xAvalITEM">
    <w:name w:val="TF-xAval ITEM"/>
    <w:basedOn w:val="Normal"/>
    <w:rsid w:val="008D1E06"/>
    <w:pPr>
      <w:keepNext w:val="0"/>
      <w:keepLines w:val="0"/>
      <w:numPr>
        <w:numId w:val="15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8D1E06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8D1E06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8D1E06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53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hcis-journal.springeropen.com/articles/10.1186/s13673-014-0003-0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919fa60-cd1e-4d41-a984-eefe90511da4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E90B1A78921E24D8B3B2CC5955CE649" ma:contentTypeVersion="13" ma:contentTypeDescription="Crie um novo documento." ma:contentTypeScope="" ma:versionID="a88bd54c4d973e010b6fbf099f66027d">
  <xsd:schema xmlns:xsd="http://www.w3.org/2001/XMLSchema" xmlns:xs="http://www.w3.org/2001/XMLSchema" xmlns:p="http://schemas.microsoft.com/office/2006/metadata/properties" xmlns:ns3="0919fa60-cd1e-4d41-a984-eefe90511da4" xmlns:ns4="b0b899d0-8e2e-40df-8a81-74d3d88d09c4" targetNamespace="http://schemas.microsoft.com/office/2006/metadata/properties" ma:root="true" ma:fieldsID="134c27f2f4e67ea533a0b0ea84ee68db" ns3:_="" ns4:_="">
    <xsd:import namespace="0919fa60-cd1e-4d41-a984-eefe90511da4"/>
    <xsd:import namespace="b0b899d0-8e2e-40df-8a81-74d3d88d09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19fa60-cd1e-4d41-a984-eefe90511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b899d0-8e2e-40df-8a81-74d3d88d09c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089515-314B-41C1-8445-9F71F7017CB7}">
  <ds:schemaRefs>
    <ds:schemaRef ds:uri="http://schemas.microsoft.com/office/2006/metadata/properties"/>
    <ds:schemaRef ds:uri="http://schemas.microsoft.com/office/infopath/2007/PartnerControls"/>
    <ds:schemaRef ds:uri="0919fa60-cd1e-4d41-a984-eefe90511da4"/>
  </ds:schemaRefs>
</ds:datastoreItem>
</file>

<file path=customXml/itemProps2.xml><?xml version="1.0" encoding="utf-8"?>
<ds:datastoreItem xmlns:ds="http://schemas.openxmlformats.org/officeDocument/2006/customXml" ds:itemID="{0152A2D3-1C34-4468-9D0B-162F55CFD82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36AFA3D-951E-4DD5-8FB5-8876E54F245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AC99EE3-A529-44F5-AC1B-8495475236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19fa60-cd1e-4d41-a984-eefe90511da4"/>
    <ds:schemaRef ds:uri="b0b899d0-8e2e-40df-8a81-74d3d88d09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4058</Words>
  <Characters>21919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Carolina Bowens</dc:creator>
  <cp:keywords/>
  <dc:description/>
  <cp:lastModifiedBy>Dalton Solano dos Reis</cp:lastModifiedBy>
  <cp:revision>16</cp:revision>
  <cp:lastPrinted>2023-04-27T21:01:00Z</cp:lastPrinted>
  <dcterms:created xsi:type="dcterms:W3CDTF">2023-04-28T21:19:00Z</dcterms:created>
  <dcterms:modified xsi:type="dcterms:W3CDTF">2023-05-26T14:19:00Z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0x010100FE90B1A78921E24D8B3B2CC5955CE649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2023-04-25T04:14:56Z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4548986a-3e9b-401a-bebc-56a3cdf784be</vt:lpwstr>
  </property>
  <property fmtid="{D5CDD505-2E9C-101B-9397-08002B2CF9AE}" pid="9" name="MSIP_Label_8c28577e-0e52-49e2-b52e-02bb75ccb8f1_ContentBits">
    <vt:lpwstr>0</vt:lpwstr>
  </property>
</Properties>
</file>