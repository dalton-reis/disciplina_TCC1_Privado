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00F5C07D" w:rsidR="00F0030C" w:rsidRPr="003C5262" w:rsidRDefault="00F0030C" w:rsidP="00BE39CF">
            <w:pPr>
              <w:pStyle w:val="Cabealho"/>
              <w:tabs>
                <w:tab w:val="clear" w:pos="8640"/>
                <w:tab w:val="right" w:pos="8931"/>
              </w:tabs>
              <w:ind w:right="141"/>
            </w:pPr>
            <w:r>
              <w:rPr>
                <w:rStyle w:val="Nmerodepgina"/>
              </w:rPr>
              <w:t>(</w:t>
            </w:r>
            <w:r w:rsidR="00241EA5">
              <w:rPr>
                <w:rStyle w:val="Nmerodepgina"/>
              </w:rPr>
              <w:t xml:space="preserve">  </w:t>
            </w:r>
            <w:r>
              <w:rPr>
                <w:rStyle w:val="Nmerodepgina"/>
              </w:rPr>
              <w:t>) PRÉ-PROJETO     (</w:t>
            </w:r>
            <w:r>
              <w:t> </w:t>
            </w:r>
            <w:r w:rsidR="00241EA5">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17C033FA" w14:textId="77777777" w:rsidR="00E211E6" w:rsidRDefault="00E211E6" w:rsidP="00E211E6">
      <w:pPr>
        <w:pStyle w:val="TF-AUTOR0"/>
        <w:spacing w:before="0" w:after="120"/>
        <w:rPr>
          <w:b/>
          <w:caps/>
          <w:color w:val="auto"/>
          <w:sz w:val="24"/>
        </w:rPr>
      </w:pPr>
      <w:r w:rsidRPr="00E211E6">
        <w:rPr>
          <w:b/>
          <w:caps/>
          <w:color w:val="auto"/>
          <w:sz w:val="24"/>
        </w:rPr>
        <w:t>Análise de Desempenho em Jogos de Voleibol Através de Visão Computacional e Inteligência Artificial</w:t>
      </w:r>
    </w:p>
    <w:p w14:paraId="0AA923EA" w14:textId="76899904" w:rsidR="001E682E" w:rsidRPr="00E211E6" w:rsidRDefault="0093056F" w:rsidP="00E211E6">
      <w:pPr>
        <w:pStyle w:val="TF-AUTOR0"/>
        <w:rPr>
          <w:b/>
          <w:caps/>
          <w:color w:val="auto"/>
          <w:sz w:val="24"/>
        </w:rPr>
      </w:pPr>
      <w:r>
        <w:t>André Marcos Hinckel</w:t>
      </w:r>
    </w:p>
    <w:p w14:paraId="15D37EA2" w14:textId="0DB5DD4F" w:rsidR="001E682E" w:rsidRDefault="001E682E" w:rsidP="001E682E">
      <w:pPr>
        <w:pStyle w:val="TF-AUTOR0"/>
      </w:pPr>
      <w:r>
        <w:t>Prof.</w:t>
      </w:r>
      <w:r w:rsidR="0093056F">
        <w:t xml:space="preserve"> Aurélio Faustino Hoppe</w:t>
      </w:r>
      <w:r>
        <w:t xml:space="preserve"> – Orientador</w:t>
      </w:r>
    </w:p>
    <w:p w14:paraId="401C6CA4" w14:textId="207652DB"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1C2508D3" w14:textId="526E44BA" w:rsidR="00566D52" w:rsidRDefault="00566D52" w:rsidP="559E796D">
      <w:pPr>
        <w:pStyle w:val="TF-TEXTO"/>
      </w:pPr>
      <w:r w:rsidRPr="002350C3">
        <w:t>Em 1895, na cidade de Massachusetts, nos Estados Unidos, o professor William Morgan deu origem ao Voleibol. Sua motivação era proporcionar uma atividade recreativa menos desgastante do que o basquetebol e menos exigente em termos de equipamento do que o tênis (</w:t>
      </w:r>
      <w:r w:rsidRPr="00A93520">
        <w:rPr>
          <w:highlight w:val="yellow"/>
        </w:rPr>
        <w:t>LOTUFO</w:t>
      </w:r>
      <w:r w:rsidRPr="002350C3">
        <w:t>, 1976, p. 5). O Voleibol é um esporte coletivo que requer uma quadra com medidas específicas, uma rede dividindo-a ao meio e uma bola. Cada equipe deve ter seis jogadores em uma partida, e o objetivo é acumular mais pontos do que o adversário, marcando-os através de ataques bem-sucedidos ou bloqueios</w:t>
      </w:r>
      <w:r w:rsidR="001E3789" w:rsidRPr="002350C3">
        <w:t xml:space="preserve"> ou erros dos adversários</w:t>
      </w:r>
      <w:r w:rsidRPr="002350C3">
        <w:t xml:space="preserve"> (</w:t>
      </w:r>
      <w:r w:rsidRPr="00A93520">
        <w:rPr>
          <w:highlight w:val="yellow"/>
        </w:rPr>
        <w:t>LOTUFO</w:t>
      </w:r>
      <w:r w:rsidRPr="002350C3">
        <w:t>, 1976, p. 12-32).</w:t>
      </w:r>
    </w:p>
    <w:p w14:paraId="669E9B12" w14:textId="78B63293" w:rsidR="009D1555" w:rsidRDefault="009D1555" w:rsidP="559E796D">
      <w:pPr>
        <w:pStyle w:val="TF-TEXTO"/>
      </w:pPr>
      <w:r>
        <w:t xml:space="preserve">O voleibol, reconhecido por seu dinamismo e complexidade tática, é um esporte onde a precisão na análise de </w:t>
      </w:r>
      <w:r w:rsidRPr="009D1555">
        <w:t xml:space="preserve">desempenho pode ser decisiva para o sucesso competitivo (SILVA, 2019). Tradicionalmente, </w:t>
      </w:r>
      <w:r w:rsidR="000065E8">
        <w:t>essa</w:t>
      </w:r>
      <w:r w:rsidRPr="009D1555">
        <w:t xml:space="preserve"> análise depende significativamente da observação humana, realizada por técnicos e analistas de desempenho. No entanto,</w:t>
      </w:r>
      <w:r>
        <w:t xml:space="preserve"> segundo a autora,</w:t>
      </w:r>
      <w:r w:rsidRPr="009D1555">
        <w:t xml:space="preserve"> esse método pode introduzir um grau de subjetividade e é frequentemente limitado pelo tempo e pela capacidade humana de capturar detalhes em tempo real durante os jogos. Essa abordagem tradicional pode não só falhar em capturar </w:t>
      </w:r>
      <w:r>
        <w:t>detalhes</w:t>
      </w:r>
      <w:r w:rsidRPr="009D1555">
        <w:t xml:space="preserve"> sutis do jogo, mas também atrasar a aplicação de ajustes táticos cruciais durante treinamento e partidas.</w:t>
      </w:r>
    </w:p>
    <w:p w14:paraId="6D6129EC" w14:textId="4B28CE32" w:rsidR="559E796D" w:rsidRPr="002350C3" w:rsidRDefault="009D1555" w:rsidP="559E796D">
      <w:pPr>
        <w:pStyle w:val="TF-TEXTO"/>
      </w:pPr>
      <w:r w:rsidRPr="0071578B">
        <w:t>Rezende</w:t>
      </w:r>
      <w:r w:rsidR="559E796D" w:rsidRPr="0071578B">
        <w:t xml:space="preserve"> (20</w:t>
      </w:r>
      <w:r w:rsidRPr="0071578B">
        <w:t>06</w:t>
      </w:r>
      <w:r w:rsidR="559E796D" w:rsidRPr="0071578B">
        <w:t xml:space="preserve">) </w:t>
      </w:r>
      <w:r w:rsidR="00710166" w:rsidRPr="0071578B">
        <w:t>afirma</w:t>
      </w:r>
      <w:r w:rsidR="00710166" w:rsidRPr="002350C3">
        <w:t xml:space="preserve"> que a estatística tem </w:t>
      </w:r>
      <w:r w:rsidR="008561CA" w:rsidRPr="002350C3">
        <w:t xml:space="preserve">um </w:t>
      </w:r>
      <w:r w:rsidR="559E796D" w:rsidRPr="002350C3">
        <w:t xml:space="preserve">papel na otimização do desempenho esportivo e na tomada de decisões estratégicas dentro de diversas modalidades esportivas. </w:t>
      </w:r>
      <w:r>
        <w:t>O</w:t>
      </w:r>
      <w:r w:rsidR="559E796D" w:rsidRPr="002350C3">
        <w:t xml:space="preserve"> autor evidencia que, nos esportes de alto rendimento, detalhes mínimos podem definir os resultados das competições, e a estatística surge como uma ferramenta essencial para captar esses detalhes sutis. </w:t>
      </w:r>
      <w:r>
        <w:t>Rezende</w:t>
      </w:r>
      <w:r w:rsidRPr="002350C3">
        <w:t xml:space="preserve"> </w:t>
      </w:r>
      <w:r w:rsidR="559E796D" w:rsidRPr="002350C3">
        <w:t>(20</w:t>
      </w:r>
      <w:r>
        <w:t>06</w:t>
      </w:r>
      <w:r w:rsidR="559E796D" w:rsidRPr="002350C3">
        <w:t xml:space="preserve">) </w:t>
      </w:r>
      <w:r>
        <w:t>aponta</w:t>
      </w:r>
      <w:r w:rsidR="559E796D" w:rsidRPr="002350C3">
        <w:t xml:space="preserve"> como a estatística não apenas auxilia na análise de desempenho dos atletas e na estratégia durante os jogos, mas também no recrutamento e na gestão esportiva</w:t>
      </w:r>
      <w:r>
        <w:t>.</w:t>
      </w:r>
    </w:p>
    <w:p w14:paraId="12C71BFF" w14:textId="4D6FD1EB" w:rsidR="00A00B91" w:rsidRPr="002350C3" w:rsidRDefault="009D1555" w:rsidP="00A00B91">
      <w:pPr>
        <w:pStyle w:val="TF-TEXTO"/>
      </w:pPr>
      <w:r>
        <w:t>De acordo com</w:t>
      </w:r>
      <w:r w:rsidR="00A00B91" w:rsidRPr="002350C3">
        <w:t xml:space="preserve"> Okazaki </w:t>
      </w:r>
      <w:r w:rsidR="00A00B91" w:rsidRPr="00366D79">
        <w:rPr>
          <w:i/>
          <w:iCs/>
        </w:rPr>
        <w:t>et al</w:t>
      </w:r>
      <w:r w:rsidR="00A00B91" w:rsidRPr="002350C3">
        <w:t>. (2012), a partir de análises estatísticas é possível diagnosticar</w:t>
      </w:r>
      <w:r w:rsidR="00BE50C8" w:rsidRPr="002350C3">
        <w:t xml:space="preserve"> </w:t>
      </w:r>
      <w:r w:rsidR="00A00B91" w:rsidRPr="002350C3">
        <w:t>características do esporte, assim como, encontrar relações causa-efeito para possíveis</w:t>
      </w:r>
      <w:r w:rsidR="00BE50C8" w:rsidRPr="002350C3">
        <w:t xml:space="preserve"> </w:t>
      </w:r>
      <w:r w:rsidR="00A00B91" w:rsidRPr="002350C3">
        <w:t>predições do desempenho. Tal diagnóstico pode auxiliar na escolha de estratégias para tentar</w:t>
      </w:r>
      <w:r w:rsidR="00BE50C8" w:rsidRPr="002350C3">
        <w:t xml:space="preserve"> </w:t>
      </w:r>
      <w:r w:rsidR="00A00B91" w:rsidRPr="002350C3">
        <w:t>neutralizar a ação do adversário ou adquirir algum tipo de vantagem no jogo</w:t>
      </w:r>
      <w:r w:rsidR="00BE50C8" w:rsidRPr="002350C3">
        <w:t>.</w:t>
      </w:r>
      <w:r w:rsidR="00745EC7" w:rsidRPr="002350C3">
        <w:t xml:space="preserve"> Silva (2019) cita exemplos emblemáticos do uso da estatística em esportes populares como futebol, basebol, Fórmula 1 e tênis, destacando casos como o da seleção alemã na Copa do Mundo de 2014 e o time de basebol Oakland Athletics, para ilustrar </w:t>
      </w:r>
      <w:r w:rsidR="000065E8">
        <w:t xml:space="preserve">exemplos de </w:t>
      </w:r>
      <w:r w:rsidR="00745EC7" w:rsidRPr="002350C3">
        <w:t>como análises estatísticas detalhadas podem levar a decisões que mudam o rumo das competições.</w:t>
      </w:r>
    </w:p>
    <w:p w14:paraId="2CC14925" w14:textId="55D4F49E" w:rsidR="00540F13" w:rsidRPr="002350C3" w:rsidRDefault="00366D79" w:rsidP="00A00B91">
      <w:pPr>
        <w:pStyle w:val="TF-TEXTO"/>
      </w:pPr>
      <w:r>
        <w:t>Segundo</w:t>
      </w:r>
      <w:r w:rsidR="00687452" w:rsidRPr="002350C3">
        <w:t xml:space="preserve"> Okazaki </w:t>
      </w:r>
      <w:r w:rsidR="00687452" w:rsidRPr="00366D79">
        <w:rPr>
          <w:i/>
          <w:iCs/>
        </w:rPr>
        <w:t>et al</w:t>
      </w:r>
      <w:r w:rsidR="00687452" w:rsidRPr="002350C3">
        <w:t>.</w:t>
      </w:r>
      <w:r w:rsidR="00577396" w:rsidRPr="002350C3">
        <w:t xml:space="preserve"> (</w:t>
      </w:r>
      <w:r w:rsidR="00687452" w:rsidRPr="002350C3">
        <w:t>2012</w:t>
      </w:r>
      <w:r w:rsidR="00577396" w:rsidRPr="002350C3">
        <w:t>), tendo em vista</w:t>
      </w:r>
      <w:r w:rsidR="00540F13" w:rsidRPr="002350C3">
        <w:t xml:space="preserve"> à importância de quantificar parâmetros e variáveis relevantes para avaliar o desempenho esportivo, uma variedade de sistemas de coleta e análise de dados tem sido desenvolvida. Esses sistemas se distinguem pela natureza dos dados e pela forma como são analisados. Um dos métodos mais simples e amplamente utilizados tanto em esportes amadores quanto profissionais é a análise estatística do desempenho, também conhecida como "</w:t>
      </w:r>
      <w:r w:rsidR="00540F13" w:rsidRPr="000065E8">
        <w:rPr>
          <w:i/>
          <w:iCs/>
        </w:rPr>
        <w:t>scout</w:t>
      </w:r>
      <w:r w:rsidR="00540F13" w:rsidRPr="002350C3">
        <w:t xml:space="preserve">". Essencialmente, o </w:t>
      </w:r>
      <w:r w:rsidR="00540F13" w:rsidRPr="000065E8">
        <w:rPr>
          <w:i/>
          <w:iCs/>
        </w:rPr>
        <w:t>scout</w:t>
      </w:r>
      <w:r w:rsidR="00540F13" w:rsidRPr="002350C3">
        <w:t xml:space="preserve"> consiste na quantificação da frequência (absoluta ou relativa) de eventos específicos. A coleta de dados por meio do </w:t>
      </w:r>
      <w:r w:rsidR="00540F13" w:rsidRPr="000065E8">
        <w:rPr>
          <w:i/>
          <w:iCs/>
        </w:rPr>
        <w:t>scout</w:t>
      </w:r>
      <w:r w:rsidR="00540F13" w:rsidRPr="002350C3">
        <w:t xml:space="preserve"> requer apenas papel, caneta e um observador experiente (</w:t>
      </w:r>
      <w:r w:rsidR="00540F13" w:rsidRPr="00A93520">
        <w:rPr>
          <w:highlight w:val="yellow"/>
        </w:rPr>
        <w:t>OKAZAKI</w:t>
      </w:r>
      <w:r w:rsidR="00540F13" w:rsidRPr="002350C3">
        <w:t xml:space="preserve"> </w:t>
      </w:r>
      <w:r w:rsidR="00540F13" w:rsidRPr="00F945D8">
        <w:rPr>
          <w:i/>
          <w:iCs/>
        </w:rPr>
        <w:t>et al</w:t>
      </w:r>
      <w:r w:rsidR="00540F13" w:rsidRPr="002350C3">
        <w:t>., 2012). No entanto, com o avanço tecnológico, muitas empresas e pesquisadores estão recorrendo à análise de imagens para facilitar a obtenção de informações estatísticas sobre o jogo. Essa abordagem permite identificar características das equipes ou dos atletas, fornecendo resultados em tempo real de forma simples (</w:t>
      </w:r>
      <w:r w:rsidR="002C3A73" w:rsidRPr="00A93520">
        <w:rPr>
          <w:highlight w:val="yellow"/>
        </w:rPr>
        <w:t>GON</w:t>
      </w:r>
      <w:r w:rsidR="00B23CF6" w:rsidRPr="00A93520">
        <w:rPr>
          <w:highlight w:val="yellow"/>
        </w:rPr>
        <w:t>ZALE</w:t>
      </w:r>
      <w:r w:rsidR="00227A6A" w:rsidRPr="00A93520">
        <w:rPr>
          <w:highlight w:val="yellow"/>
        </w:rPr>
        <w:t>Z</w:t>
      </w:r>
      <w:r w:rsidR="00540F13" w:rsidRPr="00A93520">
        <w:rPr>
          <w:highlight w:val="yellow"/>
        </w:rPr>
        <w:t>;</w:t>
      </w:r>
      <w:r w:rsidR="00B23CF6" w:rsidRPr="00A93520">
        <w:rPr>
          <w:highlight w:val="yellow"/>
        </w:rPr>
        <w:t xml:space="preserve"> </w:t>
      </w:r>
      <w:r w:rsidR="00B82E5B" w:rsidRPr="00A93520">
        <w:rPr>
          <w:highlight w:val="yellow"/>
        </w:rPr>
        <w:t>WOODS</w:t>
      </w:r>
      <w:r w:rsidR="00B82E5B" w:rsidRPr="002350C3">
        <w:t>,</w:t>
      </w:r>
      <w:r w:rsidR="00540F13" w:rsidRPr="002350C3">
        <w:t xml:space="preserve"> </w:t>
      </w:r>
      <w:r w:rsidR="00B23CF6">
        <w:t>2000</w:t>
      </w:r>
      <w:r w:rsidR="00540F13" w:rsidRPr="002350C3">
        <w:t>).</w:t>
      </w:r>
    </w:p>
    <w:p w14:paraId="36576236" w14:textId="09CD80FA" w:rsidR="559E796D" w:rsidRPr="002350C3" w:rsidRDefault="00C85804" w:rsidP="559E796D">
      <w:pPr>
        <w:pStyle w:val="TF-TEXTO"/>
      </w:pPr>
      <w:r w:rsidRPr="002350C3">
        <w:t xml:space="preserve">Com base nos avanços tecnológicos recentes, NeuroZeus (2024) destaca </w:t>
      </w:r>
      <w:r w:rsidR="00D216B2" w:rsidRPr="002350C3">
        <w:t xml:space="preserve">que a utilização de técnicas de </w:t>
      </w:r>
      <w:r w:rsidR="00620516" w:rsidRPr="002350C3">
        <w:t>A</w:t>
      </w:r>
      <w:r w:rsidRPr="002350C3">
        <w:t xml:space="preserve">prendizado de </w:t>
      </w:r>
      <w:r w:rsidR="00620516" w:rsidRPr="002350C3">
        <w:t>M</w:t>
      </w:r>
      <w:r w:rsidRPr="002350C3">
        <w:t>áquina</w:t>
      </w:r>
      <w:r w:rsidR="00620516" w:rsidRPr="002350C3">
        <w:t xml:space="preserve"> (AM)</w:t>
      </w:r>
      <w:r w:rsidRPr="002350C3">
        <w:t xml:space="preserve"> está revolucionando o voleibol. Além das análises de desempenho mais detalhadas, o </w:t>
      </w:r>
      <w:r w:rsidR="00620516" w:rsidRPr="002350C3">
        <w:t>AM</w:t>
      </w:r>
      <w:r w:rsidRPr="002350C3">
        <w:t xml:space="preserve"> contribui para o treinamento personalizado e</w:t>
      </w:r>
      <w:r w:rsidR="000065E8">
        <w:t xml:space="preserve"> para</w:t>
      </w:r>
      <w:r w:rsidRPr="002350C3">
        <w:t xml:space="preserve"> o aprimoramento das estratégias de jogo. Ao processar grandes volumes de dados</w:t>
      </w:r>
      <w:r w:rsidR="00620516" w:rsidRPr="002350C3">
        <w:t xml:space="preserve"> e imagens</w:t>
      </w:r>
      <w:r w:rsidRPr="002350C3">
        <w:t>, os algoritmos identificam padrões que melhoram o entendimento dos treinadores sobre as habilidades e fraquezas dos jogadores, possibilitando intervenções mais precisas e estratégicas.</w:t>
      </w:r>
      <w:r w:rsidR="009165C0" w:rsidRPr="002350C3">
        <w:t xml:space="preserve"> Neste contexto, as </w:t>
      </w:r>
      <w:r w:rsidR="009165C0" w:rsidRPr="002350C3">
        <w:rPr>
          <w:i/>
          <w:iCs/>
        </w:rPr>
        <w:t>Convolutional Neural Network</w:t>
      </w:r>
      <w:r w:rsidR="009165C0" w:rsidRPr="002350C3">
        <w:t xml:space="preserve"> (CNN) se destacam pela sua capacidade de interpretar dados visuais complexos, como imagens e vídeos, de maneira eficiente. Essa eficácia decorre de sua arquitetura especializada, que é especialmente projetada para processar e extrair características significativas de dados visuais. Isso significa que elas podem identificar características específicas, como bordas, texturas e formas, em imagens ou quadros de vídeo, e usá-las para realizar tarefas de análise, como reconhecimento de objetos, classificação de cenas ou detecção de movimentos. Essa capacidade de discernir informações relevantes em dados visuais complexos é fundamental para uma análise abrangente e eficaz em uma variedade de aplicações, incluindo </w:t>
      </w:r>
      <w:r w:rsidR="009165C0" w:rsidRPr="002350C3">
        <w:lastRenderedPageBreak/>
        <w:t>a análise de desempenho esportivo e a prevenção de</w:t>
      </w:r>
      <w:r w:rsidR="00366D79">
        <w:t xml:space="preserve"> jogadas, movimentações e dinâmicas que evolvem uma partida de</w:t>
      </w:r>
      <w:r w:rsidR="009165C0" w:rsidRPr="002350C3">
        <w:t xml:space="preserve"> voleibol</w:t>
      </w:r>
      <w:r w:rsidR="559E796D" w:rsidRPr="002350C3">
        <w:t>.</w:t>
      </w:r>
    </w:p>
    <w:p w14:paraId="683D5429" w14:textId="713347C1" w:rsidR="0054709B" w:rsidRDefault="00B90754" w:rsidP="00BC456C">
      <w:pPr>
        <w:pStyle w:val="TF-TEXTO"/>
      </w:pPr>
      <w:r w:rsidRPr="002350C3">
        <w:t>A partir deste cenário,</w:t>
      </w:r>
      <w:r w:rsidR="005169B5" w:rsidRPr="002350C3">
        <w:t xml:space="preserve"> este trabalho </w:t>
      </w:r>
      <w:r w:rsidR="008104A8" w:rsidRPr="002350C3">
        <w:t>apresenta a seguinte</w:t>
      </w:r>
      <w:r w:rsidR="005169B5" w:rsidRPr="002350C3">
        <w:t xml:space="preserve"> pergunta de pesquisa: “</w:t>
      </w:r>
      <w:r w:rsidR="00AF47A3">
        <w:t>A</w:t>
      </w:r>
      <w:r w:rsidR="005169B5" w:rsidRPr="002350C3">
        <w:t xml:space="preserve">s </w:t>
      </w:r>
      <w:r w:rsidR="005169B5" w:rsidRPr="000065E8">
        <w:rPr>
          <w:i/>
          <w:iCs/>
        </w:rPr>
        <w:t>Convolutional Neural Networks</w:t>
      </w:r>
      <w:r w:rsidR="005169B5" w:rsidRPr="002350C3">
        <w:t xml:space="preserve"> (CNNs) </w:t>
      </w:r>
      <w:r w:rsidR="00BD7A4E" w:rsidRPr="002350C3">
        <w:t>conseguem</w:t>
      </w:r>
      <w:r w:rsidR="005169B5" w:rsidRPr="002350C3">
        <w:t xml:space="preserve"> </w:t>
      </w:r>
      <w:r w:rsidR="007F016D" w:rsidRPr="002350C3">
        <w:t>aperfeiçoar</w:t>
      </w:r>
      <w:r w:rsidR="005169B5" w:rsidRPr="002350C3">
        <w:t xml:space="preserve"> a análise de desempenho no voleibol, </w:t>
      </w:r>
      <w:r w:rsidR="007E1B99" w:rsidRPr="002350C3">
        <w:t>melhorando a precisão e a utilidade das informações para estratégias e treinamentos no voleibol</w:t>
      </w:r>
      <w:r w:rsidR="00197697" w:rsidRPr="002350C3">
        <w:t>?”</w:t>
      </w:r>
      <w:r w:rsidR="00C746DF">
        <w:t>.</w:t>
      </w:r>
    </w:p>
    <w:p w14:paraId="4DEEAE1F" w14:textId="5E16B1E1"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1D34A7C" w14:textId="3AFA4831" w:rsidR="00EB0087" w:rsidRDefault="00EB0087" w:rsidP="559E796D">
      <w:pPr>
        <w:pStyle w:val="TF-TEXTO"/>
      </w:pPr>
      <w:r w:rsidRPr="00953899">
        <w:t xml:space="preserve">O objetivo deste trabalho é desenvolver um </w:t>
      </w:r>
      <w:r>
        <w:t xml:space="preserve">modelo computacional baseado em </w:t>
      </w:r>
      <w:r w:rsidR="00D92627" w:rsidRPr="000065E8">
        <w:rPr>
          <w:i/>
          <w:iCs/>
        </w:rPr>
        <w:t>Convolutional Neural Networks</w:t>
      </w:r>
      <w:r>
        <w:t xml:space="preserve"> (CNNs) para a detecção e rastreamento automáticos de jogadores e bola em vídeos de treinos de voleibol, visando aprimorar a análise de </w:t>
      </w:r>
      <w:r w:rsidR="000065E8">
        <w:t xml:space="preserve">seu </w:t>
      </w:r>
      <w:r>
        <w:t>desempenho nesse esporte.</w:t>
      </w:r>
    </w:p>
    <w:p w14:paraId="4454C33F" w14:textId="6D5E4C44" w:rsidR="00C35E57" w:rsidRPr="00A43290" w:rsidRDefault="559E796D" w:rsidP="00C35E57">
      <w:pPr>
        <w:pStyle w:val="TF-TEXTO"/>
      </w:pPr>
      <w:r>
        <w:t xml:space="preserve"> </w:t>
      </w:r>
      <w:r w:rsidR="00C35E57" w:rsidRPr="00A43290">
        <w:t>Os objetivos específicos são:</w:t>
      </w:r>
    </w:p>
    <w:p w14:paraId="471A3A2E" w14:textId="43241AAC" w:rsidR="00A43290" w:rsidRPr="00A43290" w:rsidRDefault="00A43290" w:rsidP="00A43290">
      <w:pPr>
        <w:pStyle w:val="TF-ALNEA"/>
      </w:pPr>
      <w:r w:rsidRPr="00A43290">
        <w:t>estabelecer a dinâmica das jogadas, convertendo a detecção de movimentos e ações dos jogadores e da bola em informações que descrevam a interação entre os elementos do jogo;</w:t>
      </w:r>
    </w:p>
    <w:p w14:paraId="45A9B566" w14:textId="137F24A2" w:rsidR="00A43290" w:rsidRPr="00A43290" w:rsidRDefault="00A43290" w:rsidP="00A43290">
      <w:pPr>
        <w:pStyle w:val="TF-ALNEA"/>
      </w:pPr>
      <w:r w:rsidRPr="00A43290">
        <w:t>implementar técnicas de pós-processamento nos dados de detecção e rastreamento, como filtros de suavização ou métodos de correção de trajetória, para melhorar a precisão e a consistência das informações sobre a dinâmica das jogadas;</w:t>
      </w:r>
    </w:p>
    <w:p w14:paraId="1EC34247" w14:textId="6D14D5CB" w:rsidR="00B33A1E" w:rsidRPr="00A43290" w:rsidRDefault="008306F7" w:rsidP="00A43290">
      <w:pPr>
        <w:pStyle w:val="TF-ALNEA"/>
      </w:pPr>
      <w:r w:rsidRPr="00A43290">
        <w:t>disponibilizar</w:t>
      </w:r>
      <w:r w:rsidR="000B7386" w:rsidRPr="00A43290">
        <w:t xml:space="preserve"> métricas de performance que quantifiquem aspectos específicos do desempenho dos jogadores, como precisão de passes, eficácia de bloqueios e saques, baseadas nos dados de rastreamento</w:t>
      </w:r>
      <w:r w:rsidR="00E211E6" w:rsidRPr="00A43290">
        <w:t xml:space="preserve"> e no reconhecimento das ações</w:t>
      </w:r>
      <w:r w:rsidR="00B33A1E" w:rsidRPr="00A43290">
        <w:t>;</w:t>
      </w:r>
    </w:p>
    <w:p w14:paraId="1C4A5776" w14:textId="53A4AD1E" w:rsidR="00C35E57" w:rsidRPr="00A43290" w:rsidRDefault="008306F7" w:rsidP="00A43290">
      <w:pPr>
        <w:pStyle w:val="TF-ALNEA"/>
      </w:pPr>
      <w:r w:rsidRPr="00A43290">
        <w:t>realizar uma análise qualitativa e quantitativa dos resultados obtidos pelo modelo, identificando suas principais vantagens e limitações em relação a abordagens tradicionais de análise de desempenho</w:t>
      </w:r>
      <w:r w:rsidR="00A43290" w:rsidRPr="00A4329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759A063B" w:rsidR="00870802" w:rsidRPr="002350C3" w:rsidRDefault="00324F8E" w:rsidP="00FA5504">
      <w:pPr>
        <w:pStyle w:val="TF-TEXTO"/>
      </w:pPr>
      <w:r w:rsidRPr="002350C3">
        <w:t xml:space="preserve">Nesta seção serão explorados estudos que abordam tópicos correlatos ao tema proposto. </w:t>
      </w:r>
      <w:r w:rsidRPr="00983165">
        <w:t xml:space="preserve">A subseção 2.1 discute o estudo de </w:t>
      </w:r>
      <w:r w:rsidR="00983165">
        <w:fldChar w:fldCharType="begin"/>
      </w:r>
      <w:r w:rsidR="00983165">
        <w:instrText xml:space="preserve"> REF Correlato1 \h </w:instrText>
      </w:r>
      <w:r w:rsidR="00983165">
        <w:fldChar w:fldCharType="separate"/>
      </w:r>
      <w:r w:rsidR="00983165" w:rsidRPr="002350C3">
        <w:t>Banoth e Hashmi (2021)</w:t>
      </w:r>
      <w:r w:rsidR="00983165">
        <w:fldChar w:fldCharType="end"/>
      </w:r>
      <w:r w:rsidR="00983165">
        <w:t xml:space="preserve">, </w:t>
      </w:r>
      <w:r w:rsidRPr="002350C3">
        <w:t>que implement</w:t>
      </w:r>
      <w:r w:rsidR="00E50231" w:rsidRPr="002350C3">
        <w:t>aram</w:t>
      </w:r>
      <w:r w:rsidRPr="002350C3">
        <w:t xml:space="preserve"> o modelo YOLOv3 para a detecção e rastreamento de bola e jogadores em vídeos de futebol, visando melhorar a análise e estratégia de jogo. Na subseção 2.2, o estudo de </w:t>
      </w:r>
      <w:r w:rsidR="00983165">
        <w:fldChar w:fldCharType="begin"/>
      </w:r>
      <w:r w:rsidR="00983165">
        <w:instrText xml:space="preserve"> REF Correlato2 \h </w:instrText>
      </w:r>
      <w:r w:rsidR="00983165">
        <w:fldChar w:fldCharType="separate"/>
      </w:r>
      <w:r w:rsidR="00983165">
        <w:t xml:space="preserve">Li, Luo e Islam (2023) </w:t>
      </w:r>
      <w:r w:rsidR="00983165">
        <w:fldChar w:fldCharType="end"/>
      </w:r>
      <w:r w:rsidRPr="002350C3">
        <w:t>é apresentado, mostrando o uso de fusão de dados de múltiplas características e uma rede híbrida YOLO-T2LSTM para detecção e rastreamento de movimentos em jogos de basquete, destacando-se pela precisão na identificação de ações específicas dos jogadores. Por fim, a subseção 2.3 aborda o trabalho de</w:t>
      </w:r>
      <w:r w:rsidR="00983165">
        <w:t xml:space="preserve"> </w:t>
      </w:r>
      <w:r w:rsidR="00983165">
        <w:fldChar w:fldCharType="begin"/>
      </w:r>
      <w:r w:rsidR="00983165">
        <w:instrText xml:space="preserve"> REF Correlato3 \h </w:instrText>
      </w:r>
      <w:r w:rsidR="00983165">
        <w:fldChar w:fldCharType="separate"/>
      </w:r>
      <w:r w:rsidR="00983165">
        <w:t xml:space="preserve">Host, Pobar e </w:t>
      </w:r>
      <w:r w:rsidR="00983165" w:rsidRPr="000464E7">
        <w:t xml:space="preserve">Ivašić-Kos </w:t>
      </w:r>
      <w:r w:rsidR="00983165">
        <w:t>(2023)</w:t>
      </w:r>
      <w:r w:rsidR="00983165">
        <w:fldChar w:fldCharType="end"/>
      </w:r>
      <w:r w:rsidRPr="002350C3">
        <w:t>,</w:t>
      </w:r>
      <w:r w:rsidR="00983165">
        <w:t xml:space="preserve"> </w:t>
      </w:r>
      <w:r w:rsidRPr="002350C3">
        <w:t>que propôs a análise de movimentos e atividades de jogadores de handebol utilizando redes neurais profundas, focando na detecção automática de jogadores e na classificação de suas ações durante o jogo.</w:t>
      </w:r>
    </w:p>
    <w:p w14:paraId="3AFBACAA" w14:textId="10A511FC" w:rsidR="00A44581" w:rsidRPr="002350C3" w:rsidRDefault="0093229B" w:rsidP="00E638A0">
      <w:pPr>
        <w:pStyle w:val="Ttulo2"/>
        <w:rPr>
          <w:lang w:val="en-US"/>
        </w:rPr>
      </w:pPr>
      <w:r w:rsidRPr="002350C3">
        <w:rPr>
          <w:lang w:val="en-US"/>
        </w:rPr>
        <w:t>BALL AND PLAYER DETECTION &amp; TRACKING IN SOCCER VIDEOS USING IMPROVED YOLOV3 MODEL</w:t>
      </w:r>
    </w:p>
    <w:p w14:paraId="67CC06AB" w14:textId="4799DB19" w:rsidR="00DE54C5" w:rsidRPr="001F4E9F" w:rsidRDefault="00C11547" w:rsidP="00DE54C5">
      <w:pPr>
        <w:pStyle w:val="TF-TEXTO"/>
      </w:pPr>
      <w:bookmarkStart w:id="24" w:name="Correlato1"/>
      <w:r w:rsidRPr="002350C3">
        <w:t>Banoth</w:t>
      </w:r>
      <w:r w:rsidR="00F70445" w:rsidRPr="002350C3">
        <w:t xml:space="preserve"> e </w:t>
      </w:r>
      <w:r w:rsidRPr="002350C3">
        <w:t xml:space="preserve">Hashmi </w:t>
      </w:r>
      <w:r w:rsidR="0093229B" w:rsidRPr="002350C3">
        <w:t>(2021)</w:t>
      </w:r>
      <w:bookmarkEnd w:id="24"/>
      <w:r w:rsidR="0093229B" w:rsidRPr="002350C3">
        <w:t xml:space="preserve"> propuseram uma abordagem inovadora para a detecção e o rastreamento de bolas e jogadores. </w:t>
      </w:r>
      <w:r w:rsidR="00E418C9" w:rsidRPr="002350C3">
        <w:t>Segundo os autores</w:t>
      </w:r>
      <w:r w:rsidR="0093229B" w:rsidRPr="002350C3">
        <w:t>, a complexidade dos eventos em jogos de futebol, incluindo movimentos rápidos e oclusões frequentes, apresenta desafios significativos para a análise de vídeo. Nesse contexto,</w:t>
      </w:r>
      <w:r w:rsidR="00881D24">
        <w:t xml:space="preserve"> o uso do </w:t>
      </w:r>
      <w:r w:rsidR="00881D24" w:rsidRPr="00406A08">
        <w:rPr>
          <w:i/>
          <w:iCs/>
        </w:rPr>
        <w:t>Comprehensive Dataset of Broadcast Soccer Videos</w:t>
      </w:r>
      <w:r w:rsidR="00D05B00">
        <w:t xml:space="preserve"> </w:t>
      </w:r>
      <w:r w:rsidR="00881D24">
        <w:t xml:space="preserve">juntamente com uma </w:t>
      </w:r>
      <w:r w:rsidR="0093229B" w:rsidRPr="002350C3">
        <w:t xml:space="preserve">versão aprimorada do modelo YOLOv3, adaptada para vídeos de futebol transmitidos, representa uma estratégia promissora para superar </w:t>
      </w:r>
      <w:r w:rsidR="00D1751D" w:rsidRPr="002350C3">
        <w:t>tais</w:t>
      </w:r>
      <w:r w:rsidR="0093229B" w:rsidRPr="002350C3">
        <w:t xml:space="preserve"> desafios</w:t>
      </w:r>
      <w:r w:rsidR="0093229B" w:rsidRPr="0093229B">
        <w:t>, possibilitando uma análise mais detalhada e eficaz da dinâmica do jogo.</w:t>
      </w:r>
      <w:r w:rsidR="00DE54C5">
        <w:t xml:space="preserve"> A </w:t>
      </w:r>
      <w:r w:rsidR="00DE54C5">
        <w:fldChar w:fldCharType="begin"/>
      </w:r>
      <w:r w:rsidR="00DE54C5">
        <w:instrText xml:space="preserve"> REF Figura1 \h </w:instrText>
      </w:r>
      <w:r w:rsidR="00DE54C5">
        <w:fldChar w:fldCharType="separate"/>
      </w:r>
      <w:r w:rsidR="00F33B40">
        <w:t xml:space="preserve">Figura </w:t>
      </w:r>
      <w:r w:rsidR="00F33B40">
        <w:rPr>
          <w:noProof/>
        </w:rPr>
        <w:t>1</w:t>
      </w:r>
      <w:r w:rsidR="00DE54C5">
        <w:fldChar w:fldCharType="end"/>
      </w:r>
      <w:r w:rsidR="00DE54C5">
        <w:t xml:space="preserve"> apresenta os passos do modelo </w:t>
      </w:r>
      <w:r w:rsidR="00596377">
        <w:t>de detecção e rastreamento de jogadores</w:t>
      </w:r>
      <w:r w:rsidR="00DE54C5">
        <w:t>.</w:t>
      </w:r>
    </w:p>
    <w:p w14:paraId="1928ADF5" w14:textId="5217B37E" w:rsidR="00DE54C5" w:rsidRDefault="00DE54C5" w:rsidP="00DE54C5">
      <w:pPr>
        <w:pStyle w:val="TF-LEGENDA"/>
      </w:pPr>
      <w:bookmarkStart w:id="25" w:name="_Ref112957716"/>
      <w:bookmarkStart w:id="26" w:name="Figura1"/>
      <w:bookmarkStart w:id="27" w:name="_Ref53317281"/>
      <w:r>
        <w:t xml:space="preserve">Figura </w:t>
      </w:r>
      <w:r w:rsidR="00000000">
        <w:fldChar w:fldCharType="begin"/>
      </w:r>
      <w:r w:rsidR="00000000">
        <w:instrText xml:space="preserve"> SEQ Figura \* ARABIC </w:instrText>
      </w:r>
      <w:r w:rsidR="00000000">
        <w:fldChar w:fldCharType="separate"/>
      </w:r>
      <w:r w:rsidR="00643604">
        <w:rPr>
          <w:noProof/>
        </w:rPr>
        <w:t>1</w:t>
      </w:r>
      <w:r w:rsidR="00000000">
        <w:rPr>
          <w:noProof/>
        </w:rPr>
        <w:fldChar w:fldCharType="end"/>
      </w:r>
      <w:bookmarkEnd w:id="25"/>
      <w:bookmarkEnd w:id="26"/>
      <w:r>
        <w:t xml:space="preserve"> </w:t>
      </w:r>
      <w:r w:rsidRPr="00F3649F">
        <w:t xml:space="preserve">– </w:t>
      </w:r>
      <w:bookmarkEnd w:id="27"/>
      <w:r w:rsidRPr="00CD4736">
        <w:t xml:space="preserve">Modelo </w:t>
      </w:r>
      <w:r w:rsidR="00596377" w:rsidRPr="00CD4736">
        <w:t>proposto para detecção e rastreamento de jogadores e bola em vídeos de futebol</w:t>
      </w:r>
      <w:r w:rsidR="00596377" w:rsidRPr="00A87A18">
        <w:rPr>
          <w:noProof/>
        </w:rPr>
        <w:t xml:space="preserve"> </w:t>
      </w:r>
    </w:p>
    <w:p w14:paraId="017B4B03" w14:textId="6FEA502F" w:rsidR="00AB5C94" w:rsidRPr="00AB5C94" w:rsidRDefault="00AB5C94" w:rsidP="00AB5C94">
      <w:pPr>
        <w:pStyle w:val="TF-FIGURA"/>
        <w:rPr>
          <w:highlight w:val="yellow"/>
        </w:rPr>
      </w:pPr>
      <w:r w:rsidRPr="00AB5C94">
        <w:rPr>
          <w:noProof/>
        </w:rPr>
        <w:drawing>
          <wp:inline distT="0" distB="0" distL="0" distR="0" wp14:anchorId="0B131942" wp14:editId="606CA7A2">
            <wp:extent cx="3918329" cy="1959166"/>
            <wp:effectExtent l="19050" t="19050" r="25400" b="22225"/>
            <wp:docPr id="10328739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3990" name="Imagem 1" descr="Diagrama&#10;&#10;Descrição gerada automaticamente"/>
                    <pic:cNvPicPr/>
                  </pic:nvPicPr>
                  <pic:blipFill>
                    <a:blip r:embed="rId11"/>
                    <a:stretch>
                      <a:fillRect/>
                    </a:stretch>
                  </pic:blipFill>
                  <pic:spPr>
                    <a:xfrm>
                      <a:off x="0" y="0"/>
                      <a:ext cx="3940501" cy="1970252"/>
                    </a:xfrm>
                    <a:prstGeom prst="rect">
                      <a:avLst/>
                    </a:prstGeom>
                    <a:ln>
                      <a:solidFill>
                        <a:schemeClr val="tx1"/>
                      </a:solidFill>
                    </a:ln>
                  </pic:spPr>
                </pic:pic>
              </a:graphicData>
            </a:graphic>
          </wp:inline>
        </w:drawing>
      </w:r>
    </w:p>
    <w:p w14:paraId="48A64FB1" w14:textId="4E0833ED" w:rsidR="00DE54C5" w:rsidRPr="007E5D99" w:rsidRDefault="00DE54C5" w:rsidP="00DE54C5">
      <w:pPr>
        <w:pStyle w:val="TF-FONTE"/>
      </w:pPr>
      <w:r w:rsidRPr="007E5D99">
        <w:t>Fonte: Banoth e Hashmi (2021).</w:t>
      </w:r>
    </w:p>
    <w:p w14:paraId="03F8302D" w14:textId="3682AB43" w:rsidR="0093229B" w:rsidRDefault="0093229B" w:rsidP="00746EEC">
      <w:pPr>
        <w:pStyle w:val="TF-TEXTO"/>
      </w:pPr>
      <w:r w:rsidRPr="0093229B">
        <w:lastRenderedPageBreak/>
        <w:t xml:space="preserve">Utilizando dados coletados de uma ampla gama de vídeos de futebol, </w:t>
      </w:r>
      <w:r w:rsidR="00C11547" w:rsidRPr="00C11547">
        <w:t>Banoth</w:t>
      </w:r>
      <w:r w:rsidR="00F4677B">
        <w:t xml:space="preserve"> e</w:t>
      </w:r>
      <w:r w:rsidR="00C11547" w:rsidRPr="00C11547">
        <w:t xml:space="preserve"> Hashmi</w:t>
      </w:r>
      <w:r w:rsidR="00F4677B">
        <w:t xml:space="preserve"> </w:t>
      </w:r>
      <w:r w:rsidRPr="0093229B">
        <w:t>(2021) aplicaram técnicas de visão computacional para extrair informações críticas sobre a posição e o movimento dos jogadores e da bola, modelando essas informaçõe</w:t>
      </w:r>
      <w:r w:rsidRPr="002350C3">
        <w:t xml:space="preserve">s </w:t>
      </w:r>
      <w:r w:rsidR="003226D6" w:rsidRPr="002350C3">
        <w:t xml:space="preserve">via </w:t>
      </w:r>
      <w:r w:rsidRPr="002350C3">
        <w:t>redes complexas. Cada jogador e bola foram considerados vértices na rede, enquanto as interações, como passes e deslocamentos</w:t>
      </w:r>
      <w:r w:rsidRPr="0093229B">
        <w:t>, foram representadas por arestas. Com essa abordagem, os autores conseguiram não apenas detectar com precisão a posição de jogadores e bolas em campo, mas também rastrear seus movimentos ao longo do tempo.</w:t>
      </w:r>
      <w:r w:rsidR="00944AA0">
        <w:t xml:space="preserve"> </w:t>
      </w:r>
      <w:r w:rsidRPr="0093229B">
        <w:t xml:space="preserve">Adicionalmente, </w:t>
      </w:r>
      <w:r w:rsidR="00C11547" w:rsidRPr="00C11547">
        <w:t>Banoth</w:t>
      </w:r>
      <w:r w:rsidR="009B7A2C">
        <w:t xml:space="preserve"> e</w:t>
      </w:r>
      <w:r w:rsidR="00C11547" w:rsidRPr="00C11547">
        <w:t xml:space="preserve"> Hashmi </w:t>
      </w:r>
      <w:r w:rsidRPr="0093229B">
        <w:t xml:space="preserve">(2021) implementaram algoritmos de rastreamento, como o </w:t>
      </w:r>
      <w:r w:rsidR="006C2D72">
        <w:t xml:space="preserve">Simple Online and Real-time </w:t>
      </w:r>
      <w:r w:rsidR="006C2D72" w:rsidRPr="00257CF5">
        <w:rPr>
          <w:rStyle w:val="nfase"/>
          <w:i w:val="0"/>
          <w:iCs w:val="0"/>
        </w:rPr>
        <w:t>Tracking</w:t>
      </w:r>
      <w:r w:rsidR="00257CF5">
        <w:t xml:space="preserve"> </w:t>
      </w:r>
      <w:r w:rsidR="006C2D72">
        <w:t>(</w:t>
      </w:r>
      <w:r w:rsidRPr="0093229B">
        <w:t>SORT</w:t>
      </w:r>
      <w:r w:rsidR="006C2D72">
        <w:t>)</w:t>
      </w:r>
      <w:r w:rsidRPr="0093229B">
        <w:t xml:space="preserve">, que utiliza filtragem de Kalman e sobreposição de caixas delimitadoras, para manter o rastreamento contínuo dos jogadores, mesmo em situações de oclusão. </w:t>
      </w:r>
      <w:r w:rsidR="00821C8B">
        <w:t>Segundo os autores, e</w:t>
      </w:r>
      <w:r w:rsidRPr="0093229B">
        <w:t xml:space="preserve">ssa metodologia permitiu uma identificação eficaz de padrões de jogo e movimentação dos jogadores, </w:t>
      </w:r>
      <w:r w:rsidR="00BD53BA">
        <w:t xml:space="preserve">obtendo </w:t>
      </w:r>
      <w:r w:rsidR="00CA13EB" w:rsidRPr="00257CF5">
        <w:t>feedbacks</w:t>
      </w:r>
      <w:r w:rsidRPr="0093229B">
        <w:t xml:space="preserve"> valiosos para treinadores e analistas esportivos.</w:t>
      </w:r>
      <w:r w:rsidR="005C073C">
        <w:t xml:space="preserve"> A </w:t>
      </w:r>
      <w:r w:rsidR="00B83E5F">
        <w:fldChar w:fldCharType="begin"/>
      </w:r>
      <w:r w:rsidR="00B83E5F">
        <w:instrText xml:space="preserve"> REF _Ref165464606 \h </w:instrText>
      </w:r>
      <w:r w:rsidR="00B83E5F">
        <w:fldChar w:fldCharType="separate"/>
      </w:r>
      <w:r w:rsidR="00F33B40">
        <w:t xml:space="preserve">Figura </w:t>
      </w:r>
      <w:r w:rsidR="00F33B40">
        <w:rPr>
          <w:noProof/>
        </w:rPr>
        <w:t>2</w:t>
      </w:r>
      <w:r w:rsidR="00B83E5F">
        <w:fldChar w:fldCharType="end"/>
      </w:r>
      <w:r w:rsidR="00B83E5F">
        <w:t xml:space="preserve"> apresenta as etapas da detecção e rastreamento de jogadores.</w:t>
      </w:r>
    </w:p>
    <w:p w14:paraId="711A9F38" w14:textId="2781E968" w:rsidR="007545CB" w:rsidRDefault="00DF31EC" w:rsidP="00B83E5F">
      <w:pPr>
        <w:pStyle w:val="TF-LEGENDA"/>
      </w:pPr>
      <w:bookmarkStart w:id="28" w:name="_Ref165464606"/>
      <w:r>
        <w:t xml:space="preserve">Figura </w:t>
      </w:r>
      <w:r w:rsidR="00000000">
        <w:fldChar w:fldCharType="begin"/>
      </w:r>
      <w:r w:rsidR="00000000">
        <w:instrText xml:space="preserve"> SEQ Figura \* ARABIC </w:instrText>
      </w:r>
      <w:r w:rsidR="00000000">
        <w:fldChar w:fldCharType="separate"/>
      </w:r>
      <w:r w:rsidR="00643604">
        <w:rPr>
          <w:noProof/>
        </w:rPr>
        <w:t>2</w:t>
      </w:r>
      <w:r w:rsidR="00000000">
        <w:rPr>
          <w:noProof/>
        </w:rPr>
        <w:fldChar w:fldCharType="end"/>
      </w:r>
      <w:bookmarkEnd w:id="28"/>
      <w:r>
        <w:t xml:space="preserve"> </w:t>
      </w:r>
      <w:r w:rsidRPr="00F3649F">
        <w:t>–</w:t>
      </w:r>
      <w:r>
        <w:t xml:space="preserve"> </w:t>
      </w:r>
      <w:r w:rsidR="005C073C">
        <w:t>Detecção e rastreamento de jogadores</w:t>
      </w:r>
    </w:p>
    <w:p w14:paraId="5F360EC7" w14:textId="0800DB7A" w:rsidR="00746EEC" w:rsidRDefault="00746EEC" w:rsidP="00746EEC">
      <w:pPr>
        <w:pStyle w:val="TF-FIGURA"/>
      </w:pPr>
      <w:r w:rsidRPr="00746EEC">
        <w:rPr>
          <w:noProof/>
        </w:rPr>
        <w:drawing>
          <wp:inline distT="0" distB="0" distL="0" distR="0" wp14:anchorId="23F0986F" wp14:editId="6BE2068F">
            <wp:extent cx="3671248" cy="2418558"/>
            <wp:effectExtent l="19050" t="19050" r="24765" b="20320"/>
            <wp:docPr id="1949190266"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90266" name="Imagem 1" descr="Interface gráfica do usuário, Diagrama&#10;&#10;Descrição gerada automaticamente"/>
                    <pic:cNvPicPr/>
                  </pic:nvPicPr>
                  <pic:blipFill>
                    <a:blip r:embed="rId12"/>
                    <a:stretch>
                      <a:fillRect/>
                    </a:stretch>
                  </pic:blipFill>
                  <pic:spPr>
                    <a:xfrm>
                      <a:off x="0" y="0"/>
                      <a:ext cx="3681568" cy="2425356"/>
                    </a:xfrm>
                    <a:prstGeom prst="rect">
                      <a:avLst/>
                    </a:prstGeom>
                    <a:ln>
                      <a:solidFill>
                        <a:schemeClr val="tx1"/>
                      </a:solidFill>
                    </a:ln>
                  </pic:spPr>
                </pic:pic>
              </a:graphicData>
            </a:graphic>
          </wp:inline>
        </w:drawing>
      </w:r>
    </w:p>
    <w:p w14:paraId="4225F6B0" w14:textId="5731438F" w:rsidR="00B83E5F" w:rsidRPr="0093229B" w:rsidRDefault="00B83E5F" w:rsidP="00B83E5F">
      <w:pPr>
        <w:pStyle w:val="TF-FONTE"/>
      </w:pPr>
      <w:r>
        <w:t xml:space="preserve">Fonte: </w:t>
      </w:r>
      <w:r w:rsidRPr="00C11547">
        <w:t>Banoth</w:t>
      </w:r>
      <w:r>
        <w:t xml:space="preserve"> e</w:t>
      </w:r>
      <w:r w:rsidRPr="00C11547">
        <w:t xml:space="preserve"> Hashmi </w:t>
      </w:r>
      <w:r w:rsidRPr="0093229B">
        <w:t>(2021</w:t>
      </w:r>
      <w:r>
        <w:t>)</w:t>
      </w:r>
      <w:r w:rsidR="00FF1612">
        <w:t>.</w:t>
      </w:r>
    </w:p>
    <w:p w14:paraId="55F865EE" w14:textId="620C942A" w:rsidR="00A75C01" w:rsidRDefault="00CA13EB" w:rsidP="006C2D72">
      <w:pPr>
        <w:pStyle w:val="TF-TEXTO"/>
      </w:pPr>
      <w:r>
        <w:t>N</w:t>
      </w:r>
      <w:r w:rsidR="0093229B" w:rsidRPr="0093229B">
        <w:t>a validação d</w:t>
      </w:r>
      <w:r>
        <w:t>o</w:t>
      </w:r>
      <w:r w:rsidR="0093229B" w:rsidRPr="0093229B">
        <w:t xml:space="preserve"> modelo, </w:t>
      </w:r>
      <w:r w:rsidRPr="00C11547">
        <w:t>Banoth</w:t>
      </w:r>
      <w:r>
        <w:t xml:space="preserve"> e</w:t>
      </w:r>
      <w:r w:rsidRPr="00C11547">
        <w:t xml:space="preserve"> Hashmi </w:t>
      </w:r>
      <w:r w:rsidRPr="0093229B">
        <w:t>(2021</w:t>
      </w:r>
      <w:r>
        <w:t xml:space="preserve">) </w:t>
      </w:r>
      <w:r w:rsidR="0093229B" w:rsidRPr="0093229B">
        <w:t xml:space="preserve">compararam os resultados obtidos com as posições e movimentações reais dos jogadores e da bola, observadas manualmente em vídeos selecionados. </w:t>
      </w:r>
      <w:r w:rsidR="006C2D72">
        <w:t xml:space="preserve">Os resultados </w:t>
      </w:r>
      <w:r w:rsidR="000C7C75">
        <w:t>apontam para</w:t>
      </w:r>
      <w:r w:rsidR="006C2D72">
        <w:t xml:space="preserve"> uma alta precisão na detecção tanto de jogadores quanto da bola, com taxas de precisão de 97% para ambos os objetos. Em relação ao </w:t>
      </w:r>
      <w:r w:rsidR="006C2D72" w:rsidRPr="000C7C75">
        <w:rPr>
          <w:i/>
          <w:iCs/>
        </w:rPr>
        <w:t>recall</w:t>
      </w:r>
      <w:r w:rsidR="006C2D72">
        <w:t xml:space="preserve">, observa-se uma taxa ligeiramente menor para a bola (75%) em comparação com os jogadores (93%). No entanto, o F1 Score </w:t>
      </w:r>
      <w:r w:rsidR="000C7C75">
        <w:t>apresenta a</w:t>
      </w:r>
      <w:r w:rsidR="006C2D72">
        <w:t xml:space="preserve"> média harmônica entre precisão e </w:t>
      </w:r>
      <w:r w:rsidR="006C2D72" w:rsidRPr="00257CF5">
        <w:rPr>
          <w:i/>
          <w:iCs/>
        </w:rPr>
        <w:t>recall</w:t>
      </w:r>
      <w:r w:rsidR="006C2D72">
        <w:t xml:space="preserve">, indicando uma eficácia geral do modelo, especialmente na detecção de jogadores (95%) e uma eficácia razoável na detecção da bola (85%). </w:t>
      </w:r>
      <w:r w:rsidR="000C7C75">
        <w:t>Segundo os autores, i</w:t>
      </w:r>
      <w:r w:rsidR="006C2D72">
        <w:t>sso demonstra a capacidade do modelo em lidar com cenários desafiadores, como oclusões e rápida movimentação da bola, essenciais em aplicações de rastreamento em tempo real em eventos esportivos</w:t>
      </w:r>
      <w:r w:rsidR="000C7C75">
        <w:t>.</w:t>
      </w:r>
    </w:p>
    <w:p w14:paraId="558FA3BA" w14:textId="40264D0F" w:rsidR="0093229B" w:rsidRDefault="0093229B" w:rsidP="00A75C01">
      <w:pPr>
        <w:pStyle w:val="TF-TEXTO"/>
        <w:spacing w:before="60"/>
      </w:pPr>
      <w:r w:rsidRPr="0093229B">
        <w:t xml:space="preserve">Além disso, </w:t>
      </w:r>
      <w:r w:rsidR="00917938" w:rsidRPr="00C11547">
        <w:t>Banoth</w:t>
      </w:r>
      <w:r w:rsidR="00917938">
        <w:t xml:space="preserve"> e</w:t>
      </w:r>
      <w:r w:rsidR="00917938" w:rsidRPr="00C11547">
        <w:t xml:space="preserve"> Hashmi </w:t>
      </w:r>
      <w:r w:rsidR="00917938" w:rsidRPr="0093229B">
        <w:t>(2021</w:t>
      </w:r>
      <w:r w:rsidR="00917938">
        <w:t xml:space="preserve">) </w:t>
      </w:r>
      <w:r w:rsidRPr="0093229B">
        <w:t>propuseram o desenvolvimento de interfaces gráficas mais intuitivas para a visualização das análises, facilitando a interpretação dos dados por treinadores e especialistas em análise esportiva.</w:t>
      </w:r>
      <w:r w:rsidR="00944AA0">
        <w:t xml:space="preserve"> Na </w:t>
      </w:r>
      <w:r w:rsidR="00E03471">
        <w:fldChar w:fldCharType="begin"/>
      </w:r>
      <w:r w:rsidR="00E03471">
        <w:instrText xml:space="preserve"> REF _Ref165464724 \h </w:instrText>
      </w:r>
      <w:r w:rsidR="00E03471">
        <w:fldChar w:fldCharType="separate"/>
      </w:r>
      <w:r w:rsidR="00F33B40">
        <w:t xml:space="preserve">Figura </w:t>
      </w:r>
      <w:r w:rsidR="00F33B40">
        <w:rPr>
          <w:noProof/>
        </w:rPr>
        <w:t>3</w:t>
      </w:r>
      <w:r w:rsidR="00E03471">
        <w:fldChar w:fldCharType="end"/>
      </w:r>
      <w:r w:rsidR="00E03471">
        <w:t xml:space="preserve"> </w:t>
      </w:r>
      <w:r w:rsidR="00944AA0">
        <w:t xml:space="preserve">é possível observar </w:t>
      </w:r>
      <w:r w:rsidR="00D40480">
        <w:t xml:space="preserve">as </w:t>
      </w:r>
      <w:r w:rsidR="00D40480" w:rsidRPr="00CD4736">
        <w:t>caixas delimitadoras em vídeos de futebol</w:t>
      </w:r>
      <w:r w:rsidR="00944AA0">
        <w:t>.</w:t>
      </w:r>
    </w:p>
    <w:p w14:paraId="2435DD90" w14:textId="7257FFFA" w:rsidR="00AB1E39" w:rsidRPr="00C458D3" w:rsidRDefault="00E03471" w:rsidP="00E03471">
      <w:pPr>
        <w:pStyle w:val="TF-LEGENDA"/>
        <w:rPr>
          <w:highlight w:val="yellow"/>
        </w:rPr>
      </w:pPr>
      <w:bookmarkStart w:id="29" w:name="_Ref165464724"/>
      <w:bookmarkStart w:id="30" w:name="Figura2"/>
      <w:r>
        <w:t xml:space="preserve">Figura </w:t>
      </w:r>
      <w:r w:rsidR="00000000">
        <w:fldChar w:fldCharType="begin"/>
      </w:r>
      <w:r w:rsidR="00000000">
        <w:instrText xml:space="preserve"> SEQ Figura \* ARABIC </w:instrText>
      </w:r>
      <w:r w:rsidR="00000000">
        <w:fldChar w:fldCharType="separate"/>
      </w:r>
      <w:r w:rsidR="00643604">
        <w:rPr>
          <w:noProof/>
        </w:rPr>
        <w:t>3</w:t>
      </w:r>
      <w:r w:rsidR="00000000">
        <w:rPr>
          <w:noProof/>
        </w:rPr>
        <w:fldChar w:fldCharType="end"/>
      </w:r>
      <w:bookmarkEnd w:id="29"/>
      <w:r w:rsidR="00AB1E39">
        <w:t xml:space="preserve"> </w:t>
      </w:r>
      <w:bookmarkEnd w:id="30"/>
      <w:r w:rsidR="00AB1E39" w:rsidRPr="00F3649F">
        <w:t xml:space="preserve">– </w:t>
      </w:r>
      <w:r w:rsidR="00CD4736" w:rsidRPr="00CD4736">
        <w:t xml:space="preserve">Exemplos </w:t>
      </w:r>
      <w:r w:rsidR="007511EA">
        <w:t xml:space="preserve">de </w:t>
      </w:r>
      <w:r w:rsidRPr="00CD4736">
        <w:t>caixas delimitadoras em vídeos de futebol</w:t>
      </w:r>
      <w:r w:rsidR="00AB1E39">
        <w:rPr>
          <w:noProof/>
        </w:rPr>
        <w:drawing>
          <wp:inline distT="0" distB="0" distL="0" distR="0" wp14:anchorId="22AAC669" wp14:editId="18284963">
            <wp:extent cx="5228515" cy="1277487"/>
            <wp:effectExtent l="19050" t="19050" r="10795" b="18415"/>
            <wp:docPr id="2" name="Imagem 2"/>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rotWithShape="1">
                    <a:blip r:embed="rId13"/>
                    <a:srcRect l="973" t="1854" r="1108" b="52498"/>
                    <a:stretch/>
                  </pic:blipFill>
                  <pic:spPr bwMode="auto">
                    <a:xfrm>
                      <a:off x="0" y="0"/>
                      <a:ext cx="5245810" cy="12817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EE09D" w14:textId="6B0D8C2C" w:rsidR="00AB1E39" w:rsidRPr="009B6E9A" w:rsidRDefault="00AB1E39" w:rsidP="00AB1E39">
      <w:pPr>
        <w:pStyle w:val="TF-FONTE"/>
      </w:pPr>
      <w:r w:rsidRPr="009B6E9A">
        <w:t xml:space="preserve">Fonte: </w:t>
      </w:r>
      <w:r w:rsidR="00D904E5" w:rsidRPr="00C11547">
        <w:t>Banoth</w:t>
      </w:r>
      <w:r w:rsidR="00D904E5">
        <w:t xml:space="preserve"> e</w:t>
      </w:r>
      <w:r w:rsidR="00D904E5" w:rsidRPr="00C11547">
        <w:t xml:space="preserve"> Hashmi </w:t>
      </w:r>
      <w:r w:rsidR="00D904E5" w:rsidRPr="0093229B">
        <w:t>(2021</w:t>
      </w:r>
      <w:r w:rsidR="00D904E5">
        <w:t>)</w:t>
      </w:r>
      <w:r w:rsidR="00DC442E">
        <w:t>.</w:t>
      </w:r>
    </w:p>
    <w:p w14:paraId="5B7B5C22" w14:textId="1867186F" w:rsidR="0093229B" w:rsidRPr="0093229B" w:rsidRDefault="0093229B" w:rsidP="00AB1E39">
      <w:pPr>
        <w:pStyle w:val="TF-TEXTO"/>
        <w:spacing w:before="60"/>
      </w:pPr>
      <w:r w:rsidRPr="0093229B">
        <w:t xml:space="preserve">Por fim, </w:t>
      </w:r>
      <w:r w:rsidR="00D904E5" w:rsidRPr="00C11547">
        <w:t>Banoth</w:t>
      </w:r>
      <w:r w:rsidR="00D904E5">
        <w:t xml:space="preserve"> e</w:t>
      </w:r>
      <w:r w:rsidR="00D904E5" w:rsidRPr="00C11547">
        <w:t xml:space="preserve"> Hashmi </w:t>
      </w:r>
      <w:r w:rsidR="00D904E5" w:rsidRPr="0093229B">
        <w:t>(2021</w:t>
      </w:r>
      <w:r w:rsidRPr="0093229B">
        <w:t>) destaca</w:t>
      </w:r>
      <w:r w:rsidR="008C4EF0">
        <w:t>m</w:t>
      </w:r>
      <w:r w:rsidRPr="0093229B">
        <w:t xml:space="preserve"> o potencial das redes complexas e do aprendizado profundo na transformação da análise de vídeos esportivos, proporcionando ferramentas mais precisas e eficientes para a compreensão dos padrões de jogo no futebol. Contudo, eles também reconheceram as limitações de seu trabalho, indicando a necessidade de futuras investigações para explorar outras bases de dados e expandir a aplicabilidade de suas técnicas para uma análise ainda mais abrangente das dinâmicas esportivas.</w:t>
      </w:r>
    </w:p>
    <w:p w14:paraId="1ABB6976" w14:textId="6C2E7C69" w:rsidR="00A44581" w:rsidRPr="008F206C" w:rsidRDefault="008F206C" w:rsidP="00E638A0">
      <w:pPr>
        <w:pStyle w:val="Ttulo2"/>
        <w:rPr>
          <w:lang w:val="en-US"/>
        </w:rPr>
      </w:pPr>
      <w:r w:rsidRPr="008F206C">
        <w:rPr>
          <w:lang w:val="en-US"/>
        </w:rPr>
        <w:lastRenderedPageBreak/>
        <w:t>TRACKING AND DETECTION OF B</w:t>
      </w:r>
      <w:r>
        <w:rPr>
          <w:lang w:val="en-US"/>
        </w:rPr>
        <w:t>ASKETBALL MOVEMENTS USING MULTI-FEATURE DATA FUSION AND HYBRID YOLO-T2LSTM NETWORK</w:t>
      </w:r>
    </w:p>
    <w:p w14:paraId="14F7BBBC" w14:textId="42610646" w:rsidR="008F206C" w:rsidRDefault="008F206C" w:rsidP="008F206C">
      <w:pPr>
        <w:pStyle w:val="TF-TEXTO"/>
      </w:pPr>
      <w:bookmarkStart w:id="31" w:name="Correlato2"/>
      <w:r>
        <w:t xml:space="preserve">Li, Luo e Islam (2023) </w:t>
      </w:r>
      <w:bookmarkEnd w:id="31"/>
      <w:r>
        <w:t xml:space="preserve">desenvolveram um método </w:t>
      </w:r>
      <w:r w:rsidR="00AC31A8">
        <w:t>a partir d</w:t>
      </w:r>
      <w:r w:rsidR="00A86F2C">
        <w:t>a</w:t>
      </w:r>
      <w:r>
        <w:t xml:space="preserve"> fusão de múltiplas características e rede híbrida YOLO-T2LSTM. Este estudo </w:t>
      </w:r>
      <w:r w:rsidR="007C46EC">
        <w:t>realiza a detecção de</w:t>
      </w:r>
      <w:r>
        <w:t xml:space="preserve"> movimentos rápidos e às frequentes oclusões em partidas de basquete. A solução proposta pelos autores, integra </w:t>
      </w:r>
      <w:r w:rsidR="007B192B">
        <w:t>o</w:t>
      </w:r>
      <w:r>
        <w:t xml:space="preserve"> algoritmo YOLO aprimorado com o processamento de LSTM e</w:t>
      </w:r>
      <w:r w:rsidR="000065E8">
        <w:t xml:space="preserve"> a</w:t>
      </w:r>
      <w:r>
        <w:t xml:space="preserve"> lógica </w:t>
      </w:r>
      <w:r w:rsidR="00C94171">
        <w:t>F</w:t>
      </w:r>
      <w:r>
        <w:t>uzzy.</w:t>
      </w:r>
      <w:r w:rsidR="00944AA0">
        <w:t xml:space="preserve"> A </w:t>
      </w:r>
      <w:r w:rsidR="00F33B40">
        <w:fldChar w:fldCharType="begin"/>
      </w:r>
      <w:r w:rsidR="00F33B40">
        <w:instrText xml:space="preserve"> REF _Ref165467305 \h </w:instrText>
      </w:r>
      <w:r w:rsidR="00F33B40">
        <w:fldChar w:fldCharType="separate"/>
      </w:r>
      <w:r w:rsidR="00F33B40">
        <w:t xml:space="preserve">Figura </w:t>
      </w:r>
      <w:r w:rsidR="00F33B40">
        <w:rPr>
          <w:noProof/>
        </w:rPr>
        <w:t>4</w:t>
      </w:r>
      <w:r w:rsidR="00F33B40">
        <w:fldChar w:fldCharType="end"/>
      </w:r>
      <w:r w:rsidR="00F33B40">
        <w:t xml:space="preserve"> </w:t>
      </w:r>
      <w:r w:rsidR="00944AA0">
        <w:t xml:space="preserve">exemplifica </w:t>
      </w:r>
      <w:r w:rsidR="002B2D4C">
        <w:t>a divisão da arquitetura</w:t>
      </w:r>
      <w:r w:rsidR="00CD4736">
        <w:t xml:space="preserve"> entre os modelos YOLO, a l</w:t>
      </w:r>
      <w:r w:rsidR="00CD1A39">
        <w:t>ó</w:t>
      </w:r>
      <w:r w:rsidR="00CD4736">
        <w:t>gica do algoritmo T2 Fuzzy e a classificação das ações.</w:t>
      </w:r>
    </w:p>
    <w:p w14:paraId="509D61EA" w14:textId="71EEB70C" w:rsidR="00AB1E39" w:rsidRPr="00F3649F" w:rsidRDefault="00F33B40" w:rsidP="00F33B40">
      <w:pPr>
        <w:pStyle w:val="TF-LEGENDA"/>
      </w:pPr>
      <w:bookmarkStart w:id="32" w:name="_Ref165467305"/>
      <w:bookmarkStart w:id="33" w:name="Figura3"/>
      <w:r>
        <w:t xml:space="preserve">Figura </w:t>
      </w:r>
      <w:r w:rsidR="00000000">
        <w:fldChar w:fldCharType="begin"/>
      </w:r>
      <w:r w:rsidR="00000000">
        <w:instrText xml:space="preserve"> SEQ Figura \* ARABIC </w:instrText>
      </w:r>
      <w:r w:rsidR="00000000">
        <w:fldChar w:fldCharType="separate"/>
      </w:r>
      <w:r w:rsidR="00643604">
        <w:rPr>
          <w:noProof/>
        </w:rPr>
        <w:t>4</w:t>
      </w:r>
      <w:r w:rsidR="00000000">
        <w:rPr>
          <w:noProof/>
        </w:rPr>
        <w:fldChar w:fldCharType="end"/>
      </w:r>
      <w:bookmarkEnd w:id="32"/>
      <w:r w:rsidR="00AB1E39">
        <w:t xml:space="preserve"> </w:t>
      </w:r>
      <w:bookmarkEnd w:id="33"/>
      <w:r w:rsidR="00AB1E39" w:rsidRPr="00F3649F">
        <w:t xml:space="preserve">– </w:t>
      </w:r>
      <w:r w:rsidR="00AB1E39" w:rsidRPr="00AB1E39">
        <w:t>Arquitetura do Sistema de Reconhecimento de Ações de Basquete YOLO-T2LSTM Híbrido</w:t>
      </w:r>
    </w:p>
    <w:p w14:paraId="40C23FC0" w14:textId="301590C2" w:rsidR="00AB1E39" w:rsidRPr="00C458D3" w:rsidRDefault="00AB1E39" w:rsidP="00AB1E39">
      <w:pPr>
        <w:pStyle w:val="TF-FIGURA"/>
        <w:rPr>
          <w:highlight w:val="yellow"/>
        </w:rPr>
      </w:pPr>
      <w:r>
        <w:rPr>
          <w:noProof/>
        </w:rPr>
        <w:drawing>
          <wp:inline distT="0" distB="0" distL="0" distR="0" wp14:anchorId="465F1E1F" wp14:editId="272703C4">
            <wp:extent cx="4245875" cy="2525701"/>
            <wp:effectExtent l="19050" t="19050" r="21590" b="273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943" cy="2557269"/>
                    </a:xfrm>
                    <a:prstGeom prst="rect">
                      <a:avLst/>
                    </a:prstGeom>
                    <a:ln>
                      <a:solidFill>
                        <a:schemeClr val="tx1"/>
                      </a:solidFill>
                    </a:ln>
                  </pic:spPr>
                </pic:pic>
              </a:graphicData>
            </a:graphic>
          </wp:inline>
        </w:drawing>
      </w:r>
    </w:p>
    <w:p w14:paraId="149C70BB" w14:textId="3E7318E3" w:rsidR="00AB1E39" w:rsidRPr="00AB1E39" w:rsidRDefault="00AB1E39" w:rsidP="00AB1E39">
      <w:pPr>
        <w:pStyle w:val="TF-FONTE"/>
      </w:pPr>
      <w:r w:rsidRPr="00AB1E39">
        <w:t xml:space="preserve">Fonte: </w:t>
      </w:r>
      <w:r>
        <w:t>Li, Luo e Islam (2023).</w:t>
      </w:r>
    </w:p>
    <w:p w14:paraId="6D351680" w14:textId="08EDDD93" w:rsidR="008F206C" w:rsidRDefault="008F206C" w:rsidP="00AB1E39">
      <w:pPr>
        <w:pStyle w:val="TF-TEXTO"/>
        <w:spacing w:before="60"/>
      </w:pPr>
      <w:r>
        <w:t>Utilizando</w:t>
      </w:r>
      <w:r w:rsidR="00131F99">
        <w:t xml:space="preserve"> o </w:t>
      </w:r>
      <w:r w:rsidR="00131F99" w:rsidRPr="00131F99">
        <w:rPr>
          <w:i/>
          <w:iCs/>
        </w:rPr>
        <w:t>Basketball technical action dataset</w:t>
      </w:r>
      <w:r w:rsidR="00131F99">
        <w:t xml:space="preserve"> com vídeos de basquete</w:t>
      </w:r>
      <w:r>
        <w:t>, Li, Luo e Islam</w:t>
      </w:r>
      <w:r w:rsidR="00F36AA7">
        <w:t xml:space="preserve"> (2023)</w:t>
      </w:r>
      <w:r>
        <w:t xml:space="preserve"> aplicaram técnicas de visão computacional para extrair informações precisas sobre a posição, movimento dos jogadores e ações de jogo. Neste modelo, jogadores e suas ações são representados como nós em uma rede, com suas interações e movimentos detalhados pelas arestas. Essa abordagem permitiu não apenas a detecção acurada da posição dos jogadores, mas também o acompanhamento contínuo de suas ações durante a partida.</w:t>
      </w:r>
    </w:p>
    <w:p w14:paraId="1590530A" w14:textId="7ADBD67D" w:rsidR="008F206C" w:rsidRDefault="00AE2460" w:rsidP="008F206C">
      <w:pPr>
        <w:pStyle w:val="TF-TEXTO"/>
      </w:pPr>
      <w:r>
        <w:t>Posteriormente</w:t>
      </w:r>
      <w:r w:rsidR="008F206C">
        <w:t>,</w:t>
      </w:r>
      <w:r>
        <w:t xml:space="preserve"> </w:t>
      </w:r>
      <w:r w:rsidR="008157A7">
        <w:t xml:space="preserve">segundo </w:t>
      </w:r>
      <w:r>
        <w:t>Li, Luo e Islam (2023)</w:t>
      </w:r>
      <w:r w:rsidR="008157A7">
        <w:t>,</w:t>
      </w:r>
      <w:r>
        <w:t xml:space="preserve"> </w:t>
      </w:r>
      <w:r w:rsidR="008F206C">
        <w:t>foram empregados algoritmos de rastreamento que combinam LSTM e lógica fuzzy, capazes de manter a sequência de ações dos jogadores, superando desafios como as oclusões. Tal metodologia viabilizou a identificação efetiva dos padrões de movimento e jogo.</w:t>
      </w:r>
      <w:r w:rsidR="00CD4736">
        <w:t xml:space="preserve"> A </w:t>
      </w:r>
      <w:r w:rsidR="00E43FA6">
        <w:fldChar w:fldCharType="begin"/>
      </w:r>
      <w:r w:rsidR="00E43FA6">
        <w:instrText xml:space="preserve"> REF _Ref165467583 \h </w:instrText>
      </w:r>
      <w:r w:rsidR="00E43FA6">
        <w:fldChar w:fldCharType="separate"/>
      </w:r>
      <w:r w:rsidR="00E43FA6">
        <w:t xml:space="preserve">Figura </w:t>
      </w:r>
      <w:r w:rsidR="00E43FA6">
        <w:rPr>
          <w:noProof/>
        </w:rPr>
        <w:t>5</w:t>
      </w:r>
      <w:r w:rsidR="00E43FA6">
        <w:fldChar w:fldCharType="end"/>
      </w:r>
      <w:r w:rsidR="00E43FA6">
        <w:t xml:space="preserve"> </w:t>
      </w:r>
      <w:r w:rsidR="00CD4736">
        <w:t>apresenta exemplos de imagens mostrando a aplicação prática do modelo</w:t>
      </w:r>
      <w:r w:rsidR="00304757">
        <w:t xml:space="preserve"> e a sua acurácia em situações de oclusão.</w:t>
      </w:r>
    </w:p>
    <w:p w14:paraId="20C61DA1" w14:textId="223D4977" w:rsidR="00AB1E39" w:rsidRPr="00F3649F" w:rsidRDefault="00E43FA6" w:rsidP="00E43FA6">
      <w:pPr>
        <w:pStyle w:val="TF-LEGENDA"/>
      </w:pPr>
      <w:bookmarkStart w:id="34" w:name="_Ref165467583"/>
      <w:r>
        <w:t xml:space="preserve">Figura </w:t>
      </w:r>
      <w:r w:rsidR="00000000">
        <w:fldChar w:fldCharType="begin"/>
      </w:r>
      <w:r w:rsidR="00000000">
        <w:instrText xml:space="preserve"> SEQ Figura \* ARABIC </w:instrText>
      </w:r>
      <w:r w:rsidR="00000000">
        <w:fldChar w:fldCharType="separate"/>
      </w:r>
      <w:r w:rsidR="00643604">
        <w:rPr>
          <w:noProof/>
        </w:rPr>
        <w:t>5</w:t>
      </w:r>
      <w:r w:rsidR="00000000">
        <w:rPr>
          <w:noProof/>
        </w:rPr>
        <w:fldChar w:fldCharType="end"/>
      </w:r>
      <w:bookmarkEnd w:id="34"/>
      <w:r>
        <w:t xml:space="preserve"> </w:t>
      </w:r>
      <w:r w:rsidR="00AB1E39" w:rsidRPr="00F3649F">
        <w:t xml:space="preserve">– </w:t>
      </w:r>
      <w:r w:rsidR="00AB1E39" w:rsidRPr="00AB1E39">
        <w:t xml:space="preserve">Exemplos de </w:t>
      </w:r>
      <w:r w:rsidRPr="00AB1E39">
        <w:t>detecção em vídeos de basquete</w:t>
      </w:r>
    </w:p>
    <w:p w14:paraId="6B6B656E" w14:textId="4F163318" w:rsidR="00AB1E39" w:rsidRPr="00C458D3" w:rsidRDefault="005D040A" w:rsidP="00AB1E39">
      <w:pPr>
        <w:pStyle w:val="TF-FIGURA"/>
        <w:rPr>
          <w:highlight w:val="yellow"/>
        </w:rPr>
      </w:pPr>
      <w:r w:rsidRPr="005D040A">
        <w:rPr>
          <w:noProof/>
        </w:rPr>
        <w:drawing>
          <wp:inline distT="0" distB="0" distL="0" distR="0" wp14:anchorId="21B2F896" wp14:editId="40529C9C">
            <wp:extent cx="5756910" cy="2197100"/>
            <wp:effectExtent l="0" t="0" r="0" b="0"/>
            <wp:docPr id="605537064" name="Picture 1" descr="A collage of men playing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7064" name="Picture 1" descr="A collage of men playing basketball&#10;&#10;Description automatically generated"/>
                    <pic:cNvPicPr/>
                  </pic:nvPicPr>
                  <pic:blipFill>
                    <a:blip r:embed="rId15"/>
                    <a:stretch>
                      <a:fillRect/>
                    </a:stretch>
                  </pic:blipFill>
                  <pic:spPr>
                    <a:xfrm>
                      <a:off x="0" y="0"/>
                      <a:ext cx="5756910" cy="2197100"/>
                    </a:xfrm>
                    <a:prstGeom prst="rect">
                      <a:avLst/>
                    </a:prstGeom>
                  </pic:spPr>
                </pic:pic>
              </a:graphicData>
            </a:graphic>
          </wp:inline>
        </w:drawing>
      </w:r>
    </w:p>
    <w:p w14:paraId="26DA539B" w14:textId="34489340" w:rsidR="00AB1E39" w:rsidRDefault="00AB1E39" w:rsidP="00AB1E39">
      <w:pPr>
        <w:pStyle w:val="TF-FONTE"/>
      </w:pPr>
      <w:r w:rsidRPr="00AB1E39">
        <w:t xml:space="preserve">Fonte: </w:t>
      </w:r>
      <w:r>
        <w:t>Li, Luo e Islam (2023).</w:t>
      </w:r>
    </w:p>
    <w:p w14:paraId="73B15259" w14:textId="41589D50" w:rsidR="008F206C" w:rsidRDefault="008F206C" w:rsidP="008F206C">
      <w:pPr>
        <w:pStyle w:val="TF-TEXTO"/>
      </w:pPr>
      <w:r>
        <w:t>Para a avaliação do modelo, Li, Luo e Islam</w:t>
      </w:r>
      <w:r w:rsidR="00F36AA7">
        <w:t xml:space="preserve"> (2023)</w:t>
      </w:r>
      <w:r>
        <w:t xml:space="preserve"> confrontaram os resultados alcançados com as posições e movimentos reais dos jogadores, analisados manualmente em vídeos selecionados. </w:t>
      </w:r>
      <w:r w:rsidR="00DB14D2" w:rsidRPr="00DB14D2">
        <w:t>Os índices de precisão (99.3%), sensibilidade (98.15%), e especificidade (98.30%), juntamente com um</w:t>
      </w:r>
      <w:r w:rsidR="009834BA">
        <w:t xml:space="preserve"> </w:t>
      </w:r>
      <w:r w:rsidR="009834BA">
        <w:rPr>
          <w:rStyle w:val="nfase"/>
        </w:rPr>
        <w:t>Intersection over Union</w:t>
      </w:r>
      <w:r w:rsidR="00DB14D2" w:rsidRPr="00DB14D2">
        <w:t xml:space="preserve"> </w:t>
      </w:r>
      <w:r w:rsidR="009834BA">
        <w:t>(</w:t>
      </w:r>
      <w:r w:rsidR="00DB14D2" w:rsidRPr="00DB14D2">
        <w:t>IoU</w:t>
      </w:r>
      <w:r w:rsidR="009834BA">
        <w:t>)</w:t>
      </w:r>
      <w:r w:rsidR="00DB14D2" w:rsidRPr="00DB14D2">
        <w:t xml:space="preserve"> de 60%</w:t>
      </w:r>
      <w:r w:rsidR="00DB14D2">
        <w:t xml:space="preserve"> </w:t>
      </w:r>
      <w:r>
        <w:t>demonstrados nas detecções ressaltam a competência do modelo em lidar com a complexidade das partidas de basquete.</w:t>
      </w:r>
    </w:p>
    <w:p w14:paraId="22C9A192" w14:textId="41081265" w:rsidR="00A44581" w:rsidRDefault="003F27AF" w:rsidP="00E0715B">
      <w:pPr>
        <w:pStyle w:val="TF-TEXTO"/>
      </w:pPr>
      <w:r>
        <w:lastRenderedPageBreak/>
        <w:t>A partir dos</w:t>
      </w:r>
      <w:r w:rsidR="008F206C">
        <w:t xml:space="preserve"> resultados promissores, </w:t>
      </w:r>
      <w:r w:rsidR="00477B66">
        <w:t xml:space="preserve">Li, Luo e Islam (2023) </w:t>
      </w:r>
      <w:r w:rsidR="008F206C">
        <w:t>sugerem a aplicação do modelo a uma variedade mais ampla de esportes e a adição de métricas complementares para uma análise mais aprofundada do desempenho dos atletas.</w:t>
      </w:r>
      <w:r w:rsidR="00A513FC" w:rsidRPr="00A513FC">
        <w:t xml:space="preserve"> </w:t>
      </w:r>
      <w:r w:rsidR="00A513FC">
        <w:t>Além disso, o</w:t>
      </w:r>
      <w:r w:rsidR="00A513FC" w:rsidRPr="00A513FC">
        <w:t>s autores propõem ainda a implementação de interfaces gráficas mais intuitivas, para que treinadores e analistas possam interpretar os dados com maior facilidade. Apesar dos avanços mencionados, o</w:t>
      </w:r>
      <w:r w:rsidR="009834BA">
        <w:t>s autores</w:t>
      </w:r>
      <w:r w:rsidR="00A513FC" w:rsidRPr="00A513FC">
        <w:t xml:space="preserve"> aponta</w:t>
      </w:r>
      <w:r w:rsidR="009834BA">
        <w:t>m</w:t>
      </w:r>
      <w:r w:rsidR="00A513FC" w:rsidRPr="00A513FC">
        <w:t xml:space="preserve"> para a necessidade de pesquisas futuras que deverão abordar uma </w:t>
      </w:r>
      <w:r w:rsidR="009834BA">
        <w:t xml:space="preserve">maior quantidade e variedade </w:t>
      </w:r>
      <w:r w:rsidR="00A513FC" w:rsidRPr="00A513FC">
        <w:t xml:space="preserve">de dados </w:t>
      </w:r>
      <w:r w:rsidR="009834BA">
        <w:t>para</w:t>
      </w:r>
      <w:r w:rsidR="00A513FC" w:rsidRPr="00A513FC">
        <w:t xml:space="preserve"> testar a generalização das metodologias propostas, visando aprimoramentos que possam contemplar análises mais profundas das estratégias em partidas de basquete.</w:t>
      </w:r>
    </w:p>
    <w:p w14:paraId="2C481F61" w14:textId="14C6FB7B" w:rsidR="00A44581" w:rsidRPr="00DB47CC" w:rsidRDefault="00DB47CC" w:rsidP="00E638A0">
      <w:pPr>
        <w:pStyle w:val="Ttulo2"/>
        <w:rPr>
          <w:lang w:val="en-US"/>
        </w:rPr>
      </w:pPr>
      <w:r w:rsidRPr="00DB47CC">
        <w:rPr>
          <w:lang w:val="en-US"/>
        </w:rPr>
        <w:t>ANALYSIS OF MO</w:t>
      </w:r>
      <w:r>
        <w:rPr>
          <w:lang w:val="en-US"/>
        </w:rPr>
        <w:t>VEMENT AND ACTIVITIES OF HANDBALL PLAYERS USING DEEP NEURAL NETWORKS</w:t>
      </w:r>
    </w:p>
    <w:p w14:paraId="08498A8D" w14:textId="77777777" w:rsidR="00216CCD" w:rsidRDefault="00CF59C2" w:rsidP="00CF59C2">
      <w:pPr>
        <w:pStyle w:val="TF-TEXTO"/>
      </w:pPr>
      <w:bookmarkStart w:id="35" w:name="Correlato3"/>
      <w:r>
        <w:t xml:space="preserve">Host, Pobar e </w:t>
      </w:r>
      <w:r w:rsidR="000464E7" w:rsidRPr="000464E7">
        <w:t xml:space="preserve">Ivašić-Kos </w:t>
      </w:r>
      <w:r>
        <w:t>(2023)</w:t>
      </w:r>
      <w:bookmarkEnd w:id="35"/>
      <w:r>
        <w:t xml:space="preserve"> investigaram a aplicabilidade de métodos de visão computacional e aprendizado profundo na análise de cenas de handebol. Especificamente, o estudo focou na detecção e rastreamento de jogadores, bem como no reconhecimento de suas atividades dentro do dinâmico contexto do handebol. Este esporte, notável por seu jogo rápido e complexo, apresenta desafios únicos para os algoritmos de detecção de objetos e rastreamento. </w:t>
      </w:r>
      <w:r w:rsidR="0079145D">
        <w:t xml:space="preserve">Os autores também utilizaram técnicas de </w:t>
      </w:r>
      <w:r>
        <w:t xml:space="preserve">visão computacional </w:t>
      </w:r>
      <w:r w:rsidR="00F14C10">
        <w:t>para rec</w:t>
      </w:r>
      <w:r>
        <w:t>onhe</w:t>
      </w:r>
      <w:r w:rsidR="00F14C10">
        <w:t>cer</w:t>
      </w:r>
      <w:r>
        <w:t xml:space="preserve"> ações dos jogadores em cenários de handebol não restritos, sem a necessidade de sensores adicionais, permitindo uma adesão mais ampla em ambientes profissionais e amadores.</w:t>
      </w:r>
      <w:r w:rsidR="00AE6895">
        <w:t xml:space="preserve"> </w:t>
      </w:r>
    </w:p>
    <w:p w14:paraId="5F879969" w14:textId="5D1FFE86" w:rsidR="00CF59C2" w:rsidRDefault="00A65453" w:rsidP="00CF59C2">
      <w:pPr>
        <w:pStyle w:val="TF-TEXTO"/>
      </w:pPr>
      <w:r w:rsidRPr="00A65453">
        <w:t xml:space="preserve">Na </w:t>
      </w:r>
      <w:r>
        <w:fldChar w:fldCharType="begin"/>
      </w:r>
      <w:r>
        <w:instrText xml:space="preserve"> REF Figura6 \h </w:instrText>
      </w:r>
      <w:r>
        <w:fldChar w:fldCharType="separate"/>
      </w:r>
      <w:r>
        <w:t xml:space="preserve">Figura </w:t>
      </w:r>
      <w:r>
        <w:rPr>
          <w:noProof/>
        </w:rPr>
        <w:t>6</w:t>
      </w:r>
      <w:r>
        <w:fldChar w:fldCharType="end"/>
      </w:r>
      <w:r w:rsidRPr="00A65453">
        <w:t xml:space="preserve">, Host, Pobar e Ivašić-Kos (2023) detalham o processo semi-manual de criação de um conjunto de dados de ações de handebol, </w:t>
      </w:r>
      <w:r w:rsidR="00131F99">
        <w:t xml:space="preserve">denominado de </w:t>
      </w:r>
      <w:r w:rsidR="00131F99" w:rsidRPr="00131F99">
        <w:rPr>
          <w:i/>
          <w:iCs/>
        </w:rPr>
        <w:t>UNIRI-HBD_v2</w:t>
      </w:r>
      <w:r w:rsidR="00131F99">
        <w:t xml:space="preserve">, </w:t>
      </w:r>
      <w:r w:rsidRPr="00A65453">
        <w:t>começando pela coleta de dados com câmeras GoPro. Segu</w:t>
      </w:r>
      <w:r w:rsidR="00216CCD">
        <w:t>indo para</w:t>
      </w:r>
      <w:r w:rsidRPr="00A65453">
        <w:t xml:space="preserve"> a detecção e rastreamento automático de jogadores, e a anotação temporal manual das ações. </w:t>
      </w:r>
      <w:r w:rsidR="00216CCD">
        <w:t>A partir disso, o</w:t>
      </w:r>
      <w:r w:rsidRPr="00A65453">
        <w:t>s dados são concatena</w:t>
      </w:r>
      <w:r w:rsidR="00216CCD">
        <w:t xml:space="preserve">dos por </w:t>
      </w:r>
      <w:r w:rsidRPr="00A65453">
        <w:t>quadros de ações, revisados</w:t>
      </w:r>
      <w:r w:rsidR="00216CCD">
        <w:t>/validados</w:t>
      </w:r>
      <w:r w:rsidRPr="00A65453">
        <w:t xml:space="preserve"> por especialistas, </w:t>
      </w:r>
      <w:r w:rsidR="00216CCD">
        <w:t>resultando</w:t>
      </w:r>
      <w:r w:rsidRPr="00A65453">
        <w:t xml:space="preserve"> na formação do conjunto de dados de ação.</w:t>
      </w:r>
    </w:p>
    <w:p w14:paraId="289A9C71" w14:textId="5CE1393E" w:rsidR="00450C5C" w:rsidRPr="00F3649F" w:rsidRDefault="00643604" w:rsidP="00643604">
      <w:pPr>
        <w:pStyle w:val="TF-LEGENDA"/>
      </w:pPr>
      <w:bookmarkStart w:id="36" w:name="_Ref165468470"/>
      <w:bookmarkStart w:id="37" w:name="Figura6"/>
      <w:r>
        <w:t xml:space="preserve">Figura </w:t>
      </w:r>
      <w:r w:rsidR="00000000">
        <w:fldChar w:fldCharType="begin"/>
      </w:r>
      <w:r w:rsidR="00000000">
        <w:instrText xml:space="preserve"> SEQ Figura \* ARABIC </w:instrText>
      </w:r>
      <w:r w:rsidR="00000000">
        <w:fldChar w:fldCharType="separate"/>
      </w:r>
      <w:r>
        <w:rPr>
          <w:noProof/>
        </w:rPr>
        <w:t>6</w:t>
      </w:r>
      <w:r w:rsidR="00000000">
        <w:rPr>
          <w:noProof/>
        </w:rPr>
        <w:fldChar w:fldCharType="end"/>
      </w:r>
      <w:bookmarkEnd w:id="36"/>
      <w:bookmarkEnd w:id="37"/>
      <w:r>
        <w:t xml:space="preserve"> </w:t>
      </w:r>
      <w:r w:rsidR="00450C5C" w:rsidRPr="00F3649F">
        <w:t xml:space="preserve">– </w:t>
      </w:r>
      <w:r w:rsidR="00450C5C" w:rsidRPr="00450C5C">
        <w:t xml:space="preserve">Processo de </w:t>
      </w:r>
      <w:r w:rsidRPr="00450C5C">
        <w:t>criação semi-manual do conjunto de dados de ações de handebol</w:t>
      </w:r>
    </w:p>
    <w:p w14:paraId="4E706B60" w14:textId="3F3720FA" w:rsidR="00450C5C" w:rsidRPr="00C458D3" w:rsidRDefault="00450C5C" w:rsidP="00450C5C">
      <w:pPr>
        <w:pStyle w:val="TF-FIGURA"/>
        <w:rPr>
          <w:highlight w:val="yellow"/>
        </w:rPr>
      </w:pPr>
      <w:r>
        <w:rPr>
          <w:noProof/>
        </w:rPr>
        <w:drawing>
          <wp:inline distT="0" distB="0" distL="0" distR="0" wp14:anchorId="40F8FBC0" wp14:editId="58A1D98E">
            <wp:extent cx="4709899" cy="2171416"/>
            <wp:effectExtent l="19050" t="19050" r="14605" b="19685"/>
            <wp:docPr id="39938" name="Picture 39938"/>
            <wp:cNvGraphicFramePr/>
            <a:graphic xmlns:a="http://schemas.openxmlformats.org/drawingml/2006/main">
              <a:graphicData uri="http://schemas.openxmlformats.org/drawingml/2006/picture">
                <pic:pic xmlns:pic="http://schemas.openxmlformats.org/drawingml/2006/picture">
                  <pic:nvPicPr>
                    <pic:cNvPr id="39938" name="Picture 39938"/>
                    <pic:cNvPicPr/>
                  </pic:nvPicPr>
                  <pic:blipFill>
                    <a:blip r:embed="rId16"/>
                    <a:stretch>
                      <a:fillRect/>
                    </a:stretch>
                  </pic:blipFill>
                  <pic:spPr>
                    <a:xfrm>
                      <a:off x="0" y="0"/>
                      <a:ext cx="4724631" cy="2178208"/>
                    </a:xfrm>
                    <a:prstGeom prst="rect">
                      <a:avLst/>
                    </a:prstGeom>
                    <a:ln>
                      <a:solidFill>
                        <a:schemeClr val="tx1"/>
                      </a:solidFill>
                    </a:ln>
                  </pic:spPr>
                </pic:pic>
              </a:graphicData>
            </a:graphic>
          </wp:inline>
        </w:drawing>
      </w:r>
    </w:p>
    <w:p w14:paraId="58113E94" w14:textId="6DF3F8A0" w:rsidR="00450C5C" w:rsidRDefault="00450C5C" w:rsidP="00450C5C">
      <w:pPr>
        <w:pStyle w:val="TF-FONTE"/>
      </w:pPr>
      <w:r w:rsidRPr="00AB1E39">
        <w:t xml:space="preserve">Fonte: </w:t>
      </w:r>
      <w:r w:rsidRPr="00450C5C">
        <w:t>Host, Pobar e Ivašić-Kos (2023)</w:t>
      </w:r>
      <w:r>
        <w:t>.</w:t>
      </w:r>
    </w:p>
    <w:p w14:paraId="78F36223" w14:textId="2F743E1C" w:rsidR="00CF59C2" w:rsidRDefault="00CF59C2" w:rsidP="00450C5C">
      <w:pPr>
        <w:pStyle w:val="TF-TEXTO"/>
        <w:spacing w:before="60"/>
      </w:pPr>
      <w:r>
        <w:t xml:space="preserve">Host, Pobar e </w:t>
      </w:r>
      <w:r w:rsidR="000464E7" w:rsidRPr="000464E7">
        <w:t xml:space="preserve">Ivašić-Kos </w:t>
      </w:r>
      <w:r>
        <w:t xml:space="preserve">(2023) adotaram uma metodologia semi-manual na criação de um conjunto de dados de ações de handebol, empregando detecção automática de jogadores e rastreabilidade. Além disso, </w:t>
      </w:r>
      <w:r w:rsidR="00C32B36">
        <w:t>os autores</w:t>
      </w:r>
      <w:r>
        <w:t xml:space="preserve"> aplicaram modelos para o reconhecimento e localização de ações de handebol usando </w:t>
      </w:r>
      <w:r w:rsidR="00A25EFD">
        <w:t>r</w:t>
      </w:r>
      <w:r>
        <w:t xml:space="preserve">edes 3D Infladas (I3D). </w:t>
      </w:r>
      <w:r w:rsidR="00A25EFD">
        <w:t xml:space="preserve">A partir disso, Host, Pobar e </w:t>
      </w:r>
      <w:r w:rsidR="00A25EFD" w:rsidRPr="000464E7">
        <w:t xml:space="preserve">Ivašić-Kos </w:t>
      </w:r>
      <w:r w:rsidR="00A25EFD">
        <w:t>(2023)</w:t>
      </w:r>
      <w:r w:rsidR="00A9725C">
        <w:t xml:space="preserve"> testaram </w:t>
      </w:r>
      <w:r>
        <w:t>várias configurações dos modelos YOLO e Mask R-CNN, ajustados em conjuntos de dados personalizados para a detecção de jogadores e bola. Na etapa de rastreamento de jogadores, os algoritmos DeepSORT e BoT SORT foram testados e comparados para determinar a eficácia em contextos esportivos dinâmicos.</w:t>
      </w:r>
    </w:p>
    <w:p w14:paraId="65E88EB3" w14:textId="5CB2E293" w:rsidR="00A44581" w:rsidRDefault="00CF59C2" w:rsidP="00CF59C2">
      <w:pPr>
        <w:pStyle w:val="TF-TEXTO"/>
      </w:pPr>
      <w:r>
        <w:t xml:space="preserve">Os resultados demonstrados por Host, Pobar e </w:t>
      </w:r>
      <w:r w:rsidR="000464E7" w:rsidRPr="000464E7">
        <w:t>Ivašić-Kos</w:t>
      </w:r>
      <w:r>
        <w:t xml:space="preserve"> (2023) indicam um desempenho promissor dos modelos de reconhecimento de ação</w:t>
      </w:r>
      <w:r w:rsidR="00216CCD">
        <w:t>. Eles alcançaram F1 médias de 0,69 e 0,75 para classificadores de conjunto e multi-classe, respectivament</w:t>
      </w:r>
      <w:r w:rsidR="008F46FD">
        <w:t>e</w:t>
      </w:r>
      <w:r>
        <w:t xml:space="preserve">. </w:t>
      </w:r>
      <w:r w:rsidR="008F46FD">
        <w:t>Ainda s</w:t>
      </w:r>
      <w:r w:rsidR="00ED222E">
        <w:t>egundo os autores, e</w:t>
      </w:r>
      <w:r>
        <w:t>sses modelos provaram ser úteis para a indexação automática de vídeos de handebol, facilitando a recuperação eficiente de conteúdo específico.</w:t>
      </w:r>
    </w:p>
    <w:p w14:paraId="6FDD5EEA" w14:textId="66A71402" w:rsidR="00CF59C2" w:rsidRDefault="00AE18AA" w:rsidP="00CF59C2">
      <w:pPr>
        <w:pStyle w:val="TF-TEXTO"/>
      </w:pPr>
      <w:r>
        <w:t>Por fim</w:t>
      </w:r>
      <w:r w:rsidR="00CF59C2" w:rsidRPr="00CF59C2">
        <w:t xml:space="preserve">, Host, Pobar e </w:t>
      </w:r>
      <w:r w:rsidR="000464E7" w:rsidRPr="000464E7">
        <w:t xml:space="preserve">Ivašić-Kos </w:t>
      </w:r>
      <w:r w:rsidR="00CF59C2" w:rsidRPr="00CF59C2">
        <w:t xml:space="preserve">(2023) </w:t>
      </w:r>
      <w:r>
        <w:t>destacam</w:t>
      </w:r>
      <w:r w:rsidR="00CF59C2" w:rsidRPr="00CF59C2">
        <w:t xml:space="preserve"> a eficácia d</w:t>
      </w:r>
      <w:r w:rsidR="002E21DB">
        <w:t>os</w:t>
      </w:r>
      <w:r w:rsidR="00CF59C2" w:rsidRPr="00CF59C2">
        <w:t xml:space="preserve"> métodos de aprendizado profundo na análise de vídeos de handebol, abrangendo detecção, rastreamento e reconhecimento de ações dos jogadores, até a localização espaço-temporal das mesmas. </w:t>
      </w:r>
      <w:r w:rsidR="00E73BE6">
        <w:t>No entanto, a</w:t>
      </w:r>
      <w:r w:rsidR="00CF59C2" w:rsidRPr="00CF59C2">
        <w:t>pesar d</w:t>
      </w:r>
      <w:r w:rsidR="00E73BE6">
        <w:t>os</w:t>
      </w:r>
      <w:r w:rsidR="00CF59C2" w:rsidRPr="00CF59C2">
        <w:t xml:space="preserve"> desafios impostos pela complexidade das ações, desde simples lançamentos até interações mais complexas entre jogadores, o </w:t>
      </w:r>
      <w:r w:rsidR="003215B6">
        <w:t>modelo</w:t>
      </w:r>
      <w:r w:rsidR="00CF59C2" w:rsidRPr="00CF59C2">
        <w:t xml:space="preserve"> evidenciou a potencialidade de simplificar a classificação de ações, concentrando-se em movimentos mais básicos e sua composição para identificar ações complexas. </w:t>
      </w:r>
      <w:r w:rsidR="003215B6" w:rsidRPr="00CF59C2">
        <w:t xml:space="preserve">Host, Pobar e </w:t>
      </w:r>
      <w:r w:rsidR="003215B6" w:rsidRPr="000464E7">
        <w:t xml:space="preserve">Ivašić-Kos </w:t>
      </w:r>
      <w:r w:rsidR="003215B6" w:rsidRPr="00CF59C2">
        <w:t xml:space="preserve">(2023) </w:t>
      </w:r>
      <w:r w:rsidR="003946F7">
        <w:t>indicam que f</w:t>
      </w:r>
      <w:r w:rsidR="00CF59C2" w:rsidRPr="00CF59C2">
        <w:t>uturamente, visa-se integrar a análise de ações com a identificação de jogadores, oferecendo aos treinadores ferramentas mais precisas para aprimoramento técnico e tático dos atletas.</w:t>
      </w:r>
    </w:p>
    <w:p w14:paraId="25B7474A" w14:textId="2278CD13" w:rsidR="00451B94" w:rsidRDefault="00451B94" w:rsidP="00424AD5">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lastRenderedPageBreak/>
        <w:t>proposta</w:t>
      </w:r>
      <w:r w:rsidR="001C1CA9">
        <w:t xml:space="preserve"> DO MODELO</w:t>
      </w:r>
    </w:p>
    <w:p w14:paraId="0336A8B2" w14:textId="05260AC1" w:rsidR="00451B94" w:rsidRDefault="007E195E" w:rsidP="00451B94">
      <w:pPr>
        <w:pStyle w:val="TF-TEXTO"/>
      </w:pPr>
      <w:r w:rsidRPr="007E195E">
        <w:t>A seguir</w:t>
      </w:r>
      <w:r>
        <w:t xml:space="preserve"> é apresentada </w:t>
      </w:r>
      <w:r w:rsidRPr="007E195E">
        <w:t>a fundamentação para a realização deste estudo, incluindo os requisitos principais e a metodologia de desenvolvimento que será empregada. Adicionalmente, serão discutidos os temas e as referências bibliográficas que sustentarão a pesquisa proposta.</w:t>
      </w:r>
    </w:p>
    <w:p w14:paraId="62F25ABA" w14:textId="77777777" w:rsidR="00451B94" w:rsidRDefault="00451B94" w:rsidP="00E638A0">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78305E65" w14:textId="55AB0581" w:rsidR="006B0760" w:rsidRDefault="00134E8D" w:rsidP="008F46FD">
      <w:pPr>
        <w:pStyle w:val="TF-TEXTO"/>
      </w:pPr>
      <w:r>
        <w:t>N</w:t>
      </w:r>
      <w:r w:rsidR="006C2430">
        <w:t xml:space="preserve">o </w:t>
      </w:r>
      <w:r w:rsidR="006C2430">
        <w:fldChar w:fldCharType="begin"/>
      </w:r>
      <w:r w:rsidR="006C2430">
        <w:instrText xml:space="preserve"> REF _Ref165469654 \h </w:instrText>
      </w:r>
      <w:r w:rsidR="006C2430">
        <w:fldChar w:fldCharType="separate"/>
      </w:r>
      <w:r w:rsidR="006C2430">
        <w:t xml:space="preserve">Quadro </w:t>
      </w:r>
      <w:r w:rsidR="006C2430">
        <w:rPr>
          <w:noProof/>
        </w:rPr>
        <w:t>1</w:t>
      </w:r>
      <w:r w:rsidR="006C2430">
        <w:fldChar w:fldCharType="end"/>
      </w:r>
      <w:r>
        <w:t xml:space="preserve"> é apresentado </w:t>
      </w:r>
      <w:r w:rsidR="006C2430">
        <w:t>o</w:t>
      </w:r>
      <w:r>
        <w:t xml:space="preserve"> comparativo entre os </w:t>
      </w:r>
      <w:r w:rsidR="006C2430">
        <w:t>trabalhos</w:t>
      </w:r>
      <w:r>
        <w:t xml:space="preserve"> correlatos selecionados, destacando as principais características e soluções propostas para os problemas abordados. As linhas do quadro representam as características específicas de cada pesquisa, enquanto as colunas listam os trabalhos correlatos analisados.</w:t>
      </w:r>
    </w:p>
    <w:p w14:paraId="72A23E67" w14:textId="4A6A792A" w:rsidR="006B0760" w:rsidRDefault="003851F7" w:rsidP="003851F7">
      <w:pPr>
        <w:pStyle w:val="TF-LEGENDA"/>
      </w:pPr>
      <w:bookmarkStart w:id="52" w:name="_Ref165469654"/>
      <w:r>
        <w:t xml:space="preserve">Quadro </w:t>
      </w:r>
      <w:r w:rsidR="00000000">
        <w:fldChar w:fldCharType="begin"/>
      </w:r>
      <w:r w:rsidR="00000000">
        <w:instrText xml:space="preserve"> SEQ Quadro \* ARABIC </w:instrText>
      </w:r>
      <w:r w:rsidR="00000000">
        <w:fldChar w:fldCharType="separate"/>
      </w:r>
      <w:r w:rsidR="00637E00">
        <w:rPr>
          <w:noProof/>
        </w:rPr>
        <w:t>1</w:t>
      </w:r>
      <w:r w:rsidR="00000000">
        <w:rPr>
          <w:noProof/>
        </w:rPr>
        <w:fldChar w:fldCharType="end"/>
      </w:r>
      <w:bookmarkEnd w:id="52"/>
      <w:r>
        <w:t xml:space="preserve"> </w:t>
      </w:r>
      <w:r w:rsidRPr="00F3649F">
        <w:t>–</w:t>
      </w:r>
      <w:r w:rsidR="006B0760">
        <w:t xml:space="preserve"> </w:t>
      </w:r>
      <w:r w:rsidR="00F3649F">
        <w:t>Comparativo</w:t>
      </w:r>
      <w:r w:rsidR="006B0760">
        <w:t xml:space="preserve"> dos trabalhos correlatos</w:t>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7"/>
        <w:gridCol w:w="2265"/>
        <w:gridCol w:w="2265"/>
        <w:gridCol w:w="2266"/>
      </w:tblGrid>
      <w:tr w:rsidR="00802D0F" w:rsidRPr="00CD6079" w14:paraId="4DC82DAE" w14:textId="77777777" w:rsidTr="00C00993">
        <w:trPr>
          <w:trHeight w:val="737"/>
        </w:trPr>
        <w:tc>
          <w:tcPr>
            <w:tcW w:w="2307" w:type="dxa"/>
            <w:tcBorders>
              <w:tl2br w:val="single" w:sz="4" w:space="0" w:color="auto"/>
            </w:tcBorders>
            <w:shd w:val="clear" w:color="auto" w:fill="A6A6A6"/>
          </w:tcPr>
          <w:p w14:paraId="4ECA4D09" w14:textId="77777777" w:rsidR="00C00993" w:rsidRDefault="00C00993" w:rsidP="00C00993">
            <w:pPr>
              <w:pStyle w:val="TF-TEXTOQUADRO"/>
              <w:jc w:val="right"/>
            </w:pPr>
            <w:r>
              <w:t>Trabalhos Correlatos</w:t>
            </w:r>
          </w:p>
          <w:p w14:paraId="3FDA5392" w14:textId="77777777" w:rsidR="00C00993" w:rsidRDefault="00C00993" w:rsidP="00C00993">
            <w:pPr>
              <w:pStyle w:val="TF-TEXTOQUADRO"/>
              <w:jc w:val="right"/>
            </w:pPr>
          </w:p>
          <w:p w14:paraId="5540DD0B" w14:textId="599DD01D" w:rsidR="006B0760" w:rsidRPr="00C00993" w:rsidRDefault="00C00993" w:rsidP="00C00993">
            <w:pPr>
              <w:pStyle w:val="TF-TEXTO"/>
              <w:spacing w:after="0"/>
              <w:ind w:firstLine="0"/>
            </w:pPr>
            <w:r>
              <w:t>Características</w:t>
            </w:r>
          </w:p>
        </w:tc>
        <w:tc>
          <w:tcPr>
            <w:tcW w:w="2265" w:type="dxa"/>
            <w:shd w:val="clear" w:color="auto" w:fill="A6A6A6"/>
            <w:vAlign w:val="center"/>
          </w:tcPr>
          <w:p w14:paraId="346CD0EE" w14:textId="69AE7C00" w:rsidR="006B0760" w:rsidRPr="00C00993" w:rsidRDefault="007D1D9A" w:rsidP="00C00993">
            <w:pPr>
              <w:pStyle w:val="TF-TEXTOQUADRO"/>
              <w:jc w:val="center"/>
            </w:pPr>
            <w:r w:rsidRPr="00C00993">
              <w:t xml:space="preserve">Host, Pobar e </w:t>
            </w:r>
            <w:r w:rsidR="00304757" w:rsidRPr="00304757">
              <w:t xml:space="preserve">Ivašić-Kos </w:t>
            </w:r>
            <w:r w:rsidRPr="00C00993">
              <w:t>(2023)</w:t>
            </w:r>
          </w:p>
        </w:tc>
        <w:tc>
          <w:tcPr>
            <w:tcW w:w="2265" w:type="dxa"/>
            <w:shd w:val="clear" w:color="auto" w:fill="A6A6A6"/>
            <w:vAlign w:val="center"/>
          </w:tcPr>
          <w:p w14:paraId="0EB44B0F" w14:textId="77777777" w:rsidR="00C00993" w:rsidRDefault="002E6346" w:rsidP="00C00993">
            <w:pPr>
              <w:pStyle w:val="TF-TEXTOQUADRO"/>
              <w:jc w:val="center"/>
            </w:pPr>
            <w:r w:rsidRPr="00C00993">
              <w:t xml:space="preserve">Li, Luo e Islam </w:t>
            </w:r>
          </w:p>
          <w:p w14:paraId="4D97FD72" w14:textId="5B16A492" w:rsidR="006B0760" w:rsidRPr="00C00993" w:rsidRDefault="002E6346" w:rsidP="00C00993">
            <w:pPr>
              <w:pStyle w:val="TF-TEXTOQUADRO"/>
              <w:jc w:val="center"/>
            </w:pPr>
            <w:r w:rsidRPr="00C00993">
              <w:t>(2023)</w:t>
            </w:r>
          </w:p>
        </w:tc>
        <w:tc>
          <w:tcPr>
            <w:tcW w:w="2266" w:type="dxa"/>
            <w:shd w:val="clear" w:color="auto" w:fill="A6A6A6"/>
            <w:vAlign w:val="center"/>
          </w:tcPr>
          <w:p w14:paraId="467A801C" w14:textId="77777777" w:rsidR="00C00993" w:rsidRDefault="00594B46" w:rsidP="00C00993">
            <w:pPr>
              <w:pStyle w:val="TF-TEXTOQUADRO"/>
              <w:jc w:val="center"/>
            </w:pPr>
            <w:r w:rsidRPr="00C00993">
              <w:t xml:space="preserve">Banoth e Hashmi </w:t>
            </w:r>
          </w:p>
          <w:p w14:paraId="5AE2E716" w14:textId="35B04602" w:rsidR="006B0760" w:rsidRPr="00C00993" w:rsidRDefault="00594B46" w:rsidP="00C00993">
            <w:pPr>
              <w:pStyle w:val="TF-TEXTOQUADRO"/>
              <w:jc w:val="center"/>
            </w:pPr>
            <w:r w:rsidRPr="00C00993">
              <w:t>(2021)</w:t>
            </w:r>
          </w:p>
        </w:tc>
      </w:tr>
      <w:tr w:rsidR="00802D0F" w14:paraId="3380952D" w14:textId="77777777" w:rsidTr="00C00993">
        <w:trPr>
          <w:trHeight w:val="20"/>
        </w:trPr>
        <w:tc>
          <w:tcPr>
            <w:tcW w:w="2307" w:type="dxa"/>
            <w:shd w:val="clear" w:color="auto" w:fill="auto"/>
            <w:vAlign w:val="center"/>
          </w:tcPr>
          <w:p w14:paraId="138D3B43" w14:textId="11E5DB78" w:rsidR="006B0760" w:rsidRPr="00C00993" w:rsidRDefault="007D1D9A" w:rsidP="00C00993">
            <w:pPr>
              <w:pStyle w:val="TF-TEXTOQUADRO"/>
            </w:pPr>
            <w:r w:rsidRPr="00C00993">
              <w:t>Problema a ser resolvido</w:t>
            </w:r>
          </w:p>
        </w:tc>
        <w:tc>
          <w:tcPr>
            <w:tcW w:w="2265" w:type="dxa"/>
            <w:shd w:val="clear" w:color="auto" w:fill="auto"/>
            <w:vAlign w:val="center"/>
          </w:tcPr>
          <w:p w14:paraId="2C274505" w14:textId="39273FB8" w:rsidR="006B0760" w:rsidRPr="00C00993" w:rsidRDefault="007D1D9A" w:rsidP="00C00993">
            <w:pPr>
              <w:pStyle w:val="TF-TEXTOQUADRO"/>
              <w:jc w:val="center"/>
            </w:pPr>
            <w:r w:rsidRPr="00C00993">
              <w:t>Detecção e rastreamento de jogadores de handebol e reconhecimento de suas ações</w:t>
            </w:r>
          </w:p>
        </w:tc>
        <w:tc>
          <w:tcPr>
            <w:tcW w:w="2265" w:type="dxa"/>
            <w:shd w:val="clear" w:color="auto" w:fill="auto"/>
            <w:vAlign w:val="center"/>
          </w:tcPr>
          <w:p w14:paraId="798F95D2" w14:textId="487B3858" w:rsidR="006B0760" w:rsidRPr="00C00993" w:rsidRDefault="002E6346" w:rsidP="00C00993">
            <w:pPr>
              <w:pStyle w:val="TF-TEXTOQUADRO"/>
              <w:jc w:val="center"/>
            </w:pPr>
            <w:r w:rsidRPr="00C00993">
              <w:t>Identificação automática de ações de jogadores de basquete em ambientes não controlados</w:t>
            </w:r>
          </w:p>
        </w:tc>
        <w:tc>
          <w:tcPr>
            <w:tcW w:w="2266" w:type="dxa"/>
            <w:shd w:val="clear" w:color="auto" w:fill="auto"/>
            <w:vAlign w:val="center"/>
          </w:tcPr>
          <w:p w14:paraId="1473A4A9" w14:textId="67B3BB0B" w:rsidR="006B0760" w:rsidRPr="00C00993" w:rsidRDefault="00FF762B" w:rsidP="00C00993">
            <w:pPr>
              <w:pStyle w:val="TF-TEXTOQUADRO"/>
              <w:jc w:val="center"/>
            </w:pPr>
            <w:r w:rsidRPr="00C00993">
              <w:t>Detecção e rastreamento de bola e jogadores em vídeos de futebol</w:t>
            </w:r>
          </w:p>
        </w:tc>
      </w:tr>
      <w:tr w:rsidR="00802D0F" w:rsidRPr="00A93520" w14:paraId="615D3CA3" w14:textId="77777777" w:rsidTr="00C00993">
        <w:trPr>
          <w:trHeight w:val="20"/>
        </w:trPr>
        <w:tc>
          <w:tcPr>
            <w:tcW w:w="2307" w:type="dxa"/>
            <w:shd w:val="clear" w:color="auto" w:fill="auto"/>
            <w:vAlign w:val="center"/>
          </w:tcPr>
          <w:p w14:paraId="66E7B883" w14:textId="4E4BD280" w:rsidR="008B39BC" w:rsidRPr="00C00993" w:rsidRDefault="007D1D9A" w:rsidP="00AF47A3">
            <w:pPr>
              <w:pStyle w:val="TF-TEXTOQUADRO"/>
            </w:pPr>
            <w:r w:rsidRPr="00C00993">
              <w:t>Datasets</w:t>
            </w:r>
          </w:p>
        </w:tc>
        <w:tc>
          <w:tcPr>
            <w:tcW w:w="2265" w:type="dxa"/>
            <w:shd w:val="clear" w:color="auto" w:fill="auto"/>
            <w:vAlign w:val="center"/>
          </w:tcPr>
          <w:p w14:paraId="629E5946" w14:textId="6CF026B5" w:rsidR="006B0760" w:rsidRPr="00C00993" w:rsidRDefault="007D1D9A" w:rsidP="00C00993">
            <w:pPr>
              <w:pStyle w:val="TF-TEXTOQUADRO"/>
              <w:jc w:val="center"/>
            </w:pPr>
            <w:r w:rsidRPr="00C00993">
              <w:t>UNIRI-HBD_v2</w:t>
            </w:r>
          </w:p>
        </w:tc>
        <w:tc>
          <w:tcPr>
            <w:tcW w:w="2265" w:type="dxa"/>
            <w:shd w:val="clear" w:color="auto" w:fill="auto"/>
            <w:vAlign w:val="center"/>
          </w:tcPr>
          <w:p w14:paraId="6FD3AA8B" w14:textId="266D5F20" w:rsidR="006B0760" w:rsidRPr="00A65453" w:rsidRDefault="00FF762B" w:rsidP="00C00993">
            <w:pPr>
              <w:pStyle w:val="TF-TEXTOQUADRO"/>
              <w:jc w:val="center"/>
              <w:rPr>
                <w:lang w:val="en-US"/>
              </w:rPr>
            </w:pPr>
            <w:r w:rsidRPr="00A65453">
              <w:rPr>
                <w:lang w:val="en-US"/>
              </w:rPr>
              <w:t>Basketball technical action dataset (customizado)</w:t>
            </w:r>
          </w:p>
        </w:tc>
        <w:tc>
          <w:tcPr>
            <w:tcW w:w="2266" w:type="dxa"/>
            <w:shd w:val="clear" w:color="auto" w:fill="auto"/>
            <w:vAlign w:val="center"/>
          </w:tcPr>
          <w:p w14:paraId="264287B7" w14:textId="4E143698" w:rsidR="006B0760" w:rsidRPr="00A65453" w:rsidRDefault="00FF762B" w:rsidP="00C00993">
            <w:pPr>
              <w:pStyle w:val="TF-TEXTOQUADRO"/>
              <w:jc w:val="center"/>
              <w:rPr>
                <w:lang w:val="en-US"/>
              </w:rPr>
            </w:pPr>
            <w:r w:rsidRPr="00A65453">
              <w:rPr>
                <w:lang w:val="en-US"/>
              </w:rPr>
              <w:t>Comprehensive Dataset of Broadcast Soccer Videos</w:t>
            </w:r>
          </w:p>
        </w:tc>
      </w:tr>
      <w:tr w:rsidR="00802D0F" w:rsidRPr="00A93520" w14:paraId="11F453D2" w14:textId="77777777" w:rsidTr="00C00993">
        <w:trPr>
          <w:trHeight w:val="20"/>
        </w:trPr>
        <w:tc>
          <w:tcPr>
            <w:tcW w:w="2307" w:type="dxa"/>
            <w:shd w:val="clear" w:color="auto" w:fill="auto"/>
            <w:vAlign w:val="center"/>
          </w:tcPr>
          <w:p w14:paraId="50EC2C27" w14:textId="4B713892" w:rsidR="006B0760" w:rsidRPr="00C00993" w:rsidRDefault="007D1D9A" w:rsidP="00C00993">
            <w:pPr>
              <w:pStyle w:val="TF-TEXTOQUADRO"/>
            </w:pPr>
            <w:r w:rsidRPr="00C00993">
              <w:t>Modelos/Algoritmos</w:t>
            </w:r>
          </w:p>
        </w:tc>
        <w:tc>
          <w:tcPr>
            <w:tcW w:w="2265" w:type="dxa"/>
            <w:shd w:val="clear" w:color="auto" w:fill="auto"/>
            <w:vAlign w:val="center"/>
          </w:tcPr>
          <w:p w14:paraId="5CF8E623" w14:textId="31D5CB2D" w:rsidR="00FF762B" w:rsidRPr="00A65453" w:rsidRDefault="007D1D9A" w:rsidP="00C00993">
            <w:pPr>
              <w:pStyle w:val="TF-TEXTOQUADRO"/>
              <w:jc w:val="center"/>
              <w:rPr>
                <w:lang w:val="en-US"/>
              </w:rPr>
            </w:pPr>
            <w:r w:rsidRPr="00A65453">
              <w:rPr>
                <w:lang w:val="en-US"/>
              </w:rPr>
              <w:t>Mask R-CNN,</w:t>
            </w:r>
            <w:r w:rsidR="00496287" w:rsidRPr="00A65453">
              <w:rPr>
                <w:lang w:val="en-US"/>
              </w:rPr>
              <w:t xml:space="preserve"> </w:t>
            </w:r>
            <w:r w:rsidRPr="00A65453">
              <w:rPr>
                <w:lang w:val="en-US"/>
              </w:rPr>
              <w:t>YOLOv3,</w:t>
            </w:r>
            <w:r w:rsidR="00496287" w:rsidRPr="00A65453">
              <w:rPr>
                <w:lang w:val="en-US"/>
              </w:rPr>
              <w:t xml:space="preserve"> </w:t>
            </w:r>
            <w:r w:rsidRPr="00A65453">
              <w:rPr>
                <w:lang w:val="en-US"/>
              </w:rPr>
              <w:t>YOLOv7,</w:t>
            </w:r>
            <w:r w:rsidR="00391500" w:rsidRPr="00A65453">
              <w:rPr>
                <w:lang w:val="en-US"/>
              </w:rPr>
              <w:t xml:space="preserve"> </w:t>
            </w:r>
            <w:r w:rsidRPr="00A65453">
              <w:rPr>
                <w:lang w:val="en-US"/>
              </w:rPr>
              <w:t>DeepSORT,</w:t>
            </w:r>
          </w:p>
          <w:p w14:paraId="161DC042" w14:textId="20395608" w:rsidR="00391500" w:rsidRPr="00A65453" w:rsidRDefault="007D1D9A" w:rsidP="00C00993">
            <w:pPr>
              <w:pStyle w:val="TF-TEXTOQUADRO"/>
              <w:jc w:val="center"/>
              <w:rPr>
                <w:lang w:val="en-US"/>
              </w:rPr>
            </w:pPr>
            <w:r w:rsidRPr="00A65453">
              <w:rPr>
                <w:lang w:val="en-US"/>
              </w:rPr>
              <w:t>BoT-SORT,</w:t>
            </w:r>
          </w:p>
          <w:p w14:paraId="0F66C670" w14:textId="244F6D38" w:rsidR="006B0760" w:rsidRPr="00A65453" w:rsidRDefault="007D1D9A" w:rsidP="00C00993">
            <w:pPr>
              <w:pStyle w:val="TF-TEXTOQUADRO"/>
              <w:jc w:val="center"/>
              <w:rPr>
                <w:lang w:val="en-US"/>
              </w:rPr>
            </w:pPr>
            <w:r w:rsidRPr="00A65453">
              <w:rPr>
                <w:lang w:val="en-US"/>
              </w:rPr>
              <w:t>Inflated</w:t>
            </w:r>
            <w:r w:rsidR="00FF762B" w:rsidRPr="00A65453">
              <w:rPr>
                <w:lang w:val="en-US"/>
              </w:rPr>
              <w:t xml:space="preserve"> </w:t>
            </w:r>
            <w:r w:rsidRPr="00A65453">
              <w:rPr>
                <w:lang w:val="en-US"/>
              </w:rPr>
              <w:t>3D</w:t>
            </w:r>
            <w:r w:rsidR="00391500" w:rsidRPr="00A65453">
              <w:rPr>
                <w:lang w:val="en-US"/>
              </w:rPr>
              <w:t xml:space="preserve"> </w:t>
            </w:r>
            <w:r w:rsidRPr="00A65453">
              <w:rPr>
                <w:lang w:val="en-US"/>
              </w:rPr>
              <w:t>Networks</w:t>
            </w:r>
          </w:p>
        </w:tc>
        <w:tc>
          <w:tcPr>
            <w:tcW w:w="2265" w:type="dxa"/>
            <w:shd w:val="clear" w:color="auto" w:fill="auto"/>
            <w:vAlign w:val="center"/>
          </w:tcPr>
          <w:p w14:paraId="3DA36E46" w14:textId="29B54943" w:rsidR="00FF762B" w:rsidRPr="00A65453" w:rsidRDefault="00FF762B" w:rsidP="00C00993">
            <w:pPr>
              <w:pStyle w:val="TF-TEXTOQUADRO"/>
              <w:jc w:val="center"/>
              <w:rPr>
                <w:lang w:val="en-US"/>
              </w:rPr>
            </w:pPr>
            <w:r w:rsidRPr="00A65453">
              <w:rPr>
                <w:lang w:val="en-US"/>
              </w:rPr>
              <w:t>YOLO,</w:t>
            </w:r>
          </w:p>
          <w:p w14:paraId="0A3F5384" w14:textId="52A62E32" w:rsidR="00FF762B" w:rsidRPr="00A65453" w:rsidRDefault="00FF762B" w:rsidP="00C00993">
            <w:pPr>
              <w:pStyle w:val="TF-TEXTOQUADRO"/>
              <w:jc w:val="center"/>
              <w:rPr>
                <w:lang w:val="en-US"/>
              </w:rPr>
            </w:pPr>
            <w:r w:rsidRPr="00A65453">
              <w:rPr>
                <w:lang w:val="en-US"/>
              </w:rPr>
              <w:t>Type 2 Fuzzy LSTM,</w:t>
            </w:r>
          </w:p>
          <w:p w14:paraId="74D76A3C" w14:textId="4C472455" w:rsidR="006B0760" w:rsidRPr="00A65453" w:rsidRDefault="00FF762B" w:rsidP="00C00993">
            <w:pPr>
              <w:pStyle w:val="TF-TEXTOQUADRO"/>
              <w:jc w:val="center"/>
              <w:rPr>
                <w:lang w:val="en-US"/>
              </w:rPr>
            </w:pPr>
            <w:r w:rsidRPr="00A65453">
              <w:rPr>
                <w:lang w:val="en-US"/>
              </w:rPr>
              <w:t>VGG 16, VGG 19,</w:t>
            </w:r>
            <w:r w:rsidR="00391500" w:rsidRPr="00A65453">
              <w:rPr>
                <w:lang w:val="en-US"/>
              </w:rPr>
              <w:t xml:space="preserve"> </w:t>
            </w:r>
            <w:r w:rsidRPr="00A65453">
              <w:rPr>
                <w:lang w:val="en-US"/>
              </w:rPr>
              <w:t>ResNet50</w:t>
            </w:r>
          </w:p>
        </w:tc>
        <w:tc>
          <w:tcPr>
            <w:tcW w:w="2266" w:type="dxa"/>
            <w:shd w:val="clear" w:color="auto" w:fill="auto"/>
            <w:vAlign w:val="center"/>
          </w:tcPr>
          <w:p w14:paraId="4F67CC00" w14:textId="4B832046" w:rsidR="00191CF3" w:rsidRPr="00A65453" w:rsidRDefault="00191CF3" w:rsidP="00C00993">
            <w:pPr>
              <w:pStyle w:val="TF-TEXTOQUADRO"/>
              <w:jc w:val="center"/>
              <w:rPr>
                <w:lang w:val="en-US"/>
              </w:rPr>
            </w:pPr>
            <w:r w:rsidRPr="00A65453">
              <w:rPr>
                <w:lang w:val="en-US"/>
              </w:rPr>
              <w:t>YOLOv3,</w:t>
            </w:r>
            <w:r w:rsidR="002327D8" w:rsidRPr="00A65453">
              <w:rPr>
                <w:lang w:val="en-US"/>
              </w:rPr>
              <w:t xml:space="preserve"> </w:t>
            </w:r>
            <w:r w:rsidRPr="00A65453">
              <w:rPr>
                <w:lang w:val="en-US"/>
              </w:rPr>
              <w:t>SORT,</w:t>
            </w:r>
            <w:r w:rsidR="002327D8" w:rsidRPr="00A65453">
              <w:rPr>
                <w:lang w:val="en-US"/>
              </w:rPr>
              <w:t xml:space="preserve"> </w:t>
            </w:r>
            <w:r w:rsidRPr="00A65453">
              <w:rPr>
                <w:lang w:val="en-US"/>
              </w:rPr>
              <w:t>Kalman filter,</w:t>
            </w:r>
          </w:p>
          <w:p w14:paraId="07137ECE" w14:textId="3B0AF293" w:rsidR="00191CF3" w:rsidRPr="00A65453" w:rsidRDefault="00191CF3" w:rsidP="00C00993">
            <w:pPr>
              <w:pStyle w:val="TF-TEXTOQUADRO"/>
              <w:jc w:val="center"/>
              <w:rPr>
                <w:lang w:val="en-US"/>
              </w:rPr>
            </w:pPr>
            <w:r w:rsidRPr="00A65453">
              <w:rPr>
                <w:lang w:val="en-US"/>
              </w:rPr>
              <w:t>Bounding box overlap</w:t>
            </w:r>
          </w:p>
        </w:tc>
      </w:tr>
      <w:tr w:rsidR="00802D0F" w:rsidRPr="00EF73F6" w14:paraId="4BD4C8AE" w14:textId="77777777" w:rsidTr="00C00993">
        <w:trPr>
          <w:trHeight w:val="20"/>
        </w:trPr>
        <w:tc>
          <w:tcPr>
            <w:tcW w:w="2307" w:type="dxa"/>
            <w:shd w:val="clear" w:color="auto" w:fill="auto"/>
            <w:vAlign w:val="center"/>
          </w:tcPr>
          <w:p w14:paraId="65404E7E" w14:textId="5AC81D53" w:rsidR="006B0760" w:rsidRPr="00C00993" w:rsidRDefault="007D1D9A" w:rsidP="00C00993">
            <w:pPr>
              <w:pStyle w:val="TF-TEXTOQUADRO"/>
            </w:pPr>
            <w:r w:rsidRPr="00C00993">
              <w:t>Métricas de Desempenho</w:t>
            </w:r>
          </w:p>
        </w:tc>
        <w:tc>
          <w:tcPr>
            <w:tcW w:w="2265" w:type="dxa"/>
            <w:shd w:val="clear" w:color="auto" w:fill="auto"/>
            <w:vAlign w:val="center"/>
          </w:tcPr>
          <w:p w14:paraId="6F10223E" w14:textId="61B24D4C" w:rsidR="006B0760" w:rsidRPr="00A65453" w:rsidRDefault="00A5213D" w:rsidP="00C00993">
            <w:pPr>
              <w:pStyle w:val="TF-TEXTOQUADRO"/>
              <w:jc w:val="center"/>
              <w:rPr>
                <w:lang w:val="en-US"/>
              </w:rPr>
            </w:pPr>
            <w:r w:rsidRPr="00A65453">
              <w:rPr>
                <w:lang w:val="en-US"/>
              </w:rPr>
              <w:t>AP, IDF1,</w:t>
            </w:r>
            <w:r w:rsidR="00391500" w:rsidRPr="00A65453">
              <w:rPr>
                <w:lang w:val="en-US"/>
              </w:rPr>
              <w:t xml:space="preserve"> </w:t>
            </w:r>
            <w:r w:rsidRPr="00A65453">
              <w:rPr>
                <w:lang w:val="en-US"/>
              </w:rPr>
              <w:t>F1,</w:t>
            </w:r>
            <w:r w:rsidR="00391500" w:rsidRPr="00A65453">
              <w:rPr>
                <w:lang w:val="en-US"/>
              </w:rPr>
              <w:t xml:space="preserve"> </w:t>
            </w:r>
            <w:r w:rsidRPr="00A65453">
              <w:rPr>
                <w:lang w:val="en-US"/>
              </w:rPr>
              <w:t>Precision, Recall</w:t>
            </w:r>
          </w:p>
        </w:tc>
        <w:tc>
          <w:tcPr>
            <w:tcW w:w="2265" w:type="dxa"/>
            <w:shd w:val="clear" w:color="auto" w:fill="auto"/>
            <w:vAlign w:val="center"/>
          </w:tcPr>
          <w:p w14:paraId="58FEA8FF" w14:textId="5BA5B3D6" w:rsidR="00FF762B" w:rsidRPr="00C00993" w:rsidRDefault="00FF762B" w:rsidP="00C00993">
            <w:pPr>
              <w:pStyle w:val="TF-TEXTOQUADRO"/>
              <w:jc w:val="center"/>
            </w:pPr>
            <w:r w:rsidRPr="00C00993">
              <w:t>Precision,</w:t>
            </w:r>
            <w:r w:rsidR="00010B75" w:rsidRPr="00C00993">
              <w:t xml:space="preserve"> </w:t>
            </w:r>
            <w:r w:rsidRPr="00C00993">
              <w:t>IoU,</w:t>
            </w:r>
            <w:r w:rsidR="00010B75" w:rsidRPr="00C00993">
              <w:t xml:space="preserve"> </w:t>
            </w:r>
            <w:r w:rsidRPr="00C00993">
              <w:t>Sensitivity,</w:t>
            </w:r>
            <w:r w:rsidR="00391500" w:rsidRPr="00C00993">
              <w:t xml:space="preserve"> </w:t>
            </w:r>
            <w:r w:rsidRPr="00C00993">
              <w:t>Specificity</w:t>
            </w:r>
          </w:p>
        </w:tc>
        <w:tc>
          <w:tcPr>
            <w:tcW w:w="2266" w:type="dxa"/>
            <w:shd w:val="clear" w:color="auto" w:fill="auto"/>
            <w:vAlign w:val="center"/>
          </w:tcPr>
          <w:p w14:paraId="3CA61DDF" w14:textId="480AD438" w:rsidR="006B0760" w:rsidRPr="00C00993" w:rsidRDefault="00191CF3" w:rsidP="00C00993">
            <w:pPr>
              <w:pStyle w:val="TF-TEXTOQUADRO"/>
              <w:jc w:val="center"/>
            </w:pPr>
            <w:r w:rsidRPr="00C00993">
              <w:t>Precision, Recall, F1</w:t>
            </w:r>
          </w:p>
        </w:tc>
      </w:tr>
      <w:tr w:rsidR="00802D0F" w:rsidRPr="007D1D9A" w14:paraId="19269749" w14:textId="77777777" w:rsidTr="00C00993">
        <w:trPr>
          <w:trHeight w:val="20"/>
        </w:trPr>
        <w:tc>
          <w:tcPr>
            <w:tcW w:w="2307" w:type="dxa"/>
            <w:shd w:val="clear" w:color="auto" w:fill="auto"/>
            <w:vAlign w:val="center"/>
          </w:tcPr>
          <w:p w14:paraId="3D239ECB" w14:textId="695072AA" w:rsidR="009D5D1A" w:rsidRPr="00C00993" w:rsidRDefault="00CE4E30" w:rsidP="00AF47A3">
            <w:pPr>
              <w:pStyle w:val="TF-TEXTOQUADRO"/>
            </w:pPr>
            <w:r w:rsidRPr="00C00993">
              <w:t>Resultados</w:t>
            </w:r>
          </w:p>
        </w:tc>
        <w:tc>
          <w:tcPr>
            <w:tcW w:w="2265" w:type="dxa"/>
            <w:shd w:val="clear" w:color="auto" w:fill="auto"/>
            <w:vAlign w:val="center"/>
          </w:tcPr>
          <w:p w14:paraId="767550EA" w14:textId="746D02B9" w:rsidR="006B0760" w:rsidRPr="00C00993" w:rsidRDefault="004D42FD" w:rsidP="00C00993">
            <w:pPr>
              <w:pStyle w:val="TF-TEXTOQUADRO"/>
              <w:jc w:val="center"/>
            </w:pPr>
            <w:r w:rsidRPr="00C00993">
              <w:t>AP (YoloV7)</w:t>
            </w:r>
          </w:p>
          <w:p w14:paraId="5C228C98" w14:textId="54091D84" w:rsidR="004D42FD" w:rsidRPr="00C00993" w:rsidRDefault="004D42FD" w:rsidP="00C00993">
            <w:pPr>
              <w:pStyle w:val="TF-TEXTOQUADRO"/>
              <w:jc w:val="center"/>
            </w:pPr>
            <w:r w:rsidRPr="00C00993">
              <w:t>Jogadores: 90,88%</w:t>
            </w:r>
          </w:p>
          <w:p w14:paraId="0FFDE369" w14:textId="40C91722" w:rsidR="00191CF3" w:rsidRPr="00C00993" w:rsidRDefault="004D42FD" w:rsidP="00C00993">
            <w:pPr>
              <w:pStyle w:val="TF-TEXTOQUADRO"/>
              <w:jc w:val="center"/>
            </w:pPr>
            <w:r w:rsidRPr="00C00993">
              <w:t>Bola: 23,07%</w:t>
            </w:r>
          </w:p>
          <w:p w14:paraId="12D5ED93" w14:textId="77777777" w:rsidR="00CC28F8" w:rsidRPr="00C00993" w:rsidRDefault="00CC28F8" w:rsidP="00C00993">
            <w:pPr>
              <w:pStyle w:val="TF-TEXTOQUADRO"/>
              <w:jc w:val="center"/>
            </w:pPr>
          </w:p>
          <w:p w14:paraId="074DBDCE" w14:textId="29062231" w:rsidR="00EF73F6" w:rsidRPr="00C00993" w:rsidRDefault="00EF73F6" w:rsidP="00C00993">
            <w:pPr>
              <w:pStyle w:val="TF-TEXTOQUADRO"/>
              <w:jc w:val="center"/>
            </w:pPr>
            <w:r w:rsidRPr="00C00993">
              <w:t>IDF1 (DeepSORT): ~24.67%</w:t>
            </w:r>
            <w:r w:rsidR="00391500" w:rsidRPr="00C00993">
              <w:t>,</w:t>
            </w:r>
          </w:p>
          <w:p w14:paraId="57A9246E" w14:textId="1BAB0CF9" w:rsidR="00EF73F6" w:rsidRPr="00A65453" w:rsidRDefault="00EF73F6" w:rsidP="00C00993">
            <w:pPr>
              <w:pStyle w:val="TF-TEXTOQUADRO"/>
              <w:jc w:val="center"/>
              <w:rPr>
                <w:lang w:val="en-US"/>
              </w:rPr>
            </w:pPr>
            <w:r w:rsidRPr="00A65453">
              <w:rPr>
                <w:lang w:val="en-US"/>
              </w:rPr>
              <w:t>F1 (I3D_40D):78%</w:t>
            </w:r>
            <w:r w:rsidR="00391500" w:rsidRPr="00A65453">
              <w:rPr>
                <w:lang w:val="en-US"/>
              </w:rPr>
              <w:t>,</w:t>
            </w:r>
          </w:p>
          <w:p w14:paraId="5E1D5C42" w14:textId="0C1D778A" w:rsidR="00EF73F6" w:rsidRPr="00A65453" w:rsidRDefault="00EF73F6" w:rsidP="00C00993">
            <w:pPr>
              <w:pStyle w:val="TF-TEXTOQUADRO"/>
              <w:jc w:val="center"/>
              <w:rPr>
                <w:lang w:val="en-US"/>
              </w:rPr>
            </w:pPr>
            <w:r w:rsidRPr="00A65453">
              <w:rPr>
                <w:lang w:val="en-US"/>
              </w:rPr>
              <w:t>Precision (I3D_40D): 67.9%</w:t>
            </w:r>
            <w:r w:rsidR="00391500" w:rsidRPr="00A65453">
              <w:rPr>
                <w:lang w:val="en-US"/>
              </w:rPr>
              <w:t>,</w:t>
            </w:r>
          </w:p>
          <w:p w14:paraId="1A8F9496" w14:textId="4BE226CB" w:rsidR="004D42FD" w:rsidRPr="00C00993" w:rsidRDefault="00EF73F6" w:rsidP="00C00993">
            <w:pPr>
              <w:pStyle w:val="TF-TEXTOQUADRO"/>
              <w:jc w:val="center"/>
            </w:pPr>
            <w:r w:rsidRPr="00C00993">
              <w:t>Recall (I3D_40C): 69%</w:t>
            </w:r>
          </w:p>
        </w:tc>
        <w:tc>
          <w:tcPr>
            <w:tcW w:w="2265" w:type="dxa"/>
            <w:shd w:val="clear" w:color="auto" w:fill="auto"/>
            <w:vAlign w:val="center"/>
          </w:tcPr>
          <w:p w14:paraId="45511D58" w14:textId="3F759177" w:rsidR="00FF762B" w:rsidRPr="00C00993" w:rsidRDefault="00FF762B" w:rsidP="00C00993">
            <w:pPr>
              <w:pStyle w:val="TF-TEXTOQUADRO"/>
              <w:jc w:val="center"/>
            </w:pPr>
            <w:r w:rsidRPr="00C00993">
              <w:t>IoU: 60%</w:t>
            </w:r>
            <w:r w:rsidR="00496287" w:rsidRPr="00C00993">
              <w:t>,</w:t>
            </w:r>
          </w:p>
          <w:p w14:paraId="6612594F" w14:textId="1C5A58A0" w:rsidR="00FF762B" w:rsidRPr="00C00993" w:rsidRDefault="00FF762B" w:rsidP="00C00993">
            <w:pPr>
              <w:pStyle w:val="TF-TEXTOQUADRO"/>
              <w:jc w:val="center"/>
            </w:pPr>
            <w:r w:rsidRPr="00C00993">
              <w:t>Precision: 99.3%</w:t>
            </w:r>
            <w:r w:rsidR="00496287" w:rsidRPr="00C00993">
              <w:t>,</w:t>
            </w:r>
          </w:p>
          <w:p w14:paraId="5E6C40C6" w14:textId="1C7C63FA" w:rsidR="00FF762B" w:rsidRPr="00C00993" w:rsidRDefault="00FF762B" w:rsidP="00C00993">
            <w:pPr>
              <w:pStyle w:val="TF-TEXTOQUADRO"/>
              <w:jc w:val="center"/>
            </w:pPr>
            <w:r w:rsidRPr="00C00993">
              <w:t>Sensitivity: 98.15</w:t>
            </w:r>
            <w:r w:rsidR="00496287" w:rsidRPr="00C00993">
              <w:t>%,</w:t>
            </w:r>
          </w:p>
          <w:p w14:paraId="44ED0B67" w14:textId="5B43FE69" w:rsidR="00FF762B" w:rsidRPr="00C00993" w:rsidRDefault="00FF762B" w:rsidP="00C00993">
            <w:pPr>
              <w:pStyle w:val="TF-TEXTOQUADRO"/>
              <w:jc w:val="center"/>
            </w:pPr>
            <w:r w:rsidRPr="00C00993">
              <w:t>Specificity: 98.30%</w:t>
            </w:r>
          </w:p>
          <w:p w14:paraId="3518B638" w14:textId="77777777" w:rsidR="00FF762B" w:rsidRPr="00C00993" w:rsidRDefault="00FF762B" w:rsidP="00C00993">
            <w:pPr>
              <w:pStyle w:val="TF-TEXTOQUADRO"/>
              <w:jc w:val="center"/>
            </w:pPr>
          </w:p>
          <w:p w14:paraId="1143F2DF" w14:textId="65476AC4" w:rsidR="00FF762B" w:rsidRPr="00C00993" w:rsidRDefault="00FF762B" w:rsidP="00C00993">
            <w:pPr>
              <w:pStyle w:val="TF-TEXTOQUADRO"/>
              <w:jc w:val="center"/>
            </w:pPr>
          </w:p>
        </w:tc>
        <w:tc>
          <w:tcPr>
            <w:tcW w:w="2266" w:type="dxa"/>
            <w:shd w:val="clear" w:color="auto" w:fill="auto"/>
            <w:vAlign w:val="center"/>
          </w:tcPr>
          <w:p w14:paraId="751E004D" w14:textId="04AB8C15" w:rsidR="00191CF3" w:rsidRPr="00C00993" w:rsidRDefault="00191CF3" w:rsidP="00C00993">
            <w:pPr>
              <w:pStyle w:val="TF-TEXTOQUADRO"/>
              <w:jc w:val="center"/>
            </w:pPr>
            <w:r w:rsidRPr="00C00993">
              <w:t>Detecção de jogadores:</w:t>
            </w:r>
          </w:p>
          <w:p w14:paraId="7F8F4EEA" w14:textId="50981301" w:rsidR="00191CF3" w:rsidRPr="00C00993" w:rsidRDefault="00191CF3" w:rsidP="00C00993">
            <w:pPr>
              <w:pStyle w:val="TF-TEXTOQUADRO"/>
              <w:jc w:val="center"/>
            </w:pPr>
            <w:r w:rsidRPr="00C00993">
              <w:t>Precision: 97%,</w:t>
            </w:r>
          </w:p>
          <w:p w14:paraId="43735CA4" w14:textId="4429A60B" w:rsidR="00191CF3" w:rsidRPr="00C00993" w:rsidRDefault="00191CF3" w:rsidP="00C00993">
            <w:pPr>
              <w:pStyle w:val="TF-TEXTOQUADRO"/>
              <w:jc w:val="center"/>
            </w:pPr>
            <w:r w:rsidRPr="00C00993">
              <w:t>Recall: 93%,</w:t>
            </w:r>
          </w:p>
          <w:p w14:paraId="2FF10A26" w14:textId="77777777" w:rsidR="006B0760" w:rsidRPr="00C00993" w:rsidRDefault="00191CF3" w:rsidP="00C00993">
            <w:pPr>
              <w:pStyle w:val="TF-TEXTOQUADRO"/>
              <w:jc w:val="center"/>
            </w:pPr>
            <w:r w:rsidRPr="00C00993">
              <w:t>F1: 95%</w:t>
            </w:r>
          </w:p>
          <w:p w14:paraId="41043AA8" w14:textId="77777777" w:rsidR="00191CF3" w:rsidRPr="00C00993" w:rsidRDefault="00191CF3" w:rsidP="00C00993">
            <w:pPr>
              <w:pStyle w:val="TF-TEXTOQUADRO"/>
              <w:jc w:val="center"/>
            </w:pPr>
          </w:p>
          <w:p w14:paraId="1EF32C5D" w14:textId="0CD3D87A" w:rsidR="00191CF3" w:rsidRPr="00C00993" w:rsidRDefault="00191CF3" w:rsidP="00C00993">
            <w:pPr>
              <w:pStyle w:val="TF-TEXTOQUADRO"/>
              <w:jc w:val="center"/>
            </w:pPr>
            <w:r w:rsidRPr="00C00993">
              <w:t>Detecção de bola:</w:t>
            </w:r>
          </w:p>
          <w:p w14:paraId="275EC17D" w14:textId="03D8604D" w:rsidR="00191CF3" w:rsidRPr="00C00993" w:rsidRDefault="00191CF3" w:rsidP="00C00993">
            <w:pPr>
              <w:pStyle w:val="TF-TEXTOQUADRO"/>
              <w:jc w:val="center"/>
            </w:pPr>
            <w:r w:rsidRPr="00C00993">
              <w:t>Precision: 97%,</w:t>
            </w:r>
          </w:p>
          <w:p w14:paraId="7EDB7D99" w14:textId="36248A0D" w:rsidR="00191CF3" w:rsidRPr="00C00993" w:rsidRDefault="00191CF3" w:rsidP="00C00993">
            <w:pPr>
              <w:pStyle w:val="TF-TEXTOQUADRO"/>
              <w:jc w:val="center"/>
            </w:pPr>
            <w:r w:rsidRPr="00C00993">
              <w:t>Recall: 75%,</w:t>
            </w:r>
          </w:p>
          <w:p w14:paraId="76C90736" w14:textId="02EFBC01" w:rsidR="00191CF3" w:rsidRPr="00C00993" w:rsidRDefault="00191CF3" w:rsidP="00C00993">
            <w:pPr>
              <w:pStyle w:val="TF-TEXTOQUADRO"/>
              <w:jc w:val="center"/>
            </w:pPr>
            <w:r w:rsidRPr="00C00993">
              <w:t>F1: 85%</w:t>
            </w:r>
          </w:p>
        </w:tc>
      </w:tr>
    </w:tbl>
    <w:p w14:paraId="21319C31" w14:textId="77777777" w:rsidR="00163A6A" w:rsidRDefault="006B0760" w:rsidP="00163A6A">
      <w:pPr>
        <w:pStyle w:val="TF-FONTE"/>
      </w:pPr>
      <w:r>
        <w:t>Fonte: elaborado pelo autor.</w:t>
      </w:r>
    </w:p>
    <w:p w14:paraId="3712BA63" w14:textId="40B0C621" w:rsidR="002D27FD" w:rsidRDefault="00163A6A" w:rsidP="002D27FD">
      <w:pPr>
        <w:pStyle w:val="TF-FONTE"/>
        <w:ind w:firstLine="709"/>
        <w:jc w:val="both"/>
        <w:rPr>
          <w:sz w:val="20"/>
        </w:rPr>
      </w:pPr>
      <w:r w:rsidRPr="00163A6A">
        <w:rPr>
          <w:sz w:val="20"/>
        </w:rPr>
        <w:t>A partir do</w:t>
      </w:r>
      <w:r w:rsidR="0071095D">
        <w:rPr>
          <w:sz w:val="20"/>
        </w:rPr>
        <w:t xml:space="preserve"> </w:t>
      </w:r>
      <w:r w:rsidR="0071095D">
        <w:rPr>
          <w:sz w:val="20"/>
        </w:rPr>
        <w:fldChar w:fldCharType="begin"/>
      </w:r>
      <w:r w:rsidR="0071095D">
        <w:rPr>
          <w:sz w:val="20"/>
        </w:rPr>
        <w:instrText xml:space="preserve"> REF _Ref165469654 \h </w:instrText>
      </w:r>
      <w:r w:rsidR="0071095D">
        <w:rPr>
          <w:sz w:val="20"/>
        </w:rPr>
      </w:r>
      <w:r w:rsidR="0071095D">
        <w:rPr>
          <w:sz w:val="20"/>
        </w:rPr>
        <w:fldChar w:fldCharType="separate"/>
      </w:r>
      <w:r w:rsidR="0071095D">
        <w:t xml:space="preserve">Quadro </w:t>
      </w:r>
      <w:r w:rsidR="0071095D">
        <w:rPr>
          <w:noProof/>
        </w:rPr>
        <w:t>1</w:t>
      </w:r>
      <w:r w:rsidR="0071095D">
        <w:rPr>
          <w:sz w:val="20"/>
        </w:rPr>
        <w:fldChar w:fldCharType="end"/>
      </w:r>
      <w:r w:rsidRPr="00163A6A">
        <w:rPr>
          <w:sz w:val="20"/>
        </w:rPr>
        <w:t>, observa-se que os três trabalhos correlatos utilizam abordagens diferenciadas para análise de movimentos e ações em contextos esportivos, empregando técnicas avançadas de visão computacional e aprendizado de máquina. Banoth</w:t>
      </w:r>
      <w:r w:rsidR="0071095D">
        <w:rPr>
          <w:sz w:val="20"/>
        </w:rPr>
        <w:t xml:space="preserve"> </w:t>
      </w:r>
      <w:r w:rsidRPr="00163A6A">
        <w:rPr>
          <w:sz w:val="20"/>
        </w:rPr>
        <w:t xml:space="preserve">e Hashmi (2021) </w:t>
      </w:r>
      <w:r w:rsidR="007C66DA">
        <w:rPr>
          <w:sz w:val="20"/>
        </w:rPr>
        <w:t>optaram pelo</w:t>
      </w:r>
      <w:r w:rsidRPr="00163A6A">
        <w:rPr>
          <w:sz w:val="20"/>
        </w:rPr>
        <w:t xml:space="preserve"> modelo YOLOv3 aprimorado para detecção e rastreamento precisos de bola e jogadores em vídeos de futebol, com o objetivo de otimizar estratégias de jogo e treinamento. Li, Luo e Islam (2023) </w:t>
      </w:r>
      <w:r w:rsidR="00F156F5">
        <w:rPr>
          <w:sz w:val="20"/>
        </w:rPr>
        <w:t>utilizaram</w:t>
      </w:r>
      <w:r w:rsidRPr="00163A6A">
        <w:rPr>
          <w:sz w:val="20"/>
        </w:rPr>
        <w:t xml:space="preserve"> uma rede híbrida YOLO-T2LSTM para analisar movimentos no basquete, permitindo uma classificação detalhada e uma compreensão profunda das ações dos jogadores. Por sua vez, Host, Pobar</w:t>
      </w:r>
      <w:r w:rsidR="00395019">
        <w:rPr>
          <w:sz w:val="20"/>
        </w:rPr>
        <w:t xml:space="preserve"> e</w:t>
      </w:r>
      <w:r w:rsidRPr="00163A6A">
        <w:rPr>
          <w:sz w:val="20"/>
        </w:rPr>
        <w:t xml:space="preserve"> </w:t>
      </w:r>
      <w:r w:rsidR="002C69CD" w:rsidRPr="002C69CD">
        <w:rPr>
          <w:sz w:val="20"/>
        </w:rPr>
        <w:t xml:space="preserve">Ivašić-Kos </w:t>
      </w:r>
      <w:r w:rsidRPr="00163A6A">
        <w:rPr>
          <w:sz w:val="20"/>
        </w:rPr>
        <w:t xml:space="preserve">(2023) </w:t>
      </w:r>
      <w:r w:rsidR="001D2764">
        <w:rPr>
          <w:sz w:val="20"/>
        </w:rPr>
        <w:t>aplicaram</w:t>
      </w:r>
      <w:r w:rsidRPr="00163A6A">
        <w:rPr>
          <w:sz w:val="20"/>
        </w:rPr>
        <w:t xml:space="preserve"> redes neurais profundas para a análise de movimentos em handebol, focando na automação completa da detecção e classificação de ações, demonstrando a eficácia do aprendizado profundo nesse contexto.</w:t>
      </w:r>
    </w:p>
    <w:p w14:paraId="58D0D891" w14:textId="66E615EF" w:rsidR="008F46FD" w:rsidRDefault="008F46FD" w:rsidP="009D2593">
      <w:pPr>
        <w:pStyle w:val="TF-TEXTO"/>
      </w:pPr>
      <w:r>
        <w:t>No que diz respeito aos conjuntos de dados utilizados, Li, Luo e Islam (2023) utilizaram o dataset o Basketball technical action dataset. Por outro lado, Host, Pobar e Ivašić-Kos (2023) empregaram o dataset UNIRI-HBD_v2, enquanto Banoth e Hashmi (2021) utilizaram o Comprehensive Dataset of Broadcast Soccer Videos.</w:t>
      </w:r>
    </w:p>
    <w:p w14:paraId="21E12F13" w14:textId="0D0C8092" w:rsidR="009D2593" w:rsidRDefault="009D2593" w:rsidP="009D2593">
      <w:pPr>
        <w:pStyle w:val="TF-TEXTO"/>
      </w:pPr>
      <w:r>
        <w:t xml:space="preserve">Em relação aos modelos e algoritmos empregados, cada trabalho optou por diferentes arquiteturas e métodos de detecção e rastreamento. Host, Pobar e </w:t>
      </w:r>
      <w:r w:rsidR="00304757" w:rsidRPr="00304757">
        <w:t>Ivašić-Kos</w:t>
      </w:r>
      <w:r>
        <w:t xml:space="preserve"> (2023) utilizaram uma variedade de modelos, incluindo Mask R-CNN, YOLOv3 e YOLOv7, demonstrando uma abordagem diversificada para resolver o problema. Li, Luo e Islam (2023) empregaram YOLO, Type 2 Fuzzy LSTM, VGG 16, VGG 19 e ResNet50, enquanto Banoth e Hashmi (2021) optaram por YOLOv3, SORT, Kalman filter e Bounding box overlap.</w:t>
      </w:r>
    </w:p>
    <w:p w14:paraId="56D7AE10" w14:textId="0CF3E744" w:rsidR="009D2593" w:rsidRDefault="009D2593" w:rsidP="009D2593">
      <w:pPr>
        <w:pStyle w:val="TF-TEXTO"/>
      </w:pPr>
      <w:r>
        <w:t xml:space="preserve">No que diz respeito às métricas de desempenho avaliadas, todos os trabalhos consideraram métricas como precisão, </w:t>
      </w:r>
      <w:r w:rsidRPr="00304757">
        <w:rPr>
          <w:i/>
          <w:iCs/>
        </w:rPr>
        <w:t>recall</w:t>
      </w:r>
      <w:r>
        <w:t xml:space="preserve"> e F1-score, embora tenham variado em termos de métricas específicas e valores obtidos.</w:t>
      </w:r>
      <w:r w:rsidR="00E650F6">
        <w:t xml:space="preserve"> Host, Pobar e Ivašić-Kos (2023) utilizaram o modelo YoloV7 para alcançar uma precisão de 90,88% na detecção de jogadores e 23,07% na detecção da bola. Além disso, empregaram o algoritmo DeepSORT, que resultou em uma </w:t>
      </w:r>
      <w:r w:rsidR="00E650F6">
        <w:lastRenderedPageBreak/>
        <w:t xml:space="preserve">medida IDF1 de aproximadamente 24,67% e um F1-score de 78% usando o modelo I3D_40D, com uma precisão de 67,9% e </w:t>
      </w:r>
      <w:r w:rsidR="00E650F6" w:rsidRPr="00304757">
        <w:rPr>
          <w:i/>
          <w:iCs/>
        </w:rPr>
        <w:t>recall</w:t>
      </w:r>
      <w:r w:rsidR="00E650F6">
        <w:t xml:space="preserve"> de 69%. Por outro lado, Li, Luo e Islam (2023) obtiveram bons resultados, com um coeficiente de sobreposição de IoU de 60%, uma precisão de 99,3%, sensibilidade de 98,15% e especificidade de 98,30%. Por fim, Banoth e Hashmi (2021) utilizaram métodos específicos para detecção de jogadores e bola, alcançando uma precisão de 97% na detecção de ambos, com </w:t>
      </w:r>
      <w:r w:rsidR="00E650F6" w:rsidRPr="00304757">
        <w:rPr>
          <w:i/>
          <w:iCs/>
        </w:rPr>
        <w:t>recall</w:t>
      </w:r>
      <w:r w:rsidR="00E650F6">
        <w:t xml:space="preserve"> de 93% para jogadores e 75% para bola, resultando em um F1-score de 95% para jogadores e 85% para bola.</w:t>
      </w:r>
    </w:p>
    <w:p w14:paraId="41C618FC" w14:textId="586AFD5B" w:rsidR="00FE2027" w:rsidRDefault="00E650F6" w:rsidP="00FE2027">
      <w:pPr>
        <w:pStyle w:val="TF-TEXTO"/>
      </w:pPr>
      <w:r>
        <w:t>Contudo, e</w:t>
      </w:r>
      <w:r w:rsidR="00FE2027">
        <w:t xml:space="preserve">mbora os trabalhos de Banoth e Hashmi (2021), Li, Luo e Islam (2023) e Host, Pobar e Ivašić-Kos (2023) tenham </w:t>
      </w:r>
      <w:r>
        <w:t xml:space="preserve">gerado contribuições quanto </w:t>
      </w:r>
      <w:r w:rsidR="000065E8">
        <w:t>à</w:t>
      </w:r>
      <w:r w:rsidR="00FE2027">
        <w:t xml:space="preserve"> detecção e rastreamento de objetos em contextos esportivos específicos,</w:t>
      </w:r>
      <w:r w:rsidR="000065E8">
        <w:t xml:space="preserve"> </w:t>
      </w:r>
      <w:r>
        <w:t xml:space="preserve">ainda existem situações </w:t>
      </w:r>
      <w:r w:rsidR="000065E8">
        <w:t xml:space="preserve">que </w:t>
      </w:r>
      <w:r>
        <w:t>podem ser melhoradas</w:t>
      </w:r>
      <w:r w:rsidR="00FE2027">
        <w:t xml:space="preserve">. Por exemplo, no </w:t>
      </w:r>
      <w:r w:rsidR="00C31387">
        <w:t>trabalho</w:t>
      </w:r>
      <w:r w:rsidR="00FE2027">
        <w:t xml:space="preserve"> de Banoth e Hashmi (2021), a precisão relativamente baixa na detecção da bola em comparação com a dos jogadores sugere a necessidade de refinamentos na abordagem para lidar com objetos em movimento rápido e oclusões. Da mesma forma, o trabalho de Li, Luo e Islam (2023) </w:t>
      </w:r>
      <w:r w:rsidR="00922492">
        <w:t xml:space="preserve">apresenta </w:t>
      </w:r>
      <w:r>
        <w:t>dificuldades</w:t>
      </w:r>
      <w:r w:rsidR="00FE2027">
        <w:t xml:space="preserve"> relacionadas à generalização dos resultados para ambientes não controlados de basquete. </w:t>
      </w:r>
      <w:r w:rsidR="00193D62">
        <w:t>Por fim, o trabalho</w:t>
      </w:r>
      <w:r w:rsidR="00FE2027">
        <w:t xml:space="preserve"> de Host, Pobar e Ivašić-Kos (2023)</w:t>
      </w:r>
      <w:r w:rsidR="00B62E34">
        <w:t xml:space="preserve"> não tem eficiência </w:t>
      </w:r>
      <w:r w:rsidR="00FE2027">
        <w:t>em situações de alta densidade de jogadores e movimentos rápidos, que são comuns em partidas reais de handebol.</w:t>
      </w:r>
    </w:p>
    <w:p w14:paraId="03430FA1" w14:textId="7C51C327" w:rsidR="00FE2027" w:rsidRDefault="00990316" w:rsidP="00D2667A">
      <w:pPr>
        <w:pStyle w:val="TF-TEXTO"/>
      </w:pPr>
      <w:r>
        <w:t xml:space="preserve">Considerando as lacunas identificadas nos trabalhos </w:t>
      </w:r>
      <w:r w:rsidR="00714D90">
        <w:t>correlatos</w:t>
      </w:r>
      <w:r>
        <w:t xml:space="preserve"> sobre a detecção e rastreamento de objetos em contextos esportivos específicos, como o voleibol, torna-se evidente a necessidade de desenvolver um trabalho que explore o potencial das </w:t>
      </w:r>
      <w:r w:rsidRPr="000065E8">
        <w:rPr>
          <w:i/>
          <w:iCs/>
        </w:rPr>
        <w:t>Convolutional Neural Networks</w:t>
      </w:r>
      <w:r>
        <w:t xml:space="preserve"> (CNNs) nesse domínio. As CNNs têm se destacado por sua capacidade de interpretar dados visuais complexos, como imagens e vídeos, e identificar informações relevantes com precisão. Ao aplicar CNNs ao contexto do voleibol, </w:t>
      </w:r>
      <w:r w:rsidR="00E650F6">
        <w:t>acredita-se que seja</w:t>
      </w:r>
      <w:r>
        <w:t xml:space="preserve"> possível superar desafios como a detecção e rastreamento de jogadores em movimento rápido e a análise de padrões táticos em tempo real durante as partidas</w:t>
      </w:r>
      <w:r w:rsidR="00714D90">
        <w:t>.</w:t>
      </w:r>
    </w:p>
    <w:p w14:paraId="5194C314" w14:textId="2D8D0482" w:rsidR="003025D1" w:rsidRPr="005D29F6" w:rsidRDefault="00D2667A" w:rsidP="00D2667A">
      <w:pPr>
        <w:pStyle w:val="TF-TEXTO"/>
      </w:pPr>
      <w:r>
        <w:t xml:space="preserve">Além disso, o desenvolvimento de um trabalho </w:t>
      </w:r>
      <w:r w:rsidR="000065E8">
        <w:t>nessa</w:t>
      </w:r>
      <w:r>
        <w:t xml:space="preserve"> linha é altamente relevante para o aprimoramento da análise de desempenho no voleibol, tanto em nível profissional </w:t>
      </w:r>
      <w:r w:rsidRPr="003E7B41">
        <w:t xml:space="preserve">quanto amador. Uma análise mais precisa e detalhada do jogo, possibilitada pela aplicação de CNNs, pode fornecer </w:t>
      </w:r>
      <w:r w:rsidR="00B11717" w:rsidRPr="003E7B41">
        <w:t>informações</w:t>
      </w:r>
      <w:r w:rsidRPr="003E7B41">
        <w:t xml:space="preserve"> valiosos para treinadores e jogadores, permitindo ajustes táticos mais eficazes e personalizados. Além disso, ao melhorar a detecção de padrões de jogo e movimentos dos jogadores, as CNNs podem contribuir significativamente para a otimização do treinamento físico e técnico dos atletas</w:t>
      </w:r>
      <w:r w:rsidR="00A35721" w:rsidRPr="003E7B41">
        <w:t>.</w:t>
      </w:r>
      <w:r w:rsidR="008C630D" w:rsidRPr="003E7B41">
        <w:t xml:space="preserve"> Também é importante ressaltar </w:t>
      </w:r>
      <w:r w:rsidR="00B8358A" w:rsidRPr="003E7B41">
        <w:t>que o modelo</w:t>
      </w:r>
      <w:r w:rsidR="00E650F6">
        <w:t xml:space="preserve"> a ser</w:t>
      </w:r>
      <w:r w:rsidR="00B8358A" w:rsidRPr="003E7B41">
        <w:t xml:space="preserve"> desenvolvido poderá </w:t>
      </w:r>
      <w:r w:rsidR="00D75BB6" w:rsidRPr="003E7B41">
        <w:t xml:space="preserve">beneficiar </w:t>
      </w:r>
      <w:r w:rsidR="00B8358A" w:rsidRPr="003E7B41">
        <w:t>equipes com recursos financeiros limitados.</w:t>
      </w:r>
      <w:r w:rsidR="002F418D" w:rsidRPr="003E7B41">
        <w:t xml:space="preserve"> A partir disso, acredita-se que </w:t>
      </w:r>
      <w:r w:rsidR="00A270DD" w:rsidRPr="003E7B41">
        <w:t>as CNNs podem nivelar as condições tecnológicas</w:t>
      </w:r>
      <w:r w:rsidR="003E7B41">
        <w:t xml:space="preserve"> de</w:t>
      </w:r>
      <w:r w:rsidR="00AB025B">
        <w:t xml:space="preserve"> análise </w:t>
      </w:r>
      <w:r w:rsidR="004D4361" w:rsidRPr="003E7B41">
        <w:t>d</w:t>
      </w:r>
      <w:r w:rsidR="00AB025B">
        <w:t>as dinâmicas d</w:t>
      </w:r>
      <w:r w:rsidR="00A270DD" w:rsidRPr="003E7B41">
        <w:t xml:space="preserve">o campo de jogo, permitindo que </w:t>
      </w:r>
      <w:r w:rsidR="002F418D" w:rsidRPr="003E7B41">
        <w:t>equipes</w:t>
      </w:r>
      <w:r w:rsidR="000E1769">
        <w:t xml:space="preserve"> menores</w:t>
      </w:r>
      <w:r w:rsidR="002F418D" w:rsidRPr="003E7B41">
        <w:t xml:space="preserve"> aproveitem ao máximo seu potencial e compitam em pé de igualdade com equipes que possuem orçamentos mais robustos</w:t>
      </w:r>
      <w:r w:rsidR="004D4361">
        <w:t>.</w:t>
      </w:r>
    </w:p>
    <w:p w14:paraId="3D7F289F" w14:textId="77777777" w:rsidR="00451B94" w:rsidRDefault="00451B94" w:rsidP="00E638A0">
      <w:pPr>
        <w:pStyle w:val="Ttulo2"/>
      </w:pPr>
      <w:r>
        <w:t>REQUISITOS PRINCIPAIS DO PROBLEMA A SER TRABALHADO</w:t>
      </w:r>
      <w:bookmarkEnd w:id="45"/>
      <w:bookmarkEnd w:id="46"/>
      <w:bookmarkEnd w:id="47"/>
      <w:bookmarkEnd w:id="48"/>
      <w:bookmarkEnd w:id="49"/>
      <w:bookmarkEnd w:id="50"/>
      <w:bookmarkEnd w:id="51"/>
    </w:p>
    <w:p w14:paraId="52462D22" w14:textId="61441AB0" w:rsidR="00451B94" w:rsidRDefault="00586FD3" w:rsidP="00451B94">
      <w:pPr>
        <w:pStyle w:val="TF-TEXTO"/>
      </w:pPr>
      <w:r w:rsidRPr="00586FD3">
        <w:t>O modelo computacional a ser desenvolvido deverá:</w:t>
      </w:r>
    </w:p>
    <w:p w14:paraId="4C061711" w14:textId="019F573C" w:rsidR="00AD267A" w:rsidRPr="0071653C" w:rsidRDefault="00AD267A" w:rsidP="005F2C92">
      <w:pPr>
        <w:pStyle w:val="TF-ALNEA"/>
        <w:numPr>
          <w:ilvl w:val="0"/>
          <w:numId w:val="25"/>
        </w:numPr>
      </w:pPr>
      <w:r w:rsidRPr="0071653C">
        <w:t xml:space="preserve">permitir que o usuário faça o </w:t>
      </w:r>
      <w:r w:rsidRPr="005F2C92">
        <w:rPr>
          <w:i/>
          <w:iCs/>
        </w:rPr>
        <w:t>upload</w:t>
      </w:r>
      <w:r w:rsidRPr="0071653C">
        <w:t xml:space="preserve"> dos vídeos que serão usados para </w:t>
      </w:r>
      <w:r w:rsidR="002F2682">
        <w:t>aperfeiçoar a análise de desempenho no voleibol</w:t>
      </w:r>
      <w:r w:rsidR="002F2682" w:rsidRPr="0071653C">
        <w:t xml:space="preserve"> </w:t>
      </w:r>
      <w:r w:rsidRPr="0071653C">
        <w:t>(</w:t>
      </w:r>
      <w:r w:rsidR="003E3E40">
        <w:t xml:space="preserve">Requisito Funcional </w:t>
      </w:r>
      <w:r w:rsidR="003E3E40" w:rsidRPr="00715000">
        <w:t>–</w:t>
      </w:r>
      <w:r w:rsidR="003E3E40">
        <w:t xml:space="preserve"> </w:t>
      </w:r>
      <w:r w:rsidRPr="0071653C">
        <w:t>RF); </w:t>
      </w:r>
    </w:p>
    <w:p w14:paraId="563486D8" w14:textId="163F648D" w:rsidR="00586FD3" w:rsidRDefault="00715000" w:rsidP="005F2C92">
      <w:pPr>
        <w:pStyle w:val="TF-ALNEA"/>
      </w:pPr>
      <w:r w:rsidRPr="00715000">
        <w:t>ser capaz de detectar e rastrear a posição dos jogadores e da bola em vídeos de treinos de voleibol de forma automática e precisa</w:t>
      </w:r>
      <w:r w:rsidR="00C5162C">
        <w:t>.</w:t>
      </w:r>
      <w:r w:rsidR="00D724AF">
        <w:t xml:space="preserve"> Para isso, serão utilizas as redes neurais convolucionais (CNNs)</w:t>
      </w:r>
      <w:r w:rsidR="00C5162C">
        <w:t xml:space="preserve"> Mask R-CNN, You Only Look Once</w:t>
      </w:r>
      <w:r w:rsidR="006E2BE7">
        <w:t xml:space="preserve"> (YOLO</w:t>
      </w:r>
      <w:r w:rsidR="00D724AF">
        <w:t>)</w:t>
      </w:r>
      <w:r w:rsidR="00351DD7">
        <w:t xml:space="preserve"> </w:t>
      </w:r>
      <w:r w:rsidRPr="00715000">
        <w:t>(RF);</w:t>
      </w:r>
    </w:p>
    <w:p w14:paraId="458C348E" w14:textId="1F1E1F98" w:rsidR="00715000" w:rsidRDefault="00596B43" w:rsidP="005F2C92">
      <w:pPr>
        <w:pStyle w:val="TF-ALNEA"/>
      </w:pPr>
      <w:r w:rsidRPr="00596B43">
        <w:t>analisar os movimentos dos jogadores e da bola</w:t>
      </w:r>
      <w:r w:rsidR="00385A40">
        <w:t xml:space="preserve"> (</w:t>
      </w:r>
      <w:r w:rsidR="00385A40" w:rsidRPr="00AD2D30">
        <w:rPr>
          <w:i/>
          <w:iCs/>
        </w:rPr>
        <w:t>tracking</w:t>
      </w:r>
      <w:r w:rsidR="00385A40">
        <w:t>)</w:t>
      </w:r>
      <w:r w:rsidRPr="00596B43">
        <w:t xml:space="preserve">, identificando </w:t>
      </w:r>
      <w:r w:rsidR="00010CC8">
        <w:t xml:space="preserve">os </w:t>
      </w:r>
      <w:r w:rsidRPr="00596B43">
        <w:t>tipos de ações</w:t>
      </w:r>
      <w:r w:rsidR="00957A4B">
        <w:t>, como saques, passes e bloqueios</w:t>
      </w:r>
      <w:r w:rsidR="00351DD7">
        <w:t xml:space="preserve"> através de redes complexas e redes neurais convolucionais</w:t>
      </w:r>
      <w:r w:rsidRPr="00596B43">
        <w:t xml:space="preserve"> </w:t>
      </w:r>
      <w:r w:rsidR="00010CC8">
        <w:t>(RF)</w:t>
      </w:r>
      <w:r w:rsidR="00010CC8" w:rsidRPr="00010CC8">
        <w:t>;</w:t>
      </w:r>
    </w:p>
    <w:p w14:paraId="116DA4B1" w14:textId="0F3F05CB" w:rsidR="00957A4B" w:rsidRDefault="00773777" w:rsidP="005F2C92">
      <w:pPr>
        <w:pStyle w:val="TF-ALNEA"/>
      </w:pPr>
      <w:r w:rsidRPr="00773777">
        <w:t>gerar métricas de desempenho com base nos dados coletados, tais como eficácia de saques, precisão de passes, e sucesso de bloqueios</w:t>
      </w:r>
      <w:r w:rsidR="007E2955">
        <w:t xml:space="preserve"> (RF)</w:t>
      </w:r>
      <w:r>
        <w:t>;</w:t>
      </w:r>
    </w:p>
    <w:p w14:paraId="0CFC7108" w14:textId="1BB43566" w:rsidR="00773777" w:rsidRDefault="007E2955" w:rsidP="005F2C92">
      <w:pPr>
        <w:pStyle w:val="TF-ALNEA"/>
      </w:pPr>
      <w:r w:rsidRPr="007E2955">
        <w:t>oferecer alta precisão nas detecções e rastreamentos, com margem de erro mínima para garantir a confiabilidade dos dados analisados</w:t>
      </w:r>
      <w:r w:rsidR="00D3455F">
        <w:t xml:space="preserve"> (</w:t>
      </w:r>
      <w:r w:rsidR="00D3455F" w:rsidRPr="00D3455F">
        <w:t xml:space="preserve">Requisitos Não Funcionais </w:t>
      </w:r>
      <w:r w:rsidR="00D3455F" w:rsidRPr="00715000">
        <w:t>–</w:t>
      </w:r>
      <w:r w:rsidR="00D3455F">
        <w:t xml:space="preserve"> </w:t>
      </w:r>
      <w:r w:rsidR="00D3455F" w:rsidRPr="00D3455F">
        <w:t>RNF</w:t>
      </w:r>
      <w:r w:rsidR="00D3455F">
        <w:t>)</w:t>
      </w:r>
      <w:r>
        <w:t>;</w:t>
      </w:r>
    </w:p>
    <w:p w14:paraId="60017AD2" w14:textId="2B28F0C5" w:rsidR="00113DA9" w:rsidRDefault="00113DA9" w:rsidP="005F2C92">
      <w:pPr>
        <w:pStyle w:val="TF-ALNEA"/>
      </w:pPr>
      <w:r w:rsidRPr="00113DA9">
        <w:t xml:space="preserve">processar </w:t>
      </w:r>
      <w:r w:rsidR="00F76416">
        <w:t>os algoritmos em</w:t>
      </w:r>
      <w:r w:rsidR="005312E4">
        <w:t xml:space="preserve"> </w:t>
      </w:r>
      <w:r w:rsidR="000065E8">
        <w:t xml:space="preserve">uma </w:t>
      </w:r>
      <w:r w:rsidR="005312E4">
        <w:t>Graphics Processing Unit</w:t>
      </w:r>
      <w:r w:rsidR="00F76416">
        <w:t xml:space="preserve"> </w:t>
      </w:r>
      <w:r w:rsidR="005312E4">
        <w:t>(</w:t>
      </w:r>
      <w:r w:rsidR="00F76416">
        <w:t>GPU</w:t>
      </w:r>
      <w:r w:rsidR="005312E4">
        <w:t>)</w:t>
      </w:r>
      <w:r w:rsidRPr="00113DA9">
        <w:t xml:space="preserve"> </w:t>
      </w:r>
      <w:r w:rsidR="00AD5617">
        <w:t xml:space="preserve">para </w:t>
      </w:r>
      <w:r w:rsidR="00A867FB">
        <w:t>fornecer</w:t>
      </w:r>
      <w:r w:rsidRPr="00113DA9">
        <w:t xml:space="preserve"> análises em um tempo razoável, sem atrasos significativos, para não impactar negativamente </w:t>
      </w:r>
      <w:r w:rsidR="00587BEF">
        <w:t>n</w:t>
      </w:r>
      <w:r w:rsidRPr="00113DA9">
        <w:t>a usabilidade</w:t>
      </w:r>
      <w:r>
        <w:t xml:space="preserve"> (RNF);</w:t>
      </w:r>
    </w:p>
    <w:p w14:paraId="7331D65C" w14:textId="7B46C936" w:rsidR="00DE714B" w:rsidRDefault="00DE714B" w:rsidP="005F2C92">
      <w:pPr>
        <w:pStyle w:val="TF-ALNEA"/>
      </w:pPr>
      <w:r>
        <w:t>utilizar o Keras para o auxílio na utilização de um algoritmo de detecção de objetos e o OpenCV para auxiliar na utilização de um algoritmo de rastreamento de objetos (RNF)</w:t>
      </w:r>
      <w:r w:rsidR="00385A40">
        <w:t>;</w:t>
      </w:r>
    </w:p>
    <w:p w14:paraId="0E62651B" w14:textId="4CC25BA0" w:rsidR="00A1600A" w:rsidRPr="00286FED" w:rsidRDefault="00A1600A" w:rsidP="005F2C92">
      <w:pPr>
        <w:pStyle w:val="TF-ALNEA"/>
      </w:pPr>
      <w:r w:rsidRPr="00A1600A">
        <w:t>ser implementada utilizando a linguagem</w:t>
      </w:r>
      <w:r>
        <w:t xml:space="preserve"> de programação</w:t>
      </w:r>
      <w:r w:rsidRPr="00A1600A">
        <w:t xml:space="preserve"> Python</w:t>
      </w:r>
      <w:r>
        <w:t xml:space="preserve"> (RNF)</w:t>
      </w:r>
      <w:r w:rsidR="002327D8">
        <w:t>.</w:t>
      </w:r>
    </w:p>
    <w:p w14:paraId="17589725" w14:textId="43DAC544" w:rsidR="00451B94" w:rsidRPr="007E0D87" w:rsidRDefault="00451B94" w:rsidP="004E3199">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437926" w14:textId="23E7D486" w:rsidR="00243F74" w:rsidRPr="00637E00" w:rsidRDefault="00243F74" w:rsidP="00637E00">
      <w:pPr>
        <w:pStyle w:val="TF-ALNEA"/>
        <w:numPr>
          <w:ilvl w:val="0"/>
          <w:numId w:val="10"/>
        </w:numPr>
      </w:pPr>
      <w:r w:rsidRPr="00637E00">
        <w:t>levantamento bibliográfico: realizar o levantamento bibliográfico sobre</w:t>
      </w:r>
      <w:r w:rsidR="00A97142">
        <w:t xml:space="preserve"> análise de desempenho esportivo, </w:t>
      </w:r>
      <w:r w:rsidR="00615E7C" w:rsidRPr="00637E00">
        <w:t>re</w:t>
      </w:r>
      <w:r w:rsidR="00AA46E3" w:rsidRPr="00637E00">
        <w:t xml:space="preserve">des neurais convolucionais </w:t>
      </w:r>
      <w:r w:rsidR="00A97142">
        <w:t>(</w:t>
      </w:r>
      <w:r w:rsidRPr="00637E00">
        <w:t xml:space="preserve">técnicas para rastreamento </w:t>
      </w:r>
      <w:r w:rsidR="005B4329" w:rsidRPr="00637E00">
        <w:t>e</w:t>
      </w:r>
      <w:r w:rsidRPr="00637E00">
        <w:t xml:space="preserve"> detecção de </w:t>
      </w:r>
      <w:r w:rsidR="00AA46E3" w:rsidRPr="00637E00">
        <w:t>objetos</w:t>
      </w:r>
      <w:r w:rsidR="00A97142">
        <w:t>)</w:t>
      </w:r>
      <w:r w:rsidRPr="00637E00">
        <w:t xml:space="preserve"> e trabalhos correlatos;</w:t>
      </w:r>
    </w:p>
    <w:p w14:paraId="3A8B806B" w14:textId="3B54B5E8" w:rsidR="00243F74" w:rsidRPr="00637E00" w:rsidRDefault="00243F74" w:rsidP="00637E00">
      <w:pPr>
        <w:pStyle w:val="TF-ALNEA"/>
      </w:pPr>
      <w:r w:rsidRPr="00637E00">
        <w:t xml:space="preserve">validação dos requisitos: levando em consideração os dados da etapa anterior, reavaliar os requisitos para </w:t>
      </w:r>
      <w:r w:rsidR="005B4329" w:rsidRPr="00637E00">
        <w:t>o modelo</w:t>
      </w:r>
      <w:r w:rsidR="00637E00" w:rsidRPr="00637E00">
        <w:t xml:space="preserve"> proposto</w:t>
      </w:r>
      <w:r w:rsidRPr="00637E00">
        <w:t>;</w:t>
      </w:r>
    </w:p>
    <w:p w14:paraId="44A3E58C" w14:textId="78165CD2" w:rsidR="006737ED" w:rsidRPr="00637E00" w:rsidRDefault="006737ED" w:rsidP="00637E00">
      <w:pPr>
        <w:pStyle w:val="TF-ALNEA"/>
      </w:pPr>
      <w:r w:rsidRPr="00637E00">
        <w:t xml:space="preserve">coleta de </w:t>
      </w:r>
      <w:r w:rsidR="007A5A00" w:rsidRPr="00637E00">
        <w:t>vídeos</w:t>
      </w:r>
      <w:r w:rsidRPr="00637E00">
        <w:t xml:space="preserve"> de </w:t>
      </w:r>
      <w:r w:rsidR="007A5A00" w:rsidRPr="00637E00">
        <w:t>jogos</w:t>
      </w:r>
      <w:r w:rsidR="001C0326" w:rsidRPr="00637E00">
        <w:t xml:space="preserve"> de vôlei</w:t>
      </w:r>
      <w:r w:rsidRPr="00637E00">
        <w:t xml:space="preserve">: coletar </w:t>
      </w:r>
      <w:r w:rsidR="00FD25DC" w:rsidRPr="00637E00">
        <w:t>vídeos</w:t>
      </w:r>
      <w:r w:rsidRPr="00637E00">
        <w:t xml:space="preserve"> que serão usadas nos testes do método proposto. </w:t>
      </w:r>
      <w:r w:rsidR="00FD25DC" w:rsidRPr="00637E00">
        <w:lastRenderedPageBreak/>
        <w:t>Obter vídeos de jogos de vôlei de fontes online e, se necessário, gravar partidas das atléticas da FURB e/ou BluVolei, APAN, com as devidas autorizações</w:t>
      </w:r>
      <w:r w:rsidRPr="00637E00">
        <w:t>;</w:t>
      </w:r>
    </w:p>
    <w:p w14:paraId="5EAA0420" w14:textId="77777777" w:rsidR="006737ED" w:rsidRPr="00637E00" w:rsidRDefault="006737ED" w:rsidP="00637E00">
      <w:pPr>
        <w:pStyle w:val="TF-ALNEA"/>
      </w:pPr>
      <w:r w:rsidRPr="00637E00">
        <w:t>rotulação das imagens coletadas: rotular as imagens que serão utilizadas, permitindo assim que o algoritmo possa ter sua assertividade testada;</w:t>
      </w:r>
    </w:p>
    <w:p w14:paraId="3B6D186A" w14:textId="65E5453C" w:rsidR="006737ED" w:rsidRPr="00637E00" w:rsidRDefault="006737ED" w:rsidP="00637E00">
      <w:pPr>
        <w:pStyle w:val="TF-ALNEA"/>
      </w:pPr>
      <w:r w:rsidRPr="00637E00">
        <w:t xml:space="preserve">pesquisa e escolha do algoritmo de detecção </w:t>
      </w:r>
      <w:r w:rsidR="00DD26D9" w:rsidRPr="00637E00">
        <w:t>dos(as) atletas</w:t>
      </w:r>
      <w:r w:rsidR="009B13CF" w:rsidRPr="00637E00">
        <w:t xml:space="preserve"> e bola</w:t>
      </w:r>
      <w:r w:rsidRPr="00637E00">
        <w:t xml:space="preserve">: pesquisar os principais algoritmos de detecção </w:t>
      </w:r>
      <w:r w:rsidR="0047542B" w:rsidRPr="00637E00">
        <w:t>dos(as) atletas e bola</w:t>
      </w:r>
      <w:r w:rsidRPr="00637E00">
        <w:t>, escolhendo o mais adequado para o desenvolvimento do trabalho;</w:t>
      </w:r>
    </w:p>
    <w:p w14:paraId="634E7DB6" w14:textId="72092ED4" w:rsidR="006737ED" w:rsidRPr="00637E00" w:rsidRDefault="006737ED" w:rsidP="00637E00">
      <w:pPr>
        <w:pStyle w:val="TF-ALNEA"/>
      </w:pPr>
      <w:r w:rsidRPr="00637E00">
        <w:t xml:space="preserve">pesquisa e escolha do algoritmo de rastreamento </w:t>
      </w:r>
      <w:r w:rsidR="00DD26D9" w:rsidRPr="00637E00">
        <w:t>dos(as) atletas</w:t>
      </w:r>
      <w:r w:rsidRPr="00637E00">
        <w:t xml:space="preserve">: pesquisar os principais algoritmos de rastreamento </w:t>
      </w:r>
      <w:r w:rsidR="0047542B" w:rsidRPr="00637E00">
        <w:t>dos(as) atletas</w:t>
      </w:r>
      <w:r w:rsidRPr="00637E00">
        <w:t>, escolhendo o mais adequado para o desenvolvimento do trabalho; </w:t>
      </w:r>
    </w:p>
    <w:p w14:paraId="55399BD6" w14:textId="35CA417E" w:rsidR="006737ED" w:rsidRPr="00637E00" w:rsidRDefault="006737ED" w:rsidP="00637E00">
      <w:pPr>
        <w:pStyle w:val="TF-ALNEA"/>
      </w:pPr>
      <w:r w:rsidRPr="00637E00">
        <w:t xml:space="preserve">levantamento de </w:t>
      </w:r>
      <w:r w:rsidR="00837F70" w:rsidRPr="00637E00">
        <w:t>técnicas</w:t>
      </w:r>
      <w:r w:rsidRPr="00637E00">
        <w:t xml:space="preserve"> para </w:t>
      </w:r>
      <w:r w:rsidR="004526B2" w:rsidRPr="00637E00">
        <w:t xml:space="preserve">gerar estatísticas </w:t>
      </w:r>
      <w:r w:rsidR="00587A1B" w:rsidRPr="00637E00">
        <w:t>do</w:t>
      </w:r>
      <w:r w:rsidR="00F43BD2" w:rsidRPr="00637E00">
        <w:t>s</w:t>
      </w:r>
      <w:r w:rsidR="00587A1B" w:rsidRPr="00637E00">
        <w:t xml:space="preserve"> jogos</w:t>
      </w:r>
      <w:r w:rsidRPr="00637E00">
        <w:t xml:space="preserve">: pesquisar métodos para se mapear a posição </w:t>
      </w:r>
      <w:r w:rsidR="00F43BD2" w:rsidRPr="00637E00">
        <w:t>e movimentação dos(as) atletas</w:t>
      </w:r>
      <w:r w:rsidRPr="00637E00">
        <w:t>;</w:t>
      </w:r>
    </w:p>
    <w:p w14:paraId="1E1C5017" w14:textId="48441D39" w:rsidR="006737ED" w:rsidRPr="0077181A" w:rsidRDefault="006737ED" w:rsidP="0077181A">
      <w:pPr>
        <w:pStyle w:val="TF-ALNEA"/>
      </w:pPr>
      <w:r w:rsidRPr="0077181A">
        <w:t xml:space="preserve">desenvolvimento do </w:t>
      </w:r>
      <w:r w:rsidR="007435CB" w:rsidRPr="0077181A">
        <w:t>modelo</w:t>
      </w:r>
      <w:r w:rsidRPr="0077181A">
        <w:t xml:space="preserve">: desenvolver o método de detecção e mapeamento </w:t>
      </w:r>
      <w:r w:rsidR="0040195B" w:rsidRPr="0077181A">
        <w:t>das ações d</w:t>
      </w:r>
      <w:r w:rsidR="00AA4988" w:rsidRPr="0077181A">
        <w:t>o</w:t>
      </w:r>
      <w:r w:rsidR="0040195B" w:rsidRPr="0077181A">
        <w:t>s</w:t>
      </w:r>
      <w:r w:rsidR="00AA4988" w:rsidRPr="0077181A">
        <w:t>(as)</w:t>
      </w:r>
      <w:r w:rsidR="0040195B" w:rsidRPr="0077181A">
        <w:t xml:space="preserve"> </w:t>
      </w:r>
      <w:r w:rsidR="00AA4988" w:rsidRPr="0077181A">
        <w:t>atletas</w:t>
      </w:r>
      <w:r w:rsidR="0040195B" w:rsidRPr="0077181A">
        <w:t xml:space="preserve"> e a extração de estatísticas </w:t>
      </w:r>
      <w:r w:rsidR="00AA4988" w:rsidRPr="0077181A">
        <w:t>de desempenho</w:t>
      </w:r>
      <w:r w:rsidRPr="0077181A">
        <w:t xml:space="preserve"> utilizando a linguagem de programação Python e a biblioteca Keras juntamente com </w:t>
      </w:r>
      <w:r w:rsidR="00890EF9" w:rsidRPr="0077181A">
        <w:t>a biblioteca</w:t>
      </w:r>
      <w:r w:rsidRPr="0077181A">
        <w:t xml:space="preserve"> OpenCV</w:t>
      </w:r>
      <w:r w:rsidR="00257D36" w:rsidRPr="0077181A">
        <w:t>,</w:t>
      </w:r>
      <w:r w:rsidR="00B1722C" w:rsidRPr="0077181A">
        <w:t xml:space="preserve"> redes complexas,</w:t>
      </w:r>
      <w:r w:rsidR="00257D36" w:rsidRPr="0077181A">
        <w:t xml:space="preserve"> </w:t>
      </w:r>
      <w:r w:rsidR="00890EF9" w:rsidRPr="0077181A">
        <w:t xml:space="preserve">redes neurais convolucionais </w:t>
      </w:r>
      <w:r w:rsidR="00B1722C" w:rsidRPr="0077181A">
        <w:t>tais como</w:t>
      </w:r>
      <w:r w:rsidR="00890EF9" w:rsidRPr="0077181A">
        <w:t xml:space="preserve"> Mask R-CNN, YOLO</w:t>
      </w:r>
      <w:r w:rsidR="006E2BE7" w:rsidRPr="0077181A">
        <w:t>;</w:t>
      </w:r>
      <w:r w:rsidRPr="0077181A">
        <w:t xml:space="preserve"> </w:t>
      </w:r>
    </w:p>
    <w:p w14:paraId="63C90380" w14:textId="1A166239" w:rsidR="000D537A" w:rsidRPr="0077181A" w:rsidRDefault="006737ED" w:rsidP="0077181A">
      <w:pPr>
        <w:pStyle w:val="TF-ALNEA"/>
      </w:pPr>
      <w:r w:rsidRPr="0077181A">
        <w:t xml:space="preserve">testes da detecção e </w:t>
      </w:r>
      <w:r w:rsidR="006E2BE7" w:rsidRPr="0077181A">
        <w:t>rastreamento</w:t>
      </w:r>
      <w:r w:rsidRPr="0077181A">
        <w:t xml:space="preserve">: em paralelo ao desenvolvimento, verificar a assertividade do método proposto a partir do percentual de objetos rastreados e mapeados corretamente, </w:t>
      </w:r>
      <w:r w:rsidR="0006573E" w:rsidRPr="0077181A">
        <w:t xml:space="preserve">utilizando técnicas como validação cruzada e análise de métricas de desempenho (F1 e </w:t>
      </w:r>
      <w:r w:rsidR="0006573E" w:rsidRPr="00304757">
        <w:rPr>
          <w:i/>
          <w:iCs/>
        </w:rPr>
        <w:t>recall</w:t>
      </w:r>
      <w:r w:rsidR="0006573E" w:rsidRPr="0077181A">
        <w:t>).</w:t>
      </w:r>
      <w:r w:rsidR="007C06DE" w:rsidRPr="0077181A">
        <w:t xml:space="preserve"> </w:t>
      </w:r>
    </w:p>
    <w:p w14:paraId="01558F06" w14:textId="51115E8E" w:rsidR="00451B94" w:rsidRDefault="00451B94" w:rsidP="00320DDF">
      <w:pPr>
        <w:pStyle w:val="TF-TEXTO"/>
        <w:jc w:val="left"/>
      </w:pPr>
      <w:r>
        <w:t>As etapas serão realizadas nos períodos relacionados no</w:t>
      </w:r>
      <w:r w:rsidR="00637E00">
        <w:t xml:space="preserve"> </w:t>
      </w:r>
      <w:r w:rsidR="00637E00">
        <w:fldChar w:fldCharType="begin"/>
      </w:r>
      <w:r w:rsidR="00637E00">
        <w:instrText xml:space="preserve"> REF _Ref165487502 \h </w:instrText>
      </w:r>
      <w:r w:rsidR="00637E00">
        <w:fldChar w:fldCharType="separate"/>
      </w:r>
      <w:r w:rsidR="00637E00">
        <w:t xml:space="preserve">Quadro </w:t>
      </w:r>
      <w:r w:rsidR="00637E00">
        <w:rPr>
          <w:noProof/>
        </w:rPr>
        <w:t>2</w:t>
      </w:r>
      <w:r w:rsidR="00637E00">
        <w:fldChar w:fldCharType="end"/>
      </w:r>
      <w:r>
        <w:t>.</w:t>
      </w:r>
    </w:p>
    <w:p w14:paraId="4A5C9559" w14:textId="0AD501B9" w:rsidR="00451B94" w:rsidRPr="007E0D87" w:rsidRDefault="00637E00" w:rsidP="00637E00">
      <w:pPr>
        <w:pStyle w:val="TF-LEGENDA"/>
      </w:pPr>
      <w:bookmarkStart w:id="53" w:name="_Ref165487502"/>
      <w:r>
        <w:t xml:space="preserve">Quadro </w:t>
      </w:r>
      <w:r w:rsidR="00000000">
        <w:fldChar w:fldCharType="begin"/>
      </w:r>
      <w:r w:rsidR="00000000">
        <w:instrText xml:space="preserve"> SEQ Quadro \* ARABIC </w:instrText>
      </w:r>
      <w:r w:rsidR="00000000">
        <w:fldChar w:fldCharType="separate"/>
      </w:r>
      <w:r>
        <w:rPr>
          <w:noProof/>
        </w:rPr>
        <w:t>2</w:t>
      </w:r>
      <w:r w:rsidR="00000000">
        <w:rPr>
          <w:noProof/>
        </w:rPr>
        <w:fldChar w:fldCharType="end"/>
      </w:r>
      <w:bookmarkEnd w:id="53"/>
      <w:r>
        <w:t xml:space="preserve"> </w:t>
      </w:r>
      <w:r w:rsidRPr="00F3649F">
        <w:t>–</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5"/>
        <w:gridCol w:w="295"/>
        <w:gridCol w:w="298"/>
        <w:gridCol w:w="258"/>
        <w:gridCol w:w="260"/>
        <w:gridCol w:w="260"/>
        <w:gridCol w:w="260"/>
        <w:gridCol w:w="260"/>
        <w:gridCol w:w="260"/>
        <w:gridCol w:w="260"/>
        <w:gridCol w:w="260"/>
        <w:gridCol w:w="260"/>
        <w:gridCol w:w="260"/>
        <w:gridCol w:w="260"/>
        <w:gridCol w:w="252"/>
      </w:tblGrid>
      <w:tr w:rsidR="007A5FC9" w:rsidRPr="007E0D87" w14:paraId="66A35E9D" w14:textId="72AC45D9" w:rsidTr="0076553A">
        <w:trPr>
          <w:cantSplit/>
          <w:trHeight w:val="283"/>
        </w:trPr>
        <w:tc>
          <w:tcPr>
            <w:tcW w:w="2990" w:type="pct"/>
            <w:tcBorders>
              <w:top w:val="single" w:sz="4" w:space="0" w:color="auto"/>
              <w:left w:val="single" w:sz="4" w:space="0" w:color="auto"/>
              <w:bottom w:val="nil"/>
              <w:right w:val="single" w:sz="4" w:space="0" w:color="auto"/>
            </w:tcBorders>
            <w:shd w:val="clear" w:color="auto" w:fill="A6A6A6"/>
          </w:tcPr>
          <w:p w14:paraId="5CDA4BB3" w14:textId="77777777" w:rsidR="006C272F" w:rsidRPr="007E0D87" w:rsidRDefault="006C272F" w:rsidP="00470C41">
            <w:pPr>
              <w:pStyle w:val="TF-TEXTOQUADRO"/>
            </w:pPr>
          </w:p>
        </w:tc>
        <w:tc>
          <w:tcPr>
            <w:tcW w:w="323" w:type="pct"/>
            <w:gridSpan w:val="2"/>
            <w:tcBorders>
              <w:top w:val="single" w:sz="4" w:space="0" w:color="auto"/>
              <w:left w:val="single" w:sz="4" w:space="0" w:color="auto"/>
              <w:right w:val="single" w:sz="4" w:space="0" w:color="auto"/>
            </w:tcBorders>
            <w:shd w:val="clear" w:color="auto" w:fill="A6A6A6"/>
            <w:vAlign w:val="center"/>
          </w:tcPr>
          <w:p w14:paraId="36AB446F" w14:textId="386DE838" w:rsidR="006C272F" w:rsidRDefault="006C272F" w:rsidP="0076553A">
            <w:pPr>
              <w:pStyle w:val="TF-TEXTOQUADROCentralizado"/>
            </w:pPr>
            <w:r>
              <w:t>2024</w:t>
            </w:r>
          </w:p>
        </w:tc>
        <w:tc>
          <w:tcPr>
            <w:tcW w:w="1687" w:type="pct"/>
            <w:gridSpan w:val="12"/>
            <w:tcBorders>
              <w:top w:val="single" w:sz="4" w:space="0" w:color="auto"/>
              <w:left w:val="single" w:sz="4" w:space="0" w:color="auto"/>
              <w:right w:val="single" w:sz="4" w:space="0" w:color="auto"/>
            </w:tcBorders>
            <w:shd w:val="clear" w:color="auto" w:fill="A6A6A6"/>
            <w:vAlign w:val="center"/>
          </w:tcPr>
          <w:p w14:paraId="56008CE4" w14:textId="4644941A" w:rsidR="006C272F" w:rsidRDefault="006C272F" w:rsidP="0076553A">
            <w:pPr>
              <w:pStyle w:val="TF-TEXTOQUADROCentralizado"/>
            </w:pPr>
            <w:r>
              <w:t>2025</w:t>
            </w:r>
          </w:p>
        </w:tc>
      </w:tr>
      <w:tr w:rsidR="007A5FC9" w:rsidRPr="007E0D87" w14:paraId="24A61F86" w14:textId="6E29F8CB" w:rsidTr="0076553A">
        <w:trPr>
          <w:cantSplit/>
          <w:trHeight w:val="283"/>
        </w:trPr>
        <w:tc>
          <w:tcPr>
            <w:tcW w:w="2990" w:type="pct"/>
            <w:tcBorders>
              <w:top w:val="nil"/>
              <w:left w:val="single" w:sz="4" w:space="0" w:color="auto"/>
              <w:bottom w:val="nil"/>
            </w:tcBorders>
            <w:shd w:val="clear" w:color="auto" w:fill="A6A6A6"/>
          </w:tcPr>
          <w:p w14:paraId="24719BEE" w14:textId="77777777" w:rsidR="006C272F" w:rsidRPr="007E0D87" w:rsidRDefault="006C272F" w:rsidP="009A538B">
            <w:pPr>
              <w:pStyle w:val="TF-TEXTOQUADRO"/>
            </w:pPr>
          </w:p>
        </w:tc>
        <w:tc>
          <w:tcPr>
            <w:tcW w:w="323" w:type="pct"/>
            <w:gridSpan w:val="2"/>
            <w:shd w:val="clear" w:color="auto" w:fill="A6A6A6"/>
            <w:vAlign w:val="center"/>
          </w:tcPr>
          <w:p w14:paraId="4FF50E06" w14:textId="5E69F02B" w:rsidR="006C272F" w:rsidRPr="007E0D87" w:rsidRDefault="006C272F" w:rsidP="0076553A">
            <w:pPr>
              <w:pStyle w:val="TF-TEXTOQUADROCentralizado"/>
            </w:pPr>
            <w:r>
              <w:t>dez.</w:t>
            </w:r>
          </w:p>
        </w:tc>
        <w:tc>
          <w:tcPr>
            <w:tcW w:w="281" w:type="pct"/>
            <w:gridSpan w:val="2"/>
            <w:shd w:val="clear" w:color="auto" w:fill="A6A6A6"/>
            <w:vAlign w:val="center"/>
          </w:tcPr>
          <w:p w14:paraId="2CFB7D32" w14:textId="3E63FB6D" w:rsidR="006C272F" w:rsidRDefault="006C272F" w:rsidP="0076553A">
            <w:pPr>
              <w:pStyle w:val="TF-TEXTOQUADROCentralizado"/>
            </w:pPr>
            <w:r>
              <w:t>jan.</w:t>
            </w:r>
          </w:p>
        </w:tc>
        <w:tc>
          <w:tcPr>
            <w:tcW w:w="281" w:type="pct"/>
            <w:gridSpan w:val="2"/>
            <w:shd w:val="clear" w:color="auto" w:fill="A6A6A6"/>
            <w:vAlign w:val="center"/>
          </w:tcPr>
          <w:p w14:paraId="403E0E6A" w14:textId="6D73A76E" w:rsidR="006C272F" w:rsidRDefault="006C272F" w:rsidP="0076553A">
            <w:pPr>
              <w:pStyle w:val="TF-TEXTOQUADROCentralizado"/>
            </w:pPr>
            <w:r>
              <w:t>fev.</w:t>
            </w:r>
          </w:p>
        </w:tc>
        <w:tc>
          <w:tcPr>
            <w:tcW w:w="281" w:type="pct"/>
            <w:gridSpan w:val="2"/>
            <w:shd w:val="clear" w:color="auto" w:fill="A6A6A6"/>
            <w:vAlign w:val="center"/>
          </w:tcPr>
          <w:p w14:paraId="3582C294" w14:textId="5AEEBB0E" w:rsidR="006C272F" w:rsidRDefault="006C272F" w:rsidP="0076553A">
            <w:pPr>
              <w:pStyle w:val="TF-TEXTOQUADROCentralizado"/>
            </w:pPr>
            <w:r>
              <w:t>mar.</w:t>
            </w:r>
          </w:p>
        </w:tc>
        <w:tc>
          <w:tcPr>
            <w:tcW w:w="281" w:type="pct"/>
            <w:gridSpan w:val="2"/>
            <w:shd w:val="clear" w:color="auto" w:fill="A6A6A6"/>
            <w:vAlign w:val="center"/>
          </w:tcPr>
          <w:p w14:paraId="4CC3534E" w14:textId="61489770" w:rsidR="006C272F" w:rsidRDefault="006C272F" w:rsidP="0076553A">
            <w:pPr>
              <w:pStyle w:val="TF-TEXTOQUADROCentralizado"/>
            </w:pPr>
            <w:r>
              <w:t>abr.</w:t>
            </w:r>
          </w:p>
        </w:tc>
        <w:tc>
          <w:tcPr>
            <w:tcW w:w="281" w:type="pct"/>
            <w:gridSpan w:val="2"/>
            <w:shd w:val="clear" w:color="auto" w:fill="A6A6A6"/>
            <w:vAlign w:val="center"/>
          </w:tcPr>
          <w:p w14:paraId="4B490B70" w14:textId="5013FE0F" w:rsidR="006C272F" w:rsidRDefault="006C272F" w:rsidP="0076553A">
            <w:pPr>
              <w:pStyle w:val="TF-TEXTOQUADROCentralizado"/>
            </w:pPr>
            <w:r>
              <w:t>maio</w:t>
            </w:r>
          </w:p>
        </w:tc>
        <w:tc>
          <w:tcPr>
            <w:tcW w:w="281" w:type="pct"/>
            <w:gridSpan w:val="2"/>
            <w:shd w:val="clear" w:color="auto" w:fill="A6A6A6"/>
            <w:vAlign w:val="center"/>
          </w:tcPr>
          <w:p w14:paraId="5B3A6826" w14:textId="1675D173" w:rsidR="006C272F" w:rsidRDefault="006C272F" w:rsidP="0076553A">
            <w:pPr>
              <w:pStyle w:val="TF-TEXTOQUADROCentralizado"/>
            </w:pPr>
            <w:r>
              <w:t>jun.</w:t>
            </w:r>
          </w:p>
        </w:tc>
      </w:tr>
      <w:tr w:rsidR="007A5FC9" w:rsidRPr="007E0D87" w14:paraId="3EFCC0CF" w14:textId="6ABA62ED" w:rsidTr="0076553A">
        <w:trPr>
          <w:cantSplit/>
          <w:trHeight w:val="283"/>
        </w:trPr>
        <w:tc>
          <w:tcPr>
            <w:tcW w:w="2990" w:type="pct"/>
            <w:tcBorders>
              <w:top w:val="nil"/>
              <w:left w:val="single" w:sz="4" w:space="0" w:color="auto"/>
            </w:tcBorders>
            <w:shd w:val="clear" w:color="auto" w:fill="A6A6A6"/>
          </w:tcPr>
          <w:p w14:paraId="14142D53" w14:textId="77777777" w:rsidR="006C272F" w:rsidRPr="007E0D87" w:rsidRDefault="006C272F" w:rsidP="006829E1">
            <w:pPr>
              <w:pStyle w:val="TF-TEXTOQUADRO"/>
            </w:pPr>
            <w:r w:rsidRPr="007E0D87">
              <w:t>etapas / quinzenas</w:t>
            </w:r>
          </w:p>
        </w:tc>
        <w:tc>
          <w:tcPr>
            <w:tcW w:w="161" w:type="pct"/>
            <w:tcBorders>
              <w:bottom w:val="single" w:sz="4" w:space="0" w:color="auto"/>
            </w:tcBorders>
            <w:shd w:val="clear" w:color="auto" w:fill="A6A6A6"/>
            <w:vAlign w:val="center"/>
          </w:tcPr>
          <w:p w14:paraId="552F8FD8" w14:textId="77777777" w:rsidR="006C272F" w:rsidRPr="007E0D87" w:rsidRDefault="006C272F" w:rsidP="0076553A">
            <w:pPr>
              <w:pStyle w:val="TF-TEXTOQUADROCentralizado"/>
            </w:pPr>
            <w:r w:rsidRPr="007E0D87">
              <w:t>1</w:t>
            </w:r>
          </w:p>
        </w:tc>
        <w:tc>
          <w:tcPr>
            <w:tcW w:w="161" w:type="pct"/>
            <w:tcBorders>
              <w:bottom w:val="single" w:sz="4" w:space="0" w:color="auto"/>
            </w:tcBorders>
            <w:shd w:val="clear" w:color="auto" w:fill="A6A6A6"/>
            <w:vAlign w:val="center"/>
          </w:tcPr>
          <w:p w14:paraId="1CAE229E" w14:textId="77777777" w:rsidR="006C272F" w:rsidRPr="007E0D87" w:rsidRDefault="006C272F" w:rsidP="0076553A">
            <w:pPr>
              <w:pStyle w:val="TF-TEXTOQUADROCentralizado"/>
            </w:pPr>
            <w:r w:rsidRPr="007E0D87">
              <w:t>2</w:t>
            </w:r>
          </w:p>
        </w:tc>
        <w:tc>
          <w:tcPr>
            <w:tcW w:w="140" w:type="pct"/>
            <w:shd w:val="clear" w:color="auto" w:fill="A6A6A6"/>
            <w:vAlign w:val="center"/>
          </w:tcPr>
          <w:p w14:paraId="62FC3B48" w14:textId="6B02CE01" w:rsidR="006C272F" w:rsidRPr="007E0D87" w:rsidRDefault="006C272F" w:rsidP="0076553A">
            <w:pPr>
              <w:pStyle w:val="TF-TEXTOQUADROCentralizado"/>
            </w:pPr>
            <w:r>
              <w:t>1</w:t>
            </w:r>
          </w:p>
        </w:tc>
        <w:tc>
          <w:tcPr>
            <w:tcW w:w="141" w:type="pct"/>
            <w:shd w:val="clear" w:color="auto" w:fill="A6A6A6"/>
            <w:vAlign w:val="center"/>
          </w:tcPr>
          <w:p w14:paraId="31DB279A" w14:textId="65A5E51C" w:rsidR="006C272F" w:rsidRPr="007E0D87" w:rsidRDefault="006C272F" w:rsidP="0076553A">
            <w:pPr>
              <w:pStyle w:val="TF-TEXTOQUADROCentralizado"/>
            </w:pPr>
            <w:r>
              <w:t>2</w:t>
            </w:r>
          </w:p>
        </w:tc>
        <w:tc>
          <w:tcPr>
            <w:tcW w:w="141" w:type="pct"/>
            <w:shd w:val="clear" w:color="auto" w:fill="A6A6A6"/>
            <w:vAlign w:val="center"/>
          </w:tcPr>
          <w:p w14:paraId="4D28E5CC" w14:textId="47188A45" w:rsidR="006C272F" w:rsidRPr="007E0D87" w:rsidRDefault="006C272F" w:rsidP="0076553A">
            <w:pPr>
              <w:pStyle w:val="TF-TEXTOQUADROCentralizado"/>
            </w:pPr>
            <w:r>
              <w:t>1</w:t>
            </w:r>
          </w:p>
        </w:tc>
        <w:tc>
          <w:tcPr>
            <w:tcW w:w="141" w:type="pct"/>
            <w:shd w:val="clear" w:color="auto" w:fill="A6A6A6"/>
            <w:vAlign w:val="center"/>
          </w:tcPr>
          <w:p w14:paraId="696ACA0E" w14:textId="137D4B57" w:rsidR="006C272F" w:rsidRPr="007E0D87" w:rsidRDefault="006C272F" w:rsidP="0076553A">
            <w:pPr>
              <w:pStyle w:val="TF-TEXTOQUADROCentralizado"/>
            </w:pPr>
            <w:r>
              <w:t>2</w:t>
            </w:r>
          </w:p>
        </w:tc>
        <w:tc>
          <w:tcPr>
            <w:tcW w:w="141" w:type="pct"/>
            <w:shd w:val="clear" w:color="auto" w:fill="A6A6A6"/>
            <w:vAlign w:val="center"/>
          </w:tcPr>
          <w:p w14:paraId="4E6CAA25" w14:textId="48C00D04" w:rsidR="006C272F" w:rsidRPr="007E0D87" w:rsidRDefault="006C272F" w:rsidP="0076553A">
            <w:pPr>
              <w:pStyle w:val="TF-TEXTOQUADROCentralizado"/>
            </w:pPr>
            <w:r>
              <w:t>1</w:t>
            </w:r>
          </w:p>
        </w:tc>
        <w:tc>
          <w:tcPr>
            <w:tcW w:w="141" w:type="pct"/>
            <w:shd w:val="clear" w:color="auto" w:fill="A6A6A6"/>
            <w:vAlign w:val="center"/>
          </w:tcPr>
          <w:p w14:paraId="74CEC8D9" w14:textId="0AC02614" w:rsidR="006C272F" w:rsidRPr="007E0D87" w:rsidRDefault="006C272F" w:rsidP="0076553A">
            <w:pPr>
              <w:pStyle w:val="TF-TEXTOQUADROCentralizado"/>
            </w:pPr>
            <w:r>
              <w:t>2</w:t>
            </w:r>
          </w:p>
        </w:tc>
        <w:tc>
          <w:tcPr>
            <w:tcW w:w="141" w:type="pct"/>
            <w:shd w:val="clear" w:color="auto" w:fill="A6A6A6"/>
            <w:vAlign w:val="center"/>
          </w:tcPr>
          <w:p w14:paraId="6615EC74" w14:textId="088175A8" w:rsidR="006C272F" w:rsidRPr="007E0D87" w:rsidRDefault="006C272F" w:rsidP="0076553A">
            <w:pPr>
              <w:pStyle w:val="TF-TEXTOQUADROCentralizado"/>
            </w:pPr>
            <w:r>
              <w:t>1</w:t>
            </w:r>
          </w:p>
        </w:tc>
        <w:tc>
          <w:tcPr>
            <w:tcW w:w="141" w:type="pct"/>
            <w:shd w:val="clear" w:color="auto" w:fill="A6A6A6"/>
            <w:vAlign w:val="center"/>
          </w:tcPr>
          <w:p w14:paraId="7DBE0149" w14:textId="698B5DD5" w:rsidR="006C272F" w:rsidRPr="007E0D87" w:rsidRDefault="006C272F" w:rsidP="0076553A">
            <w:pPr>
              <w:pStyle w:val="TF-TEXTOQUADROCentralizado"/>
            </w:pPr>
            <w:r>
              <w:t>2</w:t>
            </w:r>
          </w:p>
        </w:tc>
        <w:tc>
          <w:tcPr>
            <w:tcW w:w="141" w:type="pct"/>
            <w:shd w:val="clear" w:color="auto" w:fill="A6A6A6"/>
            <w:vAlign w:val="center"/>
          </w:tcPr>
          <w:p w14:paraId="6455B4E2" w14:textId="229BB03D" w:rsidR="006C272F" w:rsidRPr="007E0D87" w:rsidRDefault="006C272F" w:rsidP="0076553A">
            <w:pPr>
              <w:pStyle w:val="TF-TEXTOQUADROCentralizado"/>
            </w:pPr>
            <w:r>
              <w:t>1</w:t>
            </w:r>
          </w:p>
        </w:tc>
        <w:tc>
          <w:tcPr>
            <w:tcW w:w="141" w:type="pct"/>
            <w:shd w:val="clear" w:color="auto" w:fill="A6A6A6"/>
            <w:vAlign w:val="center"/>
          </w:tcPr>
          <w:p w14:paraId="1BAB4FB9" w14:textId="49C4D14D" w:rsidR="006C272F" w:rsidRPr="007E0D87" w:rsidRDefault="006C272F" w:rsidP="0076553A">
            <w:pPr>
              <w:pStyle w:val="TF-TEXTOQUADROCentralizado"/>
            </w:pPr>
            <w:r>
              <w:t>2</w:t>
            </w:r>
          </w:p>
        </w:tc>
        <w:tc>
          <w:tcPr>
            <w:tcW w:w="141" w:type="pct"/>
            <w:shd w:val="clear" w:color="auto" w:fill="A6A6A6"/>
            <w:vAlign w:val="center"/>
          </w:tcPr>
          <w:p w14:paraId="5F8ACDB7" w14:textId="1E9E5935" w:rsidR="006C272F" w:rsidRPr="007E0D87" w:rsidRDefault="006C272F" w:rsidP="0076553A">
            <w:pPr>
              <w:pStyle w:val="TF-TEXTOQUADROCentralizado"/>
            </w:pPr>
            <w:r>
              <w:t>1</w:t>
            </w:r>
          </w:p>
        </w:tc>
        <w:tc>
          <w:tcPr>
            <w:tcW w:w="141" w:type="pct"/>
            <w:shd w:val="clear" w:color="auto" w:fill="A6A6A6"/>
            <w:vAlign w:val="center"/>
          </w:tcPr>
          <w:p w14:paraId="0B72183C" w14:textId="3BD0FEC0" w:rsidR="006C272F" w:rsidRPr="007E0D87" w:rsidRDefault="006C272F" w:rsidP="0076553A">
            <w:pPr>
              <w:pStyle w:val="TF-TEXTOQUADROCentralizado"/>
            </w:pPr>
            <w:r>
              <w:t>2</w:t>
            </w:r>
          </w:p>
        </w:tc>
      </w:tr>
      <w:tr w:rsidR="007A5FC9" w:rsidRPr="007E0D87" w14:paraId="5A083E15" w14:textId="33186C1F" w:rsidTr="007A5FC9">
        <w:trPr>
          <w:trHeight w:val="283"/>
        </w:trPr>
        <w:tc>
          <w:tcPr>
            <w:tcW w:w="2990" w:type="pct"/>
            <w:tcBorders>
              <w:left w:val="single" w:sz="4" w:space="0" w:color="auto"/>
            </w:tcBorders>
            <w:vAlign w:val="center"/>
          </w:tcPr>
          <w:p w14:paraId="017D9F91" w14:textId="6E9E9977" w:rsidR="006C272F" w:rsidRPr="007E0D87" w:rsidRDefault="006C272F" w:rsidP="006C272F">
            <w:pPr>
              <w:pStyle w:val="TF-TEXTOQUADRO"/>
              <w:rPr>
                <w:bCs/>
              </w:rPr>
            </w:pPr>
            <w:r w:rsidRPr="00637E00">
              <w:t>levantamento bibliográfico</w:t>
            </w:r>
          </w:p>
        </w:tc>
        <w:tc>
          <w:tcPr>
            <w:tcW w:w="161" w:type="pct"/>
            <w:tcBorders>
              <w:bottom w:val="single" w:sz="4" w:space="0" w:color="auto"/>
            </w:tcBorders>
            <w:shd w:val="clear" w:color="auto" w:fill="A6A6A6" w:themeFill="background1" w:themeFillShade="A6"/>
            <w:vAlign w:val="center"/>
          </w:tcPr>
          <w:p w14:paraId="263563AE"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693DDBA8" w14:textId="77777777" w:rsidR="006C272F" w:rsidRPr="007E0D87" w:rsidRDefault="006C272F" w:rsidP="006C272F">
            <w:pPr>
              <w:pStyle w:val="TF-TEXTOQUADRO"/>
            </w:pPr>
          </w:p>
        </w:tc>
        <w:tc>
          <w:tcPr>
            <w:tcW w:w="140" w:type="pct"/>
            <w:shd w:val="clear" w:color="auto" w:fill="FFFFFF" w:themeFill="background1"/>
            <w:vAlign w:val="center"/>
          </w:tcPr>
          <w:p w14:paraId="72EDD14F" w14:textId="77777777" w:rsidR="006C272F" w:rsidRPr="007E0D87" w:rsidRDefault="006C272F" w:rsidP="006C272F">
            <w:pPr>
              <w:pStyle w:val="TF-TEXTOQUADRO"/>
            </w:pPr>
          </w:p>
        </w:tc>
        <w:tc>
          <w:tcPr>
            <w:tcW w:w="141" w:type="pct"/>
            <w:shd w:val="clear" w:color="auto" w:fill="FFFFFF" w:themeFill="background1"/>
            <w:vAlign w:val="center"/>
          </w:tcPr>
          <w:p w14:paraId="56344956" w14:textId="1B8FB3B4" w:rsidR="006C272F" w:rsidRPr="007E0D87" w:rsidRDefault="006C272F" w:rsidP="006C272F">
            <w:pPr>
              <w:pStyle w:val="TF-TEXTOQUADRO"/>
            </w:pPr>
          </w:p>
        </w:tc>
        <w:tc>
          <w:tcPr>
            <w:tcW w:w="141" w:type="pct"/>
            <w:shd w:val="clear" w:color="auto" w:fill="FFFFFF" w:themeFill="background1"/>
            <w:vAlign w:val="center"/>
          </w:tcPr>
          <w:p w14:paraId="4BA4142D" w14:textId="77777777" w:rsidR="006C272F" w:rsidRPr="007E0D87" w:rsidRDefault="006C272F" w:rsidP="006C272F">
            <w:pPr>
              <w:pStyle w:val="TF-TEXTOQUADRO"/>
            </w:pPr>
          </w:p>
        </w:tc>
        <w:tc>
          <w:tcPr>
            <w:tcW w:w="141" w:type="pct"/>
            <w:shd w:val="clear" w:color="auto" w:fill="FFFFFF" w:themeFill="background1"/>
            <w:vAlign w:val="center"/>
          </w:tcPr>
          <w:p w14:paraId="7F16999F" w14:textId="6F2A7A55" w:rsidR="006C272F" w:rsidRPr="007E0D87" w:rsidRDefault="006C272F" w:rsidP="006C272F">
            <w:pPr>
              <w:pStyle w:val="TF-TEXTOQUADRO"/>
            </w:pPr>
          </w:p>
        </w:tc>
        <w:tc>
          <w:tcPr>
            <w:tcW w:w="141" w:type="pct"/>
            <w:shd w:val="clear" w:color="auto" w:fill="FFFFFF" w:themeFill="background1"/>
            <w:vAlign w:val="center"/>
          </w:tcPr>
          <w:p w14:paraId="1D295898" w14:textId="77777777" w:rsidR="006C272F" w:rsidRPr="007E0D87" w:rsidRDefault="006C272F" w:rsidP="006C272F">
            <w:pPr>
              <w:pStyle w:val="TF-TEXTOQUADRO"/>
            </w:pPr>
          </w:p>
        </w:tc>
        <w:tc>
          <w:tcPr>
            <w:tcW w:w="141" w:type="pct"/>
            <w:shd w:val="clear" w:color="auto" w:fill="FFFFFF" w:themeFill="background1"/>
            <w:vAlign w:val="center"/>
          </w:tcPr>
          <w:p w14:paraId="53AC0BC6" w14:textId="5201766F" w:rsidR="006C272F" w:rsidRPr="007E0D87" w:rsidRDefault="006C272F" w:rsidP="006C272F">
            <w:pPr>
              <w:pStyle w:val="TF-TEXTOQUADRO"/>
            </w:pPr>
          </w:p>
        </w:tc>
        <w:tc>
          <w:tcPr>
            <w:tcW w:w="141" w:type="pct"/>
            <w:shd w:val="clear" w:color="auto" w:fill="FFFFFF" w:themeFill="background1"/>
            <w:vAlign w:val="center"/>
          </w:tcPr>
          <w:p w14:paraId="230A21C7" w14:textId="77777777" w:rsidR="006C272F" w:rsidRPr="007E0D87" w:rsidRDefault="006C272F" w:rsidP="006C272F">
            <w:pPr>
              <w:pStyle w:val="TF-TEXTOQUADRO"/>
            </w:pPr>
          </w:p>
        </w:tc>
        <w:tc>
          <w:tcPr>
            <w:tcW w:w="141" w:type="pct"/>
            <w:shd w:val="clear" w:color="auto" w:fill="FFFFFF" w:themeFill="background1"/>
            <w:vAlign w:val="center"/>
          </w:tcPr>
          <w:p w14:paraId="3DBA62BC" w14:textId="10799307" w:rsidR="006C272F" w:rsidRPr="007E0D87" w:rsidRDefault="006C272F" w:rsidP="006C272F">
            <w:pPr>
              <w:pStyle w:val="TF-TEXTOQUADRO"/>
            </w:pPr>
          </w:p>
        </w:tc>
        <w:tc>
          <w:tcPr>
            <w:tcW w:w="141" w:type="pct"/>
            <w:shd w:val="clear" w:color="auto" w:fill="FFFFFF" w:themeFill="background1"/>
            <w:vAlign w:val="center"/>
          </w:tcPr>
          <w:p w14:paraId="511212B8" w14:textId="77777777" w:rsidR="006C272F" w:rsidRPr="007E0D87" w:rsidRDefault="006C272F" w:rsidP="006C272F">
            <w:pPr>
              <w:pStyle w:val="TF-TEXTOQUADRO"/>
            </w:pPr>
          </w:p>
        </w:tc>
        <w:tc>
          <w:tcPr>
            <w:tcW w:w="141" w:type="pct"/>
            <w:shd w:val="clear" w:color="auto" w:fill="FFFFFF" w:themeFill="background1"/>
            <w:vAlign w:val="center"/>
          </w:tcPr>
          <w:p w14:paraId="1EF9D3FF" w14:textId="41F78E12" w:rsidR="006C272F" w:rsidRPr="007E0D87" w:rsidRDefault="006C272F" w:rsidP="006C272F">
            <w:pPr>
              <w:pStyle w:val="TF-TEXTOQUADRO"/>
            </w:pPr>
          </w:p>
        </w:tc>
        <w:tc>
          <w:tcPr>
            <w:tcW w:w="141" w:type="pct"/>
            <w:shd w:val="clear" w:color="auto" w:fill="FFFFFF" w:themeFill="background1"/>
            <w:vAlign w:val="center"/>
          </w:tcPr>
          <w:p w14:paraId="02DD29F2" w14:textId="77777777" w:rsidR="006C272F" w:rsidRPr="007E0D87" w:rsidRDefault="006C272F" w:rsidP="006C272F">
            <w:pPr>
              <w:pStyle w:val="TF-TEXTOQUADRO"/>
            </w:pPr>
          </w:p>
        </w:tc>
        <w:tc>
          <w:tcPr>
            <w:tcW w:w="141" w:type="pct"/>
            <w:shd w:val="clear" w:color="auto" w:fill="FFFFFF" w:themeFill="background1"/>
            <w:vAlign w:val="center"/>
          </w:tcPr>
          <w:p w14:paraId="4AF8AF30" w14:textId="09C91953" w:rsidR="006C272F" w:rsidRPr="007E0D87" w:rsidRDefault="006C272F" w:rsidP="006C272F">
            <w:pPr>
              <w:pStyle w:val="TF-TEXTOQUADRO"/>
            </w:pPr>
          </w:p>
        </w:tc>
      </w:tr>
      <w:tr w:rsidR="007A5FC9" w:rsidRPr="007E0D87" w14:paraId="731A34DF" w14:textId="41659AAE" w:rsidTr="007A5FC9">
        <w:trPr>
          <w:trHeight w:val="283"/>
        </w:trPr>
        <w:tc>
          <w:tcPr>
            <w:tcW w:w="2990" w:type="pct"/>
            <w:tcBorders>
              <w:left w:val="single" w:sz="4" w:space="0" w:color="auto"/>
            </w:tcBorders>
            <w:vAlign w:val="center"/>
          </w:tcPr>
          <w:p w14:paraId="09429F3F" w14:textId="6C2A2D87" w:rsidR="006C272F" w:rsidRPr="007E0D87" w:rsidRDefault="006C272F" w:rsidP="006C272F">
            <w:pPr>
              <w:pStyle w:val="TF-TEXTOQUADRO"/>
            </w:pPr>
            <w:r w:rsidRPr="00637E00">
              <w:t>validação dos requisitos</w:t>
            </w:r>
          </w:p>
        </w:tc>
        <w:tc>
          <w:tcPr>
            <w:tcW w:w="161" w:type="pct"/>
            <w:tcBorders>
              <w:top w:val="single" w:sz="4" w:space="0" w:color="auto"/>
            </w:tcBorders>
            <w:shd w:val="clear" w:color="auto" w:fill="A6A6A6" w:themeFill="background1" w:themeFillShade="A6"/>
            <w:vAlign w:val="center"/>
          </w:tcPr>
          <w:p w14:paraId="0D335CB3" w14:textId="77777777" w:rsidR="006C272F" w:rsidRPr="007E0D87" w:rsidRDefault="006C272F" w:rsidP="006C272F">
            <w:pPr>
              <w:pStyle w:val="TF-TEXTOQUADRO"/>
            </w:pPr>
          </w:p>
        </w:tc>
        <w:tc>
          <w:tcPr>
            <w:tcW w:w="161" w:type="pct"/>
            <w:tcBorders>
              <w:top w:val="single" w:sz="4" w:space="0" w:color="auto"/>
            </w:tcBorders>
            <w:shd w:val="clear" w:color="auto" w:fill="A6A6A6" w:themeFill="background1" w:themeFillShade="A6"/>
            <w:vAlign w:val="center"/>
          </w:tcPr>
          <w:p w14:paraId="0677F49B" w14:textId="77777777" w:rsidR="006C272F" w:rsidRPr="007E0D87" w:rsidRDefault="006C272F" w:rsidP="006C272F">
            <w:pPr>
              <w:pStyle w:val="TF-TEXTOQUADRO"/>
            </w:pPr>
          </w:p>
        </w:tc>
        <w:tc>
          <w:tcPr>
            <w:tcW w:w="140" w:type="pct"/>
            <w:shd w:val="clear" w:color="auto" w:fill="FFFFFF" w:themeFill="background1"/>
            <w:vAlign w:val="center"/>
          </w:tcPr>
          <w:p w14:paraId="35E7E02B" w14:textId="77777777" w:rsidR="006C272F" w:rsidRPr="007E0D87" w:rsidRDefault="006C272F" w:rsidP="006C272F">
            <w:pPr>
              <w:pStyle w:val="TF-TEXTOQUADRO"/>
            </w:pPr>
          </w:p>
        </w:tc>
        <w:tc>
          <w:tcPr>
            <w:tcW w:w="141" w:type="pct"/>
            <w:shd w:val="clear" w:color="auto" w:fill="FFFFFF" w:themeFill="background1"/>
            <w:vAlign w:val="center"/>
          </w:tcPr>
          <w:p w14:paraId="086F2E84" w14:textId="28C8AED5" w:rsidR="006C272F" w:rsidRPr="007E0D87" w:rsidRDefault="006C272F" w:rsidP="006C272F">
            <w:pPr>
              <w:pStyle w:val="TF-TEXTOQUADRO"/>
            </w:pPr>
          </w:p>
        </w:tc>
        <w:tc>
          <w:tcPr>
            <w:tcW w:w="141" w:type="pct"/>
            <w:shd w:val="clear" w:color="auto" w:fill="FFFFFF" w:themeFill="background1"/>
            <w:vAlign w:val="center"/>
          </w:tcPr>
          <w:p w14:paraId="7D5CE0D6" w14:textId="77777777" w:rsidR="006C272F" w:rsidRPr="007E0D87" w:rsidRDefault="006C272F" w:rsidP="006C272F">
            <w:pPr>
              <w:pStyle w:val="TF-TEXTOQUADRO"/>
            </w:pPr>
          </w:p>
        </w:tc>
        <w:tc>
          <w:tcPr>
            <w:tcW w:w="141" w:type="pct"/>
            <w:shd w:val="clear" w:color="auto" w:fill="FFFFFF" w:themeFill="background1"/>
            <w:vAlign w:val="center"/>
          </w:tcPr>
          <w:p w14:paraId="0BE870E1" w14:textId="2ED6B14F" w:rsidR="006C272F" w:rsidRPr="007E0D87" w:rsidRDefault="006C272F" w:rsidP="006C272F">
            <w:pPr>
              <w:pStyle w:val="TF-TEXTOQUADRO"/>
            </w:pPr>
          </w:p>
        </w:tc>
        <w:tc>
          <w:tcPr>
            <w:tcW w:w="141" w:type="pct"/>
            <w:shd w:val="clear" w:color="auto" w:fill="FFFFFF" w:themeFill="background1"/>
            <w:vAlign w:val="center"/>
          </w:tcPr>
          <w:p w14:paraId="434BE79E" w14:textId="77777777" w:rsidR="006C272F" w:rsidRPr="007E0D87" w:rsidRDefault="006C272F" w:rsidP="006C272F">
            <w:pPr>
              <w:pStyle w:val="TF-TEXTOQUADRO"/>
            </w:pPr>
          </w:p>
        </w:tc>
        <w:tc>
          <w:tcPr>
            <w:tcW w:w="141" w:type="pct"/>
            <w:shd w:val="clear" w:color="auto" w:fill="FFFFFF" w:themeFill="background1"/>
            <w:vAlign w:val="center"/>
          </w:tcPr>
          <w:p w14:paraId="3817C280" w14:textId="77D8629C" w:rsidR="006C272F" w:rsidRPr="007E0D87" w:rsidRDefault="006C272F" w:rsidP="006C272F">
            <w:pPr>
              <w:pStyle w:val="TF-TEXTOQUADRO"/>
            </w:pPr>
          </w:p>
        </w:tc>
        <w:tc>
          <w:tcPr>
            <w:tcW w:w="141" w:type="pct"/>
            <w:shd w:val="clear" w:color="auto" w:fill="FFFFFF" w:themeFill="background1"/>
            <w:vAlign w:val="center"/>
          </w:tcPr>
          <w:p w14:paraId="74739073" w14:textId="77777777" w:rsidR="006C272F" w:rsidRPr="007E0D87" w:rsidRDefault="006C272F" w:rsidP="006C272F">
            <w:pPr>
              <w:pStyle w:val="TF-TEXTOQUADRO"/>
            </w:pPr>
          </w:p>
        </w:tc>
        <w:tc>
          <w:tcPr>
            <w:tcW w:w="141" w:type="pct"/>
            <w:shd w:val="clear" w:color="auto" w:fill="FFFFFF" w:themeFill="background1"/>
            <w:vAlign w:val="center"/>
          </w:tcPr>
          <w:p w14:paraId="3E0D01B7" w14:textId="04315AC3" w:rsidR="006C272F" w:rsidRPr="007E0D87" w:rsidRDefault="006C272F" w:rsidP="006C272F">
            <w:pPr>
              <w:pStyle w:val="TF-TEXTOQUADRO"/>
            </w:pPr>
          </w:p>
        </w:tc>
        <w:tc>
          <w:tcPr>
            <w:tcW w:w="141" w:type="pct"/>
            <w:shd w:val="clear" w:color="auto" w:fill="FFFFFF" w:themeFill="background1"/>
            <w:vAlign w:val="center"/>
          </w:tcPr>
          <w:p w14:paraId="28AE4E1E" w14:textId="77777777" w:rsidR="006C272F" w:rsidRPr="007E0D87" w:rsidRDefault="006C272F" w:rsidP="006C272F">
            <w:pPr>
              <w:pStyle w:val="TF-TEXTOQUADRO"/>
            </w:pPr>
          </w:p>
        </w:tc>
        <w:tc>
          <w:tcPr>
            <w:tcW w:w="141" w:type="pct"/>
            <w:shd w:val="clear" w:color="auto" w:fill="FFFFFF" w:themeFill="background1"/>
            <w:vAlign w:val="center"/>
          </w:tcPr>
          <w:p w14:paraId="3C452B2E" w14:textId="7365EFD2" w:rsidR="006C272F" w:rsidRPr="007E0D87" w:rsidRDefault="006C272F" w:rsidP="006C272F">
            <w:pPr>
              <w:pStyle w:val="TF-TEXTOQUADRO"/>
            </w:pPr>
          </w:p>
        </w:tc>
        <w:tc>
          <w:tcPr>
            <w:tcW w:w="141" w:type="pct"/>
            <w:shd w:val="clear" w:color="auto" w:fill="FFFFFF" w:themeFill="background1"/>
            <w:vAlign w:val="center"/>
          </w:tcPr>
          <w:p w14:paraId="6F7C2CA1" w14:textId="77777777" w:rsidR="006C272F" w:rsidRPr="007E0D87" w:rsidRDefault="006C272F" w:rsidP="006C272F">
            <w:pPr>
              <w:pStyle w:val="TF-TEXTOQUADRO"/>
            </w:pPr>
          </w:p>
        </w:tc>
        <w:tc>
          <w:tcPr>
            <w:tcW w:w="141" w:type="pct"/>
            <w:shd w:val="clear" w:color="auto" w:fill="FFFFFF" w:themeFill="background1"/>
            <w:vAlign w:val="center"/>
          </w:tcPr>
          <w:p w14:paraId="71EBE1AB" w14:textId="48EAB706" w:rsidR="006C272F" w:rsidRPr="007E0D87" w:rsidRDefault="006C272F" w:rsidP="006C272F">
            <w:pPr>
              <w:pStyle w:val="TF-TEXTOQUADRO"/>
            </w:pPr>
          </w:p>
        </w:tc>
      </w:tr>
      <w:tr w:rsidR="007A5FC9" w:rsidRPr="007E0D87" w14:paraId="163ADF4C" w14:textId="013D62DF" w:rsidTr="007A5FC9">
        <w:trPr>
          <w:trHeight w:val="283"/>
        </w:trPr>
        <w:tc>
          <w:tcPr>
            <w:tcW w:w="2990" w:type="pct"/>
            <w:tcBorders>
              <w:left w:val="single" w:sz="4" w:space="0" w:color="auto"/>
            </w:tcBorders>
            <w:vAlign w:val="center"/>
          </w:tcPr>
          <w:p w14:paraId="4F6B51D7" w14:textId="202CF381" w:rsidR="006C272F" w:rsidRPr="007E0D87" w:rsidRDefault="006C272F" w:rsidP="006C272F">
            <w:pPr>
              <w:pStyle w:val="TF-TEXTOQUADRO"/>
            </w:pPr>
            <w:r w:rsidRPr="00637E00">
              <w:t>coleta de vídeos de jogos de vôlei</w:t>
            </w:r>
          </w:p>
        </w:tc>
        <w:tc>
          <w:tcPr>
            <w:tcW w:w="161" w:type="pct"/>
            <w:tcBorders>
              <w:bottom w:val="single" w:sz="4" w:space="0" w:color="auto"/>
            </w:tcBorders>
            <w:shd w:val="clear" w:color="auto" w:fill="A6A6A6" w:themeFill="background1" w:themeFillShade="A6"/>
            <w:vAlign w:val="center"/>
          </w:tcPr>
          <w:p w14:paraId="37A41D19"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2DFD0BF8" w14:textId="77777777" w:rsidR="006C272F" w:rsidRPr="007E0D87" w:rsidRDefault="006C272F" w:rsidP="006C272F">
            <w:pPr>
              <w:pStyle w:val="TF-TEXTOQUADRO"/>
            </w:pPr>
          </w:p>
        </w:tc>
        <w:tc>
          <w:tcPr>
            <w:tcW w:w="140" w:type="pct"/>
            <w:shd w:val="clear" w:color="auto" w:fill="AEAAAA" w:themeFill="background2" w:themeFillShade="BF"/>
            <w:vAlign w:val="center"/>
          </w:tcPr>
          <w:p w14:paraId="3B96F1D8" w14:textId="77777777" w:rsidR="006C272F" w:rsidRPr="007E0D87" w:rsidRDefault="006C272F" w:rsidP="006C272F">
            <w:pPr>
              <w:pStyle w:val="TF-TEXTOQUADRO"/>
            </w:pPr>
          </w:p>
        </w:tc>
        <w:tc>
          <w:tcPr>
            <w:tcW w:w="141" w:type="pct"/>
            <w:shd w:val="clear" w:color="auto" w:fill="AEAAAA" w:themeFill="background2" w:themeFillShade="BF"/>
            <w:vAlign w:val="center"/>
          </w:tcPr>
          <w:p w14:paraId="4EF4348E" w14:textId="0A7813A9" w:rsidR="006C272F" w:rsidRPr="007E0D87" w:rsidRDefault="006C272F" w:rsidP="006C272F">
            <w:pPr>
              <w:pStyle w:val="TF-TEXTOQUADRO"/>
            </w:pPr>
          </w:p>
        </w:tc>
        <w:tc>
          <w:tcPr>
            <w:tcW w:w="141" w:type="pct"/>
            <w:shd w:val="clear" w:color="auto" w:fill="AEAAAA" w:themeFill="background2" w:themeFillShade="BF"/>
            <w:vAlign w:val="center"/>
          </w:tcPr>
          <w:p w14:paraId="54C1EE10" w14:textId="77777777" w:rsidR="006C272F" w:rsidRPr="007E0D87" w:rsidRDefault="006C272F" w:rsidP="006C272F">
            <w:pPr>
              <w:pStyle w:val="TF-TEXTOQUADRO"/>
            </w:pPr>
          </w:p>
        </w:tc>
        <w:tc>
          <w:tcPr>
            <w:tcW w:w="141" w:type="pct"/>
            <w:shd w:val="clear" w:color="auto" w:fill="AEAAAA" w:themeFill="background2" w:themeFillShade="BF"/>
            <w:vAlign w:val="center"/>
          </w:tcPr>
          <w:p w14:paraId="64A4ABE6" w14:textId="4F358F29" w:rsidR="006C272F" w:rsidRPr="007E0D87" w:rsidRDefault="006C272F" w:rsidP="006C272F">
            <w:pPr>
              <w:pStyle w:val="TF-TEXTOQUADRO"/>
            </w:pPr>
          </w:p>
        </w:tc>
        <w:tc>
          <w:tcPr>
            <w:tcW w:w="141" w:type="pct"/>
            <w:shd w:val="clear" w:color="auto" w:fill="AEAAAA" w:themeFill="background2" w:themeFillShade="BF"/>
            <w:vAlign w:val="center"/>
          </w:tcPr>
          <w:p w14:paraId="17A38956" w14:textId="77777777" w:rsidR="006C272F" w:rsidRPr="007E0D87" w:rsidRDefault="006C272F" w:rsidP="006C272F">
            <w:pPr>
              <w:pStyle w:val="TF-TEXTOQUADRO"/>
            </w:pPr>
          </w:p>
        </w:tc>
        <w:tc>
          <w:tcPr>
            <w:tcW w:w="141" w:type="pct"/>
            <w:shd w:val="clear" w:color="auto" w:fill="FFFFFF" w:themeFill="background1"/>
            <w:vAlign w:val="center"/>
          </w:tcPr>
          <w:p w14:paraId="0AAB6B53" w14:textId="0561E53A" w:rsidR="006C272F" w:rsidRPr="007E0D87" w:rsidRDefault="006C272F" w:rsidP="006C272F">
            <w:pPr>
              <w:pStyle w:val="TF-TEXTOQUADRO"/>
            </w:pPr>
          </w:p>
        </w:tc>
        <w:tc>
          <w:tcPr>
            <w:tcW w:w="141" w:type="pct"/>
            <w:shd w:val="clear" w:color="auto" w:fill="FFFFFF" w:themeFill="background1"/>
            <w:vAlign w:val="center"/>
          </w:tcPr>
          <w:p w14:paraId="3251B8F5" w14:textId="77777777" w:rsidR="006C272F" w:rsidRPr="007E0D87" w:rsidRDefault="006C272F" w:rsidP="006C272F">
            <w:pPr>
              <w:pStyle w:val="TF-TEXTOQUADRO"/>
            </w:pPr>
          </w:p>
        </w:tc>
        <w:tc>
          <w:tcPr>
            <w:tcW w:w="141" w:type="pct"/>
            <w:shd w:val="clear" w:color="auto" w:fill="FFFFFF" w:themeFill="background1"/>
            <w:vAlign w:val="center"/>
          </w:tcPr>
          <w:p w14:paraId="0644B91E" w14:textId="6C9F3218" w:rsidR="006C272F" w:rsidRPr="007E0D87" w:rsidRDefault="006C272F" w:rsidP="006C272F">
            <w:pPr>
              <w:pStyle w:val="TF-TEXTOQUADRO"/>
            </w:pPr>
          </w:p>
        </w:tc>
        <w:tc>
          <w:tcPr>
            <w:tcW w:w="141" w:type="pct"/>
            <w:shd w:val="clear" w:color="auto" w:fill="FFFFFF" w:themeFill="background1"/>
            <w:vAlign w:val="center"/>
          </w:tcPr>
          <w:p w14:paraId="43501C99" w14:textId="77777777" w:rsidR="006C272F" w:rsidRPr="007E0D87" w:rsidRDefault="006C272F" w:rsidP="006C272F">
            <w:pPr>
              <w:pStyle w:val="TF-TEXTOQUADRO"/>
            </w:pPr>
          </w:p>
        </w:tc>
        <w:tc>
          <w:tcPr>
            <w:tcW w:w="141" w:type="pct"/>
            <w:shd w:val="clear" w:color="auto" w:fill="FFFFFF" w:themeFill="background1"/>
            <w:vAlign w:val="center"/>
          </w:tcPr>
          <w:p w14:paraId="578FBBE5" w14:textId="0C80C69D" w:rsidR="006C272F" w:rsidRPr="007E0D87" w:rsidRDefault="006C272F" w:rsidP="006C272F">
            <w:pPr>
              <w:pStyle w:val="TF-TEXTOQUADRO"/>
            </w:pPr>
          </w:p>
        </w:tc>
        <w:tc>
          <w:tcPr>
            <w:tcW w:w="141" w:type="pct"/>
            <w:shd w:val="clear" w:color="auto" w:fill="FFFFFF" w:themeFill="background1"/>
            <w:vAlign w:val="center"/>
          </w:tcPr>
          <w:p w14:paraId="29FC2380" w14:textId="77777777" w:rsidR="006C272F" w:rsidRPr="007E0D87" w:rsidRDefault="006C272F" w:rsidP="006C272F">
            <w:pPr>
              <w:pStyle w:val="TF-TEXTOQUADRO"/>
            </w:pPr>
          </w:p>
        </w:tc>
        <w:tc>
          <w:tcPr>
            <w:tcW w:w="141" w:type="pct"/>
            <w:shd w:val="clear" w:color="auto" w:fill="FFFFFF" w:themeFill="background1"/>
            <w:vAlign w:val="center"/>
          </w:tcPr>
          <w:p w14:paraId="2B06C155" w14:textId="1FCD81E0" w:rsidR="006C272F" w:rsidRPr="007E0D87" w:rsidRDefault="006C272F" w:rsidP="006C272F">
            <w:pPr>
              <w:pStyle w:val="TF-TEXTOQUADRO"/>
            </w:pPr>
          </w:p>
        </w:tc>
      </w:tr>
      <w:tr w:rsidR="007A5FC9" w:rsidRPr="007E0D87" w14:paraId="261AAEE9" w14:textId="3D3395D3" w:rsidTr="007A5FC9">
        <w:trPr>
          <w:trHeight w:val="283"/>
        </w:trPr>
        <w:tc>
          <w:tcPr>
            <w:tcW w:w="2990" w:type="pct"/>
            <w:tcBorders>
              <w:left w:val="single" w:sz="4" w:space="0" w:color="auto"/>
            </w:tcBorders>
            <w:vAlign w:val="center"/>
          </w:tcPr>
          <w:p w14:paraId="6B953714" w14:textId="33227114" w:rsidR="006C272F" w:rsidRPr="007E0D87" w:rsidRDefault="006C272F" w:rsidP="006C272F">
            <w:pPr>
              <w:pStyle w:val="TF-TEXTOQUADRO"/>
            </w:pPr>
            <w:r w:rsidRPr="00637E00">
              <w:t>rotulação das imagens coletadas</w:t>
            </w:r>
          </w:p>
        </w:tc>
        <w:tc>
          <w:tcPr>
            <w:tcW w:w="161" w:type="pct"/>
            <w:vAlign w:val="center"/>
          </w:tcPr>
          <w:p w14:paraId="70FA0C5E" w14:textId="77777777" w:rsidR="006C272F" w:rsidRPr="007E0D87" w:rsidRDefault="006C272F" w:rsidP="006C272F">
            <w:pPr>
              <w:pStyle w:val="TF-TEXTOQUADRO"/>
            </w:pPr>
          </w:p>
        </w:tc>
        <w:tc>
          <w:tcPr>
            <w:tcW w:w="161" w:type="pct"/>
            <w:shd w:val="clear" w:color="auto" w:fill="A6A6A6" w:themeFill="background1" w:themeFillShade="A6"/>
            <w:vAlign w:val="center"/>
          </w:tcPr>
          <w:p w14:paraId="43B9725A" w14:textId="77777777" w:rsidR="006C272F" w:rsidRPr="007E0D87" w:rsidRDefault="006C272F" w:rsidP="006C272F">
            <w:pPr>
              <w:pStyle w:val="TF-TEXTOQUADRO"/>
            </w:pPr>
          </w:p>
        </w:tc>
        <w:tc>
          <w:tcPr>
            <w:tcW w:w="140" w:type="pct"/>
            <w:shd w:val="clear" w:color="auto" w:fill="AEAAAA" w:themeFill="background2" w:themeFillShade="BF"/>
            <w:vAlign w:val="center"/>
          </w:tcPr>
          <w:p w14:paraId="06C33940" w14:textId="77777777" w:rsidR="006C272F" w:rsidRPr="007E0D87" w:rsidRDefault="006C272F" w:rsidP="006C272F">
            <w:pPr>
              <w:pStyle w:val="TF-TEXTOQUADRO"/>
            </w:pPr>
          </w:p>
        </w:tc>
        <w:tc>
          <w:tcPr>
            <w:tcW w:w="141" w:type="pct"/>
            <w:shd w:val="clear" w:color="auto" w:fill="AEAAAA" w:themeFill="background2" w:themeFillShade="BF"/>
            <w:vAlign w:val="center"/>
          </w:tcPr>
          <w:p w14:paraId="1B30DC48" w14:textId="779413A9" w:rsidR="006C272F" w:rsidRPr="007E0D87" w:rsidRDefault="006C272F" w:rsidP="006C272F">
            <w:pPr>
              <w:pStyle w:val="TF-TEXTOQUADRO"/>
            </w:pPr>
          </w:p>
        </w:tc>
        <w:tc>
          <w:tcPr>
            <w:tcW w:w="141" w:type="pct"/>
            <w:shd w:val="clear" w:color="auto" w:fill="AEAAAA" w:themeFill="background2" w:themeFillShade="BF"/>
            <w:vAlign w:val="center"/>
          </w:tcPr>
          <w:p w14:paraId="4063C97D" w14:textId="77777777" w:rsidR="006C272F" w:rsidRPr="007E0D87" w:rsidRDefault="006C272F" w:rsidP="006C272F">
            <w:pPr>
              <w:pStyle w:val="TF-TEXTOQUADRO"/>
            </w:pPr>
          </w:p>
        </w:tc>
        <w:tc>
          <w:tcPr>
            <w:tcW w:w="141" w:type="pct"/>
            <w:shd w:val="clear" w:color="auto" w:fill="AEAAAA" w:themeFill="background2" w:themeFillShade="BF"/>
            <w:vAlign w:val="center"/>
          </w:tcPr>
          <w:p w14:paraId="303D08F3" w14:textId="6097F375" w:rsidR="006C272F" w:rsidRPr="007E0D87" w:rsidRDefault="006C272F" w:rsidP="006C272F">
            <w:pPr>
              <w:pStyle w:val="TF-TEXTOQUADRO"/>
            </w:pPr>
          </w:p>
        </w:tc>
        <w:tc>
          <w:tcPr>
            <w:tcW w:w="141" w:type="pct"/>
            <w:shd w:val="clear" w:color="auto" w:fill="AEAAAA" w:themeFill="background2" w:themeFillShade="BF"/>
            <w:vAlign w:val="center"/>
          </w:tcPr>
          <w:p w14:paraId="0A80AC62" w14:textId="77777777" w:rsidR="006C272F" w:rsidRPr="007E0D87" w:rsidRDefault="006C272F" w:rsidP="006C272F">
            <w:pPr>
              <w:pStyle w:val="TF-TEXTOQUADRO"/>
            </w:pPr>
          </w:p>
        </w:tc>
        <w:tc>
          <w:tcPr>
            <w:tcW w:w="141" w:type="pct"/>
            <w:shd w:val="clear" w:color="auto" w:fill="FFFFFF" w:themeFill="background1"/>
            <w:vAlign w:val="center"/>
          </w:tcPr>
          <w:p w14:paraId="706DF5E7" w14:textId="2C2E625F" w:rsidR="006C272F" w:rsidRPr="007E0D87" w:rsidRDefault="006C272F" w:rsidP="006C272F">
            <w:pPr>
              <w:pStyle w:val="TF-TEXTOQUADRO"/>
            </w:pPr>
          </w:p>
        </w:tc>
        <w:tc>
          <w:tcPr>
            <w:tcW w:w="141" w:type="pct"/>
            <w:shd w:val="clear" w:color="auto" w:fill="FFFFFF" w:themeFill="background1"/>
            <w:vAlign w:val="center"/>
          </w:tcPr>
          <w:p w14:paraId="1352DAC3" w14:textId="77777777" w:rsidR="006C272F" w:rsidRPr="007E0D87" w:rsidRDefault="006C272F" w:rsidP="006C272F">
            <w:pPr>
              <w:pStyle w:val="TF-TEXTOQUADRO"/>
            </w:pPr>
          </w:p>
        </w:tc>
        <w:tc>
          <w:tcPr>
            <w:tcW w:w="141" w:type="pct"/>
            <w:shd w:val="clear" w:color="auto" w:fill="FFFFFF" w:themeFill="background1"/>
            <w:vAlign w:val="center"/>
          </w:tcPr>
          <w:p w14:paraId="2CEEE3F2" w14:textId="7F1CEA3B" w:rsidR="006C272F" w:rsidRPr="007E0D87" w:rsidRDefault="006C272F" w:rsidP="006C272F">
            <w:pPr>
              <w:pStyle w:val="TF-TEXTOQUADRO"/>
            </w:pPr>
          </w:p>
        </w:tc>
        <w:tc>
          <w:tcPr>
            <w:tcW w:w="141" w:type="pct"/>
            <w:shd w:val="clear" w:color="auto" w:fill="FFFFFF" w:themeFill="background1"/>
            <w:vAlign w:val="center"/>
          </w:tcPr>
          <w:p w14:paraId="414B9ADC" w14:textId="77777777" w:rsidR="006C272F" w:rsidRPr="007E0D87" w:rsidRDefault="006C272F" w:rsidP="006C272F">
            <w:pPr>
              <w:pStyle w:val="TF-TEXTOQUADRO"/>
            </w:pPr>
          </w:p>
        </w:tc>
        <w:tc>
          <w:tcPr>
            <w:tcW w:w="141" w:type="pct"/>
            <w:shd w:val="clear" w:color="auto" w:fill="FFFFFF" w:themeFill="background1"/>
            <w:vAlign w:val="center"/>
          </w:tcPr>
          <w:p w14:paraId="5D6A375A" w14:textId="3C2A6403" w:rsidR="006C272F" w:rsidRPr="007E0D87" w:rsidRDefault="006C272F" w:rsidP="006C272F">
            <w:pPr>
              <w:pStyle w:val="TF-TEXTOQUADRO"/>
            </w:pPr>
          </w:p>
        </w:tc>
        <w:tc>
          <w:tcPr>
            <w:tcW w:w="141" w:type="pct"/>
            <w:shd w:val="clear" w:color="auto" w:fill="FFFFFF" w:themeFill="background1"/>
            <w:vAlign w:val="center"/>
          </w:tcPr>
          <w:p w14:paraId="7FC41102" w14:textId="77777777" w:rsidR="006C272F" w:rsidRPr="007E0D87" w:rsidRDefault="006C272F" w:rsidP="006C272F">
            <w:pPr>
              <w:pStyle w:val="TF-TEXTOQUADRO"/>
            </w:pPr>
          </w:p>
        </w:tc>
        <w:tc>
          <w:tcPr>
            <w:tcW w:w="141" w:type="pct"/>
            <w:shd w:val="clear" w:color="auto" w:fill="FFFFFF" w:themeFill="background1"/>
            <w:vAlign w:val="center"/>
          </w:tcPr>
          <w:p w14:paraId="7F078A9D" w14:textId="57DE21D0" w:rsidR="006C272F" w:rsidRPr="007E0D87" w:rsidRDefault="006C272F" w:rsidP="006C272F">
            <w:pPr>
              <w:pStyle w:val="TF-TEXTOQUADRO"/>
            </w:pPr>
          </w:p>
        </w:tc>
      </w:tr>
      <w:tr w:rsidR="007A5FC9" w:rsidRPr="007E0D87" w14:paraId="57D797CF" w14:textId="5F5DB227" w:rsidTr="007A5FC9">
        <w:trPr>
          <w:trHeight w:val="283"/>
        </w:trPr>
        <w:tc>
          <w:tcPr>
            <w:tcW w:w="2990" w:type="pct"/>
            <w:tcBorders>
              <w:left w:val="single" w:sz="4" w:space="0" w:color="auto"/>
            </w:tcBorders>
            <w:vAlign w:val="center"/>
          </w:tcPr>
          <w:p w14:paraId="226ED064" w14:textId="6DF0374E" w:rsidR="006C272F" w:rsidRPr="00517A53" w:rsidRDefault="006C272F" w:rsidP="006C272F">
            <w:pPr>
              <w:pStyle w:val="TF-TEXTOQUADRO"/>
            </w:pPr>
            <w:r w:rsidRPr="00637E00">
              <w:t>pesquisa e escolha do algoritmo de detecção dos(as) atletas e bola</w:t>
            </w:r>
          </w:p>
        </w:tc>
        <w:tc>
          <w:tcPr>
            <w:tcW w:w="161" w:type="pct"/>
            <w:vAlign w:val="center"/>
          </w:tcPr>
          <w:p w14:paraId="56ED21FE" w14:textId="77777777" w:rsidR="006C272F" w:rsidRPr="007E0D87" w:rsidRDefault="006C272F" w:rsidP="006C272F">
            <w:pPr>
              <w:pStyle w:val="TF-TEXTOQUADRO"/>
            </w:pPr>
          </w:p>
        </w:tc>
        <w:tc>
          <w:tcPr>
            <w:tcW w:w="161" w:type="pct"/>
            <w:vAlign w:val="center"/>
          </w:tcPr>
          <w:p w14:paraId="623DFC77" w14:textId="77777777" w:rsidR="006C272F" w:rsidRPr="007E0D87" w:rsidRDefault="006C272F" w:rsidP="006C272F">
            <w:pPr>
              <w:pStyle w:val="TF-TEXTOQUADRO"/>
            </w:pPr>
          </w:p>
        </w:tc>
        <w:tc>
          <w:tcPr>
            <w:tcW w:w="140" w:type="pct"/>
            <w:shd w:val="clear" w:color="auto" w:fill="AEAAAA" w:themeFill="background2" w:themeFillShade="BF"/>
            <w:vAlign w:val="center"/>
          </w:tcPr>
          <w:p w14:paraId="05B122E3" w14:textId="77777777" w:rsidR="006C272F" w:rsidRPr="007E0D87" w:rsidRDefault="006C272F" w:rsidP="006C272F">
            <w:pPr>
              <w:pStyle w:val="TF-TEXTOQUADRO"/>
            </w:pPr>
          </w:p>
        </w:tc>
        <w:tc>
          <w:tcPr>
            <w:tcW w:w="141" w:type="pct"/>
            <w:shd w:val="clear" w:color="auto" w:fill="AEAAAA" w:themeFill="background2" w:themeFillShade="BF"/>
            <w:vAlign w:val="center"/>
          </w:tcPr>
          <w:p w14:paraId="00D8C873" w14:textId="4793A1C0" w:rsidR="006C272F" w:rsidRPr="007E0D87" w:rsidRDefault="006C272F" w:rsidP="006C272F">
            <w:pPr>
              <w:pStyle w:val="TF-TEXTOQUADRO"/>
            </w:pPr>
          </w:p>
        </w:tc>
        <w:tc>
          <w:tcPr>
            <w:tcW w:w="141" w:type="pct"/>
            <w:shd w:val="clear" w:color="auto" w:fill="auto"/>
            <w:vAlign w:val="center"/>
          </w:tcPr>
          <w:p w14:paraId="473F4070" w14:textId="77777777" w:rsidR="006C272F" w:rsidRPr="007E0D87" w:rsidRDefault="006C272F" w:rsidP="006C272F">
            <w:pPr>
              <w:pStyle w:val="TF-TEXTOQUADRO"/>
            </w:pPr>
          </w:p>
        </w:tc>
        <w:tc>
          <w:tcPr>
            <w:tcW w:w="141" w:type="pct"/>
            <w:shd w:val="clear" w:color="auto" w:fill="auto"/>
            <w:vAlign w:val="center"/>
          </w:tcPr>
          <w:p w14:paraId="2E5EC090" w14:textId="76FF9D37" w:rsidR="006C272F" w:rsidRPr="007E0D87" w:rsidRDefault="006C272F" w:rsidP="006C272F">
            <w:pPr>
              <w:pStyle w:val="TF-TEXTOQUADRO"/>
            </w:pPr>
          </w:p>
        </w:tc>
        <w:tc>
          <w:tcPr>
            <w:tcW w:w="141" w:type="pct"/>
            <w:shd w:val="clear" w:color="auto" w:fill="auto"/>
            <w:vAlign w:val="center"/>
          </w:tcPr>
          <w:p w14:paraId="20A9C66F" w14:textId="77777777" w:rsidR="006C272F" w:rsidRPr="007E0D87" w:rsidRDefault="006C272F" w:rsidP="006C272F">
            <w:pPr>
              <w:pStyle w:val="TF-TEXTOQUADRO"/>
            </w:pPr>
          </w:p>
        </w:tc>
        <w:tc>
          <w:tcPr>
            <w:tcW w:w="141" w:type="pct"/>
            <w:shd w:val="clear" w:color="auto" w:fill="auto"/>
            <w:vAlign w:val="center"/>
          </w:tcPr>
          <w:p w14:paraId="4BA67E68" w14:textId="7A837844" w:rsidR="006C272F" w:rsidRPr="007E0D87" w:rsidRDefault="006C272F" w:rsidP="006C272F">
            <w:pPr>
              <w:pStyle w:val="TF-TEXTOQUADRO"/>
            </w:pPr>
          </w:p>
        </w:tc>
        <w:tc>
          <w:tcPr>
            <w:tcW w:w="141" w:type="pct"/>
            <w:shd w:val="clear" w:color="auto" w:fill="auto"/>
            <w:vAlign w:val="center"/>
          </w:tcPr>
          <w:p w14:paraId="519C956A" w14:textId="77777777" w:rsidR="006C272F" w:rsidRPr="007E0D87" w:rsidRDefault="006C272F" w:rsidP="006C272F">
            <w:pPr>
              <w:pStyle w:val="TF-TEXTOQUADRO"/>
            </w:pPr>
          </w:p>
        </w:tc>
        <w:tc>
          <w:tcPr>
            <w:tcW w:w="141" w:type="pct"/>
            <w:shd w:val="clear" w:color="auto" w:fill="auto"/>
            <w:vAlign w:val="center"/>
          </w:tcPr>
          <w:p w14:paraId="46659995" w14:textId="6AB8E0FF" w:rsidR="006C272F" w:rsidRPr="007E0D87" w:rsidRDefault="006C272F" w:rsidP="006C272F">
            <w:pPr>
              <w:pStyle w:val="TF-TEXTOQUADRO"/>
            </w:pPr>
          </w:p>
        </w:tc>
        <w:tc>
          <w:tcPr>
            <w:tcW w:w="141" w:type="pct"/>
            <w:shd w:val="clear" w:color="auto" w:fill="auto"/>
            <w:vAlign w:val="center"/>
          </w:tcPr>
          <w:p w14:paraId="3ECF9240" w14:textId="77777777" w:rsidR="006C272F" w:rsidRPr="007E0D87" w:rsidRDefault="006C272F" w:rsidP="006C272F">
            <w:pPr>
              <w:pStyle w:val="TF-TEXTOQUADRO"/>
            </w:pPr>
          </w:p>
        </w:tc>
        <w:tc>
          <w:tcPr>
            <w:tcW w:w="141" w:type="pct"/>
            <w:shd w:val="clear" w:color="auto" w:fill="auto"/>
            <w:vAlign w:val="center"/>
          </w:tcPr>
          <w:p w14:paraId="2C1A1C8B" w14:textId="7911E6C8" w:rsidR="006C272F" w:rsidRPr="007E0D87" w:rsidRDefault="006C272F" w:rsidP="006C272F">
            <w:pPr>
              <w:pStyle w:val="TF-TEXTOQUADRO"/>
            </w:pPr>
          </w:p>
        </w:tc>
        <w:tc>
          <w:tcPr>
            <w:tcW w:w="141" w:type="pct"/>
            <w:shd w:val="clear" w:color="auto" w:fill="auto"/>
            <w:vAlign w:val="center"/>
          </w:tcPr>
          <w:p w14:paraId="1E12F217" w14:textId="77777777" w:rsidR="006C272F" w:rsidRPr="007E0D87" w:rsidRDefault="006C272F" w:rsidP="006C272F">
            <w:pPr>
              <w:pStyle w:val="TF-TEXTOQUADRO"/>
            </w:pPr>
          </w:p>
        </w:tc>
        <w:tc>
          <w:tcPr>
            <w:tcW w:w="141" w:type="pct"/>
            <w:shd w:val="clear" w:color="auto" w:fill="auto"/>
            <w:vAlign w:val="center"/>
          </w:tcPr>
          <w:p w14:paraId="28886B98" w14:textId="54500D16" w:rsidR="006C272F" w:rsidRPr="007E0D87" w:rsidRDefault="006C272F" w:rsidP="006C272F">
            <w:pPr>
              <w:pStyle w:val="TF-TEXTOQUADRO"/>
            </w:pPr>
          </w:p>
        </w:tc>
      </w:tr>
      <w:tr w:rsidR="007A5FC9" w:rsidRPr="007E0D87" w14:paraId="4EF29E70" w14:textId="14946F80" w:rsidTr="007A5FC9">
        <w:trPr>
          <w:trHeight w:val="283"/>
        </w:trPr>
        <w:tc>
          <w:tcPr>
            <w:tcW w:w="2990" w:type="pct"/>
            <w:tcBorders>
              <w:left w:val="single" w:sz="4" w:space="0" w:color="auto"/>
            </w:tcBorders>
            <w:vAlign w:val="center"/>
          </w:tcPr>
          <w:p w14:paraId="729A7A58" w14:textId="02B1F5C8" w:rsidR="006C272F" w:rsidRPr="00517A53" w:rsidRDefault="006C272F" w:rsidP="006C272F">
            <w:pPr>
              <w:pStyle w:val="TF-TEXTOQUADRO"/>
            </w:pPr>
            <w:r w:rsidRPr="00637E00">
              <w:t>pesquisa e escolha do algoritmo de rastreamento dos(as) atletas</w:t>
            </w:r>
          </w:p>
        </w:tc>
        <w:tc>
          <w:tcPr>
            <w:tcW w:w="161" w:type="pct"/>
            <w:vAlign w:val="center"/>
          </w:tcPr>
          <w:p w14:paraId="264448C7" w14:textId="77777777" w:rsidR="006C272F" w:rsidRPr="007E0D87" w:rsidRDefault="006C272F" w:rsidP="006C272F">
            <w:pPr>
              <w:pStyle w:val="TF-TEXTOQUADRO"/>
            </w:pPr>
          </w:p>
        </w:tc>
        <w:tc>
          <w:tcPr>
            <w:tcW w:w="161" w:type="pct"/>
            <w:vAlign w:val="center"/>
          </w:tcPr>
          <w:p w14:paraId="24A8BD81" w14:textId="77777777" w:rsidR="006C272F" w:rsidRPr="007E0D87" w:rsidRDefault="006C272F" w:rsidP="006C272F">
            <w:pPr>
              <w:pStyle w:val="TF-TEXTOQUADRO"/>
            </w:pPr>
          </w:p>
        </w:tc>
        <w:tc>
          <w:tcPr>
            <w:tcW w:w="140" w:type="pct"/>
            <w:shd w:val="clear" w:color="auto" w:fill="auto"/>
            <w:vAlign w:val="center"/>
          </w:tcPr>
          <w:p w14:paraId="72A53949" w14:textId="77777777" w:rsidR="006C272F" w:rsidRPr="007E0D87" w:rsidRDefault="006C272F" w:rsidP="006C272F">
            <w:pPr>
              <w:pStyle w:val="TF-TEXTOQUADRO"/>
            </w:pPr>
          </w:p>
        </w:tc>
        <w:tc>
          <w:tcPr>
            <w:tcW w:w="141" w:type="pct"/>
            <w:shd w:val="clear" w:color="auto" w:fill="AEAAAA" w:themeFill="background2" w:themeFillShade="BF"/>
            <w:vAlign w:val="center"/>
          </w:tcPr>
          <w:p w14:paraId="514DECD1" w14:textId="3D795456" w:rsidR="006C272F" w:rsidRPr="007E0D87" w:rsidRDefault="006C272F" w:rsidP="006C272F">
            <w:pPr>
              <w:pStyle w:val="TF-TEXTOQUADRO"/>
            </w:pPr>
          </w:p>
        </w:tc>
        <w:tc>
          <w:tcPr>
            <w:tcW w:w="141" w:type="pct"/>
            <w:shd w:val="clear" w:color="auto" w:fill="AEAAAA" w:themeFill="background2" w:themeFillShade="BF"/>
            <w:vAlign w:val="center"/>
          </w:tcPr>
          <w:p w14:paraId="595D9A91" w14:textId="77777777" w:rsidR="006C272F" w:rsidRPr="007E0D87" w:rsidRDefault="006C272F" w:rsidP="006C272F">
            <w:pPr>
              <w:pStyle w:val="TF-TEXTOQUADRO"/>
            </w:pPr>
          </w:p>
        </w:tc>
        <w:tc>
          <w:tcPr>
            <w:tcW w:w="141" w:type="pct"/>
            <w:shd w:val="clear" w:color="auto" w:fill="auto"/>
            <w:vAlign w:val="center"/>
          </w:tcPr>
          <w:p w14:paraId="2A4A96AD" w14:textId="22A2C49E" w:rsidR="006C272F" w:rsidRPr="007E0D87" w:rsidRDefault="006C272F" w:rsidP="006C272F">
            <w:pPr>
              <w:pStyle w:val="TF-TEXTOQUADRO"/>
            </w:pPr>
          </w:p>
        </w:tc>
        <w:tc>
          <w:tcPr>
            <w:tcW w:w="141" w:type="pct"/>
            <w:shd w:val="clear" w:color="auto" w:fill="auto"/>
            <w:vAlign w:val="center"/>
          </w:tcPr>
          <w:p w14:paraId="1C6C1C39" w14:textId="77777777" w:rsidR="006C272F" w:rsidRPr="007E0D87" w:rsidRDefault="006C272F" w:rsidP="006C272F">
            <w:pPr>
              <w:pStyle w:val="TF-TEXTOQUADRO"/>
            </w:pPr>
          </w:p>
        </w:tc>
        <w:tc>
          <w:tcPr>
            <w:tcW w:w="141" w:type="pct"/>
            <w:shd w:val="clear" w:color="auto" w:fill="auto"/>
            <w:vAlign w:val="center"/>
          </w:tcPr>
          <w:p w14:paraId="7EAC5233" w14:textId="7F37D826" w:rsidR="006C272F" w:rsidRPr="007E0D87" w:rsidRDefault="006C272F" w:rsidP="006C272F">
            <w:pPr>
              <w:pStyle w:val="TF-TEXTOQUADRO"/>
            </w:pPr>
          </w:p>
        </w:tc>
        <w:tc>
          <w:tcPr>
            <w:tcW w:w="141" w:type="pct"/>
            <w:shd w:val="clear" w:color="auto" w:fill="auto"/>
            <w:vAlign w:val="center"/>
          </w:tcPr>
          <w:p w14:paraId="3498F341" w14:textId="77777777" w:rsidR="006C272F" w:rsidRPr="007E0D87" w:rsidRDefault="006C272F" w:rsidP="006C272F">
            <w:pPr>
              <w:pStyle w:val="TF-TEXTOQUADRO"/>
            </w:pPr>
          </w:p>
        </w:tc>
        <w:tc>
          <w:tcPr>
            <w:tcW w:w="141" w:type="pct"/>
            <w:shd w:val="clear" w:color="auto" w:fill="auto"/>
            <w:vAlign w:val="center"/>
          </w:tcPr>
          <w:p w14:paraId="1CF74610" w14:textId="3D9C69F0" w:rsidR="006C272F" w:rsidRPr="007E0D87" w:rsidRDefault="006C272F" w:rsidP="006C272F">
            <w:pPr>
              <w:pStyle w:val="TF-TEXTOQUADRO"/>
            </w:pPr>
          </w:p>
        </w:tc>
        <w:tc>
          <w:tcPr>
            <w:tcW w:w="141" w:type="pct"/>
            <w:shd w:val="clear" w:color="auto" w:fill="auto"/>
            <w:vAlign w:val="center"/>
          </w:tcPr>
          <w:p w14:paraId="0776F140" w14:textId="77777777" w:rsidR="006C272F" w:rsidRPr="007E0D87" w:rsidRDefault="006C272F" w:rsidP="006C272F">
            <w:pPr>
              <w:pStyle w:val="TF-TEXTOQUADRO"/>
            </w:pPr>
          </w:p>
        </w:tc>
        <w:tc>
          <w:tcPr>
            <w:tcW w:w="141" w:type="pct"/>
            <w:shd w:val="clear" w:color="auto" w:fill="auto"/>
            <w:vAlign w:val="center"/>
          </w:tcPr>
          <w:p w14:paraId="3CA45CF9" w14:textId="36EEEFEC" w:rsidR="006C272F" w:rsidRPr="007E0D87" w:rsidRDefault="006C272F" w:rsidP="006C272F">
            <w:pPr>
              <w:pStyle w:val="TF-TEXTOQUADRO"/>
            </w:pPr>
          </w:p>
        </w:tc>
        <w:tc>
          <w:tcPr>
            <w:tcW w:w="141" w:type="pct"/>
            <w:shd w:val="clear" w:color="auto" w:fill="auto"/>
            <w:vAlign w:val="center"/>
          </w:tcPr>
          <w:p w14:paraId="0DE2E3F6" w14:textId="77777777" w:rsidR="006C272F" w:rsidRPr="007E0D87" w:rsidRDefault="006C272F" w:rsidP="006C272F">
            <w:pPr>
              <w:pStyle w:val="TF-TEXTOQUADRO"/>
            </w:pPr>
          </w:p>
        </w:tc>
        <w:tc>
          <w:tcPr>
            <w:tcW w:w="141" w:type="pct"/>
            <w:shd w:val="clear" w:color="auto" w:fill="auto"/>
            <w:vAlign w:val="center"/>
          </w:tcPr>
          <w:p w14:paraId="1D864DB4" w14:textId="62450BCF" w:rsidR="006C272F" w:rsidRPr="007E0D87" w:rsidRDefault="006C272F" w:rsidP="006C272F">
            <w:pPr>
              <w:pStyle w:val="TF-TEXTOQUADRO"/>
            </w:pPr>
          </w:p>
        </w:tc>
      </w:tr>
      <w:tr w:rsidR="007A5FC9" w:rsidRPr="007E0D87" w14:paraId="69BBAC4C" w14:textId="445FC1D1" w:rsidTr="007A5FC9">
        <w:trPr>
          <w:trHeight w:val="283"/>
        </w:trPr>
        <w:tc>
          <w:tcPr>
            <w:tcW w:w="2990" w:type="pct"/>
            <w:tcBorders>
              <w:left w:val="single" w:sz="4" w:space="0" w:color="auto"/>
            </w:tcBorders>
            <w:vAlign w:val="center"/>
          </w:tcPr>
          <w:p w14:paraId="1445032E" w14:textId="4D09B22A" w:rsidR="006C272F" w:rsidRPr="00517A53" w:rsidRDefault="006C272F" w:rsidP="006C272F">
            <w:pPr>
              <w:pStyle w:val="TF-TEXTOQUADRO"/>
            </w:pPr>
            <w:r w:rsidRPr="00637E00">
              <w:t>levantamento de técnicas para gerar estatísticas dos jogos</w:t>
            </w:r>
          </w:p>
        </w:tc>
        <w:tc>
          <w:tcPr>
            <w:tcW w:w="161" w:type="pct"/>
            <w:vAlign w:val="center"/>
          </w:tcPr>
          <w:p w14:paraId="4E01860C" w14:textId="77777777" w:rsidR="006C272F" w:rsidRPr="007E0D87" w:rsidRDefault="006C272F" w:rsidP="006C272F">
            <w:pPr>
              <w:pStyle w:val="TF-TEXTOQUADRO"/>
            </w:pPr>
          </w:p>
        </w:tc>
        <w:tc>
          <w:tcPr>
            <w:tcW w:w="161" w:type="pct"/>
            <w:vAlign w:val="center"/>
          </w:tcPr>
          <w:p w14:paraId="2B80692E" w14:textId="77777777" w:rsidR="006C272F" w:rsidRPr="007E0D87" w:rsidRDefault="006C272F" w:rsidP="006C272F">
            <w:pPr>
              <w:pStyle w:val="TF-TEXTOQUADRO"/>
            </w:pPr>
          </w:p>
        </w:tc>
        <w:tc>
          <w:tcPr>
            <w:tcW w:w="140" w:type="pct"/>
            <w:shd w:val="clear" w:color="auto" w:fill="auto"/>
            <w:vAlign w:val="center"/>
          </w:tcPr>
          <w:p w14:paraId="7AD7A246" w14:textId="77777777" w:rsidR="006C272F" w:rsidRPr="007E0D87" w:rsidRDefault="006C272F" w:rsidP="006C272F">
            <w:pPr>
              <w:pStyle w:val="TF-TEXTOQUADRO"/>
            </w:pPr>
          </w:p>
        </w:tc>
        <w:tc>
          <w:tcPr>
            <w:tcW w:w="141" w:type="pct"/>
            <w:shd w:val="clear" w:color="auto" w:fill="auto"/>
            <w:vAlign w:val="center"/>
          </w:tcPr>
          <w:p w14:paraId="79D58DD7" w14:textId="2430AFDE" w:rsidR="006C272F" w:rsidRPr="007E0D87" w:rsidRDefault="006C272F" w:rsidP="006C272F">
            <w:pPr>
              <w:pStyle w:val="TF-TEXTOQUADRO"/>
            </w:pPr>
          </w:p>
        </w:tc>
        <w:tc>
          <w:tcPr>
            <w:tcW w:w="141" w:type="pct"/>
            <w:shd w:val="clear" w:color="auto" w:fill="AEAAAA" w:themeFill="background2" w:themeFillShade="BF"/>
            <w:vAlign w:val="center"/>
          </w:tcPr>
          <w:p w14:paraId="7E51C941" w14:textId="77777777" w:rsidR="006C272F" w:rsidRPr="007E0D87" w:rsidRDefault="006C272F" w:rsidP="006C272F">
            <w:pPr>
              <w:pStyle w:val="TF-TEXTOQUADRO"/>
            </w:pPr>
          </w:p>
        </w:tc>
        <w:tc>
          <w:tcPr>
            <w:tcW w:w="141" w:type="pct"/>
            <w:shd w:val="clear" w:color="auto" w:fill="AEAAAA" w:themeFill="background2" w:themeFillShade="BF"/>
            <w:vAlign w:val="center"/>
          </w:tcPr>
          <w:p w14:paraId="6642C463" w14:textId="667DAC8F" w:rsidR="006C272F" w:rsidRPr="007E0D87" w:rsidRDefault="006C272F" w:rsidP="006C272F">
            <w:pPr>
              <w:pStyle w:val="TF-TEXTOQUADRO"/>
            </w:pPr>
          </w:p>
        </w:tc>
        <w:tc>
          <w:tcPr>
            <w:tcW w:w="141" w:type="pct"/>
            <w:shd w:val="clear" w:color="auto" w:fill="AEAAAA" w:themeFill="background2" w:themeFillShade="BF"/>
            <w:vAlign w:val="center"/>
          </w:tcPr>
          <w:p w14:paraId="21B6DC8D" w14:textId="77777777" w:rsidR="006C272F" w:rsidRPr="007E0D87" w:rsidRDefault="006C272F" w:rsidP="006C272F">
            <w:pPr>
              <w:pStyle w:val="TF-TEXTOQUADRO"/>
            </w:pPr>
          </w:p>
        </w:tc>
        <w:tc>
          <w:tcPr>
            <w:tcW w:w="141" w:type="pct"/>
            <w:shd w:val="clear" w:color="auto" w:fill="auto"/>
            <w:vAlign w:val="center"/>
          </w:tcPr>
          <w:p w14:paraId="5C7AFD67" w14:textId="2C43022A" w:rsidR="006C272F" w:rsidRPr="007E0D87" w:rsidRDefault="006C272F" w:rsidP="006C272F">
            <w:pPr>
              <w:pStyle w:val="TF-TEXTOQUADRO"/>
            </w:pPr>
          </w:p>
        </w:tc>
        <w:tc>
          <w:tcPr>
            <w:tcW w:w="141" w:type="pct"/>
            <w:shd w:val="clear" w:color="auto" w:fill="auto"/>
            <w:vAlign w:val="center"/>
          </w:tcPr>
          <w:p w14:paraId="278F4024" w14:textId="77777777" w:rsidR="006C272F" w:rsidRPr="007E0D87" w:rsidRDefault="006C272F" w:rsidP="006C272F">
            <w:pPr>
              <w:pStyle w:val="TF-TEXTOQUADRO"/>
            </w:pPr>
          </w:p>
        </w:tc>
        <w:tc>
          <w:tcPr>
            <w:tcW w:w="141" w:type="pct"/>
            <w:shd w:val="clear" w:color="auto" w:fill="auto"/>
            <w:vAlign w:val="center"/>
          </w:tcPr>
          <w:p w14:paraId="372050E5" w14:textId="6EC5710F" w:rsidR="006C272F" w:rsidRPr="007E0D87" w:rsidRDefault="006C272F" w:rsidP="006C272F">
            <w:pPr>
              <w:pStyle w:val="TF-TEXTOQUADRO"/>
            </w:pPr>
          </w:p>
        </w:tc>
        <w:tc>
          <w:tcPr>
            <w:tcW w:w="141" w:type="pct"/>
            <w:shd w:val="clear" w:color="auto" w:fill="auto"/>
            <w:vAlign w:val="center"/>
          </w:tcPr>
          <w:p w14:paraId="7C35CC63" w14:textId="77777777" w:rsidR="006C272F" w:rsidRPr="007E0D87" w:rsidRDefault="006C272F" w:rsidP="006C272F">
            <w:pPr>
              <w:pStyle w:val="TF-TEXTOQUADRO"/>
            </w:pPr>
          </w:p>
        </w:tc>
        <w:tc>
          <w:tcPr>
            <w:tcW w:w="141" w:type="pct"/>
            <w:shd w:val="clear" w:color="auto" w:fill="auto"/>
            <w:vAlign w:val="center"/>
          </w:tcPr>
          <w:p w14:paraId="06E4C5FE" w14:textId="147233B1" w:rsidR="006C272F" w:rsidRPr="007E0D87" w:rsidRDefault="006C272F" w:rsidP="006C272F">
            <w:pPr>
              <w:pStyle w:val="TF-TEXTOQUADRO"/>
            </w:pPr>
          </w:p>
        </w:tc>
        <w:tc>
          <w:tcPr>
            <w:tcW w:w="141" w:type="pct"/>
            <w:shd w:val="clear" w:color="auto" w:fill="auto"/>
            <w:vAlign w:val="center"/>
          </w:tcPr>
          <w:p w14:paraId="51AFD9D8" w14:textId="77777777" w:rsidR="006C272F" w:rsidRPr="007E0D87" w:rsidRDefault="006C272F" w:rsidP="006C272F">
            <w:pPr>
              <w:pStyle w:val="TF-TEXTOQUADRO"/>
            </w:pPr>
          </w:p>
        </w:tc>
        <w:tc>
          <w:tcPr>
            <w:tcW w:w="141" w:type="pct"/>
            <w:shd w:val="clear" w:color="auto" w:fill="auto"/>
            <w:vAlign w:val="center"/>
          </w:tcPr>
          <w:p w14:paraId="289B3715" w14:textId="6B4BB01B" w:rsidR="006C272F" w:rsidRPr="007E0D87" w:rsidRDefault="006C272F" w:rsidP="006C272F">
            <w:pPr>
              <w:pStyle w:val="TF-TEXTOQUADRO"/>
            </w:pPr>
          </w:p>
        </w:tc>
      </w:tr>
      <w:tr w:rsidR="007A5FC9" w:rsidRPr="007E0D87" w14:paraId="5A64173E" w14:textId="77777777" w:rsidTr="007A5FC9">
        <w:trPr>
          <w:trHeight w:val="283"/>
        </w:trPr>
        <w:tc>
          <w:tcPr>
            <w:tcW w:w="2990" w:type="pct"/>
            <w:tcBorders>
              <w:left w:val="single" w:sz="4" w:space="0" w:color="auto"/>
            </w:tcBorders>
            <w:vAlign w:val="center"/>
          </w:tcPr>
          <w:p w14:paraId="6895ED4B" w14:textId="1B950035" w:rsidR="006C272F" w:rsidRPr="00637E00" w:rsidRDefault="006C272F" w:rsidP="006C272F">
            <w:pPr>
              <w:pStyle w:val="TF-TEXTOQUADRO"/>
            </w:pPr>
            <w:r w:rsidRPr="00637E00">
              <w:t xml:space="preserve">desenvolvimento do </w:t>
            </w:r>
            <w:r w:rsidR="007435CB">
              <w:t>modelo</w:t>
            </w:r>
          </w:p>
        </w:tc>
        <w:tc>
          <w:tcPr>
            <w:tcW w:w="161" w:type="pct"/>
            <w:vAlign w:val="center"/>
          </w:tcPr>
          <w:p w14:paraId="45FFDB38" w14:textId="77777777" w:rsidR="006C272F" w:rsidRPr="007E0D87" w:rsidRDefault="006C272F" w:rsidP="006C272F">
            <w:pPr>
              <w:pStyle w:val="TF-TEXTOQUADRO"/>
            </w:pPr>
          </w:p>
        </w:tc>
        <w:tc>
          <w:tcPr>
            <w:tcW w:w="161" w:type="pct"/>
            <w:vAlign w:val="center"/>
          </w:tcPr>
          <w:p w14:paraId="0389CA44" w14:textId="77777777" w:rsidR="006C272F" w:rsidRPr="007E0D87" w:rsidRDefault="006C272F" w:rsidP="006C272F">
            <w:pPr>
              <w:pStyle w:val="TF-TEXTOQUADRO"/>
            </w:pPr>
          </w:p>
        </w:tc>
        <w:tc>
          <w:tcPr>
            <w:tcW w:w="140" w:type="pct"/>
            <w:shd w:val="clear" w:color="auto" w:fill="auto"/>
            <w:vAlign w:val="center"/>
          </w:tcPr>
          <w:p w14:paraId="58213ACA" w14:textId="77777777" w:rsidR="006C272F" w:rsidRPr="007E0D87" w:rsidRDefault="006C272F" w:rsidP="006C272F">
            <w:pPr>
              <w:pStyle w:val="TF-TEXTOQUADRO"/>
            </w:pPr>
          </w:p>
        </w:tc>
        <w:tc>
          <w:tcPr>
            <w:tcW w:w="141" w:type="pct"/>
            <w:shd w:val="clear" w:color="auto" w:fill="auto"/>
            <w:vAlign w:val="center"/>
          </w:tcPr>
          <w:p w14:paraId="0DD9380B" w14:textId="77777777" w:rsidR="006C272F" w:rsidRPr="007E0D87" w:rsidRDefault="006C272F" w:rsidP="006C272F">
            <w:pPr>
              <w:pStyle w:val="TF-TEXTOQUADRO"/>
            </w:pPr>
          </w:p>
        </w:tc>
        <w:tc>
          <w:tcPr>
            <w:tcW w:w="141" w:type="pct"/>
            <w:shd w:val="clear" w:color="auto" w:fill="auto"/>
            <w:vAlign w:val="center"/>
          </w:tcPr>
          <w:p w14:paraId="6147BD9C" w14:textId="77777777" w:rsidR="006C272F" w:rsidRPr="007E0D87" w:rsidRDefault="006C272F" w:rsidP="006C272F">
            <w:pPr>
              <w:pStyle w:val="TF-TEXTOQUADRO"/>
            </w:pPr>
          </w:p>
        </w:tc>
        <w:tc>
          <w:tcPr>
            <w:tcW w:w="141" w:type="pct"/>
            <w:shd w:val="clear" w:color="auto" w:fill="AEAAAA" w:themeFill="background2" w:themeFillShade="BF"/>
            <w:vAlign w:val="center"/>
          </w:tcPr>
          <w:p w14:paraId="1841EBAE" w14:textId="77777777" w:rsidR="006C272F" w:rsidRPr="007E0D87" w:rsidRDefault="006C272F" w:rsidP="006C272F">
            <w:pPr>
              <w:pStyle w:val="TF-TEXTOQUADRO"/>
            </w:pPr>
          </w:p>
        </w:tc>
        <w:tc>
          <w:tcPr>
            <w:tcW w:w="141" w:type="pct"/>
            <w:shd w:val="clear" w:color="auto" w:fill="AEAAAA" w:themeFill="background2" w:themeFillShade="BF"/>
            <w:vAlign w:val="center"/>
          </w:tcPr>
          <w:p w14:paraId="33FB3C2B" w14:textId="77777777" w:rsidR="006C272F" w:rsidRPr="007E0D87" w:rsidRDefault="006C272F" w:rsidP="006C272F">
            <w:pPr>
              <w:pStyle w:val="TF-TEXTOQUADRO"/>
            </w:pPr>
          </w:p>
        </w:tc>
        <w:tc>
          <w:tcPr>
            <w:tcW w:w="141" w:type="pct"/>
            <w:shd w:val="clear" w:color="auto" w:fill="AEAAAA" w:themeFill="background2" w:themeFillShade="BF"/>
            <w:vAlign w:val="center"/>
          </w:tcPr>
          <w:p w14:paraId="483FFBD0" w14:textId="77777777" w:rsidR="006C272F" w:rsidRPr="007E0D87" w:rsidRDefault="006C272F" w:rsidP="006C272F">
            <w:pPr>
              <w:pStyle w:val="TF-TEXTOQUADRO"/>
            </w:pPr>
          </w:p>
        </w:tc>
        <w:tc>
          <w:tcPr>
            <w:tcW w:w="141" w:type="pct"/>
            <w:shd w:val="clear" w:color="auto" w:fill="AEAAAA" w:themeFill="background2" w:themeFillShade="BF"/>
            <w:vAlign w:val="center"/>
          </w:tcPr>
          <w:p w14:paraId="59AC2B42" w14:textId="77777777" w:rsidR="006C272F" w:rsidRPr="007E0D87" w:rsidRDefault="006C272F" w:rsidP="006C272F">
            <w:pPr>
              <w:pStyle w:val="TF-TEXTOQUADRO"/>
            </w:pPr>
          </w:p>
        </w:tc>
        <w:tc>
          <w:tcPr>
            <w:tcW w:w="141" w:type="pct"/>
            <w:shd w:val="clear" w:color="auto" w:fill="AEAAAA" w:themeFill="background2" w:themeFillShade="BF"/>
            <w:vAlign w:val="center"/>
          </w:tcPr>
          <w:p w14:paraId="3D0474DE" w14:textId="77777777" w:rsidR="006C272F" w:rsidRPr="007E0D87" w:rsidRDefault="006C272F" w:rsidP="006C272F">
            <w:pPr>
              <w:pStyle w:val="TF-TEXTOQUADRO"/>
            </w:pPr>
          </w:p>
        </w:tc>
        <w:tc>
          <w:tcPr>
            <w:tcW w:w="141" w:type="pct"/>
            <w:shd w:val="clear" w:color="auto" w:fill="AEAAAA" w:themeFill="background2" w:themeFillShade="BF"/>
            <w:vAlign w:val="center"/>
          </w:tcPr>
          <w:p w14:paraId="6F044615" w14:textId="77777777" w:rsidR="006C272F" w:rsidRPr="007E0D87" w:rsidRDefault="006C272F" w:rsidP="006C272F">
            <w:pPr>
              <w:pStyle w:val="TF-TEXTOQUADRO"/>
            </w:pPr>
          </w:p>
        </w:tc>
        <w:tc>
          <w:tcPr>
            <w:tcW w:w="141" w:type="pct"/>
            <w:shd w:val="clear" w:color="auto" w:fill="AEAAAA" w:themeFill="background2" w:themeFillShade="BF"/>
            <w:vAlign w:val="center"/>
          </w:tcPr>
          <w:p w14:paraId="120180E1" w14:textId="77777777" w:rsidR="006C272F" w:rsidRPr="007E0D87" w:rsidRDefault="006C272F" w:rsidP="006C272F">
            <w:pPr>
              <w:pStyle w:val="TF-TEXTOQUADRO"/>
            </w:pPr>
          </w:p>
        </w:tc>
        <w:tc>
          <w:tcPr>
            <w:tcW w:w="141" w:type="pct"/>
            <w:shd w:val="clear" w:color="auto" w:fill="AEAAAA" w:themeFill="background2" w:themeFillShade="BF"/>
            <w:vAlign w:val="center"/>
          </w:tcPr>
          <w:p w14:paraId="5EB9E4EB" w14:textId="77777777" w:rsidR="006C272F" w:rsidRPr="007E0D87" w:rsidRDefault="006C272F" w:rsidP="006C272F">
            <w:pPr>
              <w:pStyle w:val="TF-TEXTOQUADRO"/>
            </w:pPr>
          </w:p>
        </w:tc>
        <w:tc>
          <w:tcPr>
            <w:tcW w:w="141" w:type="pct"/>
            <w:shd w:val="clear" w:color="auto" w:fill="AEAAAA" w:themeFill="background2" w:themeFillShade="BF"/>
            <w:vAlign w:val="center"/>
          </w:tcPr>
          <w:p w14:paraId="1C8FF985" w14:textId="77777777" w:rsidR="006C272F" w:rsidRPr="007E0D87" w:rsidRDefault="006C272F" w:rsidP="006C272F">
            <w:pPr>
              <w:pStyle w:val="TF-TEXTOQUADRO"/>
            </w:pPr>
          </w:p>
        </w:tc>
      </w:tr>
      <w:tr w:rsidR="007A5FC9" w:rsidRPr="007E0D87" w14:paraId="46253789" w14:textId="77777777" w:rsidTr="007A5FC9">
        <w:trPr>
          <w:trHeight w:val="283"/>
        </w:trPr>
        <w:tc>
          <w:tcPr>
            <w:tcW w:w="2990" w:type="pct"/>
            <w:tcBorders>
              <w:left w:val="single" w:sz="4" w:space="0" w:color="auto"/>
              <w:bottom w:val="single" w:sz="4" w:space="0" w:color="auto"/>
            </w:tcBorders>
            <w:vAlign w:val="center"/>
          </w:tcPr>
          <w:p w14:paraId="6FBF5502" w14:textId="401FF8A2" w:rsidR="006C272F" w:rsidRPr="00637E00" w:rsidRDefault="006C272F" w:rsidP="006C272F">
            <w:pPr>
              <w:pStyle w:val="TF-TEXTOQUADRO"/>
            </w:pPr>
            <w:r w:rsidRPr="00637E00">
              <w:t>testes da detecção e rastreamento</w:t>
            </w:r>
          </w:p>
        </w:tc>
        <w:tc>
          <w:tcPr>
            <w:tcW w:w="161" w:type="pct"/>
            <w:tcBorders>
              <w:bottom w:val="single" w:sz="4" w:space="0" w:color="auto"/>
            </w:tcBorders>
            <w:vAlign w:val="center"/>
          </w:tcPr>
          <w:p w14:paraId="1752B697" w14:textId="77777777" w:rsidR="006C272F" w:rsidRPr="007E0D87" w:rsidRDefault="006C272F" w:rsidP="006C272F">
            <w:pPr>
              <w:pStyle w:val="TF-TEXTOQUADRO"/>
            </w:pPr>
          </w:p>
        </w:tc>
        <w:tc>
          <w:tcPr>
            <w:tcW w:w="161" w:type="pct"/>
            <w:tcBorders>
              <w:bottom w:val="single" w:sz="4" w:space="0" w:color="auto"/>
            </w:tcBorders>
            <w:vAlign w:val="center"/>
          </w:tcPr>
          <w:p w14:paraId="5B337ADF" w14:textId="77777777" w:rsidR="006C272F" w:rsidRPr="007E0D87" w:rsidRDefault="006C272F" w:rsidP="006C272F">
            <w:pPr>
              <w:pStyle w:val="TF-TEXTOQUADRO"/>
            </w:pPr>
          </w:p>
        </w:tc>
        <w:tc>
          <w:tcPr>
            <w:tcW w:w="140" w:type="pct"/>
            <w:tcBorders>
              <w:bottom w:val="single" w:sz="4" w:space="0" w:color="auto"/>
            </w:tcBorders>
            <w:shd w:val="clear" w:color="auto" w:fill="auto"/>
            <w:vAlign w:val="center"/>
          </w:tcPr>
          <w:p w14:paraId="60FDA9CE"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E683A25"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F8B965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2914C14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1C48C4D9"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EB487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5ECAD4E8"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656B7C7"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67D50B8E"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329449D"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113A28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F3C44B8" w14:textId="77777777" w:rsidR="006C272F" w:rsidRPr="007E0D87" w:rsidRDefault="006C272F" w:rsidP="006C272F">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35E9DE80" w14:textId="266C9508" w:rsidR="00135EBC" w:rsidRDefault="00135EBC" w:rsidP="00135EBC">
      <w:pPr>
        <w:pStyle w:val="TF-TEXTO"/>
      </w:pPr>
      <w:r>
        <w:t xml:space="preserve">Nesta seção serão abordados os principais assuntos que fundamentarão o estudo a ser realizado. A subseção 4.1 aborda a análise de desempenho esportivo e sua aplicação no voleibol. Na subseção 4.2 </w:t>
      </w:r>
      <w:del w:id="54" w:author="Francisco Adell Péricas" w:date="2024-06-24T17:05:00Z">
        <w:r w:rsidDel="00824BC3">
          <w:delText xml:space="preserve">é </w:delText>
        </w:r>
      </w:del>
      <w:ins w:id="55" w:author="Francisco Adell Péricas" w:date="2024-06-24T17:05:00Z">
        <w:r w:rsidR="00824BC3">
          <w:t xml:space="preserve">são </w:t>
        </w:r>
      </w:ins>
      <w:del w:id="56" w:author="Francisco Adell Péricas" w:date="2024-06-24T17:05:00Z">
        <w:r w:rsidDel="00824BC3">
          <w:delText xml:space="preserve">abordado </w:delText>
        </w:r>
      </w:del>
      <w:ins w:id="57" w:author="Francisco Adell Péricas" w:date="2024-06-24T17:05:00Z">
        <w:r w:rsidR="00824BC3">
          <w:t xml:space="preserve">abordadas </w:t>
        </w:r>
      </w:ins>
      <w:r>
        <w:t>as redes neurais convolucionais com técnicas para rastreamento e detecção de objetos</w:t>
      </w:r>
      <w:r w:rsidR="00241EA5">
        <w:t>,</w:t>
      </w:r>
      <w:r>
        <w:t xml:space="preserve"> alé</w:t>
      </w:r>
      <w:r w:rsidR="00F520A3">
        <w:t xml:space="preserve">m </w:t>
      </w:r>
      <w:r>
        <w:t xml:space="preserve">de </w:t>
      </w:r>
      <w:r w:rsidR="00F520A3">
        <w:t>técnicas para metrificar esse modelo.</w:t>
      </w:r>
    </w:p>
    <w:p w14:paraId="680999F5" w14:textId="5E6CA187" w:rsidR="00135EBC" w:rsidRDefault="00135EBC" w:rsidP="00161752">
      <w:pPr>
        <w:pStyle w:val="TF-TEXTO"/>
        <w:ind w:firstLine="0"/>
      </w:pPr>
      <w:r>
        <w:t>4.1 AN</w:t>
      </w:r>
      <w:r w:rsidR="00241EA5">
        <w:t>Á</w:t>
      </w:r>
      <w:r>
        <w:t>LISE DE DESEMPENHO NO VOLEIBOL</w:t>
      </w:r>
    </w:p>
    <w:p w14:paraId="53644B75" w14:textId="77777777" w:rsidR="00135EBC" w:rsidRDefault="00135EBC" w:rsidP="00135EBC">
      <w:pPr>
        <w:pStyle w:val="TF-TEXTO"/>
      </w:pPr>
      <w:r>
        <w:t>A análise de desempenho esportivo é fundamental no ambiente competitivo dos esportes modernos, fornecendo informações detalhados que auxiliam técnicos e atletas a maximizar suas capacidades e estratégias de jogo. Essa abordagem científica à preparação e avaliação esportiva possibilita uma tomada de decisão mais fundamentada, destacando áreas específicas para desenvolvimento e melhoria. Com o esporte tornando-se cada vez mais competitivo, a análise de dados tornou-se indispensável para obter vantagem competitiva, influenciando positivamente os métodos de treinamento e as estratégias durante as competições (SMITH, 2023).</w:t>
      </w:r>
    </w:p>
    <w:p w14:paraId="49AFA038" w14:textId="2DD14536" w:rsidR="00135EBC" w:rsidRDefault="00241EA5" w:rsidP="00135EBC">
      <w:pPr>
        <w:pStyle w:val="TF-TEXTO"/>
      </w:pPr>
      <w:r>
        <w:t>Segundo a Faster Capital (2024), a</w:t>
      </w:r>
      <w:r w:rsidR="00135EBC">
        <w:t xml:space="preserve"> análise tática desempenha um papel crucial ao identificar padrões de jogo, permitindo que treinadores e jogadores compreendam melhor suas próprias estratégias e as dos adversários. Isso é feito através da coleta e interpretação de dados detalhados sobre movimentos e interações dos jogadores, possibilitando a identificação de pontos fortes e fracos que podem ser explorados para</w:t>
      </w:r>
      <w:r>
        <w:t xml:space="preserve"> obter</w:t>
      </w:r>
      <w:r w:rsidR="00135EBC">
        <w:t xml:space="preserve"> vantagem competitiva.</w:t>
      </w:r>
      <w:r>
        <w:t xml:space="preserve"> Além disso, f</w:t>
      </w:r>
      <w:r w:rsidR="00135EBC">
        <w:t xml:space="preserve">erramentas de análise tática ajudam a decodificar o jogo, fornecendo </w:t>
      </w:r>
      <w:r>
        <w:t>informações</w:t>
      </w:r>
      <w:r w:rsidR="00135EBC">
        <w:t xml:space="preserve"> sobre como otimizar o desempenho e desenvolver táticas que exploram as fraquezas do oponente.</w:t>
      </w:r>
    </w:p>
    <w:p w14:paraId="71A26094" w14:textId="1A276910" w:rsidR="00135EBC" w:rsidRDefault="00241EA5" w:rsidP="00135EBC">
      <w:pPr>
        <w:pStyle w:val="TF-TEXTO"/>
      </w:pPr>
      <w:r>
        <w:t>Arastey (2023) afirma que n</w:t>
      </w:r>
      <w:r w:rsidR="00135EBC">
        <w:t>o voleibol</w:t>
      </w:r>
      <w:del w:id="58" w:author="Francisco Adell Péricas" w:date="2024-06-24T17:10:00Z">
        <w:r w:rsidR="00135EBC" w:rsidDel="00F84A00">
          <w:delText>,</w:delText>
        </w:r>
      </w:del>
      <w:r w:rsidR="00135EBC">
        <w:t xml:space="preserve"> a aplicação de técnicas de visão computacional e inteligência artificial para análise de desempenho está transformando a forma como os treinadores e analistas estudam e melhoram as habilidades e táticas dos atletas. </w:t>
      </w:r>
      <w:r w:rsidR="003B03AB">
        <w:t>Ainda segundo o autor, e</w:t>
      </w:r>
      <w:r w:rsidR="00135EBC">
        <w:t xml:space="preserve">ssas tecnologias permitem a análise automatizada de vídeos de treino, identificando e seguindo jogadores e a bola para analisar posicionamento, movimentos e interações táticas sem a necessidade de rastreamento por equipamentos vestíveis. </w:t>
      </w:r>
      <w:r w:rsidR="003B03AB">
        <w:t>Já o</w:t>
      </w:r>
      <w:r w:rsidR="00135EBC">
        <w:t xml:space="preserve">s sistemas de </w:t>
      </w:r>
      <w:r w:rsidR="00135EBC">
        <w:lastRenderedPageBreak/>
        <w:t>visão computacional não apenas aprimoram a precisão das avaliações de desempenho, mas também facilitam a identificação de padrões e a tomada de decisões baseadas em dados, desde a personalização de treinos até a formulação de estratégias de jogo</w:t>
      </w:r>
      <w:r w:rsidR="003B03AB">
        <w:t>.</w:t>
      </w:r>
    </w:p>
    <w:p w14:paraId="7D5FFE9B" w14:textId="718B8776" w:rsidR="00135EBC" w:rsidRDefault="0019210A" w:rsidP="00135EBC">
      <w:pPr>
        <w:pStyle w:val="TF-TEXTO"/>
      </w:pPr>
      <w:del w:id="59" w:author="Francisco Adell Péricas" w:date="2024-06-24T17:11:00Z">
        <w:r w:rsidDel="00F84A00">
          <w:delText xml:space="preserve">Neste </w:delText>
        </w:r>
      </w:del>
      <w:ins w:id="60" w:author="Francisco Adell Péricas" w:date="2024-06-24T17:11:00Z">
        <w:r w:rsidR="00F84A00">
          <w:t xml:space="preserve">Nesse </w:t>
        </w:r>
      </w:ins>
      <w:r>
        <w:t>sentido, Catapult (2024) afirma que o</w:t>
      </w:r>
      <w:r w:rsidR="00135EBC">
        <w:t xml:space="preserve">s dados coletados e analisados através dessas tecnologias também podem ser utilizados para a prevenção de lesões. Ao monitorar a carga de trabalho e a biomecânica dos atletas, é possível identificar sinais de fadiga ou padrões de movimento que podem levar a lesões, permitindo intervenções preventivas. </w:t>
      </w:r>
      <w:r>
        <w:t>Além disso, segundo o autor, as t</w:t>
      </w:r>
      <w:r w:rsidR="00135EBC">
        <w:t xml:space="preserve">ecnologias de monitoramento, como sistemas de rastreamento de atletas, fornecem dados objetivos sobre a condição física e o desempenho dos atletas, ajudando a identificar sinais de sobrecarga, fadiga e outros fatores de risco. Por exemplo, sistemas de monitoramento podem rastrear métricas como variabilidade da frequência cardíaca, níveis de fadiga e carga de trabalho, permitindo ajustes proativos nos treinos para minimizar o risco de lesões. Dessa forma, </w:t>
      </w:r>
      <w:r>
        <w:t xml:space="preserve">Catapult (2024) ressalta que </w:t>
      </w:r>
      <w:r w:rsidR="00135EBC">
        <w:t>a análise de desempenho não só melhora a performance, mas também contribui para a longevidade e bem-estar dos atletas.</w:t>
      </w:r>
    </w:p>
    <w:p w14:paraId="66B76F46" w14:textId="2E423085" w:rsidR="00135EBC" w:rsidRDefault="003F02C7" w:rsidP="00135EBC">
      <w:pPr>
        <w:pStyle w:val="TF-TEXTO"/>
      </w:pPr>
      <w:r>
        <w:t>Por fim, Jermy (2024) afirma que a partir do</w:t>
      </w:r>
      <w:r w:rsidR="00135EBC">
        <w:t xml:space="preserve"> avanço das tecnologias, a análise de desempenho esportivo está se tornando cada vez mais acessível e eficaz. Ferramentas de software modernas permitem uma coleta e análise de dados mais rápidas e precisas.</w:t>
      </w:r>
      <w:r>
        <w:t xml:space="preserve"> Neste sentido, segundo o autor, e</w:t>
      </w:r>
      <w:r w:rsidR="00135EBC">
        <w:t xml:space="preserve">quipes de todos os níveis podem utilizar essas ferramentas para melhorar o desempenho e desenvolver estratégias competitivas. Além disso, o uso de dados esportivos evoluiu para envolver e atrair os fãs, proporcionando uma experiência mais imersiva e personalizada. </w:t>
      </w:r>
    </w:p>
    <w:p w14:paraId="2634D115" w14:textId="77777777" w:rsidR="00135EBC" w:rsidRDefault="00135EBC" w:rsidP="00161752">
      <w:pPr>
        <w:pStyle w:val="TF-TEXTO"/>
        <w:ind w:firstLine="0"/>
      </w:pPr>
      <w:r>
        <w:t>4.2 REDES NEURAIS CONVOLUCIONAIS</w:t>
      </w:r>
    </w:p>
    <w:p w14:paraId="5345E7BF" w14:textId="75415E47" w:rsidR="00135EBC" w:rsidRDefault="003F02C7" w:rsidP="00135EBC">
      <w:pPr>
        <w:pStyle w:val="TF-TEXTO"/>
      </w:pPr>
      <w:r>
        <w:t>De acordo com Nelson (202</w:t>
      </w:r>
      <w:r w:rsidR="00DF5543">
        <w:t>0</w:t>
      </w:r>
      <w:r>
        <w:t>), a</w:t>
      </w:r>
      <w:r w:rsidR="00135EBC">
        <w:t xml:space="preserve">s redes neurais convolucionais (CNNs) são uma classe especializada de redes neurais profundas que são predominantemente utilizadas em aplicações de visão computacional, como o reconhecimento automático de imagens e análise de vídeo. Essas redes mimetizam a maneira como o córtex visual humano interpreta imagens, aplicando filtros ou </w:t>
      </w:r>
      <w:r w:rsidR="00135EBC" w:rsidRPr="003F02C7">
        <w:rPr>
          <w:i/>
          <w:iCs/>
        </w:rPr>
        <w:t>kernels</w:t>
      </w:r>
      <w:r w:rsidR="00135EBC">
        <w:t xml:space="preserve"> para extrair características hierárquicas das imagen</w:t>
      </w:r>
      <w:r>
        <w:t>s</w:t>
      </w:r>
      <w:r w:rsidR="00135EBC">
        <w:t xml:space="preserve">, desde bordas simples até formas complexas e, finalmente, objetos inteiros. </w:t>
      </w:r>
      <w:r w:rsidR="00DF5543">
        <w:t>Ainda segundo o autor, a</w:t>
      </w:r>
      <w:r w:rsidR="00135EBC">
        <w:t xml:space="preserve"> arquitetura de uma CNN integra múltiplas camadas de convolução que aplicam esses filtros de maneira consecutiva sobre a imagem de entrada, seguidas por camadas de </w:t>
      </w:r>
      <w:r w:rsidR="00135EBC" w:rsidRPr="00DF5543">
        <w:rPr>
          <w:i/>
          <w:iCs/>
        </w:rPr>
        <w:t>pooling</w:t>
      </w:r>
      <w:r w:rsidR="00135EBC">
        <w:t xml:space="preserve"> que reduzem a dimensionalidade e camadas totalmente conectadas que classificam os dados com base nas características extraídas. Bonaccorso (2020)</w:t>
      </w:r>
      <w:r w:rsidR="00DF5543">
        <w:t xml:space="preserve"> enfatiza que as redes neurais convolucionais</w:t>
      </w:r>
      <w:r w:rsidR="00135EBC">
        <w:t xml:space="preserve"> são particularmente eficazes em tarefas de detecção e rastreamento de objetos, devido a sua capacidade de processar e analisar grandes volumes de dados visuais com precisão. </w:t>
      </w:r>
      <w:del w:id="61" w:author="Francisco Adell Péricas" w:date="2024-06-24T17:15:00Z">
        <w:r w:rsidR="00135EBC" w:rsidDel="00F84A00">
          <w:delText>As</w:delText>
        </w:r>
        <w:r w:rsidR="005461A9" w:rsidDel="00F84A00">
          <w:delText>sim como</w:delText>
        </w:r>
      </w:del>
      <w:ins w:id="62" w:author="Francisco Adell Péricas" w:date="2024-06-24T17:15:00Z">
        <w:r w:rsidR="00F84A00">
          <w:t>Da mesma forma</w:t>
        </w:r>
      </w:ins>
      <w:r w:rsidR="005461A9">
        <w:t>, elas</w:t>
      </w:r>
      <w:r w:rsidR="00135EBC">
        <w:t xml:space="preserve"> são essenciais para a análise em ambientes dinâmicos, como eventos esportivos, onde decisões rápidas e precisas são cruciais. </w:t>
      </w:r>
    </w:p>
    <w:p w14:paraId="49677872" w14:textId="77777777" w:rsidR="008F000D" w:rsidRDefault="008F000D" w:rsidP="008F000D">
      <w:pPr>
        <w:pStyle w:val="TF-TEXTO"/>
      </w:pPr>
      <w:r>
        <w:t xml:space="preserve">Segundo </w:t>
      </w:r>
      <w:r w:rsidRPr="00AB7AD5">
        <w:t>Brownlee</w:t>
      </w:r>
      <w:r>
        <w:t xml:space="preserve"> (2019), a maior parte das recentes evoluções para algoritmos de detecção de objetos tornou-se possível graças a </w:t>
      </w:r>
      <w:r w:rsidRPr="00832039">
        <w:rPr>
          <w:i/>
          <w:iCs/>
        </w:rPr>
        <w:t>ImageNet Large Scale Visual Recognition Challenge</w:t>
      </w:r>
      <w:r>
        <w:t xml:space="preserve"> (ILSVRC), que é uma competição anual que classifica algoritmos de acordo com sua performance em diferentes tipos de problemas relacionados a visão computacional. Essa competição tem como objetivo promover avanços individuais para diversos tipos de problemas, tendo como intuito criar algoritmos que possam ser usados de forma mais ampla.</w:t>
      </w:r>
    </w:p>
    <w:p w14:paraId="6F650A23" w14:textId="4ADA5C3E" w:rsidR="008F000D" w:rsidRDefault="008F000D" w:rsidP="008F000D">
      <w:pPr>
        <w:pStyle w:val="TF-TEXTO"/>
      </w:pPr>
      <w:r w:rsidRPr="00AB7AD5">
        <w:t>Brownlee</w:t>
      </w:r>
      <w:r>
        <w:t xml:space="preserve"> (2019)</w:t>
      </w:r>
      <w:r w:rsidRPr="00AB7AD5">
        <w:t xml:space="preserve"> descreve detecção de objetos</w:t>
      </w:r>
      <w:del w:id="63" w:author="Francisco Adell Péricas" w:date="2024-06-24T17:16:00Z">
        <w:r w:rsidRPr="00AB7AD5" w:rsidDel="00F84A00">
          <w:delText>,</w:delText>
        </w:r>
      </w:del>
      <w:r w:rsidRPr="00AB7AD5">
        <w:t xml:space="preserve"> como a tarefa conjunta de encontrar um objeto</w:t>
      </w:r>
      <w:r>
        <w:t xml:space="preserve"> em uma dada imagem</w:t>
      </w:r>
      <w:r w:rsidRPr="00AB7AD5">
        <w:t xml:space="preserve">, desenhar uma </w:t>
      </w:r>
      <w:r w:rsidRPr="00A553A2">
        <w:rPr>
          <w:i/>
          <w:iCs/>
        </w:rPr>
        <w:t>bouding box</w:t>
      </w:r>
      <w:r w:rsidRPr="00AB7AD5">
        <w:t xml:space="preserve"> ao seu redor e </w:t>
      </w:r>
      <w:del w:id="64" w:author="Francisco Adell Péricas" w:date="2024-06-24T17:16:00Z">
        <w:r w:rsidDel="00F84A00">
          <w:delText>classifica</w:delText>
        </w:r>
      </w:del>
      <w:ins w:id="65" w:author="Francisco Adell Péricas" w:date="2024-06-24T17:16:00Z">
        <w:r w:rsidR="00F84A00">
          <w:t>classificá</w:t>
        </w:r>
      </w:ins>
      <w:r>
        <w:t>-lo</w:t>
      </w:r>
      <w:r w:rsidRPr="00AB7AD5">
        <w:t>.</w:t>
      </w:r>
      <w:r>
        <w:t xml:space="preserve"> Segundo o autor, essa tarefa é geralmente realizada por algoritmos baseados em </w:t>
      </w:r>
      <w:r w:rsidRPr="00AD2D30">
        <w:rPr>
          <w:i/>
          <w:iCs/>
        </w:rPr>
        <w:t>Convolutional Neural Networks</w:t>
      </w:r>
      <w:r>
        <w:t xml:space="preserve"> (CNN), como o R-CNN, Fast R-CNN e Faster R-CNN.  Mas, também pode ser desempenhada por algoritmos da família </w:t>
      </w:r>
      <w:r w:rsidRPr="00E86314">
        <w:rPr>
          <w:i/>
          <w:iCs/>
        </w:rPr>
        <w:t>You Only Look Once</w:t>
      </w:r>
      <w:r w:rsidRPr="00CD78E7">
        <w:t xml:space="preserve"> </w:t>
      </w:r>
      <w:r>
        <w:t>(YOLO), que possui uma performance muito alta, conseguindo fazer a detecção de 45 quadros por segundo.</w:t>
      </w:r>
    </w:p>
    <w:p w14:paraId="557C308D" w14:textId="4644A8C5" w:rsidR="008F000D" w:rsidRDefault="008F000D" w:rsidP="008F000D">
      <w:pPr>
        <w:pStyle w:val="TF-TEXTO"/>
      </w:pPr>
      <w:r>
        <w:t xml:space="preserve">Segundo Potrimba (2023), o Mask Region-based Convolutional Neural Network (Mask R-CNN) é um modelo de aprendizado profundo que combina detecção de objetos e segmentação de instâncias. É uma extensão da arquitetura Faster R-CNN com uma ramificação adicional, chamada </w:t>
      </w:r>
      <w:r w:rsidRPr="008F000D">
        <w:rPr>
          <w:i/>
          <w:iCs/>
        </w:rPr>
        <w:t>mask head</w:t>
      </w:r>
      <w:r>
        <w:t xml:space="preserve">, que gera máscaras de segmentação precisas para cada objeto detectado. O Mask R-CNN </w:t>
      </w:r>
      <w:r w:rsidR="009627E3">
        <w:t xml:space="preserve">realiza dois processos: </w:t>
      </w:r>
      <w:r>
        <w:t xml:space="preserve">o ROIAlign e a </w:t>
      </w:r>
      <w:r w:rsidRPr="00F32A06">
        <w:rPr>
          <w:i/>
          <w:iCs/>
        </w:rPr>
        <w:t>Feature Pyramid Network</w:t>
      </w:r>
      <w:r>
        <w:t xml:space="preserve"> (FPN). ROIAlign aborda as limitações do método tradicional de </w:t>
      </w:r>
      <w:r w:rsidRPr="009627E3">
        <w:rPr>
          <w:i/>
          <w:iCs/>
        </w:rPr>
        <w:t>pooling</w:t>
      </w:r>
      <w:r>
        <w:t xml:space="preserve"> de região de interesse, utilizando interpolação bilinear durante o processo de </w:t>
      </w:r>
      <w:r w:rsidRPr="009627E3">
        <w:rPr>
          <w:i/>
          <w:iCs/>
        </w:rPr>
        <w:t>pooling</w:t>
      </w:r>
      <w:r>
        <w:t xml:space="preserve"> para mitigar problemas de desalinhamento e garantir a captura precisa de informações espaciais do mapa de características de entrada, resultando em maior precisão na segmentação, especialmente para objetos pequenos.</w:t>
      </w:r>
      <w:r w:rsidR="009627E3">
        <w:t xml:space="preserve"> Já a</w:t>
      </w:r>
      <w:r>
        <w:t xml:space="preserve"> FPN desempenha um papel fundamental na extração de características ao construir uma pirâmide de características em múltiplas escalas, incorporando características de diferentes níveis, permitindo uma compreensão mais abrangente do contexto dos objetos e facilitando </w:t>
      </w:r>
      <w:r w:rsidR="009627E3">
        <w:t xml:space="preserve">a </w:t>
      </w:r>
      <w:r>
        <w:t xml:space="preserve">detecção e segmentação em uma ampla gama de tamanhos de objetos. A estrutura do Mask R-CNN inclui uma rede </w:t>
      </w:r>
      <w:r w:rsidRPr="009627E3">
        <w:rPr>
          <w:i/>
          <w:iCs/>
        </w:rPr>
        <w:t>backbone</w:t>
      </w:r>
      <w:r>
        <w:t xml:space="preserve">, normalmente uma CNN pré-treinada como ResNet ou ResNeXt, seguida pela adição de uma FPN para criar uma pirâmide de características. Além disso, o Mask R-CNN se destaca por sua flexibilidade e precisão, permitindo a identificação precisa e </w:t>
      </w:r>
      <w:ins w:id="66" w:author="Francisco Adell Péricas" w:date="2024-06-24T17:18:00Z">
        <w:r w:rsidR="00F84A00">
          <w:t xml:space="preserve">a </w:t>
        </w:r>
      </w:ins>
      <w:r>
        <w:t>segmentação de objetos em imagens complexas (</w:t>
      </w:r>
      <w:r w:rsidRPr="00F84A00">
        <w:rPr>
          <w:highlight w:val="yellow"/>
          <w:rPrChange w:id="67" w:author="Francisco Adell Péricas" w:date="2024-06-24T17:18:00Z">
            <w:rPr/>
          </w:rPrChange>
        </w:rPr>
        <w:t>POTRIMBA</w:t>
      </w:r>
      <w:r>
        <w:t>, 2023).</w:t>
      </w:r>
    </w:p>
    <w:p w14:paraId="3BD8716A" w14:textId="468E5B2F" w:rsidR="00135EBC" w:rsidRDefault="00135EBC" w:rsidP="00135EBC">
      <w:pPr>
        <w:pStyle w:val="TF-TEXTO"/>
      </w:pPr>
      <w:r>
        <w:t>Kundu (2023)</w:t>
      </w:r>
      <w:r w:rsidR="005461A9">
        <w:t xml:space="preserve"> ressalta que </w:t>
      </w:r>
      <w:r w:rsidR="009627E3">
        <w:t>a</w:t>
      </w:r>
      <w:r w:rsidR="005461A9">
        <w:t xml:space="preserve"> arquitetura </w:t>
      </w:r>
      <w:r>
        <w:t>You Only Look Once (</w:t>
      </w:r>
      <w:r w:rsidRPr="00F84A00">
        <w:rPr>
          <w:highlight w:val="yellow"/>
          <w:rPrChange w:id="68" w:author="Francisco Adell Péricas" w:date="2024-06-24T17:18:00Z">
            <w:rPr/>
          </w:rPrChange>
        </w:rPr>
        <w:t>YOLO</w:t>
      </w:r>
      <w:r>
        <w:t>) é um</w:t>
      </w:r>
      <w:r w:rsidR="005461A9">
        <w:t xml:space="preserve"> dos</w:t>
      </w:r>
      <w:r>
        <w:t xml:space="preserve"> método</w:t>
      </w:r>
      <w:r w:rsidR="005461A9">
        <w:t>s mais utilizados na</w:t>
      </w:r>
      <w:r>
        <w:t xml:space="preserve"> detecção de objetos</w:t>
      </w:r>
      <w:r w:rsidR="005461A9">
        <w:t>. Tal</w:t>
      </w:r>
      <w:r>
        <w:t xml:space="preserve"> arquitetura divide a imagem em uma grade, atribuindo a cada célula da grade a responsabilidade de detectar objetos, com múltiplas caixas delimitadoras previstas por célula. Utilizando supressão de não máxima, o YOLO garante precisão ao remover caixas delimitadoras redundantes ou incorretas. </w:t>
      </w:r>
      <w:r w:rsidR="00AA3570">
        <w:t xml:space="preserve">Atualmente, o YOLO versão 8 apresenta melhorias significativas em relação às versões anteriores, consolidando-se como uma </w:t>
      </w:r>
      <w:r w:rsidR="00AA3570">
        <w:lastRenderedPageBreak/>
        <w:t xml:space="preserve">solução eficaz para aplicações de detecção de objetos em tempo real. Uma das principais inovações é a maior velocidade de detecção, que torna o YOLO v8 ideal para cenários que exigem rapidez, como veículos autônomos que precisam identificar obstáculos em milissegundos. Além disso, a capacidade de realizar previsões em múltiplas escalas da imagem contribui significativamente para uma detecção mais robusta e precisa de objetos pequenos. Com uma rede </w:t>
      </w:r>
      <w:r w:rsidR="00AA3570" w:rsidRPr="00D96A1B">
        <w:rPr>
          <w:i/>
          <w:iCs/>
        </w:rPr>
        <w:t>backbone</w:t>
      </w:r>
      <w:r w:rsidR="00AA3570">
        <w:t xml:space="preserve"> aprimorada, o YOLO v8 apresenta um desempenho geral superior, tornando-o adequado para diversas aplicações, como segurança inteligente e análise de imagens médicas, sendo uma escolha popular para tarefas que exigem detecção em tempo real </w:t>
      </w:r>
      <w:r>
        <w:t>(</w:t>
      </w:r>
      <w:r w:rsidRPr="00F84A00">
        <w:rPr>
          <w:highlight w:val="yellow"/>
          <w:rPrChange w:id="69" w:author="Francisco Adell Péricas" w:date="2024-06-24T17:19:00Z">
            <w:rPr/>
          </w:rPrChange>
        </w:rPr>
        <w:t>KEYLABS</w:t>
      </w:r>
      <w:r>
        <w:t>, 2023).</w:t>
      </w:r>
    </w:p>
    <w:p w14:paraId="2226D808" w14:textId="7ACCC8A7" w:rsidR="00CF01BF" w:rsidRDefault="009627E3" w:rsidP="000A09C1">
      <w:pPr>
        <w:pStyle w:val="TF-TEXTO"/>
      </w:pPr>
      <w:r>
        <w:t>Segundo Huigol (2024), p</w:t>
      </w:r>
      <w:r w:rsidR="00135EBC">
        <w:t xml:space="preserve">ara mensurar o desempenho das CNNs, as métricas </w:t>
      </w:r>
      <w:r w:rsidR="008C057F">
        <w:t xml:space="preserve">(i) </w:t>
      </w:r>
      <w:r w:rsidR="00135EBC">
        <w:t xml:space="preserve">precisão, </w:t>
      </w:r>
      <w:r w:rsidR="008C057F">
        <w:t xml:space="preserve">(ii) </w:t>
      </w:r>
      <w:r w:rsidR="00135EBC">
        <w:t xml:space="preserve">recall e </w:t>
      </w:r>
      <w:r w:rsidR="008C057F">
        <w:t xml:space="preserve">(iii) </w:t>
      </w:r>
      <w:r w:rsidR="00135EBC">
        <w:t xml:space="preserve">F1-Score são </w:t>
      </w:r>
      <w:r>
        <w:t>comumente utilizadas</w:t>
      </w:r>
      <w:r w:rsidR="00135EBC">
        <w:t xml:space="preserve"> para avaliar a eficácia de modelos de classificação. A precisão (Precision) mede a proporção de previsões corretas de uma classe específica em relação a todas as previsões feitas para essa classe, sendo crucial quando as consequências de falsos positivos são significativas. Já o recall, também conhecido como taxa de verdadeiros positivos ou sensibilidade, indica a capacidade do modelo de identificar corretamente todos os casos relevantes dentro da classe. No entanto, frequentemente há um </w:t>
      </w:r>
      <w:r w:rsidR="00135EBC" w:rsidRPr="008C057F">
        <w:rPr>
          <w:i/>
          <w:iCs/>
        </w:rPr>
        <w:t>trade-off</w:t>
      </w:r>
      <w:r w:rsidR="00135EBC">
        <w:t xml:space="preserve"> entre precisão e recall, especialmente em conjuntos de dados desbalanceados.</w:t>
      </w:r>
      <w:r w:rsidR="008C057F">
        <w:t xml:space="preserve"> Ou seja, a</w:t>
      </w:r>
      <w:r w:rsidR="00135EBC">
        <w:t>umentar um geralmente reduz o outro</w:t>
      </w:r>
      <w:del w:id="70" w:author="Francisco Adell Péricas" w:date="2024-06-24T17:21:00Z">
        <w:r w:rsidR="00135EBC" w:rsidDel="00EB53F4">
          <w:delText>,</w:delText>
        </w:r>
      </w:del>
      <w:r w:rsidR="00135EBC">
        <w:t xml:space="preserve"> devido à variação na limiarização que altera a distribuição das previsões entre as classes. Para equilibrar essas duas métricas,</w:t>
      </w:r>
      <w:r w:rsidR="008C057F">
        <w:t xml:space="preserve"> segundo o autor, </w:t>
      </w:r>
      <w:r w:rsidR="00135EBC">
        <w:t>u</w:t>
      </w:r>
      <w:r w:rsidR="008C057F">
        <w:t>tiliza</w:t>
      </w:r>
      <w:r w:rsidR="00135EBC">
        <w:t>-se o F1-Score, que é a média harmônica entre precisão e recall. O F1-Score é útil porque leva em conta tanto a precisão quanto o recall para fornecer uma única métrica que reflete o desempenho geral do modelo de forma equilibrada, especialmente quando se precisa de um balanço entre identificar corretamente casos positivos e evitar falsos positivos (</w:t>
      </w:r>
      <w:r w:rsidR="00135EBC" w:rsidRPr="00EB53F4">
        <w:rPr>
          <w:highlight w:val="yellow"/>
          <w:rPrChange w:id="71" w:author="Francisco Adell Péricas" w:date="2024-06-24T17:21:00Z">
            <w:rPr/>
          </w:rPrChange>
        </w:rPr>
        <w:t>HUIGOL</w:t>
      </w:r>
      <w:r w:rsidR="00135EBC">
        <w:t>, 2024).</w:t>
      </w:r>
    </w:p>
    <w:p w14:paraId="37B215B0" w14:textId="5D1A8555" w:rsidR="003E6489" w:rsidRPr="003E6489" w:rsidRDefault="00451B94" w:rsidP="00E211E6">
      <w:pPr>
        <w:pStyle w:val="TF-refernciasbibliogrficasTTULO"/>
      </w:pPr>
      <w:bookmarkStart w:id="72" w:name="_Toc351015602"/>
      <w:bookmarkEnd w:id="38"/>
      <w:bookmarkEnd w:id="39"/>
      <w:bookmarkEnd w:id="40"/>
      <w:bookmarkEnd w:id="41"/>
      <w:bookmarkEnd w:id="42"/>
      <w:bookmarkEnd w:id="43"/>
      <w:bookmarkEnd w:id="44"/>
      <w:r>
        <w:t>Referências</w:t>
      </w:r>
      <w:bookmarkEnd w:id="72"/>
    </w:p>
    <w:p w14:paraId="7144D9CD" w14:textId="77777777" w:rsidR="007F46D7" w:rsidRPr="007F46D7" w:rsidRDefault="007F46D7" w:rsidP="008C057F">
      <w:pPr>
        <w:pStyle w:val="TF-REFERNCIASITEM0"/>
        <w:divId w:val="1547327842"/>
        <w:rPr>
          <w:lang w:val="en-US" w:eastAsia="en-US"/>
        </w:rPr>
      </w:pPr>
      <w:r w:rsidRPr="00B312EF">
        <w:rPr>
          <w:lang w:eastAsia="en-US"/>
        </w:rPr>
        <w:t xml:space="preserve">ARASTEY, Guillermo Martinez. </w:t>
      </w:r>
      <w:r w:rsidRPr="00B312EF">
        <w:rPr>
          <w:b/>
          <w:lang w:eastAsia="en-US"/>
        </w:rPr>
        <w:t>Computer Vision in Sport</w:t>
      </w:r>
      <w:r w:rsidRPr="00B312EF">
        <w:rPr>
          <w:lang w:eastAsia="en-US"/>
        </w:rPr>
        <w:t xml:space="preserve">. 2023. Disponível em: https://www.sportperformanceanalysis.com/article/computer-vision-in-sport. </w:t>
      </w:r>
      <w:r w:rsidRPr="007F46D7">
        <w:rPr>
          <w:lang w:val="en-US" w:eastAsia="en-US"/>
        </w:rPr>
        <w:t xml:space="preserve">Acesso em: 16 abr. 2024. </w:t>
      </w:r>
    </w:p>
    <w:p w14:paraId="20F25F27" w14:textId="37FBE55D" w:rsidR="007F46D7" w:rsidRDefault="007F46D7" w:rsidP="008C057F">
      <w:pPr>
        <w:pStyle w:val="TF-REFERNCIASITEM0"/>
        <w:divId w:val="1547327842"/>
        <w:rPr>
          <w:lang w:val="en-US" w:eastAsia="en-US"/>
        </w:rPr>
      </w:pPr>
      <w:r w:rsidRPr="007F46D7">
        <w:rPr>
          <w:lang w:val="en-US" w:eastAsia="en-US"/>
        </w:rPr>
        <w:t xml:space="preserve">BANOTH, Thulasya Naik; HASHMI, Mohammad Farukh. </w:t>
      </w:r>
      <w:r w:rsidRPr="007F46D7">
        <w:rPr>
          <w:b/>
          <w:lang w:val="en-US" w:eastAsia="en-US"/>
        </w:rPr>
        <w:t>Ball and Player Detection &amp; Tracking in Soccer Videos Using Improved YOLOV3 Model</w:t>
      </w:r>
      <w:r w:rsidRPr="007F46D7">
        <w:rPr>
          <w:lang w:val="en-US" w:eastAsia="en-US"/>
        </w:rPr>
        <w:t xml:space="preserve">. </w:t>
      </w:r>
      <w:r w:rsidRPr="00B312EF">
        <w:rPr>
          <w:lang w:eastAsia="en-US"/>
        </w:rPr>
        <w:t xml:space="preserve">2021. Disponível em: https://www.researchgate.net/publication/352115757_Ball_and_Player_Detection_Tracking_in_Soccer_Videos_Using_Impr oved_YOLOV3_Model. </w:t>
      </w:r>
      <w:r w:rsidRPr="007F46D7">
        <w:rPr>
          <w:lang w:val="en-US" w:eastAsia="en-US"/>
        </w:rPr>
        <w:t xml:space="preserve">Acesso em: 09 abr. 2024. </w:t>
      </w:r>
    </w:p>
    <w:p w14:paraId="71C7AD98" w14:textId="35EEE669" w:rsidR="008C057F" w:rsidRPr="007F46D7" w:rsidRDefault="008C057F" w:rsidP="008C057F">
      <w:pPr>
        <w:pStyle w:val="TF-REFERNCIASITEM0"/>
        <w:divId w:val="1547327842"/>
        <w:rPr>
          <w:lang w:val="en-US" w:eastAsia="en-US"/>
        </w:rPr>
      </w:pPr>
      <w:r w:rsidRPr="008C057F">
        <w:rPr>
          <w:lang w:val="en-US" w:eastAsia="en-US"/>
        </w:rPr>
        <w:t xml:space="preserve">BROWNLEE, Jason. A </w:t>
      </w:r>
      <w:r w:rsidRPr="008C057F">
        <w:rPr>
          <w:b/>
          <w:bCs/>
          <w:lang w:val="en-US" w:eastAsia="en-US"/>
        </w:rPr>
        <w:t>Gentle Introduction to Object Recognition With Deep Learning</w:t>
      </w:r>
      <w:r w:rsidRPr="008C057F">
        <w:rPr>
          <w:lang w:val="en-US" w:eastAsia="en-US"/>
        </w:rPr>
        <w:t xml:space="preserve">. </w:t>
      </w:r>
      <w:r w:rsidRPr="00B312EF">
        <w:rPr>
          <w:lang w:eastAsia="en-US"/>
        </w:rPr>
        <w:t xml:space="preserve">[S.l.], [2019]. Disponível em https://machinelearningmastery.com/object-recognition-with-deep-learning/. </w:t>
      </w:r>
      <w:r w:rsidRPr="008C057F">
        <w:rPr>
          <w:lang w:val="en-US" w:eastAsia="en-US"/>
        </w:rPr>
        <w:t xml:space="preserve">Acesso em: </w:t>
      </w:r>
      <w:r>
        <w:rPr>
          <w:lang w:val="en-US" w:eastAsia="en-US"/>
        </w:rPr>
        <w:t>14</w:t>
      </w:r>
      <w:r w:rsidRPr="008C057F">
        <w:rPr>
          <w:lang w:val="en-US" w:eastAsia="en-US"/>
        </w:rPr>
        <w:t xml:space="preserve"> </w:t>
      </w:r>
      <w:r>
        <w:rPr>
          <w:lang w:val="en-US" w:eastAsia="en-US"/>
        </w:rPr>
        <w:t>jun</w:t>
      </w:r>
      <w:r w:rsidRPr="008C057F">
        <w:rPr>
          <w:lang w:val="en-US" w:eastAsia="en-US"/>
        </w:rPr>
        <w:t>. 202</w:t>
      </w:r>
      <w:r>
        <w:rPr>
          <w:lang w:val="en-US" w:eastAsia="en-US"/>
        </w:rPr>
        <w:t>4</w:t>
      </w:r>
    </w:p>
    <w:p w14:paraId="0D391B3C" w14:textId="77777777" w:rsidR="007F46D7" w:rsidRPr="007F46D7" w:rsidRDefault="007F46D7" w:rsidP="008C057F">
      <w:pPr>
        <w:pStyle w:val="TF-REFERNCIASITEM0"/>
        <w:divId w:val="1547327842"/>
        <w:rPr>
          <w:lang w:val="en-US" w:eastAsia="en-US"/>
        </w:rPr>
      </w:pPr>
      <w:r w:rsidRPr="007F46D7">
        <w:rPr>
          <w:lang w:val="en-US" w:eastAsia="en-US"/>
        </w:rPr>
        <w:t xml:space="preserve">BONACCORSO, Giuseppe. </w:t>
      </w:r>
      <w:r w:rsidRPr="007F46D7">
        <w:rPr>
          <w:b/>
          <w:lang w:val="en-US" w:eastAsia="en-US"/>
        </w:rPr>
        <w:t>Mastering Machine Learning Algorithms, Second Edition</w:t>
      </w:r>
      <w:r w:rsidRPr="007F46D7">
        <w:rPr>
          <w:lang w:val="en-US" w:eastAsia="en-US"/>
        </w:rPr>
        <w:t>, 2020. p. 374.</w:t>
      </w:r>
    </w:p>
    <w:p w14:paraId="62D68BE2" w14:textId="77777777" w:rsidR="007F46D7" w:rsidRPr="007F46D7" w:rsidRDefault="007F46D7" w:rsidP="008C057F">
      <w:pPr>
        <w:pStyle w:val="TF-REFERNCIASITEM0"/>
        <w:divId w:val="1547327842"/>
        <w:rPr>
          <w:lang w:val="en-US" w:eastAsia="en-US"/>
        </w:rPr>
      </w:pPr>
      <w:r w:rsidRPr="007F46D7">
        <w:rPr>
          <w:lang w:val="en-US" w:eastAsia="en-US"/>
        </w:rPr>
        <w:t xml:space="preserve">CATAPULT. </w:t>
      </w:r>
      <w:r w:rsidRPr="007F46D7">
        <w:rPr>
          <w:b/>
          <w:bCs/>
          <w:lang w:val="en-US" w:eastAsia="en-US"/>
        </w:rPr>
        <w:t>Injury Prevention in Sports with Athlete Monitoring</w:t>
      </w:r>
      <w:r w:rsidRPr="007F46D7">
        <w:rPr>
          <w:lang w:val="en-US" w:eastAsia="en-US"/>
        </w:rPr>
        <w:t xml:space="preserve">. </w:t>
      </w:r>
      <w:r w:rsidRPr="00B312EF">
        <w:rPr>
          <w:lang w:eastAsia="en-US"/>
        </w:rPr>
        <w:t xml:space="preserve">2024. Disponível em: https://www.catapult.com/blog/injury-prevention-in-sports. </w:t>
      </w:r>
      <w:r w:rsidRPr="007F46D7">
        <w:rPr>
          <w:lang w:val="en-US" w:eastAsia="en-US"/>
        </w:rPr>
        <w:t>Acesso em: 10 jun 2024.</w:t>
      </w:r>
    </w:p>
    <w:p w14:paraId="5BC15B0E" w14:textId="77777777" w:rsidR="007F46D7" w:rsidRPr="00B312EF" w:rsidRDefault="007F46D7" w:rsidP="008C057F">
      <w:pPr>
        <w:pStyle w:val="TF-REFERNCIASITEM0"/>
        <w:divId w:val="1547327842"/>
        <w:rPr>
          <w:lang w:eastAsia="en-US"/>
        </w:rPr>
      </w:pPr>
      <w:r w:rsidRPr="007F46D7">
        <w:rPr>
          <w:lang w:val="en-US" w:eastAsia="en-US"/>
        </w:rPr>
        <w:t xml:space="preserve">FASTERCAPITAL. </w:t>
      </w:r>
      <w:r w:rsidRPr="007F46D7">
        <w:rPr>
          <w:b/>
          <w:bCs/>
          <w:lang w:val="en-US" w:eastAsia="en-US"/>
        </w:rPr>
        <w:t>Tactical analysis: Cracking the Code: The Science of Tactical Analysis</w:t>
      </w:r>
      <w:r w:rsidRPr="007F46D7">
        <w:rPr>
          <w:lang w:val="en-US" w:eastAsia="en-US"/>
        </w:rPr>
        <w:t xml:space="preserve">. </w:t>
      </w:r>
      <w:r w:rsidRPr="00B312EF">
        <w:rPr>
          <w:lang w:eastAsia="en-US"/>
        </w:rPr>
        <w:t>2024. Disponível em: https://fastercapital.com/content/Tactical-analysis--Cracking-the-Code--The-Science-of-Tactical-Analysis.html#:~:text=and%20player%20development.-,2.,can%20exploit%20the%20opposition's%20weaknesses. Acesso em: 11 jun 2024.</w:t>
      </w:r>
    </w:p>
    <w:p w14:paraId="23CF0EE4" w14:textId="77777777" w:rsidR="007F46D7" w:rsidRPr="00B312EF" w:rsidRDefault="007F46D7" w:rsidP="008C057F">
      <w:pPr>
        <w:pStyle w:val="TF-REFERNCIASITEM0"/>
        <w:divId w:val="1547327842"/>
        <w:rPr>
          <w:lang w:eastAsia="en-US"/>
        </w:rPr>
      </w:pPr>
      <w:r w:rsidRPr="00B312EF">
        <w:rPr>
          <w:lang w:eastAsia="en-US"/>
        </w:rPr>
        <w:t xml:space="preserve">GONZALEZ, Rafael C.; WOODS, Richard Eugene. </w:t>
      </w:r>
      <w:r w:rsidRPr="00B312EF">
        <w:rPr>
          <w:b/>
          <w:lang w:eastAsia="en-US"/>
        </w:rPr>
        <w:t>Processamento de imagens digitais</w:t>
      </w:r>
      <w:r w:rsidRPr="00B312EF">
        <w:rPr>
          <w:lang w:eastAsia="en-US"/>
        </w:rPr>
        <w:t xml:space="preserve">. São Paulo: Edgard Blucher, 2000. 509 p. </w:t>
      </w:r>
    </w:p>
    <w:p w14:paraId="597AFC65" w14:textId="77777777" w:rsidR="007F46D7" w:rsidRPr="00B312EF" w:rsidRDefault="007F46D7" w:rsidP="008C057F">
      <w:pPr>
        <w:pStyle w:val="TF-REFERNCIASITEM0"/>
        <w:divId w:val="1547327842"/>
        <w:rPr>
          <w:lang w:eastAsia="en-US"/>
        </w:rPr>
      </w:pPr>
      <w:r w:rsidRPr="00B312EF">
        <w:rPr>
          <w:lang w:eastAsia="en-US"/>
        </w:rPr>
        <w:t xml:space="preserve">HOST, Kristina; POBAR, Miran; IVAŠIĆ-KOS, Marina. </w:t>
      </w:r>
      <w:r w:rsidRPr="007F46D7">
        <w:rPr>
          <w:b/>
          <w:lang w:val="en-US" w:eastAsia="en-US"/>
        </w:rPr>
        <w:t>Analysis of Movement and Activities of Handball Players Using Deep Neural Networks</w:t>
      </w:r>
      <w:r w:rsidRPr="007F46D7">
        <w:rPr>
          <w:lang w:val="en-US" w:eastAsia="en-US"/>
        </w:rPr>
        <w:t xml:space="preserve">. </w:t>
      </w:r>
      <w:r w:rsidRPr="00B312EF">
        <w:rPr>
          <w:lang w:eastAsia="en-US"/>
        </w:rPr>
        <w:t xml:space="preserve">2023. Disponível em: </w:t>
      </w:r>
    </w:p>
    <w:p w14:paraId="5E31980A" w14:textId="77777777" w:rsidR="007F46D7" w:rsidRPr="007F46D7" w:rsidRDefault="007F46D7" w:rsidP="008C057F">
      <w:pPr>
        <w:pStyle w:val="TF-REFERNCIASITEM0"/>
        <w:divId w:val="1547327842"/>
        <w:rPr>
          <w:lang w:val="en-US" w:eastAsia="en-US"/>
        </w:rPr>
      </w:pPr>
      <w:r w:rsidRPr="00B312EF">
        <w:rPr>
          <w:lang w:eastAsia="en-US"/>
        </w:rPr>
        <w:t xml:space="preserve">https://www.researchgate.net/publication/370038940_Analysis_of_Movement_and_Activities_of_Handball_Players_Using_ Deep_Neural_Networks. </w:t>
      </w:r>
      <w:r w:rsidRPr="007F46D7">
        <w:rPr>
          <w:lang w:val="en-US" w:eastAsia="en-US"/>
        </w:rPr>
        <w:t xml:space="preserve">Acesso em: 09 abr. 2024. </w:t>
      </w:r>
    </w:p>
    <w:p w14:paraId="2FA2A04F" w14:textId="77777777" w:rsidR="007F46D7" w:rsidRPr="007F46D7" w:rsidRDefault="007F46D7" w:rsidP="008C057F">
      <w:pPr>
        <w:pStyle w:val="TF-REFERNCIASITEM0"/>
        <w:divId w:val="1547327842"/>
        <w:rPr>
          <w:lang w:val="en-US" w:eastAsia="en-US"/>
        </w:rPr>
      </w:pPr>
      <w:r w:rsidRPr="007F46D7">
        <w:rPr>
          <w:lang w:val="en-US" w:eastAsia="en-US"/>
        </w:rPr>
        <w:t xml:space="preserve">HUIGOL, Purva. </w:t>
      </w:r>
      <w:r w:rsidRPr="007F46D7">
        <w:rPr>
          <w:b/>
          <w:lang w:val="en-US" w:eastAsia="en-US"/>
        </w:rPr>
        <w:t>Precision and Recall | Essential Metrics for Machine Learning (2024 Update)</w:t>
      </w:r>
      <w:r w:rsidRPr="007F46D7">
        <w:rPr>
          <w:lang w:val="en-US" w:eastAsia="en-US"/>
        </w:rPr>
        <w:t xml:space="preserve">. </w:t>
      </w:r>
      <w:r w:rsidRPr="00B312EF">
        <w:rPr>
          <w:lang w:eastAsia="en-US"/>
        </w:rPr>
        <w:t xml:space="preserve">2024. Disponível em: https://www.analyticsvidhya.com/blog/2020/09/precision-recall-machine-learning/. </w:t>
      </w:r>
      <w:r w:rsidRPr="007F46D7">
        <w:rPr>
          <w:lang w:val="en-US" w:eastAsia="en-US"/>
        </w:rPr>
        <w:t>Acesso em: 03 maio 2024.</w:t>
      </w:r>
    </w:p>
    <w:p w14:paraId="0CECC707" w14:textId="77777777" w:rsidR="007F46D7" w:rsidRPr="007F46D7" w:rsidRDefault="007F46D7" w:rsidP="008C057F">
      <w:pPr>
        <w:pStyle w:val="TF-REFERNCIASITEM0"/>
        <w:divId w:val="1547327842"/>
        <w:rPr>
          <w:lang w:val="en-US" w:eastAsia="en-US"/>
        </w:rPr>
      </w:pPr>
      <w:r w:rsidRPr="007F46D7">
        <w:rPr>
          <w:lang w:val="en-US" w:eastAsia="en-US"/>
        </w:rPr>
        <w:t xml:space="preserve">JERMY, Ben. </w:t>
      </w:r>
      <w:r w:rsidRPr="007F46D7">
        <w:rPr>
          <w:b/>
          <w:bCs/>
          <w:lang w:val="en-US" w:eastAsia="en-US"/>
        </w:rPr>
        <w:t>Evolution of sport data: From performance analysis to fan engagement</w:t>
      </w:r>
      <w:r w:rsidRPr="007F46D7">
        <w:rPr>
          <w:lang w:val="en-US" w:eastAsia="en-US"/>
        </w:rPr>
        <w:t xml:space="preserve">. </w:t>
      </w:r>
      <w:r w:rsidRPr="00B312EF">
        <w:rPr>
          <w:lang w:eastAsia="en-US"/>
        </w:rPr>
        <w:t xml:space="preserve">2024.Disponível em: https://www.statsperform.com/resource/exploring-the-evolution-of-sport-data-from-performance-analysis-to-fan-engagemewww. </w:t>
      </w:r>
      <w:r w:rsidRPr="007F46D7">
        <w:rPr>
          <w:lang w:val="en-US" w:eastAsia="en-US"/>
        </w:rPr>
        <w:t>Acesso em: 12 jun 2Segu</w:t>
      </w:r>
    </w:p>
    <w:p w14:paraId="729C003A" w14:textId="77777777" w:rsidR="007F46D7" w:rsidRPr="007F46D7" w:rsidRDefault="007F46D7" w:rsidP="008C057F">
      <w:pPr>
        <w:pStyle w:val="TF-REFERNCIASITEM0"/>
        <w:divId w:val="1547327842"/>
        <w:rPr>
          <w:lang w:val="en-US" w:eastAsia="en-US"/>
        </w:rPr>
      </w:pPr>
      <w:r w:rsidRPr="007F46D7">
        <w:rPr>
          <w:lang w:val="en-US" w:eastAsia="en-US"/>
        </w:rPr>
        <w:t xml:space="preserve">KEYLABS. </w:t>
      </w:r>
      <w:r w:rsidRPr="007F46D7">
        <w:rPr>
          <w:b/>
          <w:bCs/>
          <w:lang w:val="en-US" w:eastAsia="en-US"/>
        </w:rPr>
        <w:t xml:space="preserve">Comparing YOLOv8 and YOLOv7: What's New?. </w:t>
      </w:r>
      <w:r w:rsidRPr="00B312EF">
        <w:rPr>
          <w:lang w:eastAsia="en-US"/>
        </w:rPr>
        <w:t xml:space="preserve">2023. Disponível em: https://keylabs.ai/blog/comparing-yolov8-and-yolov7-whats-new/. </w:t>
      </w:r>
      <w:r w:rsidRPr="007F46D7">
        <w:rPr>
          <w:lang w:val="en-US" w:eastAsia="en-US"/>
        </w:rPr>
        <w:t>Acesso em: 13 jun 2024.</w:t>
      </w:r>
    </w:p>
    <w:p w14:paraId="65C1A31C" w14:textId="77777777" w:rsidR="007F46D7" w:rsidRPr="00B312EF" w:rsidRDefault="007F46D7" w:rsidP="008C057F">
      <w:pPr>
        <w:pStyle w:val="TF-REFERNCIASITEM0"/>
        <w:divId w:val="1547327842"/>
        <w:rPr>
          <w:lang w:eastAsia="en-US"/>
        </w:rPr>
      </w:pPr>
      <w:r w:rsidRPr="007F46D7">
        <w:rPr>
          <w:lang w:val="en-US" w:eastAsia="en-US"/>
        </w:rPr>
        <w:t xml:space="preserve">KUNDU, Rohit. </w:t>
      </w:r>
      <w:r w:rsidRPr="007F46D7">
        <w:rPr>
          <w:b/>
          <w:lang w:val="en-US" w:eastAsia="en-US"/>
        </w:rPr>
        <w:t xml:space="preserve">YOLO: Algorithm for Object Detection Explained [+Examples] </w:t>
      </w:r>
      <w:r w:rsidRPr="007F46D7">
        <w:rPr>
          <w:lang w:val="en-US" w:eastAsia="en-US"/>
        </w:rPr>
        <w:t xml:space="preserve">2023. </w:t>
      </w:r>
      <w:r w:rsidRPr="00B312EF">
        <w:rPr>
          <w:lang w:eastAsia="en-US"/>
        </w:rPr>
        <w:t xml:space="preserve">Disponível em: https://www.v7labs.com/blog/yolo-object-detection. Acesso em: 03 maio 2024. </w:t>
      </w:r>
    </w:p>
    <w:p w14:paraId="509B548B" w14:textId="77777777" w:rsidR="007F46D7" w:rsidRPr="00B312EF" w:rsidRDefault="007F46D7" w:rsidP="008C057F">
      <w:pPr>
        <w:pStyle w:val="TF-REFERNCIASITEM0"/>
        <w:divId w:val="1547327842"/>
        <w:rPr>
          <w:lang w:eastAsia="en-US"/>
        </w:rPr>
      </w:pPr>
      <w:r w:rsidRPr="00B312EF">
        <w:rPr>
          <w:lang w:eastAsia="en-US"/>
        </w:rPr>
        <w:t xml:space="preserve">LI, Xiaofei; LUO, Ronghua; ISLAM, Faiz Ul. </w:t>
      </w:r>
      <w:r w:rsidRPr="007F46D7">
        <w:rPr>
          <w:b/>
          <w:lang w:val="en-US" w:eastAsia="en-US"/>
        </w:rPr>
        <w:t>Tracking and detection of basketball movements using multi-feature data fusion and hybrid YOLO-T2LSTM network</w:t>
      </w:r>
      <w:r w:rsidRPr="007F46D7">
        <w:rPr>
          <w:lang w:val="en-US" w:eastAsia="en-US"/>
        </w:rPr>
        <w:t xml:space="preserve">. </w:t>
      </w:r>
      <w:r w:rsidRPr="00B312EF">
        <w:rPr>
          <w:lang w:eastAsia="en-US"/>
        </w:rPr>
        <w:t xml:space="preserve">2023. Disponível em: https://www.researchgate.net/publication/376891274_Tracking_and_detection_of_basketball_movements_using_multifeature_data_fusion_and_hybrid_YOLO-T2LSTM_network. Acesso em: 09 abr. 2024. </w:t>
      </w:r>
    </w:p>
    <w:p w14:paraId="72073D7F" w14:textId="77777777" w:rsidR="007F46D7" w:rsidRPr="00B312EF" w:rsidRDefault="007F46D7" w:rsidP="008C057F">
      <w:pPr>
        <w:pStyle w:val="TF-REFERNCIASITEM0"/>
        <w:divId w:val="1547327842"/>
        <w:rPr>
          <w:lang w:eastAsia="en-US"/>
        </w:rPr>
      </w:pPr>
      <w:r w:rsidRPr="00B312EF">
        <w:rPr>
          <w:lang w:eastAsia="en-US"/>
        </w:rPr>
        <w:t xml:space="preserve">LOTUFO, João Nogueira. </w:t>
      </w:r>
      <w:r w:rsidRPr="00B312EF">
        <w:rPr>
          <w:b/>
          <w:lang w:eastAsia="en-US"/>
        </w:rPr>
        <w:t>Voleibol</w:t>
      </w:r>
      <w:r w:rsidRPr="00B312EF">
        <w:rPr>
          <w:lang w:eastAsia="en-US"/>
        </w:rPr>
        <w:t xml:space="preserve">: história, técnica, prática, regras, seleção de estudos de vários autores, súmulas. São Paulo: Cia. Brasil, 1976. 134 p. </w:t>
      </w:r>
    </w:p>
    <w:p w14:paraId="1ACF2BA6" w14:textId="77777777" w:rsidR="007F46D7" w:rsidRPr="00B312EF" w:rsidRDefault="007F46D7" w:rsidP="008C057F">
      <w:pPr>
        <w:pStyle w:val="TF-REFERNCIASITEM0"/>
        <w:divId w:val="1547327842"/>
        <w:rPr>
          <w:lang w:eastAsia="en-US"/>
        </w:rPr>
      </w:pPr>
      <w:r w:rsidRPr="00B312EF">
        <w:rPr>
          <w:lang w:eastAsia="en-US"/>
        </w:rPr>
        <w:lastRenderedPageBreak/>
        <w:t xml:space="preserve">NELSON, Daniel. </w:t>
      </w:r>
      <w:r w:rsidRPr="00B312EF">
        <w:rPr>
          <w:b/>
          <w:lang w:eastAsia="en-US"/>
        </w:rPr>
        <w:t>O que são CNNs (Convolutional Neural Networks)?</w:t>
      </w:r>
      <w:r w:rsidRPr="00B312EF">
        <w:rPr>
          <w:lang w:eastAsia="en-US"/>
        </w:rPr>
        <w:t xml:space="preserve"> 2020. Disponível em: https://www.unite.ai/pt/oque-s%C3%A3o-redes-neurais-convolucionais/. Acesso em: 03 maio 2024. </w:t>
      </w:r>
    </w:p>
    <w:p w14:paraId="18CA322F" w14:textId="77777777" w:rsidR="007F46D7" w:rsidRPr="00B312EF" w:rsidRDefault="007F46D7" w:rsidP="008C057F">
      <w:pPr>
        <w:pStyle w:val="TF-REFERNCIASITEM0"/>
        <w:divId w:val="1547327842"/>
        <w:rPr>
          <w:lang w:eastAsia="en-US"/>
        </w:rPr>
      </w:pPr>
      <w:r w:rsidRPr="00B312EF">
        <w:rPr>
          <w:lang w:eastAsia="en-US"/>
        </w:rPr>
        <w:t xml:space="preserve">NEUROZEUS. </w:t>
      </w:r>
      <w:r w:rsidRPr="00B312EF">
        <w:rPr>
          <w:b/>
          <w:lang w:eastAsia="en-US"/>
        </w:rPr>
        <w:t>O Uso da Inteligência Artificial no Voleibol</w:t>
      </w:r>
      <w:r w:rsidRPr="00B312EF">
        <w:rPr>
          <w:lang w:eastAsia="en-US"/>
        </w:rPr>
        <w:t xml:space="preserve">. 2024. Disponível em: https://neurozeus.com.br/noticias/ouso-da-inteligencia-artificial-no-voleibol/. Acesso em: 15 abr. 2024. </w:t>
      </w:r>
    </w:p>
    <w:p w14:paraId="1FF3F55D" w14:textId="77777777" w:rsidR="007F46D7" w:rsidRPr="00B312EF" w:rsidRDefault="007F46D7" w:rsidP="008C057F">
      <w:pPr>
        <w:pStyle w:val="TF-REFERNCIASITEM0"/>
        <w:divId w:val="1547327842"/>
        <w:rPr>
          <w:lang w:eastAsia="en-US"/>
        </w:rPr>
      </w:pPr>
      <w:r w:rsidRPr="00B312EF">
        <w:rPr>
          <w:lang w:eastAsia="en-US"/>
        </w:rPr>
        <w:t xml:space="preserve">OKAZAKI, Vitor H. A et al. </w:t>
      </w:r>
      <w:r w:rsidRPr="00B312EF">
        <w:rPr>
          <w:b/>
          <w:lang w:eastAsia="en-US"/>
        </w:rPr>
        <w:t>Ciência e tecnologia aplicada à Melhoria do desempenho esportivo</w:t>
      </w:r>
      <w:r w:rsidRPr="00B312EF">
        <w:rPr>
          <w:lang w:eastAsia="en-US"/>
        </w:rPr>
        <w:t xml:space="preserve">. Revista Mackenzie de Educação Física e Esporte, [S.l], v. 11, n. 1, 2012. Disponível em: http://editorarevistas.mackenzie.br/index.php/remef/article/viewFile/3451/3471. Acesso em: 29 abr. 2024. </w:t>
      </w:r>
    </w:p>
    <w:p w14:paraId="6D18C4C7" w14:textId="77777777" w:rsidR="007F46D7" w:rsidRPr="00B312EF" w:rsidRDefault="007F46D7" w:rsidP="008C057F">
      <w:pPr>
        <w:pStyle w:val="TF-REFERNCIASITEM0"/>
        <w:divId w:val="1547327842"/>
        <w:rPr>
          <w:lang w:eastAsia="en-US"/>
        </w:rPr>
      </w:pPr>
      <w:r w:rsidRPr="00B312EF">
        <w:rPr>
          <w:lang w:eastAsia="en-US"/>
        </w:rPr>
        <w:t xml:space="preserve">POTRIMBA, Petru. </w:t>
      </w:r>
      <w:r w:rsidRPr="00B312EF">
        <w:rPr>
          <w:b/>
          <w:lang w:eastAsia="en-US"/>
        </w:rPr>
        <w:t>What is Mask R-CNN? The Ultimate Guide</w:t>
      </w:r>
      <w:r w:rsidRPr="00B312EF">
        <w:rPr>
          <w:lang w:eastAsia="en-US"/>
        </w:rPr>
        <w:t xml:space="preserve">. 2023. Disponível em: https://blog.roboflow.com/maskrcnn/#:~:text=Mask%20R%2DCNN%2C%20short%20for,segmentation%20tasks%20in%20computer%20vision. Acesso em: 03 maio 2024. </w:t>
      </w:r>
    </w:p>
    <w:p w14:paraId="6A41F7E2" w14:textId="77777777" w:rsidR="007F46D7" w:rsidRPr="00B312EF" w:rsidRDefault="007F46D7" w:rsidP="008C057F">
      <w:pPr>
        <w:pStyle w:val="TF-REFERNCIASITEM0"/>
        <w:divId w:val="1547327842"/>
        <w:rPr>
          <w:lang w:eastAsia="en-US"/>
        </w:rPr>
      </w:pPr>
      <w:r w:rsidRPr="00B312EF">
        <w:rPr>
          <w:lang w:eastAsia="en-US"/>
        </w:rPr>
        <w:t xml:space="preserve">REZENDE, Bernardo Rocha. </w:t>
      </w:r>
      <w:r w:rsidRPr="00B312EF">
        <w:rPr>
          <w:b/>
          <w:lang w:eastAsia="en-US"/>
        </w:rPr>
        <w:t>Transformando Suor em Ouro</w:t>
      </w:r>
      <w:r w:rsidRPr="00B312EF">
        <w:rPr>
          <w:lang w:eastAsia="en-US"/>
        </w:rPr>
        <w:t xml:space="preserve">. Rio de Janeiro: Sextante, 2006. 187 p. </w:t>
      </w:r>
    </w:p>
    <w:p w14:paraId="7FCF8106" w14:textId="77777777" w:rsidR="007F46D7" w:rsidRPr="007F46D7" w:rsidRDefault="007F46D7" w:rsidP="008C057F">
      <w:pPr>
        <w:pStyle w:val="TF-REFERNCIASITEM0"/>
        <w:divId w:val="1547327842"/>
        <w:rPr>
          <w:lang w:val="en-US" w:eastAsia="en-US"/>
        </w:rPr>
      </w:pPr>
      <w:r w:rsidRPr="00B312EF">
        <w:rPr>
          <w:lang w:eastAsia="en-US"/>
        </w:rPr>
        <w:t xml:space="preserve">SILVA, Adilane Ribeiro. </w:t>
      </w:r>
      <w:r w:rsidRPr="00B312EF">
        <w:rPr>
          <w:b/>
          <w:lang w:eastAsia="en-US"/>
        </w:rPr>
        <w:t>Como a estatística pode contribuir com o esporte?</w:t>
      </w:r>
      <w:r w:rsidRPr="00B312EF">
        <w:rPr>
          <w:lang w:eastAsia="en-US"/>
        </w:rPr>
        <w:t xml:space="preserve"> 2019. Disponível em: https://statplace.com.br/blog/estatistica-no-esporte/. </w:t>
      </w:r>
      <w:r w:rsidRPr="007F46D7">
        <w:rPr>
          <w:lang w:val="en-US" w:eastAsia="en-US"/>
        </w:rPr>
        <w:t xml:space="preserve">Acesso em: 15 abr. 2024. </w:t>
      </w:r>
    </w:p>
    <w:p w14:paraId="62891F76" w14:textId="0FF0A100" w:rsidR="0000224C" w:rsidRDefault="007F46D7" w:rsidP="008C057F">
      <w:pPr>
        <w:pStyle w:val="TF-REFERNCIASITEM0"/>
        <w:divId w:val="1547327842"/>
        <w:rPr>
          <w:lang w:val="en-US" w:eastAsia="en-US"/>
        </w:rPr>
      </w:pPr>
      <w:r w:rsidRPr="007F46D7">
        <w:rPr>
          <w:lang w:val="en-US" w:eastAsia="en-US"/>
        </w:rPr>
        <w:t xml:space="preserve">SMITH, Jenny. </w:t>
      </w:r>
      <w:r w:rsidRPr="007F46D7">
        <w:rPr>
          <w:b/>
          <w:lang w:val="en-US" w:eastAsia="en-US"/>
        </w:rPr>
        <w:t>What is Sports Performance Analysis?</w:t>
      </w:r>
      <w:r w:rsidRPr="007F46D7">
        <w:rPr>
          <w:lang w:val="en-US" w:eastAsia="en-US"/>
        </w:rPr>
        <w:t xml:space="preserve"> 2023. Disponível em: https://blog.portobelloinstitute.com/what-issports-performance-analysis#:~:text=A%20performance%20analyst%20collects%2C%20processes%2C%20and%20interprets%20data,tactical% 20elements%20like%20team%20formation%20or%20player%20positioning. Acesso em: 16 abr. 2024.</w:t>
      </w:r>
    </w:p>
    <w:p w14:paraId="7F568B1E" w14:textId="3623FFD3" w:rsidR="00B312EF" w:rsidRDefault="00B312EF">
      <w:pPr>
        <w:keepNext w:val="0"/>
        <w:keepLines w:val="0"/>
        <w:rPr>
          <w:sz w:val="18"/>
          <w:szCs w:val="20"/>
          <w:lang w:val="en-US" w:eastAsia="en-US"/>
        </w:rPr>
      </w:pPr>
      <w:r>
        <w:rPr>
          <w:lang w:val="en-US" w:eastAsia="en-US"/>
        </w:rPr>
        <w:br w:type="page"/>
      </w:r>
    </w:p>
    <w:p w14:paraId="630284F5" w14:textId="77777777" w:rsidR="00B312EF" w:rsidRPr="00340EA0" w:rsidRDefault="00B312EF" w:rsidP="00B312EF">
      <w:pPr>
        <w:pStyle w:val="TF-xAvalTTULO"/>
        <w:divId w:val="1547327842"/>
      </w:pPr>
      <w:r>
        <w:lastRenderedPageBreak/>
        <w:t>PROJETO: OBSERVAÇÕES</w:t>
      </w:r>
      <w:r w:rsidRPr="00340EA0">
        <w:t xml:space="preserve"> – PROFESSOR </w:t>
      </w:r>
      <w:r>
        <w:t>ORIENTADOR</w:t>
      </w:r>
    </w:p>
    <w:p w14:paraId="72B3A5A9" w14:textId="77777777" w:rsidR="00B312EF" w:rsidRDefault="00B312EF" w:rsidP="00B312EF">
      <w:pPr>
        <w:pStyle w:val="TF-TEXTOQUADRO"/>
        <w:divId w:val="1547327842"/>
      </w:pPr>
    </w:p>
    <w:p w14:paraId="70E72B7E" w14:textId="77777777" w:rsidR="00B312EF" w:rsidRDefault="00B312EF" w:rsidP="00B312EF">
      <w:pPr>
        <w:pStyle w:val="TF-TEXTOQUADRO"/>
        <w:divId w:val="1547327842"/>
      </w:pPr>
    </w:p>
    <w:p w14:paraId="6F7C7E93" w14:textId="77777777" w:rsidR="00B312EF" w:rsidRDefault="00B312EF" w:rsidP="00B312EF">
      <w:pPr>
        <w:pStyle w:val="TF-TEXTOQUADRO"/>
        <w:divId w:val="1547327842"/>
      </w:pPr>
    </w:p>
    <w:p w14:paraId="1610CCB5" w14:textId="77777777" w:rsidR="00B312EF" w:rsidRPr="007222F7" w:rsidRDefault="00B312EF" w:rsidP="00B312EF">
      <w:pPr>
        <w:pStyle w:val="TF-TEXTOQUADRO"/>
        <w:divId w:val="154732784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312EF" w14:paraId="605982AF" w14:textId="77777777" w:rsidTr="00B312EF">
        <w:trPr>
          <w:divId w:val="1547327842"/>
        </w:trPr>
        <w:tc>
          <w:tcPr>
            <w:tcW w:w="9212" w:type="dxa"/>
            <w:shd w:val="clear" w:color="auto" w:fill="auto"/>
          </w:tcPr>
          <w:p w14:paraId="1D8A069C" w14:textId="77777777" w:rsidR="00B312EF" w:rsidRDefault="00B312EF" w:rsidP="00D842A3">
            <w:pPr>
              <w:pStyle w:val="TF-LEGENDA"/>
            </w:pPr>
            <w:r>
              <w:t>Observações do orientador em relação a itens não atendidos do pré-projeto (se houver):</w:t>
            </w:r>
          </w:p>
          <w:p w14:paraId="532C53C1" w14:textId="77777777" w:rsidR="00B312EF" w:rsidRDefault="00B312EF" w:rsidP="00D842A3">
            <w:pPr>
              <w:pStyle w:val="TF-TEXTOQUADRO"/>
            </w:pPr>
          </w:p>
          <w:p w14:paraId="6695FF15" w14:textId="77777777" w:rsidR="00B312EF" w:rsidRDefault="00B312EF" w:rsidP="00D842A3">
            <w:pPr>
              <w:pStyle w:val="TF-TEXTOQUADRO"/>
            </w:pPr>
          </w:p>
          <w:p w14:paraId="2367BF05" w14:textId="77777777" w:rsidR="00B312EF" w:rsidRDefault="00B312EF" w:rsidP="00D842A3">
            <w:pPr>
              <w:pStyle w:val="TF-TEXTOQUADRO"/>
            </w:pPr>
          </w:p>
          <w:p w14:paraId="5E17D5FE" w14:textId="5E9AEB1B" w:rsidR="00B312EF" w:rsidRDefault="00B312EF" w:rsidP="00D842A3">
            <w:pPr>
              <w:pStyle w:val="TF-TEXTOQUADRO"/>
            </w:pPr>
            <w:r w:rsidRPr="00B312EF">
              <w:t>Não atendemos a solicitação do prof. Péricas quanto a inserir no cronograma um período para a escrita do artigo/monografia. Entendemos que por padrão, esta etapa não consta no cronograma</w:t>
            </w:r>
            <w:r>
              <w:t>.</w:t>
            </w:r>
          </w:p>
          <w:p w14:paraId="53794D6F" w14:textId="77777777" w:rsidR="00B312EF" w:rsidRDefault="00B312EF" w:rsidP="00D842A3">
            <w:pPr>
              <w:pStyle w:val="TF-TEXTOQUADRO"/>
            </w:pPr>
          </w:p>
          <w:p w14:paraId="6F9C8532" w14:textId="77777777" w:rsidR="00B312EF" w:rsidRDefault="00B312EF" w:rsidP="00D842A3">
            <w:pPr>
              <w:pStyle w:val="TF-TEXTOQUADRO"/>
            </w:pPr>
          </w:p>
          <w:p w14:paraId="62AEC241" w14:textId="77777777" w:rsidR="00B312EF" w:rsidRDefault="00B312EF" w:rsidP="00D842A3">
            <w:pPr>
              <w:pStyle w:val="TF-TEXTOQUADRO"/>
            </w:pPr>
          </w:p>
          <w:p w14:paraId="655F1173" w14:textId="77777777" w:rsidR="00B312EF" w:rsidRDefault="00B312EF" w:rsidP="00D842A3">
            <w:pPr>
              <w:pStyle w:val="TF-TEXTOQUADRO"/>
            </w:pPr>
          </w:p>
          <w:p w14:paraId="0B2D60D1" w14:textId="77777777" w:rsidR="00B312EF" w:rsidRDefault="00B312EF" w:rsidP="00D842A3">
            <w:pPr>
              <w:pStyle w:val="TF-TEXTOQUADRO"/>
            </w:pPr>
          </w:p>
          <w:p w14:paraId="66E7E4F3" w14:textId="77777777" w:rsidR="00B312EF" w:rsidRDefault="00B312EF" w:rsidP="00D842A3">
            <w:pPr>
              <w:pStyle w:val="TF-TEXTOQUADRO"/>
            </w:pPr>
          </w:p>
          <w:p w14:paraId="694732DD" w14:textId="77777777" w:rsidR="00B312EF" w:rsidRDefault="00B312EF" w:rsidP="00D842A3">
            <w:pPr>
              <w:pStyle w:val="TF-TEXTOQUADRO"/>
            </w:pPr>
          </w:p>
          <w:p w14:paraId="6B773A66" w14:textId="77777777" w:rsidR="00B312EF" w:rsidRDefault="00B312EF" w:rsidP="00D842A3">
            <w:pPr>
              <w:pStyle w:val="TF-TEXTOQUADRO"/>
            </w:pPr>
          </w:p>
          <w:p w14:paraId="58084D65" w14:textId="77777777" w:rsidR="00B312EF" w:rsidRDefault="00B312EF" w:rsidP="00D842A3">
            <w:pPr>
              <w:pStyle w:val="TF-TEXTOQUADRO"/>
            </w:pPr>
          </w:p>
          <w:p w14:paraId="518DFC93" w14:textId="77777777" w:rsidR="00B312EF" w:rsidRDefault="00B312EF" w:rsidP="00D842A3">
            <w:pPr>
              <w:pStyle w:val="TF-TEXTOQUADRO"/>
            </w:pPr>
          </w:p>
          <w:p w14:paraId="4F1F67EC" w14:textId="77777777" w:rsidR="00B312EF" w:rsidRDefault="00B312EF" w:rsidP="00D842A3">
            <w:pPr>
              <w:pStyle w:val="TF-TEXTOQUADRO"/>
            </w:pPr>
          </w:p>
          <w:p w14:paraId="02E29E62" w14:textId="77777777" w:rsidR="00B312EF" w:rsidRDefault="00B312EF" w:rsidP="00D842A3">
            <w:pPr>
              <w:pStyle w:val="TF-TEXTOQUADRO"/>
            </w:pPr>
          </w:p>
          <w:p w14:paraId="4AE2BA51" w14:textId="77777777" w:rsidR="00B312EF" w:rsidRDefault="00B312EF" w:rsidP="00D842A3">
            <w:pPr>
              <w:pStyle w:val="TF-TEXTOQUADRO"/>
            </w:pPr>
          </w:p>
          <w:p w14:paraId="77128F6A" w14:textId="77777777" w:rsidR="00B312EF" w:rsidRDefault="00B312EF" w:rsidP="00D842A3">
            <w:pPr>
              <w:pStyle w:val="TF-TEXTOQUADRO"/>
            </w:pPr>
          </w:p>
          <w:p w14:paraId="1E14CC1F" w14:textId="77777777" w:rsidR="00B312EF" w:rsidRDefault="00B312EF" w:rsidP="00D842A3">
            <w:pPr>
              <w:pStyle w:val="TF-TEXTOQUADRO"/>
            </w:pPr>
          </w:p>
          <w:p w14:paraId="1EE7896C" w14:textId="77777777" w:rsidR="00B312EF" w:rsidRDefault="00B312EF" w:rsidP="00D842A3">
            <w:pPr>
              <w:pStyle w:val="TF-TEXTOQUADRO"/>
            </w:pPr>
          </w:p>
          <w:p w14:paraId="338FA4A4" w14:textId="77777777" w:rsidR="00B312EF" w:rsidRDefault="00B312EF" w:rsidP="00D842A3">
            <w:pPr>
              <w:pStyle w:val="TF-TEXTOQUADRO"/>
            </w:pPr>
          </w:p>
          <w:p w14:paraId="28ABE818" w14:textId="77777777" w:rsidR="00B312EF" w:rsidRDefault="00B312EF" w:rsidP="00D842A3">
            <w:pPr>
              <w:pStyle w:val="TF-TEXTOQUADRO"/>
            </w:pPr>
          </w:p>
          <w:p w14:paraId="65F3A341" w14:textId="77777777" w:rsidR="00B312EF" w:rsidRDefault="00B312EF" w:rsidP="00D842A3">
            <w:pPr>
              <w:pStyle w:val="TF-TEXTOQUADRO"/>
            </w:pPr>
          </w:p>
          <w:p w14:paraId="4ECAD9D7" w14:textId="77777777" w:rsidR="00B312EF" w:rsidRDefault="00B312EF" w:rsidP="00D842A3">
            <w:pPr>
              <w:pStyle w:val="TF-TEXTOQUADRO"/>
            </w:pPr>
          </w:p>
          <w:p w14:paraId="5713F627" w14:textId="77777777" w:rsidR="00B312EF" w:rsidRDefault="00B312EF" w:rsidP="00D842A3">
            <w:pPr>
              <w:pStyle w:val="TF-TEXTOQUADRO"/>
            </w:pPr>
          </w:p>
          <w:p w14:paraId="33D72955" w14:textId="77777777" w:rsidR="00B312EF" w:rsidRDefault="00B312EF" w:rsidP="00D842A3">
            <w:pPr>
              <w:pStyle w:val="TF-LEGENDA"/>
              <w:jc w:val="left"/>
            </w:pPr>
          </w:p>
        </w:tc>
      </w:tr>
    </w:tbl>
    <w:p w14:paraId="64F7677D" w14:textId="77777777" w:rsidR="00B312EF" w:rsidRDefault="00B312EF" w:rsidP="00B312EF">
      <w:pPr>
        <w:divId w:val="1547327842"/>
      </w:pPr>
    </w:p>
    <w:p w14:paraId="1E1A1A25" w14:textId="381398FF" w:rsidR="009B3DE2" w:rsidRDefault="009B3DE2">
      <w:pPr>
        <w:keepNext w:val="0"/>
        <w:keepLines w:val="0"/>
        <w:rPr>
          <w:sz w:val="18"/>
          <w:szCs w:val="20"/>
          <w:lang w:eastAsia="en-US"/>
        </w:rPr>
      </w:pPr>
      <w:r>
        <w:rPr>
          <w:lang w:eastAsia="en-US"/>
        </w:rPr>
        <w:br w:type="page"/>
      </w:r>
    </w:p>
    <w:p w14:paraId="75D496F1" w14:textId="77777777" w:rsidR="009B3DE2" w:rsidRPr="00320BFA" w:rsidRDefault="009B3DE2" w:rsidP="009B3DE2">
      <w:pPr>
        <w:pStyle w:val="TF-xAvalTTULO"/>
        <w:divId w:val="1547327842"/>
      </w:pPr>
      <w:r w:rsidRPr="00320BFA">
        <w:lastRenderedPageBreak/>
        <w:t>FORMULÁRIO  DE  avaliação</w:t>
      </w:r>
      <w:r>
        <w:t xml:space="preserve"> BCC </w:t>
      </w:r>
      <w:r w:rsidRPr="00320BFA">
        <w:t xml:space="preserve">– PROFESSOR </w:t>
      </w:r>
      <w:r>
        <w:t>AVALIADOR</w:t>
      </w:r>
      <w:r w:rsidRPr="001948C5">
        <w:t xml:space="preserve"> </w:t>
      </w:r>
      <w:r>
        <w:t>– projeto</w:t>
      </w:r>
    </w:p>
    <w:p w14:paraId="77AF845F" w14:textId="14C5F3F3" w:rsidR="009B3DE2" w:rsidRDefault="009B3DE2" w:rsidP="009B3DE2">
      <w:pPr>
        <w:pStyle w:val="TF-xAvalLINHA"/>
        <w:divId w:val="1547327842"/>
      </w:pPr>
      <w:r w:rsidRPr="00320BFA">
        <w:t>Avaliador(a):</w:t>
      </w:r>
      <w:r w:rsidRPr="00320BFA">
        <w:tab/>
      </w:r>
      <w:r w:rsidR="003D355F">
        <w:rPr>
          <w:rFonts w:ascii="Segoe UI" w:hAnsi="Segoe UI" w:cs="Segoe UI"/>
          <w:color w:val="1F2328"/>
          <w:shd w:val="clear" w:color="auto" w:fill="F6F8FA"/>
        </w:rPr>
        <w:t>Francisco Adell Péricas</w:t>
      </w:r>
    </w:p>
    <w:p w14:paraId="23763536" w14:textId="77777777" w:rsidR="009B3DE2" w:rsidRPr="00C767AD" w:rsidRDefault="009B3DE2" w:rsidP="009B3DE2">
      <w:pPr>
        <w:pStyle w:val="TF-xAvalLINHA"/>
        <w:tabs>
          <w:tab w:val="left" w:leader="underscore" w:pos="6237"/>
        </w:tabs>
        <w:divId w:val="1547327842"/>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9B3DE2" w:rsidRPr="00320BFA" w14:paraId="0F87F82E" w14:textId="77777777" w:rsidTr="009B3DE2">
        <w:trPr>
          <w:divId w:val="1547327842"/>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8E42679" w14:textId="77777777" w:rsidR="009B3DE2" w:rsidRPr="00320BFA" w:rsidRDefault="009B3DE2" w:rsidP="00532147">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3A498DE" w14:textId="77777777" w:rsidR="009B3DE2" w:rsidRPr="00320BFA" w:rsidRDefault="009B3DE2" w:rsidP="00532147">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C895D3B" w14:textId="77777777" w:rsidR="009B3DE2" w:rsidRPr="00320BFA" w:rsidRDefault="009B3DE2" w:rsidP="00532147">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CCA7F71" w14:textId="77777777" w:rsidR="009B3DE2" w:rsidRPr="00320BFA" w:rsidRDefault="009B3DE2" w:rsidP="00532147">
            <w:pPr>
              <w:pStyle w:val="TF-xAvalITEMTABELA"/>
            </w:pPr>
            <w:r w:rsidRPr="00320BFA">
              <w:t>não atende</w:t>
            </w:r>
          </w:p>
        </w:tc>
      </w:tr>
      <w:tr w:rsidR="009B3DE2" w:rsidRPr="00320BFA" w14:paraId="27D9D212" w14:textId="77777777" w:rsidTr="009B3DE2">
        <w:trPr>
          <w:divId w:val="1547327842"/>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E48C64A" w14:textId="77777777" w:rsidR="009B3DE2" w:rsidRPr="0000224C" w:rsidRDefault="009B3DE2" w:rsidP="00532147">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8EBECF4" w14:textId="77777777" w:rsidR="009B3DE2" w:rsidRPr="00320BFA" w:rsidRDefault="009B3DE2" w:rsidP="009B3DE2">
            <w:pPr>
              <w:pStyle w:val="TF-xAvalITEM"/>
              <w:numPr>
                <w:ilvl w:val="0"/>
                <w:numId w:val="13"/>
              </w:numPr>
            </w:pPr>
            <w:r w:rsidRPr="00320BFA">
              <w:t>INTRODUÇÃO</w:t>
            </w:r>
          </w:p>
          <w:p w14:paraId="0DEE5863" w14:textId="77777777" w:rsidR="009B3DE2" w:rsidRPr="00320BFA" w:rsidRDefault="009B3DE2" w:rsidP="00532147">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BC1784E" w14:textId="38DB622B" w:rsidR="009B3DE2" w:rsidRPr="00320BFA" w:rsidRDefault="00824BC3" w:rsidP="00532147">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1830ED81" w14:textId="77777777" w:rsidR="009B3DE2" w:rsidRPr="00320BFA" w:rsidRDefault="009B3DE2"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81424F0" w14:textId="77777777" w:rsidR="009B3DE2" w:rsidRPr="00320BFA" w:rsidRDefault="009B3DE2" w:rsidP="00532147">
            <w:pPr>
              <w:keepNext w:val="0"/>
              <w:keepLines w:val="0"/>
              <w:ind w:left="709" w:hanging="709"/>
              <w:jc w:val="center"/>
              <w:rPr>
                <w:sz w:val="18"/>
              </w:rPr>
            </w:pPr>
          </w:p>
        </w:tc>
      </w:tr>
      <w:tr w:rsidR="009B3DE2" w:rsidRPr="00320BFA" w14:paraId="07512EDB" w14:textId="77777777" w:rsidTr="009B3DE2">
        <w:trPr>
          <w:divId w:val="1547327842"/>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5CCFEF"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A1E409" w14:textId="77777777" w:rsidR="009B3DE2" w:rsidRPr="00320BFA" w:rsidRDefault="009B3DE2" w:rsidP="00532147">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EB5E970" w14:textId="5351D4AD"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3C9420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AF80128" w14:textId="77777777" w:rsidR="009B3DE2" w:rsidRPr="00320BFA" w:rsidRDefault="009B3DE2" w:rsidP="00532147">
            <w:pPr>
              <w:keepNext w:val="0"/>
              <w:keepLines w:val="0"/>
              <w:ind w:left="709" w:hanging="709"/>
              <w:jc w:val="center"/>
              <w:rPr>
                <w:sz w:val="18"/>
              </w:rPr>
            </w:pPr>
          </w:p>
        </w:tc>
      </w:tr>
      <w:tr w:rsidR="009B3DE2" w:rsidRPr="00320BFA" w14:paraId="673E1AE3"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07F3A6F"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F19AFA" w14:textId="77777777" w:rsidR="009B3DE2" w:rsidRPr="00320BFA" w:rsidRDefault="009B3DE2" w:rsidP="009B3DE2">
            <w:pPr>
              <w:pStyle w:val="TF-xAvalITEM"/>
              <w:numPr>
                <w:ilvl w:val="0"/>
                <w:numId w:val="12"/>
              </w:numPr>
            </w:pPr>
            <w:r w:rsidRPr="00320BFA">
              <w:t>OBJETIVOS</w:t>
            </w:r>
          </w:p>
          <w:p w14:paraId="3ED33CD1" w14:textId="77777777" w:rsidR="009B3DE2" w:rsidRPr="00320BFA" w:rsidRDefault="009B3DE2" w:rsidP="00532147">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48D0E927" w14:textId="0558CE83"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18D6519"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86C2115" w14:textId="77777777" w:rsidR="009B3DE2" w:rsidRPr="00320BFA" w:rsidRDefault="009B3DE2" w:rsidP="00532147">
            <w:pPr>
              <w:keepNext w:val="0"/>
              <w:keepLines w:val="0"/>
              <w:ind w:left="709" w:hanging="709"/>
              <w:jc w:val="center"/>
              <w:rPr>
                <w:sz w:val="18"/>
              </w:rPr>
            </w:pPr>
          </w:p>
        </w:tc>
      </w:tr>
      <w:tr w:rsidR="009B3DE2" w:rsidRPr="00320BFA" w14:paraId="63A931A7" w14:textId="77777777" w:rsidTr="009B3DE2">
        <w:trPr>
          <w:divId w:val="1547327842"/>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9A64D5"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21B2E93" w14:textId="77777777" w:rsidR="009B3DE2" w:rsidRPr="00320BFA" w:rsidRDefault="009B3DE2" w:rsidP="00532147">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7D68629" w14:textId="3AF72D04"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BE594AE"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85C37B" w14:textId="77777777" w:rsidR="009B3DE2" w:rsidRPr="00320BFA" w:rsidRDefault="009B3DE2" w:rsidP="00532147">
            <w:pPr>
              <w:keepNext w:val="0"/>
              <w:keepLines w:val="0"/>
              <w:ind w:left="709" w:hanging="709"/>
              <w:jc w:val="center"/>
              <w:rPr>
                <w:sz w:val="18"/>
              </w:rPr>
            </w:pPr>
          </w:p>
        </w:tc>
      </w:tr>
      <w:tr w:rsidR="009B3DE2" w:rsidRPr="00320BFA" w14:paraId="6BFC6C28" w14:textId="77777777" w:rsidTr="009B3DE2">
        <w:trPr>
          <w:divId w:val="1547327842"/>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E2CA0D"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6E54A0" w14:textId="77777777" w:rsidR="009B3DE2" w:rsidRPr="00320BFA" w:rsidRDefault="009B3DE2" w:rsidP="009B3DE2">
            <w:pPr>
              <w:pStyle w:val="TF-xAvalITEM"/>
              <w:numPr>
                <w:ilvl w:val="0"/>
                <w:numId w:val="12"/>
              </w:numPr>
            </w:pPr>
            <w:r w:rsidRPr="00320BFA">
              <w:t>TRABALHOS CORRELATOS</w:t>
            </w:r>
          </w:p>
          <w:p w14:paraId="4AB15A5D" w14:textId="77777777" w:rsidR="009B3DE2" w:rsidRPr="00320BFA" w:rsidRDefault="009B3DE2" w:rsidP="00532147">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0E46C44" w14:textId="3786B97C"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61A3550"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67BF1E9" w14:textId="77777777" w:rsidR="009B3DE2" w:rsidRPr="00320BFA" w:rsidRDefault="009B3DE2" w:rsidP="00532147">
            <w:pPr>
              <w:keepNext w:val="0"/>
              <w:keepLines w:val="0"/>
              <w:ind w:left="709" w:hanging="709"/>
              <w:jc w:val="center"/>
              <w:rPr>
                <w:sz w:val="18"/>
              </w:rPr>
            </w:pPr>
          </w:p>
        </w:tc>
      </w:tr>
      <w:tr w:rsidR="009B3DE2" w:rsidRPr="00320BFA" w14:paraId="0E949935"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DCE25AE"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88544E" w14:textId="77777777" w:rsidR="009B3DE2" w:rsidRPr="00320BFA" w:rsidRDefault="009B3DE2" w:rsidP="009B3DE2">
            <w:pPr>
              <w:pStyle w:val="TF-xAvalITEM"/>
              <w:numPr>
                <w:ilvl w:val="0"/>
                <w:numId w:val="12"/>
              </w:numPr>
            </w:pPr>
            <w:r w:rsidRPr="00320BFA">
              <w:t>JUSTIFICATIVA</w:t>
            </w:r>
          </w:p>
          <w:p w14:paraId="21173B36" w14:textId="77777777" w:rsidR="009B3DE2" w:rsidRPr="00320BFA" w:rsidRDefault="009B3DE2" w:rsidP="00532147">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347384C" w14:textId="4686AB61"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E477F7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F2F458" w14:textId="77777777" w:rsidR="009B3DE2" w:rsidRPr="00320BFA" w:rsidRDefault="009B3DE2" w:rsidP="00532147">
            <w:pPr>
              <w:keepNext w:val="0"/>
              <w:keepLines w:val="0"/>
              <w:ind w:left="709" w:hanging="709"/>
              <w:jc w:val="center"/>
              <w:rPr>
                <w:sz w:val="18"/>
              </w:rPr>
            </w:pPr>
          </w:p>
        </w:tc>
      </w:tr>
      <w:tr w:rsidR="009B3DE2" w:rsidRPr="00320BFA" w14:paraId="6ED0C6FB"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C6336F"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FB01778" w14:textId="77777777" w:rsidR="009B3DE2" w:rsidRPr="00320BFA" w:rsidRDefault="009B3DE2" w:rsidP="00532147">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18130E2" w14:textId="37698034"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43D2338"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87D025E" w14:textId="77777777" w:rsidR="009B3DE2" w:rsidRPr="00320BFA" w:rsidRDefault="009B3DE2" w:rsidP="00532147">
            <w:pPr>
              <w:keepNext w:val="0"/>
              <w:keepLines w:val="0"/>
              <w:ind w:left="709" w:hanging="709"/>
              <w:jc w:val="center"/>
              <w:rPr>
                <w:sz w:val="18"/>
              </w:rPr>
            </w:pPr>
          </w:p>
        </w:tc>
      </w:tr>
      <w:tr w:rsidR="009B3DE2" w:rsidRPr="00320BFA" w14:paraId="0BC4650C"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6E8E88"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5EE147" w14:textId="77777777" w:rsidR="009B3DE2" w:rsidRPr="00320BFA" w:rsidRDefault="009B3DE2" w:rsidP="00532147">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8F553E1" w14:textId="65682E2B"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9FDEF0"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E38954C" w14:textId="77777777" w:rsidR="009B3DE2" w:rsidRPr="00320BFA" w:rsidRDefault="009B3DE2" w:rsidP="00532147">
            <w:pPr>
              <w:keepNext w:val="0"/>
              <w:keepLines w:val="0"/>
              <w:ind w:left="709" w:hanging="709"/>
              <w:jc w:val="center"/>
              <w:rPr>
                <w:sz w:val="18"/>
              </w:rPr>
            </w:pPr>
          </w:p>
        </w:tc>
      </w:tr>
      <w:tr w:rsidR="009B3DE2" w:rsidRPr="00320BFA" w14:paraId="57299B3A"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652826"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C1E26B" w14:textId="77777777" w:rsidR="009B3DE2" w:rsidRPr="00320BFA" w:rsidRDefault="009B3DE2" w:rsidP="009B3DE2">
            <w:pPr>
              <w:pStyle w:val="TF-xAvalITEM"/>
              <w:numPr>
                <w:ilvl w:val="0"/>
                <w:numId w:val="12"/>
              </w:numPr>
            </w:pPr>
            <w:r w:rsidRPr="00320BFA">
              <w:t>REQUISITOS PRINCIPAIS DO PROBLEMA A SER TRABALHADO</w:t>
            </w:r>
          </w:p>
          <w:p w14:paraId="4817E795" w14:textId="77777777" w:rsidR="009B3DE2" w:rsidRPr="00320BFA" w:rsidRDefault="009B3DE2" w:rsidP="00532147">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81C0842" w14:textId="68C01B4F"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675B09B"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C0501FA" w14:textId="77777777" w:rsidR="009B3DE2" w:rsidRPr="00320BFA" w:rsidRDefault="009B3DE2" w:rsidP="00532147">
            <w:pPr>
              <w:keepNext w:val="0"/>
              <w:keepLines w:val="0"/>
              <w:ind w:left="709" w:hanging="709"/>
              <w:jc w:val="center"/>
              <w:rPr>
                <w:sz w:val="18"/>
              </w:rPr>
            </w:pPr>
          </w:p>
        </w:tc>
      </w:tr>
      <w:tr w:rsidR="009B3DE2" w:rsidRPr="00320BFA" w14:paraId="1995F9A7" w14:textId="77777777" w:rsidTr="009B3DE2">
        <w:trPr>
          <w:divId w:val="1547327842"/>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34DDE1"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30EA76" w14:textId="77777777" w:rsidR="009B3DE2" w:rsidRPr="00320BFA" w:rsidRDefault="009B3DE2" w:rsidP="009B3DE2">
            <w:pPr>
              <w:pStyle w:val="TF-xAvalITEM"/>
              <w:numPr>
                <w:ilvl w:val="0"/>
                <w:numId w:val="12"/>
              </w:numPr>
            </w:pPr>
            <w:r w:rsidRPr="00320BFA">
              <w:t>METODOLOGIA</w:t>
            </w:r>
          </w:p>
          <w:p w14:paraId="7C9F9618" w14:textId="77777777" w:rsidR="009B3DE2" w:rsidRPr="00320BFA" w:rsidRDefault="009B3DE2" w:rsidP="00532147">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14DFFD9" w14:textId="2CE490EC"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85CD54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7041B8" w14:textId="77777777" w:rsidR="009B3DE2" w:rsidRPr="00320BFA" w:rsidRDefault="009B3DE2" w:rsidP="00532147">
            <w:pPr>
              <w:keepNext w:val="0"/>
              <w:keepLines w:val="0"/>
              <w:ind w:left="709" w:hanging="709"/>
              <w:jc w:val="center"/>
              <w:rPr>
                <w:sz w:val="18"/>
              </w:rPr>
            </w:pPr>
          </w:p>
        </w:tc>
      </w:tr>
      <w:tr w:rsidR="009B3DE2" w:rsidRPr="00320BFA" w14:paraId="2BED6927" w14:textId="77777777" w:rsidTr="009B3DE2">
        <w:trPr>
          <w:divId w:val="1547327842"/>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972BEC"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CD5AD" w14:textId="77777777" w:rsidR="009B3DE2" w:rsidRPr="00320BFA" w:rsidRDefault="009B3DE2" w:rsidP="00532147">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7B1E189F" w14:textId="579884CD"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CA3969A"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AD5821D" w14:textId="77777777" w:rsidR="009B3DE2" w:rsidRPr="00320BFA" w:rsidRDefault="009B3DE2" w:rsidP="00532147">
            <w:pPr>
              <w:keepNext w:val="0"/>
              <w:keepLines w:val="0"/>
              <w:ind w:left="709" w:hanging="709"/>
              <w:jc w:val="center"/>
              <w:rPr>
                <w:sz w:val="18"/>
              </w:rPr>
            </w:pPr>
          </w:p>
        </w:tc>
      </w:tr>
      <w:tr w:rsidR="009B3DE2" w:rsidRPr="00320BFA" w14:paraId="2D39A597" w14:textId="77777777" w:rsidTr="009B3DE2">
        <w:trPr>
          <w:divId w:val="1547327842"/>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DE7D61B"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0DBAF3" w14:textId="77777777" w:rsidR="009B3DE2" w:rsidRPr="00320BFA" w:rsidRDefault="009B3DE2" w:rsidP="009B3DE2">
            <w:pPr>
              <w:pStyle w:val="TF-xAvalITEM"/>
              <w:numPr>
                <w:ilvl w:val="0"/>
                <w:numId w:val="12"/>
              </w:numPr>
            </w:pPr>
            <w:r w:rsidRPr="00320BFA">
              <w:t>REVISÃO BIBLIOGRÁFICA</w:t>
            </w:r>
            <w:r>
              <w:t xml:space="preserve"> (atenção para a diferença de conteúdo entre projeto e pré-projeto)</w:t>
            </w:r>
          </w:p>
          <w:p w14:paraId="73C9E0C1" w14:textId="77777777" w:rsidR="009B3DE2" w:rsidRPr="00320BFA" w:rsidRDefault="009B3DE2" w:rsidP="00532147">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2C03C35" w14:textId="112B88DD"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3D28CE7"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7456FA" w14:textId="77777777" w:rsidR="009B3DE2" w:rsidRPr="00320BFA" w:rsidRDefault="009B3DE2" w:rsidP="00532147">
            <w:pPr>
              <w:keepNext w:val="0"/>
              <w:keepLines w:val="0"/>
              <w:ind w:left="709" w:hanging="709"/>
              <w:jc w:val="center"/>
              <w:rPr>
                <w:sz w:val="18"/>
              </w:rPr>
            </w:pPr>
          </w:p>
        </w:tc>
      </w:tr>
      <w:tr w:rsidR="009B3DE2" w:rsidRPr="00320BFA" w14:paraId="0B5C38EC" w14:textId="77777777" w:rsidTr="009B3DE2">
        <w:trPr>
          <w:divId w:val="1547327842"/>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925392"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39CC6FA" w14:textId="77777777" w:rsidR="009B3DE2" w:rsidRPr="00320BFA" w:rsidRDefault="009B3DE2" w:rsidP="00532147">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08A54D7" w14:textId="4E2E3856"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25E584CA"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123F433" w14:textId="77777777" w:rsidR="009B3DE2" w:rsidRPr="00320BFA" w:rsidRDefault="009B3DE2" w:rsidP="00532147">
            <w:pPr>
              <w:keepNext w:val="0"/>
              <w:keepLines w:val="0"/>
              <w:ind w:left="709" w:hanging="709"/>
              <w:jc w:val="center"/>
              <w:rPr>
                <w:sz w:val="18"/>
              </w:rPr>
            </w:pPr>
          </w:p>
        </w:tc>
      </w:tr>
      <w:tr w:rsidR="009B3DE2" w:rsidRPr="00320BFA" w14:paraId="358852F9" w14:textId="77777777" w:rsidTr="009B3DE2">
        <w:trPr>
          <w:divId w:val="1547327842"/>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C007AE4" w14:textId="77777777" w:rsidR="009B3DE2" w:rsidRPr="0000224C" w:rsidRDefault="009B3DE2" w:rsidP="00532147">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9776FC4" w14:textId="77777777" w:rsidR="009B3DE2" w:rsidRPr="00320BFA" w:rsidRDefault="009B3DE2" w:rsidP="009B3DE2">
            <w:pPr>
              <w:pStyle w:val="TF-xAvalITEM"/>
              <w:numPr>
                <w:ilvl w:val="0"/>
                <w:numId w:val="12"/>
              </w:numPr>
            </w:pPr>
            <w:r w:rsidRPr="00320BFA">
              <w:t>LINGUAGEM USADA (redação)</w:t>
            </w:r>
          </w:p>
          <w:p w14:paraId="2607A478" w14:textId="77777777" w:rsidR="009B3DE2" w:rsidRPr="00320BFA" w:rsidRDefault="009B3DE2" w:rsidP="00532147">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E3D6983" w14:textId="5E3421F8" w:rsidR="009B3DE2" w:rsidRPr="00320BFA" w:rsidRDefault="00824BC3" w:rsidP="00532147">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50578DD" w14:textId="77777777" w:rsidR="009B3DE2" w:rsidRPr="00320BFA" w:rsidRDefault="009B3DE2"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DFAB1EB" w14:textId="77777777" w:rsidR="009B3DE2" w:rsidRPr="00320BFA" w:rsidRDefault="009B3DE2" w:rsidP="00532147">
            <w:pPr>
              <w:keepNext w:val="0"/>
              <w:keepLines w:val="0"/>
              <w:ind w:left="709" w:hanging="709"/>
              <w:jc w:val="center"/>
              <w:rPr>
                <w:sz w:val="18"/>
              </w:rPr>
            </w:pPr>
          </w:p>
        </w:tc>
      </w:tr>
      <w:tr w:rsidR="009B3DE2" w:rsidRPr="00320BFA" w14:paraId="0E95845B"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E3E2B0"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67C57AC" w14:textId="77777777" w:rsidR="009B3DE2" w:rsidRPr="00320BFA" w:rsidRDefault="009B3DE2" w:rsidP="00532147">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B3C443E" w14:textId="1108020F" w:rsidR="009B3DE2" w:rsidRPr="00320BFA" w:rsidRDefault="00824BC3"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212C16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493A107" w14:textId="77777777" w:rsidR="009B3DE2" w:rsidRPr="00320BFA" w:rsidRDefault="009B3DE2" w:rsidP="00532147">
            <w:pPr>
              <w:keepNext w:val="0"/>
              <w:keepLines w:val="0"/>
              <w:ind w:left="709" w:hanging="709"/>
              <w:jc w:val="center"/>
              <w:rPr>
                <w:sz w:val="18"/>
              </w:rPr>
            </w:pPr>
          </w:p>
        </w:tc>
      </w:tr>
    </w:tbl>
    <w:p w14:paraId="19033F5F" w14:textId="77777777" w:rsidR="009B3DE2" w:rsidRPr="003F5F25" w:rsidRDefault="009B3DE2" w:rsidP="009B3DE2">
      <w:pPr>
        <w:pStyle w:val="TF-xAvalTTULO"/>
        <w:ind w:left="0" w:firstLine="0"/>
        <w:jc w:val="left"/>
        <w:divId w:val="1547327842"/>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9B3DE2" w:rsidRPr="00320BFA" w14:paraId="3EBDB7C8" w14:textId="77777777" w:rsidTr="009B3DE2">
        <w:trPr>
          <w:divId w:val="1547327842"/>
          <w:cantSplit/>
          <w:jc w:val="center"/>
        </w:trPr>
        <w:tc>
          <w:tcPr>
            <w:tcW w:w="5000" w:type="pct"/>
            <w:gridSpan w:val="3"/>
            <w:tcBorders>
              <w:top w:val="single" w:sz="12" w:space="0" w:color="auto"/>
              <w:left w:val="single" w:sz="12" w:space="0" w:color="auto"/>
              <w:bottom w:val="nil"/>
              <w:right w:val="single" w:sz="12" w:space="0" w:color="auto"/>
            </w:tcBorders>
            <w:hideMark/>
          </w:tcPr>
          <w:p w14:paraId="2CA2EEB6" w14:textId="77777777" w:rsidR="009B3DE2" w:rsidRPr="00320BFA" w:rsidRDefault="009B3DE2" w:rsidP="00532147">
            <w:pPr>
              <w:keepNext w:val="0"/>
              <w:keepLines w:val="0"/>
              <w:spacing w:before="60"/>
              <w:jc w:val="both"/>
              <w:rPr>
                <w:sz w:val="18"/>
              </w:rPr>
            </w:pPr>
            <w:r w:rsidRPr="00320BFA">
              <w:rPr>
                <w:sz w:val="18"/>
              </w:rPr>
              <w:t>O projeto de TCC será reprovado se:</w:t>
            </w:r>
          </w:p>
          <w:p w14:paraId="01AC95BC" w14:textId="77777777" w:rsidR="009B3DE2" w:rsidRPr="00320BFA" w:rsidRDefault="009B3DE2" w:rsidP="00532147">
            <w:pPr>
              <w:keepNext w:val="0"/>
              <w:keepLines w:val="0"/>
              <w:numPr>
                <w:ilvl w:val="0"/>
                <w:numId w:val="15"/>
              </w:numPr>
              <w:ind w:left="357" w:hanging="357"/>
              <w:jc w:val="both"/>
              <w:rPr>
                <w:sz w:val="18"/>
              </w:rPr>
            </w:pPr>
            <w:r w:rsidRPr="00320BFA">
              <w:rPr>
                <w:sz w:val="18"/>
              </w:rPr>
              <w:t>qualquer um dos itens tiver resposta NÃO ATENDE;</w:t>
            </w:r>
          </w:p>
          <w:p w14:paraId="54F90A10" w14:textId="77777777" w:rsidR="009B3DE2" w:rsidRPr="00320BFA" w:rsidRDefault="009B3DE2"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 xml:space="preserve">ASPECTOS </w:t>
            </w:r>
            <w:r w:rsidRPr="00320BFA">
              <w:rPr>
                <w:sz w:val="18"/>
              </w:rPr>
              <w:t>tiverem resposta ATENDE PARCIALMENTE</w:t>
            </w:r>
            <w:r>
              <w:rPr>
                <w:sz w:val="18"/>
              </w:rPr>
              <w:t>.</w:t>
            </w:r>
          </w:p>
          <w:p w14:paraId="7103ED91" w14:textId="77777777" w:rsidR="009B3DE2" w:rsidRPr="00320BFA" w:rsidRDefault="009B3DE2" w:rsidP="00532147">
            <w:pPr>
              <w:keepNext w:val="0"/>
              <w:keepLines w:val="0"/>
              <w:jc w:val="both"/>
              <w:rPr>
                <w:sz w:val="18"/>
              </w:rPr>
            </w:pPr>
          </w:p>
        </w:tc>
      </w:tr>
      <w:tr w:rsidR="009B3DE2" w:rsidRPr="00320BFA" w14:paraId="08925505" w14:textId="77777777" w:rsidTr="009B3DE2">
        <w:trPr>
          <w:divId w:val="1547327842"/>
          <w:cantSplit/>
          <w:jc w:val="center"/>
        </w:trPr>
        <w:tc>
          <w:tcPr>
            <w:tcW w:w="1250" w:type="pct"/>
            <w:tcBorders>
              <w:top w:val="nil"/>
              <w:left w:val="single" w:sz="12" w:space="0" w:color="auto"/>
              <w:bottom w:val="single" w:sz="12" w:space="0" w:color="auto"/>
              <w:right w:val="nil"/>
            </w:tcBorders>
            <w:hideMark/>
          </w:tcPr>
          <w:p w14:paraId="0F4040E9" w14:textId="77777777" w:rsidR="009B3DE2" w:rsidRPr="00320BFA" w:rsidRDefault="009B3DE2"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F06E889" w14:textId="1685AB50" w:rsidR="009B3DE2" w:rsidRPr="00320BFA" w:rsidRDefault="009B3DE2" w:rsidP="00532147">
            <w:pPr>
              <w:keepNext w:val="0"/>
              <w:keepLines w:val="0"/>
              <w:spacing w:before="60" w:after="60"/>
              <w:jc w:val="center"/>
              <w:rPr>
                <w:sz w:val="18"/>
              </w:rPr>
            </w:pPr>
            <w:r w:rsidRPr="00320BFA">
              <w:rPr>
                <w:sz w:val="20"/>
              </w:rPr>
              <w:t xml:space="preserve">(  </w:t>
            </w:r>
            <w:r w:rsidR="00824BC3">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713AAF5" w14:textId="77777777" w:rsidR="009B3DE2" w:rsidRPr="00320BFA" w:rsidRDefault="009B3DE2" w:rsidP="00532147">
            <w:pPr>
              <w:keepNext w:val="0"/>
              <w:keepLines w:val="0"/>
              <w:spacing w:before="60" w:after="60"/>
              <w:jc w:val="center"/>
              <w:rPr>
                <w:sz w:val="20"/>
              </w:rPr>
            </w:pPr>
            <w:r w:rsidRPr="00320BFA">
              <w:rPr>
                <w:sz w:val="20"/>
              </w:rPr>
              <w:t>(      ) REPROVADO</w:t>
            </w:r>
          </w:p>
        </w:tc>
      </w:tr>
    </w:tbl>
    <w:p w14:paraId="70D45663" w14:textId="77777777" w:rsidR="009B3DE2" w:rsidRDefault="009B3DE2" w:rsidP="009B3DE2">
      <w:pPr>
        <w:pStyle w:val="TF-xAvalTTULO"/>
        <w:ind w:left="0" w:firstLine="0"/>
        <w:jc w:val="left"/>
        <w:divId w:val="1547327842"/>
      </w:pPr>
    </w:p>
    <w:p w14:paraId="62E13C56" w14:textId="77777777" w:rsidR="00B312EF" w:rsidRPr="00B312EF" w:rsidRDefault="00B312EF" w:rsidP="008C057F">
      <w:pPr>
        <w:pStyle w:val="TF-REFERNCIASITEM0"/>
        <w:divId w:val="1547327842"/>
        <w:rPr>
          <w:lang w:eastAsia="en-US"/>
        </w:rPr>
      </w:pPr>
    </w:p>
    <w:sectPr w:rsidR="00B312EF" w:rsidRPr="00B312EF" w:rsidSect="005E24D9">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1A61F" w14:textId="77777777" w:rsidR="002B7048" w:rsidRDefault="002B7048">
      <w:r>
        <w:separator/>
      </w:r>
    </w:p>
  </w:endnote>
  <w:endnote w:type="continuationSeparator" w:id="0">
    <w:p w14:paraId="555498D6" w14:textId="77777777" w:rsidR="002B7048" w:rsidRDefault="002B7048">
      <w:r>
        <w:continuationSeparator/>
      </w:r>
    </w:p>
  </w:endnote>
  <w:endnote w:type="continuationNotice" w:id="1">
    <w:p w14:paraId="04B9F19C" w14:textId="77777777" w:rsidR="002B7048" w:rsidRDefault="002B70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19396" w14:textId="77777777" w:rsidR="002B7048" w:rsidRDefault="002B7048">
      <w:r>
        <w:separator/>
      </w:r>
    </w:p>
  </w:footnote>
  <w:footnote w:type="continuationSeparator" w:id="0">
    <w:p w14:paraId="6503C50D" w14:textId="77777777" w:rsidR="002B7048" w:rsidRDefault="002B7048">
      <w:r>
        <w:continuationSeparator/>
      </w:r>
    </w:p>
  </w:footnote>
  <w:footnote w:type="continuationNotice" w:id="1">
    <w:p w14:paraId="36732080" w14:textId="77777777" w:rsidR="002B7048" w:rsidRDefault="002B70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33452076"/>
    <w:multiLevelType w:val="hybridMultilevel"/>
    <w:tmpl w:val="FD487112"/>
    <w:lvl w:ilvl="0" w:tplc="D33099C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5185BC4"/>
    <w:multiLevelType w:val="hybridMultilevel"/>
    <w:tmpl w:val="8DE4CC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2C3B3C"/>
    <w:multiLevelType w:val="hybridMultilevel"/>
    <w:tmpl w:val="3716D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1"/>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2"/>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2"/>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0449789">
    <w:abstractNumId w:val="7"/>
  </w:num>
  <w:num w:numId="21" w16cid:durableId="2022924922">
    <w:abstractNumId w:val="8"/>
  </w:num>
  <w:num w:numId="22" w16cid:durableId="2067799687">
    <w:abstractNumId w:val="6"/>
  </w:num>
  <w:num w:numId="23" w16cid:durableId="1330867435">
    <w:abstractNumId w:val="9"/>
  </w:num>
  <w:num w:numId="24" w16cid:durableId="875313643">
    <w:abstractNumId w:val="5"/>
  </w:num>
  <w:num w:numId="25" w16cid:durableId="14011709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010442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Adell Péricas">
    <w15:presenceInfo w15:providerId="AD" w15:userId="S::pericas@furb.br::ec6a4948-05f2-4851-94a8-6015477c8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5E8"/>
    <w:rsid w:val="00010B75"/>
    <w:rsid w:val="00010CC8"/>
    <w:rsid w:val="00012312"/>
    <w:rsid w:val="00012922"/>
    <w:rsid w:val="0001575C"/>
    <w:rsid w:val="000179B5"/>
    <w:rsid w:val="00017B62"/>
    <w:rsid w:val="000204E7"/>
    <w:rsid w:val="00023ECC"/>
    <w:rsid w:val="00023FA0"/>
    <w:rsid w:val="0002602F"/>
    <w:rsid w:val="00030E4A"/>
    <w:rsid w:val="00031A27"/>
    <w:rsid w:val="00031EE0"/>
    <w:rsid w:val="00032EC3"/>
    <w:rsid w:val="0003546D"/>
    <w:rsid w:val="0004641A"/>
    <w:rsid w:val="000464E7"/>
    <w:rsid w:val="00050EE8"/>
    <w:rsid w:val="00052A07"/>
    <w:rsid w:val="000533DA"/>
    <w:rsid w:val="0005457F"/>
    <w:rsid w:val="0006060B"/>
    <w:rsid w:val="000608E9"/>
    <w:rsid w:val="00061FEB"/>
    <w:rsid w:val="0006573E"/>
    <w:rsid w:val="000667DF"/>
    <w:rsid w:val="0007209B"/>
    <w:rsid w:val="00075792"/>
    <w:rsid w:val="00080F9C"/>
    <w:rsid w:val="0008579A"/>
    <w:rsid w:val="00086AA8"/>
    <w:rsid w:val="0008732D"/>
    <w:rsid w:val="0009611A"/>
    <w:rsid w:val="0009735C"/>
    <w:rsid w:val="000A09C1"/>
    <w:rsid w:val="000A0C14"/>
    <w:rsid w:val="000A104C"/>
    <w:rsid w:val="000A19DE"/>
    <w:rsid w:val="000A3EAB"/>
    <w:rsid w:val="000B12B2"/>
    <w:rsid w:val="000B2269"/>
    <w:rsid w:val="000B3868"/>
    <w:rsid w:val="000B7386"/>
    <w:rsid w:val="000C1926"/>
    <w:rsid w:val="000C1A18"/>
    <w:rsid w:val="000C648D"/>
    <w:rsid w:val="000C7C75"/>
    <w:rsid w:val="000D1294"/>
    <w:rsid w:val="000D537A"/>
    <w:rsid w:val="000D77C2"/>
    <w:rsid w:val="000E039E"/>
    <w:rsid w:val="000E1769"/>
    <w:rsid w:val="000E27F9"/>
    <w:rsid w:val="000E2B1E"/>
    <w:rsid w:val="000E311F"/>
    <w:rsid w:val="000E3A68"/>
    <w:rsid w:val="000E6CE0"/>
    <w:rsid w:val="000F625F"/>
    <w:rsid w:val="000F77E3"/>
    <w:rsid w:val="00100988"/>
    <w:rsid w:val="00104BCB"/>
    <w:rsid w:val="00106C31"/>
    <w:rsid w:val="00107B02"/>
    <w:rsid w:val="0011363A"/>
    <w:rsid w:val="00113A3F"/>
    <w:rsid w:val="00113DA9"/>
    <w:rsid w:val="001164FE"/>
    <w:rsid w:val="001179D2"/>
    <w:rsid w:val="0012080A"/>
    <w:rsid w:val="00120A08"/>
    <w:rsid w:val="00121714"/>
    <w:rsid w:val="00125084"/>
    <w:rsid w:val="00125277"/>
    <w:rsid w:val="0012539B"/>
    <w:rsid w:val="00131F99"/>
    <w:rsid w:val="00134E8D"/>
    <w:rsid w:val="00135EBC"/>
    <w:rsid w:val="001375F7"/>
    <w:rsid w:val="001554E9"/>
    <w:rsid w:val="0016165C"/>
    <w:rsid w:val="00161752"/>
    <w:rsid w:val="00162BF1"/>
    <w:rsid w:val="00163A6A"/>
    <w:rsid w:val="0016560C"/>
    <w:rsid w:val="00172EEB"/>
    <w:rsid w:val="00186092"/>
    <w:rsid w:val="00191730"/>
    <w:rsid w:val="00191CF3"/>
    <w:rsid w:val="0019210A"/>
    <w:rsid w:val="001939E0"/>
    <w:rsid w:val="00193A97"/>
    <w:rsid w:val="00193D62"/>
    <w:rsid w:val="001948BE"/>
    <w:rsid w:val="0019547B"/>
    <w:rsid w:val="00197697"/>
    <w:rsid w:val="001A12CE"/>
    <w:rsid w:val="001A3C9F"/>
    <w:rsid w:val="001A6292"/>
    <w:rsid w:val="001A7511"/>
    <w:rsid w:val="001A7792"/>
    <w:rsid w:val="001B2F1E"/>
    <w:rsid w:val="001B7BF9"/>
    <w:rsid w:val="001C0326"/>
    <w:rsid w:val="001C1CA9"/>
    <w:rsid w:val="001C33B0"/>
    <w:rsid w:val="001C40F0"/>
    <w:rsid w:val="001C57E6"/>
    <w:rsid w:val="001C5CBB"/>
    <w:rsid w:val="001D2764"/>
    <w:rsid w:val="001D465C"/>
    <w:rsid w:val="001D6234"/>
    <w:rsid w:val="001E187E"/>
    <w:rsid w:val="001E3789"/>
    <w:rsid w:val="001E646A"/>
    <w:rsid w:val="001E682E"/>
    <w:rsid w:val="001E7C15"/>
    <w:rsid w:val="001F007F"/>
    <w:rsid w:val="001F0D36"/>
    <w:rsid w:val="001F4E9F"/>
    <w:rsid w:val="00202F3F"/>
    <w:rsid w:val="002077DF"/>
    <w:rsid w:val="00214CF5"/>
    <w:rsid w:val="00216CCD"/>
    <w:rsid w:val="00223E2E"/>
    <w:rsid w:val="00224BB2"/>
    <w:rsid w:val="00227A6A"/>
    <w:rsid w:val="00230E98"/>
    <w:rsid w:val="002311A0"/>
    <w:rsid w:val="002327D8"/>
    <w:rsid w:val="002350C3"/>
    <w:rsid w:val="00235240"/>
    <w:rsid w:val="002368FD"/>
    <w:rsid w:val="0024110F"/>
    <w:rsid w:val="00241EA5"/>
    <w:rsid w:val="002423AB"/>
    <w:rsid w:val="00243F74"/>
    <w:rsid w:val="002440B0"/>
    <w:rsid w:val="00246101"/>
    <w:rsid w:val="0025324D"/>
    <w:rsid w:val="0025685C"/>
    <w:rsid w:val="002573DC"/>
    <w:rsid w:val="00257CF5"/>
    <w:rsid w:val="00257D36"/>
    <w:rsid w:val="00261510"/>
    <w:rsid w:val="00273334"/>
    <w:rsid w:val="00276E8F"/>
    <w:rsid w:val="0027792D"/>
    <w:rsid w:val="00282723"/>
    <w:rsid w:val="00282788"/>
    <w:rsid w:val="0028617A"/>
    <w:rsid w:val="00291454"/>
    <w:rsid w:val="0029608A"/>
    <w:rsid w:val="002A02D3"/>
    <w:rsid w:val="002A6617"/>
    <w:rsid w:val="002A7E1B"/>
    <w:rsid w:val="002B0EDC"/>
    <w:rsid w:val="002B2D4C"/>
    <w:rsid w:val="002B4718"/>
    <w:rsid w:val="002B655D"/>
    <w:rsid w:val="002B7048"/>
    <w:rsid w:val="002C3A73"/>
    <w:rsid w:val="002C69CD"/>
    <w:rsid w:val="002D08A3"/>
    <w:rsid w:val="002D27FD"/>
    <w:rsid w:val="002D57CA"/>
    <w:rsid w:val="002D609A"/>
    <w:rsid w:val="002E21DB"/>
    <w:rsid w:val="002E2814"/>
    <w:rsid w:val="002E6346"/>
    <w:rsid w:val="002E6DD1"/>
    <w:rsid w:val="002F027E"/>
    <w:rsid w:val="002F2682"/>
    <w:rsid w:val="002F3B2B"/>
    <w:rsid w:val="002F418D"/>
    <w:rsid w:val="002F5FE6"/>
    <w:rsid w:val="002F6021"/>
    <w:rsid w:val="003025D1"/>
    <w:rsid w:val="00302FAD"/>
    <w:rsid w:val="00304757"/>
    <w:rsid w:val="00305A8F"/>
    <w:rsid w:val="00312CEA"/>
    <w:rsid w:val="00320BFA"/>
    <w:rsid w:val="00320DDF"/>
    <w:rsid w:val="003215B6"/>
    <w:rsid w:val="003226D6"/>
    <w:rsid w:val="0032378D"/>
    <w:rsid w:val="00324F8E"/>
    <w:rsid w:val="00325342"/>
    <w:rsid w:val="003255B3"/>
    <w:rsid w:val="003323B0"/>
    <w:rsid w:val="00335048"/>
    <w:rsid w:val="00337D62"/>
    <w:rsid w:val="00340AD0"/>
    <w:rsid w:val="00340B6D"/>
    <w:rsid w:val="00340C8E"/>
    <w:rsid w:val="00344540"/>
    <w:rsid w:val="00347AC5"/>
    <w:rsid w:val="003519A3"/>
    <w:rsid w:val="00351DD7"/>
    <w:rsid w:val="00352D2D"/>
    <w:rsid w:val="0035705E"/>
    <w:rsid w:val="00357171"/>
    <w:rsid w:val="00362443"/>
    <w:rsid w:val="00366D79"/>
    <w:rsid w:val="0037046F"/>
    <w:rsid w:val="00375A2A"/>
    <w:rsid w:val="00377DA7"/>
    <w:rsid w:val="00383087"/>
    <w:rsid w:val="00383A3B"/>
    <w:rsid w:val="003851F7"/>
    <w:rsid w:val="00385A40"/>
    <w:rsid w:val="00391500"/>
    <w:rsid w:val="003946F7"/>
    <w:rsid w:val="00395019"/>
    <w:rsid w:val="003A2B7D"/>
    <w:rsid w:val="003A414B"/>
    <w:rsid w:val="003A4A75"/>
    <w:rsid w:val="003A5366"/>
    <w:rsid w:val="003B03AB"/>
    <w:rsid w:val="003B647A"/>
    <w:rsid w:val="003C0DF4"/>
    <w:rsid w:val="003C512E"/>
    <w:rsid w:val="003C5262"/>
    <w:rsid w:val="003C6218"/>
    <w:rsid w:val="003C73BC"/>
    <w:rsid w:val="003D355F"/>
    <w:rsid w:val="003D398C"/>
    <w:rsid w:val="003D473B"/>
    <w:rsid w:val="003D4B35"/>
    <w:rsid w:val="003E1E7C"/>
    <w:rsid w:val="003E2439"/>
    <w:rsid w:val="003E3E40"/>
    <w:rsid w:val="003E4F19"/>
    <w:rsid w:val="003E6489"/>
    <w:rsid w:val="003E7B41"/>
    <w:rsid w:val="003F02C7"/>
    <w:rsid w:val="003F27AF"/>
    <w:rsid w:val="003F2BE0"/>
    <w:rsid w:val="003F5F25"/>
    <w:rsid w:val="0040195B"/>
    <w:rsid w:val="0040436D"/>
    <w:rsid w:val="00406A08"/>
    <w:rsid w:val="00410543"/>
    <w:rsid w:val="00412C7E"/>
    <w:rsid w:val="00412FBA"/>
    <w:rsid w:val="004173CC"/>
    <w:rsid w:val="0042356B"/>
    <w:rsid w:val="0042420A"/>
    <w:rsid w:val="004243D2"/>
    <w:rsid w:val="00424610"/>
    <w:rsid w:val="00424AD5"/>
    <w:rsid w:val="004319A0"/>
    <w:rsid w:val="00431C8E"/>
    <w:rsid w:val="00435424"/>
    <w:rsid w:val="0044504B"/>
    <w:rsid w:val="00450668"/>
    <w:rsid w:val="00450C5C"/>
    <w:rsid w:val="00451B94"/>
    <w:rsid w:val="004526B2"/>
    <w:rsid w:val="00455AED"/>
    <w:rsid w:val="004661F2"/>
    <w:rsid w:val="004673EE"/>
    <w:rsid w:val="00470C41"/>
    <w:rsid w:val="0047542B"/>
    <w:rsid w:val="00475E49"/>
    <w:rsid w:val="0047690F"/>
    <w:rsid w:val="00476C78"/>
    <w:rsid w:val="00477B66"/>
    <w:rsid w:val="00482174"/>
    <w:rsid w:val="0048576D"/>
    <w:rsid w:val="0049158F"/>
    <w:rsid w:val="00491E1F"/>
    <w:rsid w:val="00493B1A"/>
    <w:rsid w:val="0049495C"/>
    <w:rsid w:val="00496287"/>
    <w:rsid w:val="004972F5"/>
    <w:rsid w:val="00497936"/>
    <w:rsid w:val="00497EF6"/>
    <w:rsid w:val="004A4459"/>
    <w:rsid w:val="004B42D8"/>
    <w:rsid w:val="004B6B8F"/>
    <w:rsid w:val="004B7511"/>
    <w:rsid w:val="004B78B5"/>
    <w:rsid w:val="004D42FD"/>
    <w:rsid w:val="004D4361"/>
    <w:rsid w:val="004E23CE"/>
    <w:rsid w:val="004E3199"/>
    <w:rsid w:val="004E4A13"/>
    <w:rsid w:val="004E516B"/>
    <w:rsid w:val="004F2732"/>
    <w:rsid w:val="004F3C47"/>
    <w:rsid w:val="00500539"/>
    <w:rsid w:val="00503373"/>
    <w:rsid w:val="00503F3F"/>
    <w:rsid w:val="00504693"/>
    <w:rsid w:val="005169B5"/>
    <w:rsid w:val="00517A53"/>
    <w:rsid w:val="00521F17"/>
    <w:rsid w:val="005222F2"/>
    <w:rsid w:val="005245E7"/>
    <w:rsid w:val="005312E4"/>
    <w:rsid w:val="005312EB"/>
    <w:rsid w:val="00534CBD"/>
    <w:rsid w:val="00536336"/>
    <w:rsid w:val="0054044B"/>
    <w:rsid w:val="00540F13"/>
    <w:rsid w:val="00542ED7"/>
    <w:rsid w:val="00544894"/>
    <w:rsid w:val="005461A9"/>
    <w:rsid w:val="0054709B"/>
    <w:rsid w:val="00550D4A"/>
    <w:rsid w:val="00553113"/>
    <w:rsid w:val="00564A29"/>
    <w:rsid w:val="00564FBC"/>
    <w:rsid w:val="00566D52"/>
    <w:rsid w:val="005705A9"/>
    <w:rsid w:val="00572864"/>
    <w:rsid w:val="00575149"/>
    <w:rsid w:val="00577396"/>
    <w:rsid w:val="00581BD6"/>
    <w:rsid w:val="0058482B"/>
    <w:rsid w:val="0058618A"/>
    <w:rsid w:val="00586FD3"/>
    <w:rsid w:val="00587002"/>
    <w:rsid w:val="00587A1B"/>
    <w:rsid w:val="00587BEF"/>
    <w:rsid w:val="00587FC5"/>
    <w:rsid w:val="005905B0"/>
    <w:rsid w:val="00591611"/>
    <w:rsid w:val="00592BA8"/>
    <w:rsid w:val="00594B46"/>
    <w:rsid w:val="00596377"/>
    <w:rsid w:val="00596B43"/>
    <w:rsid w:val="005A362B"/>
    <w:rsid w:val="005A4952"/>
    <w:rsid w:val="005A4CE8"/>
    <w:rsid w:val="005B20A1"/>
    <w:rsid w:val="005B2478"/>
    <w:rsid w:val="005B2E12"/>
    <w:rsid w:val="005B4329"/>
    <w:rsid w:val="005C073C"/>
    <w:rsid w:val="005C21FC"/>
    <w:rsid w:val="005C30AE"/>
    <w:rsid w:val="005D040A"/>
    <w:rsid w:val="005D29F6"/>
    <w:rsid w:val="005D36BF"/>
    <w:rsid w:val="005E24D9"/>
    <w:rsid w:val="005E3034"/>
    <w:rsid w:val="005E35F3"/>
    <w:rsid w:val="005E400D"/>
    <w:rsid w:val="005E643C"/>
    <w:rsid w:val="005E698D"/>
    <w:rsid w:val="005F09F1"/>
    <w:rsid w:val="005F2C92"/>
    <w:rsid w:val="005F4E34"/>
    <w:rsid w:val="005F645A"/>
    <w:rsid w:val="005F7EDE"/>
    <w:rsid w:val="0060060C"/>
    <w:rsid w:val="006118D1"/>
    <w:rsid w:val="0061251F"/>
    <w:rsid w:val="00613B57"/>
    <w:rsid w:val="00615E7C"/>
    <w:rsid w:val="00620516"/>
    <w:rsid w:val="00620D93"/>
    <w:rsid w:val="0062386A"/>
    <w:rsid w:val="00624834"/>
    <w:rsid w:val="0062576D"/>
    <w:rsid w:val="00625788"/>
    <w:rsid w:val="006305AA"/>
    <w:rsid w:val="0063277E"/>
    <w:rsid w:val="00634068"/>
    <w:rsid w:val="006364F4"/>
    <w:rsid w:val="00636DF0"/>
    <w:rsid w:val="0063772A"/>
    <w:rsid w:val="00637E00"/>
    <w:rsid w:val="00640352"/>
    <w:rsid w:val="006426D5"/>
    <w:rsid w:val="00642924"/>
    <w:rsid w:val="00643604"/>
    <w:rsid w:val="006466FF"/>
    <w:rsid w:val="00646A5F"/>
    <w:rsid w:val="006475C1"/>
    <w:rsid w:val="00652D69"/>
    <w:rsid w:val="00656C00"/>
    <w:rsid w:val="00660ADE"/>
    <w:rsid w:val="006612F8"/>
    <w:rsid w:val="00661967"/>
    <w:rsid w:val="00661F61"/>
    <w:rsid w:val="00664775"/>
    <w:rsid w:val="00671B49"/>
    <w:rsid w:val="006737ED"/>
    <w:rsid w:val="00674155"/>
    <w:rsid w:val="006746CA"/>
    <w:rsid w:val="006829E1"/>
    <w:rsid w:val="00687452"/>
    <w:rsid w:val="00691DD6"/>
    <w:rsid w:val="006933BA"/>
    <w:rsid w:val="00695745"/>
    <w:rsid w:val="0069600B"/>
    <w:rsid w:val="006A0A1A"/>
    <w:rsid w:val="006A2844"/>
    <w:rsid w:val="006A6460"/>
    <w:rsid w:val="006B0760"/>
    <w:rsid w:val="006B104E"/>
    <w:rsid w:val="006B5AEA"/>
    <w:rsid w:val="006B6383"/>
    <w:rsid w:val="006B640D"/>
    <w:rsid w:val="006C2430"/>
    <w:rsid w:val="006C272F"/>
    <w:rsid w:val="006C2D72"/>
    <w:rsid w:val="006C61FA"/>
    <w:rsid w:val="006D0630"/>
    <w:rsid w:val="006D0896"/>
    <w:rsid w:val="006D2982"/>
    <w:rsid w:val="006D3B1E"/>
    <w:rsid w:val="006D6414"/>
    <w:rsid w:val="006E25D2"/>
    <w:rsid w:val="006E2BE7"/>
    <w:rsid w:val="006F555F"/>
    <w:rsid w:val="00700188"/>
    <w:rsid w:val="0070391A"/>
    <w:rsid w:val="00706486"/>
    <w:rsid w:val="00710166"/>
    <w:rsid w:val="0071095D"/>
    <w:rsid w:val="00711AF9"/>
    <w:rsid w:val="00712A7C"/>
    <w:rsid w:val="00714D90"/>
    <w:rsid w:val="00715000"/>
    <w:rsid w:val="0071578B"/>
    <w:rsid w:val="007214E3"/>
    <w:rsid w:val="007222F7"/>
    <w:rsid w:val="00724679"/>
    <w:rsid w:val="00725368"/>
    <w:rsid w:val="007304F3"/>
    <w:rsid w:val="00730839"/>
    <w:rsid w:val="00730F60"/>
    <w:rsid w:val="00733FF9"/>
    <w:rsid w:val="007435CB"/>
    <w:rsid w:val="0074392B"/>
    <w:rsid w:val="00745EC7"/>
    <w:rsid w:val="00746EEC"/>
    <w:rsid w:val="007511EA"/>
    <w:rsid w:val="00752038"/>
    <w:rsid w:val="007545CB"/>
    <w:rsid w:val="007554DF"/>
    <w:rsid w:val="0075776D"/>
    <w:rsid w:val="007609F8"/>
    <w:rsid w:val="007613FB"/>
    <w:rsid w:val="00761E34"/>
    <w:rsid w:val="0076553A"/>
    <w:rsid w:val="00767CBC"/>
    <w:rsid w:val="00770837"/>
    <w:rsid w:val="0077181A"/>
    <w:rsid w:val="007722BF"/>
    <w:rsid w:val="00773777"/>
    <w:rsid w:val="0077580B"/>
    <w:rsid w:val="00781167"/>
    <w:rsid w:val="007813A0"/>
    <w:rsid w:val="007854B3"/>
    <w:rsid w:val="0078787D"/>
    <w:rsid w:val="00787FA8"/>
    <w:rsid w:val="0079145D"/>
    <w:rsid w:val="007944F8"/>
    <w:rsid w:val="007973E3"/>
    <w:rsid w:val="007A1883"/>
    <w:rsid w:val="007A5A00"/>
    <w:rsid w:val="007A5FC9"/>
    <w:rsid w:val="007B192B"/>
    <w:rsid w:val="007B45A8"/>
    <w:rsid w:val="007B5022"/>
    <w:rsid w:val="007C06DE"/>
    <w:rsid w:val="007C137C"/>
    <w:rsid w:val="007C46EC"/>
    <w:rsid w:val="007C66DA"/>
    <w:rsid w:val="007C6A8E"/>
    <w:rsid w:val="007D0720"/>
    <w:rsid w:val="007D10F2"/>
    <w:rsid w:val="007D1D9A"/>
    <w:rsid w:val="007D207E"/>
    <w:rsid w:val="007D6DEC"/>
    <w:rsid w:val="007E195E"/>
    <w:rsid w:val="007E1B99"/>
    <w:rsid w:val="007E2955"/>
    <w:rsid w:val="007E46A1"/>
    <w:rsid w:val="007E5D99"/>
    <w:rsid w:val="007E730D"/>
    <w:rsid w:val="007E7311"/>
    <w:rsid w:val="007F016D"/>
    <w:rsid w:val="007F20C0"/>
    <w:rsid w:val="007F38A6"/>
    <w:rsid w:val="007F403E"/>
    <w:rsid w:val="007F46D7"/>
    <w:rsid w:val="007F6F41"/>
    <w:rsid w:val="00802D0F"/>
    <w:rsid w:val="008072AC"/>
    <w:rsid w:val="008104A8"/>
    <w:rsid w:val="00810CEA"/>
    <w:rsid w:val="008157A7"/>
    <w:rsid w:val="0081708D"/>
    <w:rsid w:val="00821C8B"/>
    <w:rsid w:val="008233E5"/>
    <w:rsid w:val="00824BC3"/>
    <w:rsid w:val="00825AF4"/>
    <w:rsid w:val="008306F7"/>
    <w:rsid w:val="00832D94"/>
    <w:rsid w:val="00833DE8"/>
    <w:rsid w:val="00833F47"/>
    <w:rsid w:val="008348C3"/>
    <w:rsid w:val="008373B4"/>
    <w:rsid w:val="00837F70"/>
    <w:rsid w:val="008404C4"/>
    <w:rsid w:val="00847D37"/>
    <w:rsid w:val="0085001D"/>
    <w:rsid w:val="0085362F"/>
    <w:rsid w:val="008561CA"/>
    <w:rsid w:val="00862967"/>
    <w:rsid w:val="00867278"/>
    <w:rsid w:val="00870802"/>
    <w:rsid w:val="00871A41"/>
    <w:rsid w:val="00876E77"/>
    <w:rsid w:val="00881D24"/>
    <w:rsid w:val="0088610B"/>
    <w:rsid w:val="00886D76"/>
    <w:rsid w:val="00890EF9"/>
    <w:rsid w:val="0089246B"/>
    <w:rsid w:val="00897019"/>
    <w:rsid w:val="008A2B92"/>
    <w:rsid w:val="008A3072"/>
    <w:rsid w:val="008A4479"/>
    <w:rsid w:val="008A5852"/>
    <w:rsid w:val="008B0A07"/>
    <w:rsid w:val="008B39BC"/>
    <w:rsid w:val="008B781F"/>
    <w:rsid w:val="008B7ABD"/>
    <w:rsid w:val="008C0069"/>
    <w:rsid w:val="008C057F"/>
    <w:rsid w:val="008C1495"/>
    <w:rsid w:val="008C4EF0"/>
    <w:rsid w:val="008C5E2A"/>
    <w:rsid w:val="008C630D"/>
    <w:rsid w:val="008C763C"/>
    <w:rsid w:val="008D4159"/>
    <w:rsid w:val="008D5522"/>
    <w:rsid w:val="008D69C5"/>
    <w:rsid w:val="008D7404"/>
    <w:rsid w:val="008E0F86"/>
    <w:rsid w:val="008F000D"/>
    <w:rsid w:val="008F206C"/>
    <w:rsid w:val="008F2DC1"/>
    <w:rsid w:val="008F46FD"/>
    <w:rsid w:val="008F70AD"/>
    <w:rsid w:val="008F7CE2"/>
    <w:rsid w:val="00900DB1"/>
    <w:rsid w:val="009022BF"/>
    <w:rsid w:val="00910FEF"/>
    <w:rsid w:val="00911CD9"/>
    <w:rsid w:val="00912B71"/>
    <w:rsid w:val="00913134"/>
    <w:rsid w:val="009165C0"/>
    <w:rsid w:val="00917938"/>
    <w:rsid w:val="00922492"/>
    <w:rsid w:val="009261DE"/>
    <w:rsid w:val="0093056F"/>
    <w:rsid w:val="00931632"/>
    <w:rsid w:val="0093229B"/>
    <w:rsid w:val="00932C92"/>
    <w:rsid w:val="00934B89"/>
    <w:rsid w:val="00941348"/>
    <w:rsid w:val="00944AA0"/>
    <w:rsid w:val="009454E4"/>
    <w:rsid w:val="00946836"/>
    <w:rsid w:val="00957A4B"/>
    <w:rsid w:val="009607E4"/>
    <w:rsid w:val="009627E3"/>
    <w:rsid w:val="0096683A"/>
    <w:rsid w:val="00967611"/>
    <w:rsid w:val="00973485"/>
    <w:rsid w:val="0097493D"/>
    <w:rsid w:val="00983165"/>
    <w:rsid w:val="009834BA"/>
    <w:rsid w:val="00984240"/>
    <w:rsid w:val="00985AB5"/>
    <w:rsid w:val="00987F2B"/>
    <w:rsid w:val="00990316"/>
    <w:rsid w:val="0099284B"/>
    <w:rsid w:val="0099335D"/>
    <w:rsid w:val="00995B07"/>
    <w:rsid w:val="00997858"/>
    <w:rsid w:val="009A2619"/>
    <w:rsid w:val="009A538B"/>
    <w:rsid w:val="009A5850"/>
    <w:rsid w:val="009B10D6"/>
    <w:rsid w:val="009B13CF"/>
    <w:rsid w:val="009B3DE2"/>
    <w:rsid w:val="009B6E9A"/>
    <w:rsid w:val="009B7A2C"/>
    <w:rsid w:val="009C2555"/>
    <w:rsid w:val="009D1555"/>
    <w:rsid w:val="009D2593"/>
    <w:rsid w:val="009D5D1A"/>
    <w:rsid w:val="009D65D0"/>
    <w:rsid w:val="009D7E91"/>
    <w:rsid w:val="009E135E"/>
    <w:rsid w:val="009E3C92"/>
    <w:rsid w:val="009E54F4"/>
    <w:rsid w:val="009E71AD"/>
    <w:rsid w:val="009E71ED"/>
    <w:rsid w:val="009F2BFA"/>
    <w:rsid w:val="009F649E"/>
    <w:rsid w:val="009F7D8D"/>
    <w:rsid w:val="00A00B91"/>
    <w:rsid w:val="00A017C9"/>
    <w:rsid w:val="00A026A8"/>
    <w:rsid w:val="00A03A3D"/>
    <w:rsid w:val="00A03B0B"/>
    <w:rsid w:val="00A045C4"/>
    <w:rsid w:val="00A10DFA"/>
    <w:rsid w:val="00A1600A"/>
    <w:rsid w:val="00A21708"/>
    <w:rsid w:val="00A22362"/>
    <w:rsid w:val="00A249BA"/>
    <w:rsid w:val="00A25EFD"/>
    <w:rsid w:val="00A270DD"/>
    <w:rsid w:val="00A307C7"/>
    <w:rsid w:val="00A33D15"/>
    <w:rsid w:val="00A35721"/>
    <w:rsid w:val="00A43290"/>
    <w:rsid w:val="00A44581"/>
    <w:rsid w:val="00A45093"/>
    <w:rsid w:val="00A50EAF"/>
    <w:rsid w:val="00A513FC"/>
    <w:rsid w:val="00A5213D"/>
    <w:rsid w:val="00A602F9"/>
    <w:rsid w:val="00A650EE"/>
    <w:rsid w:val="00A65453"/>
    <w:rsid w:val="00A662C8"/>
    <w:rsid w:val="00A67898"/>
    <w:rsid w:val="00A71157"/>
    <w:rsid w:val="00A73283"/>
    <w:rsid w:val="00A75C01"/>
    <w:rsid w:val="00A7707F"/>
    <w:rsid w:val="00A867FB"/>
    <w:rsid w:val="00A86F2C"/>
    <w:rsid w:val="00A87A18"/>
    <w:rsid w:val="00A93520"/>
    <w:rsid w:val="00A966E6"/>
    <w:rsid w:val="00A97142"/>
    <w:rsid w:val="00A9725C"/>
    <w:rsid w:val="00AA3570"/>
    <w:rsid w:val="00AA3D06"/>
    <w:rsid w:val="00AA46E3"/>
    <w:rsid w:val="00AA4988"/>
    <w:rsid w:val="00AA69B6"/>
    <w:rsid w:val="00AB025B"/>
    <w:rsid w:val="00AB1E39"/>
    <w:rsid w:val="00AB2BE3"/>
    <w:rsid w:val="00AB5459"/>
    <w:rsid w:val="00AB5C94"/>
    <w:rsid w:val="00AB7834"/>
    <w:rsid w:val="00AC1B12"/>
    <w:rsid w:val="00AC25E6"/>
    <w:rsid w:val="00AC31A8"/>
    <w:rsid w:val="00AC4D5F"/>
    <w:rsid w:val="00AD1D2C"/>
    <w:rsid w:val="00AD267A"/>
    <w:rsid w:val="00AD52AE"/>
    <w:rsid w:val="00AD5617"/>
    <w:rsid w:val="00AE0525"/>
    <w:rsid w:val="00AE08DB"/>
    <w:rsid w:val="00AE18AA"/>
    <w:rsid w:val="00AE2460"/>
    <w:rsid w:val="00AE2729"/>
    <w:rsid w:val="00AE3148"/>
    <w:rsid w:val="00AE32FB"/>
    <w:rsid w:val="00AE5AE2"/>
    <w:rsid w:val="00AE6895"/>
    <w:rsid w:val="00AE7343"/>
    <w:rsid w:val="00AF47A3"/>
    <w:rsid w:val="00B00A13"/>
    <w:rsid w:val="00B00D69"/>
    <w:rsid w:val="00B00E04"/>
    <w:rsid w:val="00B04922"/>
    <w:rsid w:val="00B05485"/>
    <w:rsid w:val="00B11717"/>
    <w:rsid w:val="00B1458E"/>
    <w:rsid w:val="00B14C51"/>
    <w:rsid w:val="00B1722C"/>
    <w:rsid w:val="00B20021"/>
    <w:rsid w:val="00B20FDE"/>
    <w:rsid w:val="00B23CF6"/>
    <w:rsid w:val="00B26338"/>
    <w:rsid w:val="00B312EF"/>
    <w:rsid w:val="00B33A1E"/>
    <w:rsid w:val="00B33BDF"/>
    <w:rsid w:val="00B42041"/>
    <w:rsid w:val="00B43791"/>
    <w:rsid w:val="00B43FBF"/>
    <w:rsid w:val="00B44F11"/>
    <w:rsid w:val="00B473B5"/>
    <w:rsid w:val="00B51846"/>
    <w:rsid w:val="00B55617"/>
    <w:rsid w:val="00B5754A"/>
    <w:rsid w:val="00B62979"/>
    <w:rsid w:val="00B62E34"/>
    <w:rsid w:val="00B657EA"/>
    <w:rsid w:val="00B70056"/>
    <w:rsid w:val="00B74D75"/>
    <w:rsid w:val="00B823A7"/>
    <w:rsid w:val="00B82E5B"/>
    <w:rsid w:val="00B8358A"/>
    <w:rsid w:val="00B83E5F"/>
    <w:rsid w:val="00B85BD7"/>
    <w:rsid w:val="00B90754"/>
    <w:rsid w:val="00B90FA5"/>
    <w:rsid w:val="00B919F1"/>
    <w:rsid w:val="00BA2260"/>
    <w:rsid w:val="00BB468D"/>
    <w:rsid w:val="00BB774F"/>
    <w:rsid w:val="00BC0E8D"/>
    <w:rsid w:val="00BC456C"/>
    <w:rsid w:val="00BC4F18"/>
    <w:rsid w:val="00BD53BA"/>
    <w:rsid w:val="00BD7A4E"/>
    <w:rsid w:val="00BD7CA6"/>
    <w:rsid w:val="00BE50C8"/>
    <w:rsid w:val="00BE6551"/>
    <w:rsid w:val="00BE70E7"/>
    <w:rsid w:val="00BF0482"/>
    <w:rsid w:val="00BF093B"/>
    <w:rsid w:val="00BF4473"/>
    <w:rsid w:val="00C0031B"/>
    <w:rsid w:val="00C00993"/>
    <w:rsid w:val="00C00B88"/>
    <w:rsid w:val="00C01062"/>
    <w:rsid w:val="00C06B2A"/>
    <w:rsid w:val="00C11547"/>
    <w:rsid w:val="00C1254A"/>
    <w:rsid w:val="00C30B7A"/>
    <w:rsid w:val="00C31387"/>
    <w:rsid w:val="00C32B36"/>
    <w:rsid w:val="00C35E57"/>
    <w:rsid w:val="00C35E80"/>
    <w:rsid w:val="00C40AA2"/>
    <w:rsid w:val="00C4244F"/>
    <w:rsid w:val="00C458D3"/>
    <w:rsid w:val="00C5162C"/>
    <w:rsid w:val="00C632ED"/>
    <w:rsid w:val="00C64AC5"/>
    <w:rsid w:val="00C65556"/>
    <w:rsid w:val="00C66150"/>
    <w:rsid w:val="00C70EF5"/>
    <w:rsid w:val="00C746DF"/>
    <w:rsid w:val="00C756C5"/>
    <w:rsid w:val="00C82195"/>
    <w:rsid w:val="00C82CAE"/>
    <w:rsid w:val="00C8442E"/>
    <w:rsid w:val="00C85804"/>
    <w:rsid w:val="00C90B11"/>
    <w:rsid w:val="00C930A8"/>
    <w:rsid w:val="00C94171"/>
    <w:rsid w:val="00CA108B"/>
    <w:rsid w:val="00CA13EB"/>
    <w:rsid w:val="00CA4158"/>
    <w:rsid w:val="00CA6CDB"/>
    <w:rsid w:val="00CB5E13"/>
    <w:rsid w:val="00CC1340"/>
    <w:rsid w:val="00CC28F8"/>
    <w:rsid w:val="00CC3524"/>
    <w:rsid w:val="00CD1A39"/>
    <w:rsid w:val="00CD27BE"/>
    <w:rsid w:val="00CD29E9"/>
    <w:rsid w:val="00CD2BF8"/>
    <w:rsid w:val="00CD4736"/>
    <w:rsid w:val="00CD4BBC"/>
    <w:rsid w:val="00CD5F08"/>
    <w:rsid w:val="00CD6079"/>
    <w:rsid w:val="00CD6F0F"/>
    <w:rsid w:val="00CE0BB7"/>
    <w:rsid w:val="00CE220D"/>
    <w:rsid w:val="00CE3E9A"/>
    <w:rsid w:val="00CE4E30"/>
    <w:rsid w:val="00CE56A6"/>
    <w:rsid w:val="00CE708B"/>
    <w:rsid w:val="00CF01BF"/>
    <w:rsid w:val="00CF26B7"/>
    <w:rsid w:val="00CF59C2"/>
    <w:rsid w:val="00CF6E39"/>
    <w:rsid w:val="00CF72DA"/>
    <w:rsid w:val="00D00876"/>
    <w:rsid w:val="00D03B57"/>
    <w:rsid w:val="00D05B00"/>
    <w:rsid w:val="00D0769A"/>
    <w:rsid w:val="00D13F69"/>
    <w:rsid w:val="00D15B4E"/>
    <w:rsid w:val="00D1751D"/>
    <w:rsid w:val="00D177E7"/>
    <w:rsid w:val="00D2079F"/>
    <w:rsid w:val="00D216B2"/>
    <w:rsid w:val="00D218FE"/>
    <w:rsid w:val="00D2667A"/>
    <w:rsid w:val="00D33F03"/>
    <w:rsid w:val="00D3455F"/>
    <w:rsid w:val="00D40480"/>
    <w:rsid w:val="00D447EF"/>
    <w:rsid w:val="00D505E2"/>
    <w:rsid w:val="00D51C6C"/>
    <w:rsid w:val="00D6498F"/>
    <w:rsid w:val="00D71F66"/>
    <w:rsid w:val="00D724AF"/>
    <w:rsid w:val="00D7463D"/>
    <w:rsid w:val="00D75BB6"/>
    <w:rsid w:val="00D75E87"/>
    <w:rsid w:val="00D765F9"/>
    <w:rsid w:val="00D80F5A"/>
    <w:rsid w:val="00D83DE8"/>
    <w:rsid w:val="00D84943"/>
    <w:rsid w:val="00D86D21"/>
    <w:rsid w:val="00D8791C"/>
    <w:rsid w:val="00D904E5"/>
    <w:rsid w:val="00D92627"/>
    <w:rsid w:val="00D94AE7"/>
    <w:rsid w:val="00D966B3"/>
    <w:rsid w:val="00D96A1B"/>
    <w:rsid w:val="00D970F0"/>
    <w:rsid w:val="00DA4540"/>
    <w:rsid w:val="00DA587E"/>
    <w:rsid w:val="00DA60F4"/>
    <w:rsid w:val="00DA72D4"/>
    <w:rsid w:val="00DA7DE4"/>
    <w:rsid w:val="00DB0F8B"/>
    <w:rsid w:val="00DB14D2"/>
    <w:rsid w:val="00DB27D3"/>
    <w:rsid w:val="00DB3052"/>
    <w:rsid w:val="00DB47CC"/>
    <w:rsid w:val="00DC2D17"/>
    <w:rsid w:val="00DC442E"/>
    <w:rsid w:val="00DD26D9"/>
    <w:rsid w:val="00DD38E1"/>
    <w:rsid w:val="00DD70F6"/>
    <w:rsid w:val="00DE23BF"/>
    <w:rsid w:val="00DE3981"/>
    <w:rsid w:val="00DE40DD"/>
    <w:rsid w:val="00DE54C5"/>
    <w:rsid w:val="00DE714B"/>
    <w:rsid w:val="00DE7755"/>
    <w:rsid w:val="00DF059A"/>
    <w:rsid w:val="00DF31EC"/>
    <w:rsid w:val="00DF3D56"/>
    <w:rsid w:val="00DF534D"/>
    <w:rsid w:val="00DF5543"/>
    <w:rsid w:val="00DF64E9"/>
    <w:rsid w:val="00DF66D4"/>
    <w:rsid w:val="00DF6D19"/>
    <w:rsid w:val="00DF6ED2"/>
    <w:rsid w:val="00DF70F5"/>
    <w:rsid w:val="00DF7DBE"/>
    <w:rsid w:val="00E03471"/>
    <w:rsid w:val="00E0715B"/>
    <w:rsid w:val="00E12362"/>
    <w:rsid w:val="00E13D8D"/>
    <w:rsid w:val="00E211E6"/>
    <w:rsid w:val="00E2252C"/>
    <w:rsid w:val="00E26133"/>
    <w:rsid w:val="00E270C0"/>
    <w:rsid w:val="00E36D82"/>
    <w:rsid w:val="00E418C9"/>
    <w:rsid w:val="00E43FA6"/>
    <w:rsid w:val="00E460B9"/>
    <w:rsid w:val="00E50231"/>
    <w:rsid w:val="00E51601"/>
    <w:rsid w:val="00E51965"/>
    <w:rsid w:val="00E54B57"/>
    <w:rsid w:val="00E63266"/>
    <w:rsid w:val="00E638A0"/>
    <w:rsid w:val="00E650F6"/>
    <w:rsid w:val="00E67121"/>
    <w:rsid w:val="00E7198D"/>
    <w:rsid w:val="00E71BCE"/>
    <w:rsid w:val="00E735AF"/>
    <w:rsid w:val="00E73BE6"/>
    <w:rsid w:val="00E74CA6"/>
    <w:rsid w:val="00E75E3D"/>
    <w:rsid w:val="00E7728A"/>
    <w:rsid w:val="00E77A2F"/>
    <w:rsid w:val="00E842B1"/>
    <w:rsid w:val="00E84491"/>
    <w:rsid w:val="00E93D11"/>
    <w:rsid w:val="00E9731C"/>
    <w:rsid w:val="00EA4E4C"/>
    <w:rsid w:val="00EB0087"/>
    <w:rsid w:val="00EB04B7"/>
    <w:rsid w:val="00EB53F4"/>
    <w:rsid w:val="00EB7992"/>
    <w:rsid w:val="00EC0104"/>
    <w:rsid w:val="00EC0184"/>
    <w:rsid w:val="00EC2D7A"/>
    <w:rsid w:val="00EC633A"/>
    <w:rsid w:val="00ED1B9D"/>
    <w:rsid w:val="00ED222E"/>
    <w:rsid w:val="00EE00C2"/>
    <w:rsid w:val="00EE056F"/>
    <w:rsid w:val="00EE2CC0"/>
    <w:rsid w:val="00EE7FA1"/>
    <w:rsid w:val="00EF0670"/>
    <w:rsid w:val="00EF1C0B"/>
    <w:rsid w:val="00EF43F5"/>
    <w:rsid w:val="00EF6DB3"/>
    <w:rsid w:val="00EF73F6"/>
    <w:rsid w:val="00EF74D7"/>
    <w:rsid w:val="00EF7BF1"/>
    <w:rsid w:val="00EF7D31"/>
    <w:rsid w:val="00F0030C"/>
    <w:rsid w:val="00F017AF"/>
    <w:rsid w:val="00F0353F"/>
    <w:rsid w:val="00F041C4"/>
    <w:rsid w:val="00F14812"/>
    <w:rsid w:val="00F14C10"/>
    <w:rsid w:val="00F156F5"/>
    <w:rsid w:val="00F1598C"/>
    <w:rsid w:val="00F20BC6"/>
    <w:rsid w:val="00F21403"/>
    <w:rsid w:val="00F255FC"/>
    <w:rsid w:val="00F259B0"/>
    <w:rsid w:val="00F26A20"/>
    <w:rsid w:val="00F276C9"/>
    <w:rsid w:val="00F31359"/>
    <w:rsid w:val="00F32A06"/>
    <w:rsid w:val="00F33B40"/>
    <w:rsid w:val="00F3649F"/>
    <w:rsid w:val="00F36AA7"/>
    <w:rsid w:val="00F40690"/>
    <w:rsid w:val="00F43B8F"/>
    <w:rsid w:val="00F43BD2"/>
    <w:rsid w:val="00F4677B"/>
    <w:rsid w:val="00F51785"/>
    <w:rsid w:val="00F520A3"/>
    <w:rsid w:val="00F530D7"/>
    <w:rsid w:val="00F541E6"/>
    <w:rsid w:val="00F62461"/>
    <w:rsid w:val="00F62F49"/>
    <w:rsid w:val="00F640BF"/>
    <w:rsid w:val="00F70445"/>
    <w:rsid w:val="00F70754"/>
    <w:rsid w:val="00F73C55"/>
    <w:rsid w:val="00F76416"/>
    <w:rsid w:val="00F77301"/>
    <w:rsid w:val="00F776E3"/>
    <w:rsid w:val="00F77926"/>
    <w:rsid w:val="00F83A19"/>
    <w:rsid w:val="00F84A00"/>
    <w:rsid w:val="00F879A1"/>
    <w:rsid w:val="00F92FC4"/>
    <w:rsid w:val="00F93C5E"/>
    <w:rsid w:val="00F945D8"/>
    <w:rsid w:val="00F959A3"/>
    <w:rsid w:val="00F9793C"/>
    <w:rsid w:val="00FA0C14"/>
    <w:rsid w:val="00FA137A"/>
    <w:rsid w:val="00FA5504"/>
    <w:rsid w:val="00FA6279"/>
    <w:rsid w:val="00FB4B02"/>
    <w:rsid w:val="00FB6B89"/>
    <w:rsid w:val="00FC2831"/>
    <w:rsid w:val="00FC2D40"/>
    <w:rsid w:val="00FC3600"/>
    <w:rsid w:val="00FC46F4"/>
    <w:rsid w:val="00FC4A9F"/>
    <w:rsid w:val="00FC565B"/>
    <w:rsid w:val="00FD25DC"/>
    <w:rsid w:val="00FD2FC6"/>
    <w:rsid w:val="00FE006E"/>
    <w:rsid w:val="00FE197E"/>
    <w:rsid w:val="00FE2027"/>
    <w:rsid w:val="00FE5A1A"/>
    <w:rsid w:val="00FF0DF1"/>
    <w:rsid w:val="00FF1612"/>
    <w:rsid w:val="00FF26AA"/>
    <w:rsid w:val="00FF2CE0"/>
    <w:rsid w:val="00FF762B"/>
    <w:rsid w:val="559E79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AE32FB"/>
    <w:rPr>
      <w:color w:val="605E5C"/>
      <w:shd w:val="clear" w:color="auto" w:fill="E1DFDD"/>
    </w:rPr>
  </w:style>
  <w:style w:type="character" w:customStyle="1" w:styleId="hgkelc">
    <w:name w:val="hgkelc"/>
    <w:basedOn w:val="Fontepargpadro"/>
    <w:rsid w:val="009165C0"/>
  </w:style>
  <w:style w:type="paragraph" w:styleId="NormalWeb">
    <w:name w:val="Normal (Web)"/>
    <w:basedOn w:val="Normal"/>
    <w:uiPriority w:val="99"/>
    <w:semiHidden/>
    <w:unhideWhenUsed/>
    <w:rsid w:val="009D2593"/>
    <w:pPr>
      <w:keepNext w:val="0"/>
      <w:keepLines w:val="0"/>
      <w:spacing w:before="100" w:beforeAutospacing="1" w:after="100" w:afterAutospacing="1"/>
    </w:pPr>
  </w:style>
  <w:style w:type="character" w:customStyle="1" w:styleId="TF-TEXTOChar">
    <w:name w:val="TF-TEXTO Char"/>
    <w:basedOn w:val="Fontepargpadro"/>
    <w:link w:val="TF-TEXTO"/>
    <w:locked/>
    <w:rsid w:val="00D8791C"/>
  </w:style>
  <w:style w:type="character" w:styleId="HiperlinkVisitado">
    <w:name w:val="FollowedHyperlink"/>
    <w:basedOn w:val="Fontepargpadro"/>
    <w:uiPriority w:val="99"/>
    <w:semiHidden/>
    <w:unhideWhenUsed/>
    <w:rsid w:val="00910FEF"/>
    <w:rPr>
      <w:color w:val="954F72" w:themeColor="followedHyperlink"/>
      <w:u w:val="single"/>
    </w:rPr>
  </w:style>
  <w:style w:type="character" w:styleId="nfase">
    <w:name w:val="Emphasis"/>
    <w:basedOn w:val="Fontepargpadro"/>
    <w:uiPriority w:val="20"/>
    <w:qFormat/>
    <w:rsid w:val="006C2D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7268259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39230">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2467416">
      <w:bodyDiv w:val="1"/>
      <w:marLeft w:val="0"/>
      <w:marRight w:val="0"/>
      <w:marTop w:val="0"/>
      <w:marBottom w:val="0"/>
      <w:divBdr>
        <w:top w:val="none" w:sz="0" w:space="0" w:color="auto"/>
        <w:left w:val="none" w:sz="0" w:space="0" w:color="auto"/>
        <w:bottom w:val="none" w:sz="0" w:space="0" w:color="auto"/>
        <w:right w:val="none" w:sz="0" w:space="0" w:color="auto"/>
      </w:divBdr>
      <w:divsChild>
        <w:div w:id="1628507122">
          <w:marLeft w:val="0"/>
          <w:marRight w:val="0"/>
          <w:marTop w:val="0"/>
          <w:marBottom w:val="0"/>
          <w:divBdr>
            <w:top w:val="none" w:sz="0" w:space="0" w:color="auto"/>
            <w:left w:val="none" w:sz="0" w:space="0" w:color="auto"/>
            <w:bottom w:val="none" w:sz="0" w:space="0" w:color="auto"/>
            <w:right w:val="none" w:sz="0" w:space="0" w:color="auto"/>
          </w:divBdr>
          <w:divsChild>
            <w:div w:id="847450089">
              <w:marLeft w:val="0"/>
              <w:marRight w:val="0"/>
              <w:marTop w:val="0"/>
              <w:marBottom w:val="0"/>
              <w:divBdr>
                <w:top w:val="none" w:sz="0" w:space="0" w:color="auto"/>
                <w:left w:val="none" w:sz="0" w:space="0" w:color="auto"/>
                <w:bottom w:val="none" w:sz="0" w:space="0" w:color="auto"/>
                <w:right w:val="none" w:sz="0" w:space="0" w:color="auto"/>
              </w:divBdr>
              <w:divsChild>
                <w:div w:id="8275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47327842">
      <w:bodyDiv w:val="1"/>
      <w:marLeft w:val="0"/>
      <w:marRight w:val="0"/>
      <w:marTop w:val="0"/>
      <w:marBottom w:val="0"/>
      <w:divBdr>
        <w:top w:val="none" w:sz="0" w:space="0" w:color="auto"/>
        <w:left w:val="none" w:sz="0" w:space="0" w:color="auto"/>
        <w:bottom w:val="none" w:sz="0" w:space="0" w:color="auto"/>
        <w:right w:val="none" w:sz="0" w:space="0" w:color="auto"/>
      </w:divBdr>
    </w:div>
    <w:div w:id="19801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7319</Words>
  <Characters>39523</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46749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9</cp:revision>
  <cp:lastPrinted>2024-04-23T13:03:00Z</cp:lastPrinted>
  <dcterms:created xsi:type="dcterms:W3CDTF">2024-06-18T14:36:00Z</dcterms:created>
  <dcterms:modified xsi:type="dcterms:W3CDTF">2024-06-25T19:33:00Z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68104b14-b53d-46de-9ae8-975cc0e84815_Enabled">
    <vt:lpwstr>true</vt:lpwstr>
  </property>
  <property fmtid="{D5CDD505-2E9C-101B-9397-08002B2CF9AE}" pid="4" name="MSIP_Label_68104b14-b53d-46de-9ae8-975cc0e84815_SetDate">
    <vt:lpwstr>2024-04-03T17:05:12Z</vt:lpwstr>
  </property>
  <property fmtid="{D5CDD505-2E9C-101B-9397-08002B2CF9AE}" pid="5" name="MSIP_Label_68104b14-b53d-46de-9ae8-975cc0e84815_Method">
    <vt:lpwstr>Privileged</vt:lpwstr>
  </property>
  <property fmtid="{D5CDD505-2E9C-101B-9397-08002B2CF9AE}" pid="6" name="MSIP_Label_68104b14-b53d-46de-9ae8-975cc0e84815_Name">
    <vt:lpwstr>ABI_MIP_InternalUseOnly</vt:lpwstr>
  </property>
  <property fmtid="{D5CDD505-2E9C-101B-9397-08002B2CF9AE}" pid="7" name="MSIP_Label_68104b14-b53d-46de-9ae8-975cc0e84815_SiteId">
    <vt:lpwstr>cef04b19-7776-4a94-b89b-375c77a8f936</vt:lpwstr>
  </property>
  <property fmtid="{D5CDD505-2E9C-101B-9397-08002B2CF9AE}" pid="8" name="MSIP_Label_68104b14-b53d-46de-9ae8-975cc0e84815_ActionId">
    <vt:lpwstr>d3cb83b2-9632-458b-a1aa-c830a7ac5fed</vt:lpwstr>
  </property>
  <property fmtid="{D5CDD505-2E9C-101B-9397-08002B2CF9AE}" pid="9" name="MSIP_Label_68104b14-b53d-46de-9ae8-975cc0e84815_ContentBits">
    <vt:lpwstr>0</vt:lpwstr>
  </property>
</Properties>
</file>