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1"/>
        <w:gridCol w:w="3647"/>
      </w:tblGrid>
      <w:tr w:rsidR="00F0030C" w14:paraId="16A1172A" w14:textId="77777777" w:rsidTr="008F7CE2">
        <w:tc>
          <w:tcPr>
            <w:tcW w:w="9072" w:type="dxa"/>
            <w:gridSpan w:val="2"/>
            <w:shd w:val="clear" w:color="auto" w:fill="auto"/>
          </w:tcPr>
          <w:p w14:paraId="27F900D1" w14:textId="77777777" w:rsidR="00F0030C" w:rsidRDefault="00F0030C" w:rsidP="002362E8">
            <w:pPr>
              <w:pStyle w:val="Cabealho"/>
              <w:tabs>
                <w:tab w:val="clear" w:pos="8640"/>
                <w:tab w:val="right" w:pos="8931"/>
              </w:tabs>
              <w:ind w:right="141"/>
              <w:jc w:val="center"/>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t>CURSO DE CIÊNCIA DA COMPUTAÇÃO – TCC</w:t>
            </w:r>
          </w:p>
        </w:tc>
      </w:tr>
      <w:tr w:rsidR="00F0030C" w14:paraId="69160EAA" w14:textId="77777777" w:rsidTr="008F7CE2">
        <w:tc>
          <w:tcPr>
            <w:tcW w:w="5387" w:type="dxa"/>
            <w:shd w:val="clear" w:color="auto" w:fill="auto"/>
          </w:tcPr>
          <w:p w14:paraId="3D025371" w14:textId="1D53CD15" w:rsidR="00F0030C" w:rsidRPr="003C5262" w:rsidRDefault="00F0030C" w:rsidP="002362E8">
            <w:pPr>
              <w:pStyle w:val="Cabealho"/>
              <w:tabs>
                <w:tab w:val="clear" w:pos="8640"/>
                <w:tab w:val="right" w:pos="8931"/>
              </w:tabs>
              <w:ind w:right="141"/>
            </w:pPr>
            <w:proofErr w:type="gramStart"/>
            <w:r>
              <w:rPr>
                <w:rStyle w:val="Nmerodepgina"/>
              </w:rPr>
              <w:t>( </w:t>
            </w:r>
            <w:r w:rsidR="006D0ABD">
              <w:rPr>
                <w:rStyle w:val="Nmerodepgina"/>
              </w:rPr>
              <w:t>X</w:t>
            </w:r>
            <w:proofErr w:type="gramEnd"/>
            <w:r>
              <w:rPr>
                <w:rStyle w:val="Nmerodepgina"/>
              </w:rPr>
              <w:t> ) PRÉ-PROJETO     (</w:t>
            </w:r>
            <w:r>
              <w:t xml:space="preserve">     ) </w:t>
            </w:r>
            <w:r>
              <w:rPr>
                <w:rStyle w:val="Nmerodepgina"/>
              </w:rPr>
              <w:t xml:space="preserve">PROJETO </w:t>
            </w:r>
          </w:p>
        </w:tc>
        <w:tc>
          <w:tcPr>
            <w:tcW w:w="3685" w:type="dxa"/>
            <w:shd w:val="clear" w:color="auto" w:fill="auto"/>
          </w:tcPr>
          <w:p w14:paraId="1D47DDD6" w14:textId="40915035" w:rsidR="00F0030C" w:rsidRDefault="00F0030C" w:rsidP="002362E8">
            <w:pPr>
              <w:pStyle w:val="Cabealho"/>
              <w:tabs>
                <w:tab w:val="clear" w:pos="8640"/>
                <w:tab w:val="right" w:pos="8931"/>
              </w:tabs>
              <w:ind w:right="141"/>
              <w:rPr>
                <w:rStyle w:val="Nmerodepgina"/>
              </w:rPr>
            </w:pPr>
            <w:r>
              <w:rPr>
                <w:rStyle w:val="Nmerodepgina"/>
              </w:rPr>
              <w:t xml:space="preserve">ANO/SEMESTRE: </w:t>
            </w:r>
            <w:r w:rsidR="002F6021">
              <w:rPr>
                <w:rStyle w:val="Nmerodepgina"/>
              </w:rPr>
              <w:t>202</w:t>
            </w:r>
            <w:r w:rsidR="00FB6B89">
              <w:rPr>
                <w:rStyle w:val="Nmerodepgina"/>
              </w:rPr>
              <w:t>4</w:t>
            </w:r>
            <w:r>
              <w:rPr>
                <w:rStyle w:val="Nmerodepgina"/>
              </w:rPr>
              <w:t>/</w:t>
            </w:r>
            <w:r w:rsidR="002F6021">
              <w:rPr>
                <w:rStyle w:val="Nmerodepgina"/>
              </w:rPr>
              <w:t>1</w:t>
            </w:r>
          </w:p>
        </w:tc>
      </w:tr>
    </w:tbl>
    <w:p w14:paraId="0E3D8B3E" w14:textId="77777777" w:rsidR="00F0030C" w:rsidRDefault="00F0030C" w:rsidP="001E682E">
      <w:pPr>
        <w:pStyle w:val="TF-TTULO"/>
      </w:pPr>
    </w:p>
    <w:p w14:paraId="08E05AD2" w14:textId="4ED52309" w:rsidR="006D0ABD" w:rsidRPr="00252447" w:rsidRDefault="00252447" w:rsidP="00252447">
      <w:pPr>
        <w:pStyle w:val="TF-TTULO"/>
        <w:rPr>
          <w:rStyle w:val="eop"/>
        </w:rPr>
      </w:pPr>
      <w:r w:rsidRPr="00252447">
        <w:rPr>
          <w:rStyle w:val="normaltextrun"/>
          <w:caps w:val="0"/>
        </w:rPr>
        <w:t>MODELAGEM BASEADA EM AGENT</w:t>
      </w:r>
      <w:r w:rsidR="003F3B19">
        <w:rPr>
          <w:rStyle w:val="normaltextrun"/>
          <w:caps w:val="0"/>
        </w:rPr>
        <w:t>E</w:t>
      </w:r>
      <w:r w:rsidRPr="00252447">
        <w:rPr>
          <w:rStyle w:val="normaltextrun"/>
          <w:caps w:val="0"/>
        </w:rPr>
        <w:t xml:space="preserve">S PARA SIMULAÇÃO DO CRESCIMENTO URBANO DE BLUMENAU E </w:t>
      </w:r>
      <w:r w:rsidR="0009313C">
        <w:rPr>
          <w:rStyle w:val="normaltextrun"/>
          <w:caps w:val="0"/>
        </w:rPr>
        <w:t>SEUS</w:t>
      </w:r>
      <w:r w:rsidR="006E3B32">
        <w:rPr>
          <w:rStyle w:val="normaltextrun"/>
          <w:caps w:val="0"/>
        </w:rPr>
        <w:t xml:space="preserve"> POSSÍVEIS </w:t>
      </w:r>
      <w:r w:rsidR="0009313C">
        <w:rPr>
          <w:rStyle w:val="normaltextrun"/>
          <w:caps w:val="0"/>
        </w:rPr>
        <w:t>IMPACTOS</w:t>
      </w:r>
      <w:r w:rsidRPr="00252447">
        <w:rPr>
          <w:rStyle w:val="normaltextrun"/>
          <w:caps w:val="0"/>
        </w:rPr>
        <w:t xml:space="preserve"> </w:t>
      </w:r>
      <w:r w:rsidR="006E3B32">
        <w:rPr>
          <w:rStyle w:val="normaltextrun"/>
          <w:caps w:val="0"/>
        </w:rPr>
        <w:t>D</w:t>
      </w:r>
      <w:r w:rsidRPr="00252447">
        <w:rPr>
          <w:rStyle w:val="normaltextrun"/>
          <w:caps w:val="0"/>
        </w:rPr>
        <w:t>O SISTEMA EDUCACIONAL</w:t>
      </w:r>
      <w:r w:rsidRPr="00252447">
        <w:rPr>
          <w:rStyle w:val="eop"/>
          <w:caps w:val="0"/>
        </w:rPr>
        <w:t> </w:t>
      </w:r>
    </w:p>
    <w:p w14:paraId="2208E5DC" w14:textId="77777777" w:rsidR="006D0ABD" w:rsidRDefault="006D0ABD" w:rsidP="000D66D7">
      <w:pPr>
        <w:pStyle w:val="TF-AUTOR0"/>
        <w:rPr>
          <w:rStyle w:val="eop"/>
        </w:rPr>
      </w:pPr>
      <w:r>
        <w:rPr>
          <w:rStyle w:val="normaltextrun"/>
        </w:rPr>
        <w:t>Jardel Pereira Zermiani</w:t>
      </w:r>
      <w:r>
        <w:rPr>
          <w:rStyle w:val="eop"/>
        </w:rPr>
        <w:t> </w:t>
      </w:r>
    </w:p>
    <w:p w14:paraId="4A66EBE8" w14:textId="73E774E7" w:rsidR="006D0ABD" w:rsidRDefault="006D0ABD" w:rsidP="00D63A37">
      <w:pPr>
        <w:pStyle w:val="TF-AUTOR0"/>
        <w:rPr>
          <w:rStyle w:val="eop"/>
        </w:rPr>
      </w:pPr>
      <w:r>
        <w:rPr>
          <w:rStyle w:val="normaltextrun"/>
        </w:rPr>
        <w:t>Prof. Aurélio Faustino Hoppe – Orientador</w:t>
      </w:r>
      <w:r>
        <w:rPr>
          <w:rStyle w:val="eop"/>
        </w:rPr>
        <w:t> </w:t>
      </w:r>
    </w:p>
    <w:p w14:paraId="38E579AA" w14:textId="77777777" w:rsidR="006D0ABD" w:rsidRPr="00340B30" w:rsidRDefault="006D0ABD" w:rsidP="006D0ABD">
      <w:pPr>
        <w:pStyle w:val="paragraph"/>
        <w:spacing w:before="0" w:beforeAutospacing="0" w:after="0" w:afterAutospacing="0"/>
        <w:jc w:val="center"/>
        <w:textAlignment w:val="baseline"/>
        <w:rPr>
          <w:rFonts w:ascii="Segoe UI" w:hAnsi="Segoe UI" w:cs="Segoe UI"/>
          <w:color w:val="000000"/>
          <w:sz w:val="18"/>
          <w:szCs w:val="18"/>
          <w:u w:val="single"/>
        </w:rPr>
      </w:pPr>
    </w:p>
    <w:p w14:paraId="13F43204" w14:textId="08F007BC" w:rsidR="00FD594B" w:rsidRDefault="00F255FC" w:rsidP="005F66FF">
      <w:pPr>
        <w:pStyle w:val="Ttulo1"/>
      </w:pPr>
      <w:r w:rsidRPr="008B1F50">
        <w:t>Introdução</w:t>
      </w:r>
      <w:bookmarkEnd w:id="0"/>
      <w:bookmarkEnd w:id="1"/>
      <w:bookmarkEnd w:id="2"/>
      <w:bookmarkEnd w:id="3"/>
      <w:bookmarkEnd w:id="4"/>
      <w:bookmarkEnd w:id="5"/>
      <w:bookmarkEnd w:id="6"/>
      <w:bookmarkEnd w:id="7"/>
      <w:bookmarkEnd w:id="8"/>
    </w:p>
    <w:p w14:paraId="342713B3" w14:textId="77976B70" w:rsidR="00A8771A" w:rsidRDefault="00A8771A" w:rsidP="00A8771A">
      <w:pPr>
        <w:pStyle w:val="TF-TEXTO"/>
        <w:rPr>
          <w:sz w:val="24"/>
          <w:szCs w:val="24"/>
        </w:rPr>
      </w:pPr>
      <w:bookmarkStart w:id="9" w:name="_Toc419598576"/>
      <w:bookmarkStart w:id="10" w:name="_Toc420721317"/>
      <w:bookmarkStart w:id="11" w:name="_Toc420721467"/>
      <w:bookmarkStart w:id="12" w:name="_Toc420721562"/>
      <w:bookmarkStart w:id="13" w:name="_Toc420721768"/>
      <w:bookmarkStart w:id="14" w:name="_Toc420723209"/>
      <w:bookmarkStart w:id="15" w:name="_Toc482682370"/>
      <w:bookmarkStart w:id="16" w:name="_Toc54164904"/>
      <w:bookmarkStart w:id="17" w:name="_Toc54165664"/>
      <w:bookmarkStart w:id="18" w:name="_Toc54169316"/>
      <w:bookmarkStart w:id="19" w:name="_Toc96347426"/>
      <w:bookmarkStart w:id="20" w:name="_Toc96357710"/>
      <w:bookmarkStart w:id="21" w:name="_Toc96491850"/>
      <w:bookmarkStart w:id="22" w:name="_Toc411603090"/>
      <w:r>
        <w:t>A urbanização é um processo dinâmico e em constante expansão, influenciado pelo crescimento populacional e pelas demandas crescentes por espaço e infraestrutura nas cidades</w:t>
      </w:r>
      <w:r w:rsidR="005659F1" w:rsidRPr="005659F1">
        <w:t xml:space="preserve"> </w:t>
      </w:r>
      <w:r w:rsidR="005659F1">
        <w:t>(</w:t>
      </w:r>
      <w:r w:rsidR="005659F1" w:rsidRPr="005D31FF">
        <w:t xml:space="preserve">KUDDUS </w:t>
      </w:r>
      <w:r w:rsidR="005659F1" w:rsidRPr="005659F1">
        <w:rPr>
          <w:i/>
          <w:iCs/>
        </w:rPr>
        <w:t>et al</w:t>
      </w:r>
      <w:r w:rsidR="005659F1" w:rsidRPr="005D31FF">
        <w:t>., 2020)</w:t>
      </w:r>
      <w:r>
        <w:t xml:space="preserve">. O fenômeno do crescimento urbano surge como uma resposta a essa crescente pressão demográfica, resultando em um aumento significativo na construção de edifícios verticais para acomodar a população em áreas urbanas densamente povoadas. </w:t>
      </w:r>
      <w:r w:rsidR="005659F1">
        <w:t>Ainda segundo os autores, e</w:t>
      </w:r>
      <w:r>
        <w:t>ssa tendência transforma a paisagem urbana e redefine a dinâmica social e econômica das cidades, afetando diversos setores, incluindo a educação.</w:t>
      </w:r>
    </w:p>
    <w:p w14:paraId="5A2B9404" w14:textId="777BB912" w:rsidR="00A8771A" w:rsidRDefault="00A53A8F" w:rsidP="00A8771A">
      <w:pPr>
        <w:pStyle w:val="TF-TEXTO"/>
      </w:pPr>
      <w:r>
        <w:t>Diante desse panorama</w:t>
      </w:r>
      <w:r w:rsidR="00A8771A">
        <w:t>,</w:t>
      </w:r>
      <w:r w:rsidR="00AA2CED">
        <w:t xml:space="preserve"> Silva (</w:t>
      </w:r>
      <w:r w:rsidR="00AA2CED" w:rsidRPr="005D31FF">
        <w:t>2015</w:t>
      </w:r>
      <w:r w:rsidR="00AA2CED">
        <w:t>)</w:t>
      </w:r>
      <w:r w:rsidR="001F172F">
        <w:t xml:space="preserve"> afirma que</w:t>
      </w:r>
      <w:r w:rsidR="00A8771A">
        <w:t xml:space="preserve"> a relação entre crescimento urbano e educação se torna cada vez mais relevante </w:t>
      </w:r>
      <w:r w:rsidR="00447291">
        <w:t>pois precisa</w:t>
      </w:r>
      <w:r w:rsidR="00A8771A">
        <w:t xml:space="preserve"> garantir uma distribuição equitativa e acessível de instituições educacionais em áreas urbanas em expansão. </w:t>
      </w:r>
      <w:r w:rsidR="009F4081">
        <w:t>Além disso, o</w:t>
      </w:r>
      <w:r w:rsidR="00A8771A">
        <w:t xml:space="preserve"> rápido crescimento populacional pode sobrecarregar a infraestrutura educacional existente, gerando uma demanda crescente por escolas e creches. </w:t>
      </w:r>
      <w:r w:rsidR="009F4081">
        <w:t>Por</w:t>
      </w:r>
      <w:r w:rsidR="0015764D">
        <w:t>tanto</w:t>
      </w:r>
      <w:r w:rsidR="00D174A0">
        <w:t xml:space="preserve">, </w:t>
      </w:r>
      <w:r w:rsidR="00A8771A">
        <w:t>ao concentrar a população em espaços limitados, pode</w:t>
      </w:r>
      <w:r w:rsidR="0015764D">
        <w:t>-se</w:t>
      </w:r>
      <w:r w:rsidR="00A8771A">
        <w:t xml:space="preserve"> intensificar a necessidade de construção e expansão de escolas para atender às demandas educacionais em áreas urbanas densamente povoadas.</w:t>
      </w:r>
    </w:p>
    <w:p w14:paraId="54DA3D10" w14:textId="585095F8" w:rsidR="00A8771A" w:rsidRDefault="00876B4B" w:rsidP="00A8771A">
      <w:pPr>
        <w:pStyle w:val="TF-TEXTO"/>
      </w:pPr>
      <w:r>
        <w:t xml:space="preserve">De acordo com </w:t>
      </w:r>
      <w:bookmarkStart w:id="23" w:name="OLE_LINK1"/>
      <w:bookmarkStart w:id="24" w:name="OLE_LINK2"/>
      <w:r w:rsidR="00DD1913">
        <w:t>Monteiro</w:t>
      </w:r>
      <w:r w:rsidRPr="00512E3D">
        <w:t xml:space="preserve"> </w:t>
      </w:r>
      <w:r w:rsidRPr="00DD1913">
        <w:rPr>
          <w:i/>
          <w:iCs/>
        </w:rPr>
        <w:t>et al</w:t>
      </w:r>
      <w:r w:rsidRPr="00512E3D">
        <w:t xml:space="preserve">. </w:t>
      </w:r>
      <w:r w:rsidR="00D04C0D" w:rsidRPr="00512E3D">
        <w:t>(</w:t>
      </w:r>
      <w:r w:rsidRPr="00512E3D">
        <w:t>201</w:t>
      </w:r>
      <w:r w:rsidR="00DD1913">
        <w:t>7</w:t>
      </w:r>
      <w:bookmarkEnd w:id="23"/>
      <w:bookmarkEnd w:id="24"/>
      <w:r w:rsidRPr="00512E3D">
        <w:t>)</w:t>
      </w:r>
      <w:r w:rsidR="00D04C0D" w:rsidRPr="00512E3D">
        <w:t>,</w:t>
      </w:r>
      <w:r w:rsidR="00D04C0D">
        <w:t xml:space="preserve"> a</w:t>
      </w:r>
      <w:r w:rsidR="00A8771A">
        <w:t xml:space="preserve"> partir desse processo, intensificam-se problemas socioeconômicos existentes, como a </w:t>
      </w:r>
      <w:r w:rsidR="00A8771A" w:rsidRPr="001545AF">
        <w:t>segregação</w:t>
      </w:r>
      <w:r w:rsidR="00A8771A">
        <w:t xml:space="preserve"> espacial e a desigualdade de oportunidades educacionais. Em áreas urbanas em crescimento, a segregação residencial pode se acentuar, resultando em escolas que atendem predominantemente a determinados grupos socioeconômicos.</w:t>
      </w:r>
      <w:r w:rsidR="00254308">
        <w:t xml:space="preserve"> Segundo os autores, i</w:t>
      </w:r>
      <w:r w:rsidR="00A8771A">
        <w:t>sso pode agravar as disparidades de desempenho acadêmico e limitar as oportunidades de mobilidade social para os estudantes de famílias menos privilegiadas.</w:t>
      </w:r>
    </w:p>
    <w:p w14:paraId="6FD740CB" w14:textId="0D61192B" w:rsidR="006D2D55" w:rsidRDefault="00A8771A" w:rsidP="00A8771A">
      <w:pPr>
        <w:pStyle w:val="TF-TEXTO"/>
      </w:pPr>
      <w:r>
        <w:t xml:space="preserve">Assim, </w:t>
      </w:r>
      <w:r w:rsidR="00BD6E38">
        <w:t xml:space="preserve">conforme ressalta </w:t>
      </w:r>
      <w:r w:rsidR="00DD1913">
        <w:t>Monteiro</w:t>
      </w:r>
      <w:r w:rsidR="00BD6E38">
        <w:t xml:space="preserve"> </w:t>
      </w:r>
      <w:r w:rsidR="00BD6E38" w:rsidRPr="00BD6E38">
        <w:rPr>
          <w:i/>
          <w:iCs/>
        </w:rPr>
        <w:t>et al</w:t>
      </w:r>
      <w:r w:rsidR="00BD6E38">
        <w:t>. (201</w:t>
      </w:r>
      <w:r w:rsidR="00DD1913">
        <w:t>7</w:t>
      </w:r>
      <w:r w:rsidR="00BD6E38">
        <w:t xml:space="preserve">), </w:t>
      </w:r>
      <w:r>
        <w:t>o crescimento urbano desordenado e as disparidades na distribuição de recursos podem criar desafios significativos para a acessibilidade e qualidade da educação, especialmente em comunidades de baixa renda. Para abordar essas questões, é fundamental adotar políticas e estratégias que garantam o acesso equitativo à educação em todas as áreas urbanas, considerando as necessidades específicas de cada comunidade.</w:t>
      </w:r>
      <w:r w:rsidR="004621B9">
        <w:t xml:space="preserve"> </w:t>
      </w:r>
      <w:r w:rsidR="00B47AD1">
        <w:t>Deste modo</w:t>
      </w:r>
      <w:r w:rsidR="000170DE">
        <w:t xml:space="preserve">, </w:t>
      </w:r>
      <w:r w:rsidR="00BA7DE2">
        <w:t>de acordo com os autores, a</w:t>
      </w:r>
      <w:r>
        <w:t xml:space="preserve"> compreensão dos impactos do crescimento urbano na educação requer uma análise abrangente das interações complexas entre fatores demográficos, socioeconômicos e espaciais. </w:t>
      </w:r>
    </w:p>
    <w:p w14:paraId="53655FF5" w14:textId="465B3AC4" w:rsidR="00A8771A" w:rsidRDefault="00A8771A" w:rsidP="00A8771A">
      <w:pPr>
        <w:pStyle w:val="TF-TEXTO"/>
      </w:pPr>
      <w:r>
        <w:t xml:space="preserve">Nesse sentido, </w:t>
      </w:r>
      <w:r w:rsidR="00512E3D">
        <w:t>Furtado</w:t>
      </w:r>
      <w:r w:rsidR="000F4B40" w:rsidRPr="00512E3D">
        <w:t xml:space="preserve"> (</w:t>
      </w:r>
      <w:r w:rsidR="00DD1913">
        <w:t>2018</w:t>
      </w:r>
      <w:r w:rsidR="000F4B40" w:rsidRPr="00512E3D">
        <w:t>)</w:t>
      </w:r>
      <w:r w:rsidR="000F4B40">
        <w:t xml:space="preserve"> destaca</w:t>
      </w:r>
      <w:r w:rsidR="00423CD9">
        <w:t>m</w:t>
      </w:r>
      <w:r w:rsidR="000F4B40">
        <w:t xml:space="preserve"> que </w:t>
      </w:r>
      <w:r>
        <w:t>a modelagem de agentes emerge como uma ferramenta valiosa para estudar e prever os efeitos do crescimento urbano no setor educacional. Ao simular as dinâmicas de distribuição populacional, demanda por serviços educacionais e acesso à infraestrutura escolar em um ambiente urbano em crescimento, a modelagem de agentes permite identificar padrões emergentes e desenvolver estratégias eficazes para melhorar a equidade e qualidade da educação em áreas urbanas.</w:t>
      </w:r>
    </w:p>
    <w:p w14:paraId="29BCEFE2" w14:textId="77777777" w:rsidR="008C6856" w:rsidRDefault="008C6856" w:rsidP="008C6856">
      <w:pPr>
        <w:pStyle w:val="TF-TEXTO"/>
      </w:pPr>
      <w:r>
        <w:t xml:space="preserve">Segundo Smith e Brown (2008), ao utilizar a modelagem de agentes, os gestores municipais podem simular diferentes cenários de crescimento populacional, distribuição de escolas e políticas educacionais, levando em consideração fatores como densidade demográfica, localização geográfica das escolas, padrões de migração e demanda por serviços educacionais. A partir disso, é possível identificar áreas onde a oferta de escolas é insuficiente ou onde a segregação socioeconômica pode estar exacerbando as desigualdades educacionais. </w:t>
      </w:r>
    </w:p>
    <w:p w14:paraId="0BCF7939" w14:textId="08D63968" w:rsidR="008F5A43" w:rsidRDefault="00D253C2" w:rsidP="00144899">
      <w:pPr>
        <w:pStyle w:val="TF-TEXTO"/>
        <w:rPr>
          <w:sz w:val="24"/>
          <w:szCs w:val="24"/>
        </w:rPr>
      </w:pPr>
      <w:r>
        <w:t xml:space="preserve">No contexto da cidade de Blumenau, a modelagem baseada em agentes pode oferecer </w:t>
      </w:r>
      <w:r w:rsidR="000D1B64">
        <w:t>informações importantes</w:t>
      </w:r>
      <w:r>
        <w:t xml:space="preserve"> sobre como o crescimento urbano impacta o sistema educacional local. Com sua economia dinâmica e atrativos culturais, Blumenau tem experimentado um aumento constante na migração interna e no desenvolvimento urbano. No entanto, esse crescimento não é uniforme e pode gerar desafios significativos para garantir que todas as comunidades tenham acesso equitativo a uma educação de qualidade.</w:t>
      </w:r>
      <w:r w:rsidR="00144899">
        <w:t xml:space="preserve"> A partir disso, surge a seguinte</w:t>
      </w:r>
      <w:r w:rsidR="008F5A43">
        <w:t xml:space="preserve"> pergunta de </w:t>
      </w:r>
      <w:r w:rsidR="00DD1913">
        <w:t>pesquisa</w:t>
      </w:r>
      <w:r w:rsidR="008F5A43">
        <w:t>: "Qual é o potencial da modelagem baseada em agentes para simular e compreender os impactos do crescimento urbano no sistema educacional de Blumenau?"</w:t>
      </w:r>
      <w:r w:rsidR="009E48A4">
        <w:t>.</w:t>
      </w:r>
    </w:p>
    <w:p w14:paraId="4DEEAE1F" w14:textId="5E16B1E1" w:rsidR="00F255FC" w:rsidRPr="007D10F2" w:rsidRDefault="00F255FC" w:rsidP="00E638A0">
      <w:pPr>
        <w:pStyle w:val="Ttulo2"/>
      </w:pPr>
      <w:r w:rsidRPr="007D10F2">
        <w:lastRenderedPageBreak/>
        <w:t>OBJETIVOS</w:t>
      </w:r>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6CEDCF57" w14:textId="34464059" w:rsidR="006D0ABD" w:rsidRDefault="002F6B3B" w:rsidP="00CF3DB7">
      <w:pPr>
        <w:pStyle w:val="TF-TEXTO"/>
      </w:pPr>
      <w:r>
        <w:t xml:space="preserve">Este trabalho tem como objetivo </w:t>
      </w:r>
      <w:r w:rsidR="00816354">
        <w:t xml:space="preserve">desenvolver um modelo de simulação baseado em </w:t>
      </w:r>
      <w:r w:rsidR="00052A37">
        <w:t>a</w:t>
      </w:r>
      <w:r w:rsidR="00816354">
        <w:t>gentes para representar a dinâmica da expansão urbana em Blumenau, permitindo a análise dos impactos no sistema educacional da cidade</w:t>
      </w:r>
      <w:r w:rsidR="006D0ABD" w:rsidRPr="00CF3DB7">
        <w:t>. </w:t>
      </w:r>
    </w:p>
    <w:p w14:paraId="07C7D654" w14:textId="5D516DF0" w:rsidR="00992676" w:rsidRPr="00CF3DB7" w:rsidRDefault="00992676" w:rsidP="00CF3DB7">
      <w:pPr>
        <w:pStyle w:val="TF-TEXTO"/>
      </w:pPr>
      <w:r>
        <w:t>Os objetivos específicos são:</w:t>
      </w:r>
    </w:p>
    <w:p w14:paraId="4D0B99DA" w14:textId="7DAE06EA" w:rsidR="002B08CA" w:rsidRPr="00992676" w:rsidRDefault="002B08CA" w:rsidP="00992676">
      <w:pPr>
        <w:pStyle w:val="TF-ALNEA"/>
      </w:pPr>
      <w:r w:rsidRPr="00992676">
        <w:t>identificar os padrões de crescimento urbano em Blumenau e suas implicações para o sistema educacional, considerando variáveis como densidade demográfica, localização geográfica das escolas e padrões de migração;</w:t>
      </w:r>
    </w:p>
    <w:p w14:paraId="72280AC8" w14:textId="77777777" w:rsidR="00FD1B56" w:rsidRPr="00992676" w:rsidRDefault="00FD1B56" w:rsidP="00FD1B56">
      <w:pPr>
        <w:pStyle w:val="TF-ALNEA"/>
      </w:pPr>
      <w:r w:rsidRPr="00992676">
        <w:t>avaliar como o crescimento urbano influencia a distribuição espacial das instituições educacionais em Blumenau, identificando áreas com carência de infraestrutura educacional;</w:t>
      </w:r>
    </w:p>
    <w:p w14:paraId="298F1BBE" w14:textId="3DE19542" w:rsidR="00FD1B56" w:rsidRDefault="00FD1B56" w:rsidP="00FD1B56">
      <w:pPr>
        <w:pStyle w:val="TF-ALNEA"/>
      </w:pPr>
      <w:r w:rsidRPr="00992676">
        <w:t>analisar os impactos do crescimento urbano na qualidade da educação, levando em consideração fatores como tamanho das turmas, recursos disponíveis nas escolas e desempenho acadêmico dos alunos</w:t>
      </w:r>
      <w:r>
        <w:t>;</w:t>
      </w:r>
    </w:p>
    <w:p w14:paraId="0AF8E185" w14:textId="3A8BA181" w:rsidR="00EC4D6E" w:rsidRPr="00992676" w:rsidRDefault="00E87C4A" w:rsidP="00862DE2">
      <w:pPr>
        <w:pStyle w:val="TF-ALNEA"/>
      </w:pPr>
      <w:r w:rsidRPr="00992676">
        <w:t>validar o modelo de simulação por meio de dados históricos e informações geoespaciais sobre a expansão urbana em Blumenau, garantindo sua capacidade de capturar com precisão a dinâmica do crescimento da cidade</w:t>
      </w:r>
      <w:r w:rsidR="00992676" w:rsidRPr="00992676">
        <w:t>.</w:t>
      </w:r>
    </w:p>
    <w:p w14:paraId="6B0A09B4" w14:textId="77777777" w:rsidR="00A44581" w:rsidRDefault="00A44581" w:rsidP="00424AD5">
      <w:pPr>
        <w:pStyle w:val="Ttulo1"/>
      </w:pPr>
      <w:bookmarkStart w:id="25" w:name="_Toc419598587"/>
      <w:r>
        <w:t xml:space="preserve">trabalhos </w:t>
      </w:r>
      <w:r w:rsidRPr="00FC4A9F">
        <w:t>correlatos</w:t>
      </w:r>
    </w:p>
    <w:p w14:paraId="45BC38CE" w14:textId="0F46B0E9" w:rsidR="006D0ABD" w:rsidRPr="009E6A6D" w:rsidRDefault="006D0ABD" w:rsidP="009E6A6D">
      <w:pPr>
        <w:pStyle w:val="TF-TEXTO"/>
      </w:pPr>
      <w:r w:rsidRPr="009E6A6D">
        <w:t xml:space="preserve">Nesta seção serão apresentados trabalhos com características similares ao objetivo do tema proposto. Na subseção 2.1 é detalhado o trabalho de </w:t>
      </w:r>
      <w:proofErr w:type="spellStart"/>
      <w:r w:rsidRPr="009E6A6D">
        <w:t>Magliocca</w:t>
      </w:r>
      <w:proofErr w:type="spellEnd"/>
      <w:r w:rsidRPr="009E6A6D">
        <w:t xml:space="preserve"> </w:t>
      </w:r>
      <w:r w:rsidR="00997D00" w:rsidRPr="00997D00">
        <w:rPr>
          <w:i/>
          <w:iCs/>
        </w:rPr>
        <w:t>et al.</w:t>
      </w:r>
      <w:r w:rsidRPr="009E6A6D">
        <w:t xml:space="preserve"> (2011), que busca simular a conversão de terra agrícolas em desenvolvimento habitacional utilizando um modelo de uso do solo urbano baseado em agentes econômicos. A subseção 2.2 apresenta o trabalho de </w:t>
      </w:r>
      <w:proofErr w:type="spellStart"/>
      <w:r w:rsidRPr="009E6A6D">
        <w:t>Arsanjani</w:t>
      </w:r>
      <w:proofErr w:type="spellEnd"/>
      <w:r w:rsidRPr="009E6A6D">
        <w:t xml:space="preserve"> </w:t>
      </w:r>
      <w:r w:rsidR="00997D00" w:rsidRPr="00997D00">
        <w:rPr>
          <w:i/>
          <w:iCs/>
        </w:rPr>
        <w:t>et al.</w:t>
      </w:r>
      <w:r w:rsidRPr="009E6A6D">
        <w:t xml:space="preserve"> (2013), que abordam a expansão urbana descontrolada em Teerã, combinando modelagem baseada em agentes e análise multicritério para prever padrões de crescimento espacial. A subseção 2.3 descreve o trabalho de Yang </w:t>
      </w:r>
      <w:r w:rsidR="00997D00" w:rsidRPr="00997D00">
        <w:rPr>
          <w:i/>
          <w:iCs/>
        </w:rPr>
        <w:t>et al.</w:t>
      </w:r>
      <w:r w:rsidRPr="009E6A6D">
        <w:t xml:space="preserve"> (2013), ao qual desenvolveram um modelo baseado em agentes para simular o comportamento das crianças em viagens escolares. </w:t>
      </w:r>
    </w:p>
    <w:p w14:paraId="3AFBACAA" w14:textId="1B905EB1" w:rsidR="00A44581" w:rsidRPr="006D0ABD" w:rsidRDefault="006D0ABD" w:rsidP="00E638A0">
      <w:pPr>
        <w:pStyle w:val="Ttulo2"/>
        <w:rPr>
          <w:lang w:val="en-US"/>
        </w:rPr>
      </w:pPr>
      <w:r w:rsidRPr="006D0ABD">
        <w:rPr>
          <w:rStyle w:val="normaltextrun"/>
          <w:caps w:val="0"/>
          <w:shd w:val="clear" w:color="auto" w:fill="FFFFFF"/>
          <w:lang w:val="en-US"/>
        </w:rPr>
        <w:t>AN AGENT-BASED MODEL OF COUPLED HOUSING AND LAND MARKETS</w:t>
      </w:r>
      <w:r w:rsidR="00A44581" w:rsidRPr="006D0ABD">
        <w:rPr>
          <w:lang w:val="en-US"/>
        </w:rPr>
        <w:t xml:space="preserve"> </w:t>
      </w:r>
    </w:p>
    <w:p w14:paraId="2E8D9467" w14:textId="3382F30D" w:rsidR="00031CDB" w:rsidRDefault="00E67437" w:rsidP="00031CDB">
      <w:pPr>
        <w:pStyle w:val="TF-TEXTO"/>
      </w:pPr>
      <w:proofErr w:type="spellStart"/>
      <w:r w:rsidRPr="00E67437">
        <w:rPr>
          <w:rStyle w:val="normaltextrun"/>
        </w:rPr>
        <w:t>Magliocca</w:t>
      </w:r>
      <w:proofErr w:type="spellEnd"/>
      <w:r w:rsidRPr="00E67437">
        <w:rPr>
          <w:rStyle w:val="normaltextrun"/>
        </w:rPr>
        <w:t xml:space="preserve"> </w:t>
      </w:r>
      <w:r w:rsidRPr="00E67437">
        <w:rPr>
          <w:rStyle w:val="normaltextrun"/>
          <w:i/>
          <w:iCs/>
        </w:rPr>
        <w:t xml:space="preserve">et al. </w:t>
      </w:r>
      <w:r w:rsidRPr="00E67437">
        <w:rPr>
          <w:rStyle w:val="normaltextrun"/>
        </w:rPr>
        <w:t>(2011) desenvolveram</w:t>
      </w:r>
      <w:r>
        <w:rPr>
          <w:rStyle w:val="normaltextrun"/>
        </w:rPr>
        <w:t xml:space="preserve"> </w:t>
      </w:r>
      <w:r w:rsidRPr="006D0ABD">
        <w:rPr>
          <w:rStyle w:val="normaltextrun"/>
        </w:rPr>
        <w:t>um modelo de simulação</w:t>
      </w:r>
      <w:r>
        <w:rPr>
          <w:rStyle w:val="normaltextrun"/>
        </w:rPr>
        <w:t xml:space="preserve"> </w:t>
      </w:r>
      <w:r w:rsidR="006D0ABD" w:rsidRPr="009E6A6D">
        <w:t xml:space="preserve">baseado em agentes para analisar padrões de uso da terra em áreas urbanas. </w:t>
      </w:r>
      <w:r w:rsidRPr="00DE0DC9">
        <w:t>Os autores tentaram reproduzir a complexidade dos sistemas de uso da terra, considerando fatores endógenos e exógenos, bem como os processos de tomada de decisão humana que operam em várias escalas espaciais e temporais. </w:t>
      </w:r>
      <w:proofErr w:type="spellStart"/>
      <w:r w:rsidRPr="00DE0DC9">
        <w:t>Magliocca</w:t>
      </w:r>
      <w:proofErr w:type="spellEnd"/>
      <w:r w:rsidRPr="00DE0DC9">
        <w:t xml:space="preserve"> </w:t>
      </w:r>
      <w:r w:rsidRPr="00031CDB">
        <w:rPr>
          <w:i/>
          <w:iCs/>
        </w:rPr>
        <w:t>et al</w:t>
      </w:r>
      <w:r w:rsidRPr="00DE0DC9">
        <w:t xml:space="preserve">. (2011) utilizaram </w:t>
      </w:r>
      <w:r w:rsidR="00CC333B">
        <w:rPr>
          <w:rStyle w:val="hgkelc"/>
          <w:lang w:val="pt-PT"/>
        </w:rPr>
        <w:t>Agent-based Modeling</w:t>
      </w:r>
      <w:r w:rsidRPr="00DE0DC9">
        <w:t xml:space="preserve"> (ABM), uma técnica que permite simular a </w:t>
      </w:r>
      <w:r w:rsidR="006D0ABD" w:rsidRPr="00DE0DC9">
        <w:t xml:space="preserve">complexidade das interações entre agentes heterogêneos e seu ambiente. </w:t>
      </w:r>
    </w:p>
    <w:p w14:paraId="68FCB37A" w14:textId="4B264532" w:rsidR="006D0ABD" w:rsidRPr="00DE0DC9" w:rsidRDefault="006D0ABD" w:rsidP="00031CDB">
      <w:pPr>
        <w:pStyle w:val="TF-TEXTO"/>
      </w:pPr>
      <w:commentRangeStart w:id="26"/>
      <w:r w:rsidRPr="00DE0DC9">
        <w:t xml:space="preserve">Utilizando </w:t>
      </w:r>
      <w:commentRangeEnd w:id="26"/>
      <w:r w:rsidR="00BF5BEB">
        <w:rPr>
          <w:rStyle w:val="Refdecomentrio"/>
        </w:rPr>
        <w:commentReference w:id="26"/>
      </w:r>
      <w:r w:rsidRPr="00DE0DC9">
        <w:t xml:space="preserve">a linguagem de programação MATLAB, </w:t>
      </w:r>
      <w:proofErr w:type="spellStart"/>
      <w:r w:rsidR="00031CDB" w:rsidRPr="00DE0DC9">
        <w:t>Magliocca</w:t>
      </w:r>
      <w:proofErr w:type="spellEnd"/>
      <w:r w:rsidR="00031CDB" w:rsidRPr="00DE0DC9">
        <w:t xml:space="preserve"> </w:t>
      </w:r>
      <w:r w:rsidR="00031CDB" w:rsidRPr="00031CDB">
        <w:rPr>
          <w:i/>
          <w:iCs/>
        </w:rPr>
        <w:t>et al</w:t>
      </w:r>
      <w:r w:rsidR="00031CDB" w:rsidRPr="00DE0DC9">
        <w:t>. (2011)</w:t>
      </w:r>
      <w:r w:rsidRPr="00DE0DC9">
        <w:t xml:space="preserve"> desenvolveram um modelo que inclui agentes consumidores, agricultores e desenvolvedores, cada um agindo de acordo com princípios econômicos subjacentes</w:t>
      </w:r>
      <w:r w:rsidR="00DE0DC9">
        <w:t xml:space="preserve">, </w:t>
      </w:r>
      <w:r w:rsidR="00031CDB">
        <w:t xml:space="preserve">conforme </w:t>
      </w:r>
      <w:r w:rsidR="00DE0DC9">
        <w:t>mapa conceitual</w:t>
      </w:r>
      <w:r w:rsidR="00DE0DC9" w:rsidRPr="00DE0DC9">
        <w:t xml:space="preserve"> </w:t>
      </w:r>
      <w:r w:rsidR="00031CDB">
        <w:t xml:space="preserve">que pode ser visualizado </w:t>
      </w:r>
      <w:r w:rsidR="00031CDB">
        <w:fldChar w:fldCharType="begin"/>
      </w:r>
      <w:r w:rsidR="00031CDB">
        <w:instrText xml:space="preserve"> REF _Ref165652801 \h </w:instrText>
      </w:r>
      <w:r w:rsidR="00031CDB">
        <w:fldChar w:fldCharType="separate"/>
      </w:r>
      <w:r w:rsidR="00031CDB">
        <w:t xml:space="preserve">Figura </w:t>
      </w:r>
      <w:r w:rsidR="00031CDB">
        <w:rPr>
          <w:noProof/>
        </w:rPr>
        <w:t>1</w:t>
      </w:r>
      <w:r w:rsidR="00031CDB">
        <w:fldChar w:fldCharType="end"/>
      </w:r>
      <w:r w:rsidR="00DE0DC9" w:rsidRPr="00DE0DC9">
        <w:t>, que apresenta as interações entre agentes por meio de mercados imobiliários e de terras acoplados.</w:t>
      </w:r>
      <w:r w:rsidRPr="00DE0DC9">
        <w:t> </w:t>
      </w:r>
    </w:p>
    <w:p w14:paraId="25694B0D" w14:textId="070F498C" w:rsidR="00AE008E" w:rsidRDefault="00031CDB" w:rsidP="00CC333B">
      <w:pPr>
        <w:pStyle w:val="TF-LEGENDA"/>
      </w:pPr>
      <w:bookmarkStart w:id="27" w:name="_Ref165652801"/>
      <w:r>
        <w:t xml:space="preserve">Figura </w:t>
      </w:r>
      <w:r>
        <w:fldChar w:fldCharType="begin"/>
      </w:r>
      <w:r>
        <w:instrText xml:space="preserve"> SEQ Figura \* ARABIC </w:instrText>
      </w:r>
      <w:r>
        <w:fldChar w:fldCharType="separate"/>
      </w:r>
      <w:r w:rsidR="00B350E9">
        <w:rPr>
          <w:noProof/>
        </w:rPr>
        <w:t>1</w:t>
      </w:r>
      <w:r>
        <w:fldChar w:fldCharType="end"/>
      </w:r>
      <w:bookmarkEnd w:id="27"/>
      <w:r>
        <w:t xml:space="preserve"> </w:t>
      </w:r>
      <w:r w:rsidR="006D0ABD" w:rsidRPr="00AE008E">
        <w:t>– Mapa conceitual das interações entre agentes</w:t>
      </w:r>
    </w:p>
    <w:p w14:paraId="417E3BBE" w14:textId="55547DC1" w:rsidR="006D0ABD" w:rsidRPr="00AE008E" w:rsidRDefault="00AE008E" w:rsidP="00CC333B">
      <w:pPr>
        <w:pStyle w:val="TF-FIGURA"/>
      </w:pPr>
      <w:r w:rsidRPr="00CC333B">
        <w:rPr>
          <w:noProof/>
        </w:rPr>
        <w:drawing>
          <wp:inline distT="0" distB="0" distL="0" distR="0" wp14:anchorId="317E859B" wp14:editId="7099A7E5">
            <wp:extent cx="4676775" cy="1657350"/>
            <wp:effectExtent l="19050" t="19050" r="9525" b="0"/>
            <wp:docPr id="1736454918"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454918" name="Imagem 2" descr="Diagrama&#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6775" cy="1657350"/>
                    </a:xfrm>
                    <a:prstGeom prst="rect">
                      <a:avLst/>
                    </a:prstGeom>
                    <a:ln w="3175" cap="sq">
                      <a:solidFill>
                        <a:schemeClr val="tx1"/>
                      </a:solidFill>
                      <a:prstDash val="solid"/>
                      <a:miter lim="800000"/>
                    </a:ln>
                    <a:effectLst/>
                  </pic:spPr>
                </pic:pic>
              </a:graphicData>
            </a:graphic>
          </wp:inline>
        </w:drawing>
      </w:r>
      <w:r w:rsidR="006D0ABD" w:rsidRPr="00AE008E">
        <w:t> </w:t>
      </w:r>
    </w:p>
    <w:p w14:paraId="3D13B7F3" w14:textId="0EE2832A" w:rsidR="006D0ABD" w:rsidRPr="009E6A6D" w:rsidRDefault="006D0ABD" w:rsidP="009E6A6D">
      <w:pPr>
        <w:pStyle w:val="TF-FONTE"/>
      </w:pPr>
      <w:r w:rsidRPr="009E6A6D">
        <w:t xml:space="preserve">Fonte: </w:t>
      </w:r>
      <w:proofErr w:type="spellStart"/>
      <w:r w:rsidRPr="009E6A6D">
        <w:t>Magliocca</w:t>
      </w:r>
      <w:proofErr w:type="spellEnd"/>
      <w:r w:rsidRPr="009E6A6D">
        <w:t xml:space="preserve"> </w:t>
      </w:r>
      <w:r w:rsidR="00997D00" w:rsidRPr="00997D00">
        <w:rPr>
          <w:i/>
          <w:iCs/>
        </w:rPr>
        <w:t>et al.</w:t>
      </w:r>
      <w:r w:rsidRPr="009E6A6D">
        <w:t xml:space="preserve"> (2011)</w:t>
      </w:r>
      <w:r w:rsidR="005F66FF" w:rsidRPr="009E6A6D">
        <w:t>.</w:t>
      </w:r>
      <w:r w:rsidRPr="009E6A6D">
        <w:t> </w:t>
      </w:r>
    </w:p>
    <w:p w14:paraId="31DA6FEB" w14:textId="49D14797" w:rsidR="00CC333B" w:rsidRDefault="00CC333B" w:rsidP="009E6A6D">
      <w:pPr>
        <w:pStyle w:val="TF-TEXTO"/>
      </w:pPr>
      <w:r w:rsidRPr="00492EA3">
        <w:t xml:space="preserve">Na </w:t>
      </w:r>
      <w:r w:rsidRPr="00492EA3">
        <w:fldChar w:fldCharType="begin"/>
      </w:r>
      <w:r w:rsidRPr="00492EA3">
        <w:instrText xml:space="preserve"> REF _Ref165652801 \h </w:instrText>
      </w:r>
      <w:r w:rsidR="00BF5BEB" w:rsidRPr="00492EA3">
        <w:rPr>
          <w:rPrChange w:id="28" w:author="Dalton Solano dos Reis" w:date="2024-06-03T18:57:00Z">
            <w:rPr>
              <w:highlight w:val="yellow"/>
            </w:rPr>
          </w:rPrChange>
        </w:rPr>
        <w:instrText xml:space="preserve"> \* MERGEFORMAT </w:instrText>
      </w:r>
      <w:r w:rsidRPr="00492EA3">
        <w:rPr>
          <w:rPrChange w:id="29" w:author="Dalton Solano dos Reis" w:date="2024-06-03T18:57:00Z">
            <w:rPr>
              <w:highlight w:val="yellow"/>
            </w:rPr>
          </w:rPrChange>
        </w:rPr>
      </w:r>
      <w:r w:rsidRPr="00492EA3">
        <w:fldChar w:fldCharType="separate"/>
      </w:r>
      <w:r w:rsidRPr="00492EA3">
        <w:t xml:space="preserve">Figura </w:t>
      </w:r>
      <w:r w:rsidRPr="00492EA3">
        <w:rPr>
          <w:noProof/>
        </w:rPr>
        <w:t>1</w:t>
      </w:r>
      <w:r w:rsidRPr="00492EA3">
        <w:fldChar w:fldCharType="end"/>
      </w:r>
      <w:r w:rsidRPr="00492EA3">
        <w:t>, os</w:t>
      </w:r>
      <w:r w:rsidRPr="00DE0DC9">
        <w:t xml:space="preserve"> números em vermelho indicam a sequência de eventos (no sentido anti-horário) dentro de um </w:t>
      </w:r>
      <w:proofErr w:type="gramStart"/>
      <w:r w:rsidRPr="00DE0DC9">
        <w:t>período de tempo</w:t>
      </w:r>
      <w:proofErr w:type="gramEnd"/>
      <w:r w:rsidRPr="00DE0DC9">
        <w:t xml:space="preserve"> simulado (t). Os agentes (em itálico) são rotulados com o modelo conceitual subjacente que governa seu comportamento. Os processos intertemporais (t+1) mostrados incluem a atualização dos modelos de previsão de aluguel dos desenvolvedores, a atualização dos modelos de previsão de preço das terras dos agricultores e o crescimento exógeno da população consumidora. Ao modelar explicitamente as atividades e decisões dos agentes, o ABM permite uma análise detalhada das interações entre eles e seu ambiente, fornecendo uma compreensão mais profunda dos processos dinâmicos envolvidos no uso da terra urbana.</w:t>
      </w:r>
    </w:p>
    <w:p w14:paraId="3884C3B0" w14:textId="16395E11" w:rsidR="006D0ABD" w:rsidRPr="009E6A6D" w:rsidRDefault="006D0ABD" w:rsidP="009E6A6D">
      <w:pPr>
        <w:pStyle w:val="TF-TEXTO"/>
      </w:pPr>
      <w:proofErr w:type="spellStart"/>
      <w:r w:rsidRPr="009E6A6D">
        <w:lastRenderedPageBreak/>
        <w:t>Magliocca</w:t>
      </w:r>
      <w:proofErr w:type="spellEnd"/>
      <w:r w:rsidRPr="009E6A6D">
        <w:t xml:space="preserve"> </w:t>
      </w:r>
      <w:r w:rsidR="00997D00" w:rsidRPr="00997D00">
        <w:rPr>
          <w:i/>
          <w:iCs/>
        </w:rPr>
        <w:t>et al.</w:t>
      </w:r>
      <w:r w:rsidRPr="009E6A6D">
        <w:t xml:space="preserve"> (2011) consideraram a heterogeneidade tanto dos indivíduos quanto da paisagem. Os agricultores foram modelados com diferentes expectativas de preços de terra, enquanto os desenvolvedores calcularam projeções de aluguéis para diferentes tipos de habitação em cada área não desenvolvida. Ao integrar esses elementos em um modelo espacialmente explícito, os autores conseguiram capturar efetivamente os </w:t>
      </w:r>
      <w:r w:rsidRPr="00492EA3">
        <w:rPr>
          <w:rPrChange w:id="30" w:author="Dalton Solano dos Reis" w:date="2024-06-03T18:59:00Z">
            <w:rPr>
              <w:i/>
              <w:iCs/>
            </w:rPr>
          </w:rPrChange>
        </w:rPr>
        <w:t>feedbacks</w:t>
      </w:r>
      <w:r w:rsidRPr="009E6A6D">
        <w:t xml:space="preserve"> complexos entre os mercados de terra e imobiliário, contribuindo para uma compreensão mais holística dos padrões de desenvolvimento urbano. </w:t>
      </w:r>
    </w:p>
    <w:p w14:paraId="58E6145F" w14:textId="2DC5D9E9" w:rsidR="00EC7063" w:rsidRDefault="00CC333B" w:rsidP="00EC7063">
      <w:pPr>
        <w:pStyle w:val="TF-TEXTO"/>
      </w:pPr>
      <w:r>
        <w:t>Ainda s</w:t>
      </w:r>
      <w:r w:rsidR="00E67437">
        <w:t>egundo</w:t>
      </w:r>
      <w:r w:rsidR="006D0ABD" w:rsidRPr="009E6A6D">
        <w:t xml:space="preserve"> </w:t>
      </w:r>
      <w:proofErr w:type="spellStart"/>
      <w:r w:rsidR="006D0ABD" w:rsidRPr="009E6A6D">
        <w:t>Magliocca</w:t>
      </w:r>
      <w:proofErr w:type="spellEnd"/>
      <w:r w:rsidR="006D0ABD" w:rsidRPr="009E6A6D">
        <w:t xml:space="preserve"> </w:t>
      </w:r>
      <w:r w:rsidR="00997D00" w:rsidRPr="00997D00">
        <w:rPr>
          <w:i/>
          <w:iCs/>
        </w:rPr>
        <w:t>et al.</w:t>
      </w:r>
      <w:r w:rsidR="006D0ABD" w:rsidRPr="009E6A6D">
        <w:t xml:space="preserve"> (2011)</w:t>
      </w:r>
      <w:r w:rsidR="00E67437">
        <w:t>, o modelo</w:t>
      </w:r>
      <w:r w:rsidR="006D0ABD" w:rsidRPr="009E6A6D">
        <w:t xml:space="preserve"> foi executado 30 vezes com o mesmo conjunto de parâmetros experimentais, rastreando o crescimento ao longo de um período de 20 anos. As localizações dos agricultores, os retornos agrícolas e distribuição e localização dos tipos de habitação na cidade foram mantidos constantes em todas as execuções. Elementos estocásticos no modelo, como extrações aleatórias das distribuições de renda e preferências dos consumidores, limitam o entendimento de uma única realização do modelo. Em vez disso, mapas dos padrões de desenvolvimento mais prováveis foram construídos, mostrando as áreas desenvolvidas em pelo menos 60% das execuções e a distribuição dos tipos de habitação mais frequentemente encontrados. </w:t>
      </w:r>
    </w:p>
    <w:p w14:paraId="7E4F78BF" w14:textId="7BBC114D" w:rsidR="00EC7063" w:rsidRDefault="00EC7063" w:rsidP="00EC7063">
      <w:pPr>
        <w:pStyle w:val="TF-TEXTO"/>
        <w:rPr>
          <w:shd w:val="clear" w:color="auto" w:fill="FFFFFF"/>
        </w:rPr>
      </w:pPr>
      <w:r>
        <w:rPr>
          <w:shd w:val="clear" w:color="auto" w:fill="FFFFFF"/>
        </w:rPr>
        <w:t xml:space="preserve">De acordo com </w:t>
      </w:r>
      <w:proofErr w:type="spellStart"/>
      <w:r>
        <w:rPr>
          <w:shd w:val="clear" w:color="auto" w:fill="FFFFFF"/>
        </w:rPr>
        <w:t>Magliocca</w:t>
      </w:r>
      <w:proofErr w:type="spellEnd"/>
      <w:r>
        <w:rPr>
          <w:shd w:val="clear" w:color="auto" w:fill="FFFFFF"/>
        </w:rPr>
        <w:t xml:space="preserve"> </w:t>
      </w:r>
      <w:r w:rsidRPr="00EC7063">
        <w:rPr>
          <w:i/>
          <w:iCs/>
          <w:shd w:val="clear" w:color="auto" w:fill="FFFFFF"/>
        </w:rPr>
        <w:t>et al</w:t>
      </w:r>
      <w:r>
        <w:rPr>
          <w:shd w:val="clear" w:color="auto" w:fill="FFFFFF"/>
        </w:rPr>
        <w:t xml:space="preserve">. (2011), os resultados mostram que, à medida que a demanda por habitação aumenta, a terra agrícola é gradualmente convertida em desenvolvimento. Cerca de 60% da área de terra é desenvolvida após 30 anos, com um padrão de desenvolvimento disperso, observado na </w:t>
      </w:r>
      <w:r w:rsidR="00CC333B">
        <w:rPr>
          <w:shd w:val="clear" w:color="auto" w:fill="FFFFFF"/>
        </w:rPr>
        <w:fldChar w:fldCharType="begin"/>
      </w:r>
      <w:r w:rsidR="00CC333B">
        <w:rPr>
          <w:shd w:val="clear" w:color="auto" w:fill="FFFFFF"/>
        </w:rPr>
        <w:instrText xml:space="preserve"> REF _Ref165657170 \h </w:instrText>
      </w:r>
      <w:r w:rsidR="00CC333B">
        <w:rPr>
          <w:shd w:val="clear" w:color="auto" w:fill="FFFFFF"/>
        </w:rPr>
      </w:r>
      <w:r w:rsidR="00CC333B">
        <w:rPr>
          <w:shd w:val="clear" w:color="auto" w:fill="FFFFFF"/>
        </w:rPr>
        <w:fldChar w:fldCharType="separate"/>
      </w:r>
      <w:r w:rsidR="00CC333B">
        <w:t xml:space="preserve">Figura </w:t>
      </w:r>
      <w:r w:rsidR="00CC333B">
        <w:rPr>
          <w:noProof/>
        </w:rPr>
        <w:t>2</w:t>
      </w:r>
      <w:r w:rsidR="00CC333B">
        <w:rPr>
          <w:shd w:val="clear" w:color="auto" w:fill="FFFFFF"/>
        </w:rPr>
        <w:fldChar w:fldCharType="end"/>
      </w:r>
      <w:r>
        <w:rPr>
          <w:shd w:val="clear" w:color="auto" w:fill="FFFFFF"/>
        </w:rPr>
        <w:t>, que mostra os mapas de padrão médio de desenvolvimento para diferentes momentos no tempo: a) 15, b) 20, c) 25 e d) 30.</w:t>
      </w:r>
    </w:p>
    <w:p w14:paraId="04ACB9B4" w14:textId="67AAEC3E" w:rsidR="006D0ABD" w:rsidRDefault="00CC333B" w:rsidP="00CC333B">
      <w:pPr>
        <w:pStyle w:val="TF-LEGENDA"/>
        <w:rPr>
          <w:rFonts w:ascii="Segoe UI" w:hAnsi="Segoe UI" w:cs="Segoe UI"/>
          <w:sz w:val="18"/>
          <w:szCs w:val="18"/>
        </w:rPr>
      </w:pPr>
      <w:bookmarkStart w:id="31" w:name="_Ref165657170"/>
      <w:r>
        <w:t xml:space="preserve">Figura </w:t>
      </w:r>
      <w:r>
        <w:fldChar w:fldCharType="begin"/>
      </w:r>
      <w:r>
        <w:instrText xml:space="preserve"> SEQ Figura \* ARABIC </w:instrText>
      </w:r>
      <w:r>
        <w:fldChar w:fldCharType="separate"/>
      </w:r>
      <w:r w:rsidR="00B350E9">
        <w:rPr>
          <w:noProof/>
        </w:rPr>
        <w:t>2</w:t>
      </w:r>
      <w:r>
        <w:fldChar w:fldCharType="end"/>
      </w:r>
      <w:bookmarkEnd w:id="31"/>
      <w:r>
        <w:t xml:space="preserve"> </w:t>
      </w:r>
      <w:r w:rsidR="006D0ABD" w:rsidRPr="009E6A6D">
        <w:t>– Modelo conceitual para simular padrões de crescimento urbano</w:t>
      </w:r>
      <w:r w:rsidR="006D0ABD" w:rsidRPr="009E6A6D">
        <w:rPr>
          <w:noProof/>
        </w:rPr>
        <w:drawing>
          <wp:inline distT="0" distB="0" distL="0" distR="0" wp14:anchorId="515A7FF6" wp14:editId="2FA402A3">
            <wp:extent cx="3000081" cy="1821768"/>
            <wp:effectExtent l="19050" t="19050" r="0" b="7620"/>
            <wp:docPr id="83271250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t="12569" b="11526"/>
                    <a:stretch/>
                  </pic:blipFill>
                  <pic:spPr bwMode="auto">
                    <a:xfrm>
                      <a:off x="0" y="0"/>
                      <a:ext cx="3000375" cy="1821946"/>
                    </a:xfrm>
                    <a:prstGeom prst="rect">
                      <a:avLst/>
                    </a:prstGeom>
                    <a:ln w="3175" cap="sq" cmpd="sng" algn="ctr">
                      <a:solidFill>
                        <a:sysClr val="windowText" lastClr="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r w:rsidR="006D0ABD">
        <w:rPr>
          <w:rStyle w:val="eop"/>
        </w:rPr>
        <w:t> </w:t>
      </w:r>
    </w:p>
    <w:p w14:paraId="1299DB9A" w14:textId="2C78CE1C" w:rsidR="006D0ABD" w:rsidRPr="009E6A6D" w:rsidRDefault="006D0ABD" w:rsidP="009E6A6D">
      <w:pPr>
        <w:pStyle w:val="TF-FONTE"/>
      </w:pPr>
      <w:r w:rsidRPr="009E6A6D">
        <w:t xml:space="preserve">Fonte: </w:t>
      </w:r>
      <w:proofErr w:type="spellStart"/>
      <w:r w:rsidRPr="009E6A6D">
        <w:t>Magliocca</w:t>
      </w:r>
      <w:proofErr w:type="spellEnd"/>
      <w:r w:rsidRPr="009E6A6D">
        <w:t xml:space="preserve"> </w:t>
      </w:r>
      <w:r w:rsidR="00997D00" w:rsidRPr="00997D00">
        <w:rPr>
          <w:i/>
          <w:iCs/>
        </w:rPr>
        <w:t>et al.</w:t>
      </w:r>
      <w:r w:rsidRPr="009E6A6D">
        <w:t xml:space="preserve"> (2011)</w:t>
      </w:r>
      <w:r w:rsidR="009E6A6D" w:rsidRPr="009E6A6D">
        <w:t>.</w:t>
      </w:r>
    </w:p>
    <w:p w14:paraId="344DC158" w14:textId="02524568" w:rsidR="00CC333B" w:rsidRDefault="00C04658" w:rsidP="009E6A6D">
      <w:pPr>
        <w:pStyle w:val="TF-TEXTO"/>
      </w:pPr>
      <w:r>
        <w:rPr>
          <w:shd w:val="clear" w:color="auto" w:fill="FFFFFF"/>
        </w:rPr>
        <w:t xml:space="preserve">Na </w:t>
      </w:r>
      <w:r>
        <w:rPr>
          <w:shd w:val="clear" w:color="auto" w:fill="FFFFFF"/>
        </w:rPr>
        <w:fldChar w:fldCharType="begin"/>
      </w:r>
      <w:r>
        <w:rPr>
          <w:shd w:val="clear" w:color="auto" w:fill="FFFFFF"/>
        </w:rPr>
        <w:instrText xml:space="preserve"> REF _Ref165657170 \h </w:instrText>
      </w:r>
      <w:r>
        <w:rPr>
          <w:shd w:val="clear" w:color="auto" w:fill="FFFFFF"/>
        </w:rPr>
      </w:r>
      <w:r>
        <w:rPr>
          <w:shd w:val="clear" w:color="auto" w:fill="FFFFFF"/>
        </w:rPr>
        <w:fldChar w:fldCharType="separate"/>
      </w:r>
      <w:r>
        <w:t xml:space="preserve">Figura </w:t>
      </w:r>
      <w:r>
        <w:rPr>
          <w:noProof/>
        </w:rPr>
        <w:t>2</w:t>
      </w:r>
      <w:r>
        <w:rPr>
          <w:shd w:val="clear" w:color="auto" w:fill="FFFFFF"/>
        </w:rPr>
        <w:fldChar w:fldCharType="end"/>
      </w:r>
      <w:r>
        <w:rPr>
          <w:shd w:val="clear" w:color="auto" w:fill="FFFFFF"/>
        </w:rPr>
        <w:t>, o</w:t>
      </w:r>
      <w:r w:rsidR="00CC333B">
        <w:rPr>
          <w:shd w:val="clear" w:color="auto" w:fill="FFFFFF"/>
        </w:rPr>
        <w:t xml:space="preserve">s tipos de habitação são codificados por cores, variando de 1 (azul escuro) a 18 (vermelho escuro). Esses mapas representam visualmente como o desenvolvimento urbano se espalha ao longo do tempo, indicando áreas onde novos empreendimentos imobiliários estão surgindo e como a distribuição dos tipos de habitação varia em relação ao tempo e ao espaço. A densidade média diminui à medida que a distância do Centro Comercial aumenta, refletindo o aumento dos preços da terra e do aluguel. Isso foi constatado através de métricas como a análise da distribuição espacial dos diferentes tipos de uso da terra ao longo do tempo e a relação entre densidade populacional média e distância do Centro Comercial. Segundo </w:t>
      </w:r>
      <w:proofErr w:type="spellStart"/>
      <w:r w:rsidRPr="009E6A6D">
        <w:t>Magliocca</w:t>
      </w:r>
      <w:proofErr w:type="spellEnd"/>
      <w:r w:rsidRPr="009E6A6D">
        <w:t xml:space="preserve"> </w:t>
      </w:r>
      <w:r w:rsidRPr="00997D00">
        <w:rPr>
          <w:i/>
          <w:iCs/>
        </w:rPr>
        <w:t>et al.</w:t>
      </w:r>
      <w:r w:rsidRPr="009E6A6D">
        <w:t xml:space="preserve"> (2011),</w:t>
      </w:r>
      <w:r w:rsidR="00CC333B">
        <w:rPr>
          <w:shd w:val="clear" w:color="auto" w:fill="FFFFFF"/>
        </w:rPr>
        <w:t xml:space="preserve"> embora os resultados sejam promissores, há necessidade de testes adicionais de sensibilidade e resultados do modelo, incluindo a incorporação de amenidades ambientais na simulação e a avaliação de diferentes políticas de uso da terra</w:t>
      </w:r>
    </w:p>
    <w:p w14:paraId="3318C092" w14:textId="183A231E" w:rsidR="006D0ABD" w:rsidRPr="009E6A6D" w:rsidRDefault="00C04658" w:rsidP="009E6A6D">
      <w:pPr>
        <w:pStyle w:val="TF-TEXTO"/>
      </w:pPr>
      <w:r>
        <w:t>Por fim,</w:t>
      </w:r>
      <w:r w:rsidR="006D0ABD" w:rsidRPr="009E6A6D">
        <w:t xml:space="preserve"> </w:t>
      </w:r>
      <w:proofErr w:type="spellStart"/>
      <w:r w:rsidR="006D0ABD" w:rsidRPr="009E6A6D">
        <w:t>Magliocca</w:t>
      </w:r>
      <w:proofErr w:type="spellEnd"/>
      <w:r w:rsidR="006D0ABD" w:rsidRPr="009E6A6D">
        <w:t xml:space="preserve"> </w:t>
      </w:r>
      <w:r w:rsidR="00997D00" w:rsidRPr="00997D00">
        <w:rPr>
          <w:i/>
          <w:iCs/>
        </w:rPr>
        <w:t>et al.</w:t>
      </w:r>
      <w:r w:rsidR="006D0ABD" w:rsidRPr="009E6A6D">
        <w:t xml:space="preserve"> (2011)</w:t>
      </w:r>
      <w:r>
        <w:t xml:space="preserve"> ressaltam </w:t>
      </w:r>
      <w:del w:id="32" w:author="Dalton Solano dos Reis" w:date="2024-06-03T19:01:00Z">
        <w:r w:rsidDel="00492EA3">
          <w:delText xml:space="preserve">que </w:delText>
        </w:r>
        <w:r w:rsidR="006D0ABD" w:rsidRPr="009E6A6D" w:rsidDel="00492EA3">
          <w:delText xml:space="preserve"> o</w:delText>
        </w:r>
      </w:del>
      <w:ins w:id="33" w:author="Dalton Solano dos Reis" w:date="2024-06-03T19:01:00Z">
        <w:r w:rsidR="00492EA3">
          <w:t xml:space="preserve">que </w:t>
        </w:r>
        <w:r w:rsidR="00492EA3" w:rsidRPr="009E6A6D">
          <w:t>o</w:t>
        </w:r>
      </w:ins>
      <w:r w:rsidR="006D0ABD" w:rsidRPr="009E6A6D">
        <w:t xml:space="preserve"> modelo desenvolvido é capaz de capturar os </w:t>
      </w:r>
      <w:r w:rsidR="006D0ABD" w:rsidRPr="00492EA3">
        <w:rPr>
          <w:rPrChange w:id="34" w:author="Dalton Solano dos Reis" w:date="2024-06-03T19:02:00Z">
            <w:rPr>
              <w:i/>
              <w:iCs/>
            </w:rPr>
          </w:rPrChange>
        </w:rPr>
        <w:t>feedbacks</w:t>
      </w:r>
      <w:r w:rsidR="006D0ABD" w:rsidRPr="009E6A6D">
        <w:t xml:space="preserve"> complexos entre os mercados de terra e imobiliário, influenciados pelas preferências e percepções heterogêneas dos agentes. </w:t>
      </w:r>
      <w:r>
        <w:t>Os autores</w:t>
      </w:r>
      <w:r w:rsidR="006D0ABD" w:rsidRPr="009E6A6D">
        <w:t xml:space="preserve"> reconhecem, no entanto, algumas limitações do modelo, como a falta de representação de amenidades ambientais e a simplificação de certos aspectos do sistema. Como extensão, </w:t>
      </w:r>
      <w:proofErr w:type="spellStart"/>
      <w:r w:rsidRPr="009E6A6D">
        <w:t>Magliocca</w:t>
      </w:r>
      <w:proofErr w:type="spellEnd"/>
      <w:r w:rsidRPr="009E6A6D">
        <w:t xml:space="preserve"> </w:t>
      </w:r>
      <w:r w:rsidRPr="00997D00">
        <w:rPr>
          <w:i/>
          <w:iCs/>
        </w:rPr>
        <w:t>et al.</w:t>
      </w:r>
      <w:r w:rsidRPr="009E6A6D">
        <w:t xml:space="preserve"> (2011</w:t>
      </w:r>
      <w:r>
        <w:t xml:space="preserve">) </w:t>
      </w:r>
      <w:r w:rsidR="006D0ABD" w:rsidRPr="009E6A6D">
        <w:t>sugerem a incorporação de amenidades ambientais e a avaliação de diferentes políticas de uso da terra no modelo. </w:t>
      </w:r>
    </w:p>
    <w:p w14:paraId="1ABB6976" w14:textId="0F1FDCF1" w:rsidR="00A44581" w:rsidRPr="006D0ABD" w:rsidRDefault="006D0ABD" w:rsidP="00E638A0">
      <w:pPr>
        <w:pStyle w:val="Ttulo2"/>
        <w:rPr>
          <w:lang w:val="en-US"/>
        </w:rPr>
      </w:pPr>
      <w:r w:rsidRPr="006D0ABD">
        <w:rPr>
          <w:rStyle w:val="normaltextrun"/>
          <w:caps w:val="0"/>
          <w:bdr w:val="none" w:sz="0" w:space="0" w:color="auto" w:frame="1"/>
          <w:lang w:val="en-US"/>
        </w:rPr>
        <w:t>SPATIOTEMPORAL SIMULATION OF URBAN GROWTH USING AGEND-BASED MODELING: THE CASO OF TEHRAN</w:t>
      </w:r>
      <w:r w:rsidR="00A44581" w:rsidRPr="006D0ABD">
        <w:rPr>
          <w:lang w:val="en-US"/>
        </w:rPr>
        <w:t xml:space="preserve"> </w:t>
      </w:r>
    </w:p>
    <w:p w14:paraId="59AFCF2D" w14:textId="77777777" w:rsidR="00913C2E" w:rsidRDefault="00E67437" w:rsidP="00913C2E">
      <w:pPr>
        <w:pStyle w:val="TF-TEXTO"/>
      </w:pPr>
      <w:proofErr w:type="spellStart"/>
      <w:r w:rsidRPr="00AC579E">
        <w:t>Arsanjani</w:t>
      </w:r>
      <w:proofErr w:type="spellEnd"/>
      <w:r w:rsidRPr="00AC579E">
        <w:t xml:space="preserve"> </w:t>
      </w:r>
      <w:r w:rsidRPr="00AC579E">
        <w:rPr>
          <w:i/>
          <w:iCs/>
        </w:rPr>
        <w:t>et al</w:t>
      </w:r>
      <w:r w:rsidRPr="00AC579E">
        <w:t xml:space="preserve">. (2013) investigaram os padrões de crescimento urbano em Teerã, utilizando uma abordagem de </w:t>
      </w:r>
      <w:proofErr w:type="spellStart"/>
      <w:r w:rsidRPr="00AC579E">
        <w:t>geossimulação</w:t>
      </w:r>
      <w:proofErr w:type="spellEnd"/>
      <w:r w:rsidRPr="00AC579E">
        <w:t xml:space="preserve"> com modelagem baseada em agentes e análise multicritério. Os autores tinham como objetivo observar o planejamento urbano na região, considerando os fatores biológicos, sociais e econômicos que influenciam o desenvolvimento urbano.  Para isso, </w:t>
      </w:r>
      <w:proofErr w:type="spellStart"/>
      <w:r w:rsidRPr="00AC579E">
        <w:t>Arsanjani</w:t>
      </w:r>
      <w:proofErr w:type="spellEnd"/>
      <w:r w:rsidRPr="00AC579E">
        <w:t xml:space="preserve"> </w:t>
      </w:r>
      <w:r w:rsidRPr="00AC579E">
        <w:rPr>
          <w:i/>
          <w:iCs/>
        </w:rPr>
        <w:t>et al</w:t>
      </w:r>
      <w:r w:rsidRPr="00AC579E">
        <w:t>. (2013) definiram três grupos de agentes: desenvolvedores, governamentais e residentes. Cada grupo de agentes teve seus comportamentos</w:t>
      </w:r>
      <w:r w:rsidRPr="00E67437">
        <w:t xml:space="preserve"> identificados por meio de pesquisas qualitativas</w:t>
      </w:r>
      <w:r w:rsidR="00913C2E">
        <w:t>, sendo analisados</w:t>
      </w:r>
      <w:r w:rsidRPr="00E67437">
        <w:t xml:space="preserve"> separadamente usando análise multicritério. </w:t>
      </w:r>
      <w:r w:rsidR="00913C2E">
        <w:t xml:space="preserve">A </w:t>
      </w:r>
      <w:r w:rsidR="00913C2E">
        <w:fldChar w:fldCharType="begin"/>
      </w:r>
      <w:r w:rsidR="00913C2E">
        <w:instrText xml:space="preserve"> REF _Ref165658317 \h </w:instrText>
      </w:r>
      <w:r w:rsidR="00913C2E">
        <w:fldChar w:fldCharType="separate"/>
      </w:r>
      <w:r w:rsidR="00913C2E">
        <w:t xml:space="preserve">Figura </w:t>
      </w:r>
      <w:r w:rsidR="00913C2E">
        <w:rPr>
          <w:noProof/>
        </w:rPr>
        <w:t>3</w:t>
      </w:r>
      <w:r w:rsidR="00913C2E">
        <w:fldChar w:fldCharType="end"/>
      </w:r>
      <w:r w:rsidR="00913C2E">
        <w:t xml:space="preserve"> apresenta o m</w:t>
      </w:r>
      <w:r w:rsidR="00913C2E" w:rsidRPr="009E6A6D">
        <w:t>odelo conceitual para simular padrões de crescimento urbano</w:t>
      </w:r>
      <w:r w:rsidR="00913C2E">
        <w:t>.</w:t>
      </w:r>
    </w:p>
    <w:p w14:paraId="7B28BB4C" w14:textId="53A0D404" w:rsidR="006D0ABD" w:rsidRPr="009E6A6D" w:rsidRDefault="006D0ABD" w:rsidP="00913C2E">
      <w:pPr>
        <w:pStyle w:val="TF-LEGENDA"/>
      </w:pPr>
      <w:r>
        <w:rPr>
          <w:rStyle w:val="eop"/>
        </w:rPr>
        <w:lastRenderedPageBreak/>
        <w:t> </w:t>
      </w:r>
      <w:bookmarkStart w:id="35" w:name="_Ref165658317"/>
      <w:r w:rsidR="00913C2E">
        <w:t xml:space="preserve">Figura </w:t>
      </w:r>
      <w:r w:rsidR="00913C2E">
        <w:fldChar w:fldCharType="begin"/>
      </w:r>
      <w:r w:rsidR="00913C2E">
        <w:instrText xml:space="preserve"> SEQ Figura \* ARABIC </w:instrText>
      </w:r>
      <w:r w:rsidR="00913C2E">
        <w:fldChar w:fldCharType="separate"/>
      </w:r>
      <w:r w:rsidR="00B350E9">
        <w:rPr>
          <w:noProof/>
        </w:rPr>
        <w:t>3</w:t>
      </w:r>
      <w:r w:rsidR="00913C2E">
        <w:fldChar w:fldCharType="end"/>
      </w:r>
      <w:bookmarkEnd w:id="35"/>
      <w:r w:rsidR="00913C2E">
        <w:t xml:space="preserve"> </w:t>
      </w:r>
      <w:r w:rsidRPr="009E6A6D">
        <w:t>– Modelo conceitual para simular padrões de crescimento urbano </w:t>
      </w:r>
    </w:p>
    <w:p w14:paraId="12E1017D" w14:textId="77777777" w:rsidR="009E6A6D" w:rsidRDefault="006D0ABD" w:rsidP="009E6A6D">
      <w:pPr>
        <w:pStyle w:val="TF-FIGURA"/>
      </w:pPr>
      <w:r w:rsidRPr="009E6A6D">
        <w:rPr>
          <w:noProof/>
        </w:rPr>
        <w:drawing>
          <wp:inline distT="0" distB="0" distL="0" distR="0" wp14:anchorId="6CBD92BA" wp14:editId="52309111">
            <wp:extent cx="3645374" cy="1816100"/>
            <wp:effectExtent l="19050" t="19050" r="0" b="0"/>
            <wp:docPr id="1543659307"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659307" name="Imagem 4" descr="Diagrama&#10;&#10;Descrição gerad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34622" cy="1860563"/>
                    </a:xfrm>
                    <a:prstGeom prst="rect">
                      <a:avLst/>
                    </a:prstGeom>
                    <a:ln w="3175" cap="sq">
                      <a:solidFill>
                        <a:srgbClr val="000000"/>
                      </a:solidFill>
                      <a:prstDash val="solid"/>
                      <a:miter lim="800000"/>
                    </a:ln>
                    <a:effectLst/>
                  </pic:spPr>
                </pic:pic>
              </a:graphicData>
            </a:graphic>
          </wp:inline>
        </w:drawing>
      </w:r>
    </w:p>
    <w:p w14:paraId="5D535568" w14:textId="5595042B" w:rsidR="006D0ABD" w:rsidRPr="009E6A6D" w:rsidRDefault="006D0ABD" w:rsidP="009E6A6D">
      <w:pPr>
        <w:pStyle w:val="TF-FIGURA"/>
        <w:spacing w:after="240"/>
      </w:pPr>
      <w:r w:rsidRPr="009E6A6D">
        <w:t xml:space="preserve">Fonte: </w:t>
      </w:r>
      <w:proofErr w:type="spellStart"/>
      <w:r w:rsidRPr="009E6A6D">
        <w:t>Arsanjani</w:t>
      </w:r>
      <w:proofErr w:type="spellEnd"/>
      <w:r w:rsidRPr="009E6A6D">
        <w:t xml:space="preserve"> </w:t>
      </w:r>
      <w:r w:rsidRPr="00997D00">
        <w:rPr>
          <w:i/>
          <w:iCs/>
        </w:rPr>
        <w:t>e</w:t>
      </w:r>
      <w:r w:rsidR="00997D00">
        <w:rPr>
          <w:i/>
          <w:iCs/>
        </w:rPr>
        <w:t>t</w:t>
      </w:r>
      <w:r w:rsidRPr="00997D00">
        <w:rPr>
          <w:i/>
          <w:iCs/>
        </w:rPr>
        <w:t xml:space="preserve"> al</w:t>
      </w:r>
      <w:r w:rsidR="00997D00">
        <w:rPr>
          <w:i/>
          <w:iCs/>
        </w:rPr>
        <w:t>.</w:t>
      </w:r>
      <w:r w:rsidRPr="009E6A6D">
        <w:t xml:space="preserve"> (2013). </w:t>
      </w:r>
    </w:p>
    <w:p w14:paraId="77EEEA00" w14:textId="058586D9" w:rsidR="00913C2E" w:rsidRPr="00E67437" w:rsidRDefault="00913C2E" w:rsidP="00913C2E">
      <w:pPr>
        <w:pStyle w:val="TF-TEXTO"/>
      </w:pPr>
      <w:r>
        <w:t xml:space="preserve">Segundo </w:t>
      </w:r>
      <w:proofErr w:type="spellStart"/>
      <w:r w:rsidRPr="00E67437">
        <w:t>Arsanjani</w:t>
      </w:r>
      <w:proofErr w:type="spellEnd"/>
      <w:r w:rsidRPr="00E67437">
        <w:t xml:space="preserve"> </w:t>
      </w:r>
      <w:r w:rsidRPr="00997D00">
        <w:rPr>
          <w:i/>
          <w:iCs/>
        </w:rPr>
        <w:t>et al</w:t>
      </w:r>
      <w:r>
        <w:rPr>
          <w:i/>
          <w:iCs/>
        </w:rPr>
        <w:t>.</w:t>
      </w:r>
      <w:r w:rsidRPr="00E67437">
        <w:t xml:space="preserve"> (2013)</w:t>
      </w:r>
      <w:r>
        <w:t>, o</w:t>
      </w:r>
      <w:r w:rsidRPr="00E67437">
        <w:t>s desenvolvedores, responsáveis por projetos de construção em massa, foram influenciados por políticas de terra aprovadas e planos de desenvolvimento. Os agentes governamentais, representando a administração local, tinham autoridade para proibir a construção em determinadas áreas e consideravam fatores como uso atual da terra e impacto ambiental. Os residentes, migrantes internos e atuais habitantes, influenciavam as decisões de desenvolvimento com base em suas preferências de moradia.  </w:t>
      </w:r>
    </w:p>
    <w:p w14:paraId="2394008E" w14:textId="6E92DB71" w:rsidR="00913C2E" w:rsidRPr="00E67437" w:rsidRDefault="00913C2E" w:rsidP="00913C2E">
      <w:pPr>
        <w:pStyle w:val="TF-TEXTO"/>
      </w:pPr>
      <w:proofErr w:type="spellStart"/>
      <w:r w:rsidRPr="00E67437">
        <w:t>Arsanjani</w:t>
      </w:r>
      <w:proofErr w:type="spellEnd"/>
      <w:r w:rsidRPr="00E67437">
        <w:t xml:space="preserve"> </w:t>
      </w:r>
      <w:r w:rsidRPr="00997D00">
        <w:rPr>
          <w:i/>
          <w:iCs/>
        </w:rPr>
        <w:t>et al</w:t>
      </w:r>
      <w:r>
        <w:rPr>
          <w:i/>
          <w:iCs/>
        </w:rPr>
        <w:t>.</w:t>
      </w:r>
      <w:r w:rsidRPr="00E67437">
        <w:t xml:space="preserve"> (2013) incorporaram a matriz de Markov ao modelo para capturar as transições probabilísticas entre diferentes estados de uso da terra ao longo do tempo. Isso permitiu simular e prever os padrões de crescimento urbano em Teerã para os anos de 2016 e 2026. A análise e integração dos dados foram realizadas em um Sistema de Informação Geográfica (SIG), que desempenhou um papel fundamental na visualização e análise dos resultados. O SIG permitiu a sobreposição e combinação dos dados coletados, os resultados da simulação e as informações espaciais disponíveis para Teerã. Isso facilitou a compreensão dos padrões de crescimento urbano e ajudou na identificação de áreas críticas para intervenções e políticas de planejamento urbano. </w:t>
      </w:r>
    </w:p>
    <w:p w14:paraId="6BDC2D6E" w14:textId="076FC0AB" w:rsidR="0043303D" w:rsidRPr="009E6A6D" w:rsidRDefault="001B42D9" w:rsidP="009E6A6D">
      <w:pPr>
        <w:pStyle w:val="TF-TEXTO"/>
      </w:pPr>
      <w:r>
        <w:t xml:space="preserve">De acordo com </w:t>
      </w:r>
      <w:proofErr w:type="spellStart"/>
      <w:r w:rsidRPr="00E67437">
        <w:t>Arsanjani</w:t>
      </w:r>
      <w:proofErr w:type="spellEnd"/>
      <w:r w:rsidRPr="00E67437">
        <w:t xml:space="preserve"> </w:t>
      </w:r>
      <w:r w:rsidRPr="00997D00">
        <w:rPr>
          <w:i/>
          <w:iCs/>
        </w:rPr>
        <w:t>et al</w:t>
      </w:r>
      <w:r>
        <w:rPr>
          <w:i/>
          <w:iCs/>
        </w:rPr>
        <w:t>.</w:t>
      </w:r>
      <w:r w:rsidRPr="00E67437">
        <w:t xml:space="preserve"> (2013)</w:t>
      </w:r>
      <w:r>
        <w:t>, o</w:t>
      </w:r>
      <w:r w:rsidR="006D0ABD" w:rsidRPr="009E6A6D">
        <w:t xml:space="preserve">s testes foram realizados utilizando dados temporais de </w:t>
      </w:r>
      <w:proofErr w:type="spellStart"/>
      <w:r w:rsidR="006D0ABD" w:rsidRPr="009E6A6D">
        <w:t>Landsat</w:t>
      </w:r>
      <w:proofErr w:type="spellEnd"/>
      <w:r w:rsidR="006D0ABD" w:rsidRPr="009E6A6D">
        <w:t xml:space="preserve"> para os anos de 1986, 1996, 2006 e 2011. A validação do modelo foi feita comparando os resultados da simulação com os dados reais de crescimento urbano em Teerã. </w:t>
      </w:r>
      <w:r>
        <w:t>Segundo os autores, o</w:t>
      </w:r>
      <w:r w:rsidR="006D0ABD" w:rsidRPr="009E6A6D">
        <w:t>s resultados obtidos permitiram não apenas a análise dos padrões de crescimento urbano passados, mas também a previsão de possíveis cenários futuros de desenvolvimento urbano na região, conforme ilustrado pela</w:t>
      </w:r>
      <w:r>
        <w:t xml:space="preserve"> </w:t>
      </w:r>
      <w:r>
        <w:fldChar w:fldCharType="begin"/>
      </w:r>
      <w:r>
        <w:instrText xml:space="preserve"> REF _Ref165658658 \h </w:instrText>
      </w:r>
      <w:r>
        <w:fldChar w:fldCharType="separate"/>
      </w:r>
      <w:r>
        <w:t xml:space="preserve">Figura </w:t>
      </w:r>
      <w:r>
        <w:rPr>
          <w:noProof/>
        </w:rPr>
        <w:t>4</w:t>
      </w:r>
      <w:r>
        <w:fldChar w:fldCharType="end"/>
      </w:r>
      <w:r w:rsidR="006D0ABD" w:rsidRPr="009E6A6D">
        <w:t>. </w:t>
      </w:r>
    </w:p>
    <w:p w14:paraId="47AB2BBC" w14:textId="0D80EA94" w:rsidR="009E6A6D" w:rsidRDefault="001B42D9" w:rsidP="001B42D9">
      <w:pPr>
        <w:pStyle w:val="TF-LEGENDA"/>
      </w:pPr>
      <w:bookmarkStart w:id="36" w:name="_Ref165658658"/>
      <w:r>
        <w:t xml:space="preserve">Figura </w:t>
      </w:r>
      <w:r>
        <w:fldChar w:fldCharType="begin"/>
      </w:r>
      <w:r>
        <w:instrText xml:space="preserve"> SEQ Figura \* ARABIC </w:instrText>
      </w:r>
      <w:r>
        <w:fldChar w:fldCharType="separate"/>
      </w:r>
      <w:r w:rsidR="00B350E9">
        <w:rPr>
          <w:noProof/>
        </w:rPr>
        <w:t>4</w:t>
      </w:r>
      <w:r>
        <w:fldChar w:fldCharType="end"/>
      </w:r>
      <w:bookmarkEnd w:id="36"/>
      <w:r>
        <w:t xml:space="preserve"> </w:t>
      </w:r>
      <w:r w:rsidR="006D0ABD" w:rsidRPr="009E6A6D">
        <w:t>– Crescimento urbano simulado para 2016 e 2026</w:t>
      </w:r>
      <w:del w:id="37" w:author="Dalton Solano dos Reis" w:date="2024-06-03T19:05:00Z">
        <w:r w:rsidR="006D0ABD" w:rsidRPr="009E6A6D" w:rsidDel="00492EA3">
          <w:delText>. </w:delText>
        </w:r>
      </w:del>
    </w:p>
    <w:p w14:paraId="65BB4EAA" w14:textId="77777777" w:rsidR="009E6A6D" w:rsidRDefault="009E6A6D" w:rsidP="009E6A6D">
      <w:pPr>
        <w:pStyle w:val="TF-FIGURA"/>
        <w:rPr>
          <w:rStyle w:val="normaltextrun"/>
          <w:sz w:val="18"/>
          <w:szCs w:val="18"/>
        </w:rPr>
      </w:pPr>
      <w:r w:rsidRPr="009E6A6D">
        <w:rPr>
          <w:noProof/>
        </w:rPr>
        <w:drawing>
          <wp:inline distT="0" distB="0" distL="0" distR="0" wp14:anchorId="4973FC37" wp14:editId="08F7D50B">
            <wp:extent cx="2684253" cy="2444860"/>
            <wp:effectExtent l="19050" t="19050" r="1905" b="0"/>
            <wp:docPr id="203022557" name="Imagem 3" descr="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22557" name="Imagem 3" descr="Mapa&#10;&#10;Descrição gerad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92660" cy="2452517"/>
                    </a:xfrm>
                    <a:prstGeom prst="rect">
                      <a:avLst/>
                    </a:prstGeom>
                    <a:ln w="3175" cap="sq">
                      <a:solidFill>
                        <a:srgbClr val="000000"/>
                      </a:solidFill>
                      <a:prstDash val="solid"/>
                      <a:miter lim="800000"/>
                    </a:ln>
                    <a:effectLst/>
                  </pic:spPr>
                </pic:pic>
              </a:graphicData>
            </a:graphic>
          </wp:inline>
        </w:drawing>
      </w:r>
    </w:p>
    <w:p w14:paraId="4E7AF9D7" w14:textId="357F0B64" w:rsidR="006D0ABD" w:rsidRPr="009E6A6D" w:rsidRDefault="006D0ABD" w:rsidP="009E6A6D">
      <w:pPr>
        <w:pStyle w:val="TF-FONTE"/>
      </w:pPr>
      <w:r w:rsidRPr="009E6A6D">
        <w:t xml:space="preserve">Fonte: </w:t>
      </w:r>
      <w:proofErr w:type="spellStart"/>
      <w:r w:rsidRPr="009E6A6D">
        <w:t>Arsanjani</w:t>
      </w:r>
      <w:proofErr w:type="spellEnd"/>
      <w:r w:rsidRPr="009E6A6D">
        <w:t xml:space="preserve"> </w:t>
      </w:r>
      <w:r w:rsidR="00997D00" w:rsidRPr="00997D00">
        <w:rPr>
          <w:i/>
          <w:iCs/>
        </w:rPr>
        <w:t>et al.</w:t>
      </w:r>
      <w:r w:rsidRPr="009E6A6D">
        <w:t xml:space="preserve"> (2013). </w:t>
      </w:r>
    </w:p>
    <w:p w14:paraId="5B6478FB" w14:textId="196FA2D9" w:rsidR="006D0ABD" w:rsidRPr="009E6A6D" w:rsidRDefault="001B42D9" w:rsidP="009E6A6D">
      <w:pPr>
        <w:pStyle w:val="TF-TEXTO"/>
      </w:pPr>
      <w:r>
        <w:t xml:space="preserve">Por fim, </w:t>
      </w:r>
      <w:proofErr w:type="spellStart"/>
      <w:r w:rsidR="006D0ABD" w:rsidRPr="009E6A6D">
        <w:t>Arsanjani</w:t>
      </w:r>
      <w:proofErr w:type="spellEnd"/>
      <w:r w:rsidR="006D0ABD" w:rsidRPr="009E6A6D">
        <w:t xml:space="preserve"> </w:t>
      </w:r>
      <w:r w:rsidR="006D0ABD" w:rsidRPr="00E67437">
        <w:rPr>
          <w:i/>
          <w:iCs/>
        </w:rPr>
        <w:t>e</w:t>
      </w:r>
      <w:r w:rsidR="00997D00">
        <w:rPr>
          <w:i/>
          <w:iCs/>
        </w:rPr>
        <w:t>t</w:t>
      </w:r>
      <w:r w:rsidR="006D0ABD" w:rsidRPr="00E67437">
        <w:rPr>
          <w:i/>
          <w:iCs/>
        </w:rPr>
        <w:t xml:space="preserve"> al</w:t>
      </w:r>
      <w:r w:rsidR="00997D00">
        <w:rPr>
          <w:i/>
          <w:iCs/>
        </w:rPr>
        <w:t>.</w:t>
      </w:r>
      <w:r w:rsidR="006D0ABD" w:rsidRPr="009E6A6D">
        <w:t xml:space="preserve"> (2013)</w:t>
      </w:r>
      <w:r w:rsidR="00E67437">
        <w:t xml:space="preserve"> </w:t>
      </w:r>
      <w:r w:rsidR="006D0ABD" w:rsidRPr="009E6A6D">
        <w:t xml:space="preserve">destacam a importância da </w:t>
      </w:r>
      <w:proofErr w:type="spellStart"/>
      <w:r w:rsidR="006D0ABD" w:rsidRPr="009E6A6D">
        <w:t>geossimulação</w:t>
      </w:r>
      <w:proofErr w:type="spellEnd"/>
      <w:r w:rsidR="006D0ABD" w:rsidRPr="009E6A6D">
        <w:t xml:space="preserve"> e da modelagem baseada em agentes para compreender e prever os padrões de crescimento urbano. No entanto, reconheceram que a integração de fatores humanos, sociais e econômicos ainda representa um desafio na modelagem precisa do crescimento urbano. Como extensão, sugeriram a inclusão de mais variáveis e cenários para aprimorar a precisão das previsões e a tomada de decisões no planejamento urbano sustentável em Teerã. </w:t>
      </w:r>
    </w:p>
    <w:p w14:paraId="2C481F61" w14:textId="6A5F0FA3" w:rsidR="00A44581" w:rsidRPr="006D0ABD" w:rsidRDefault="006D0ABD" w:rsidP="00E638A0">
      <w:pPr>
        <w:pStyle w:val="Ttulo2"/>
        <w:rPr>
          <w:lang w:val="en-US"/>
        </w:rPr>
      </w:pPr>
      <w:r w:rsidRPr="006D0ABD">
        <w:rPr>
          <w:rStyle w:val="normaltextrun"/>
          <w:caps w:val="0"/>
          <w:bdr w:val="none" w:sz="0" w:space="0" w:color="auto" w:frame="1"/>
          <w:lang w:val="en-US"/>
        </w:rPr>
        <w:lastRenderedPageBreak/>
        <w:t>USING AN AGENT-BASED MODEL TO SIMULATE CHILDREN’S ACTIVE TRAVEL TO SCHOOL</w:t>
      </w:r>
    </w:p>
    <w:p w14:paraId="3AFCDA4D" w14:textId="256EA000" w:rsidR="006D0ABD" w:rsidRPr="009E6A6D" w:rsidRDefault="006D0ABD" w:rsidP="009E6A6D">
      <w:pPr>
        <w:pStyle w:val="TF-TEXTO"/>
      </w:pPr>
      <w:bookmarkStart w:id="38" w:name="_Toc54164921"/>
      <w:bookmarkStart w:id="39" w:name="_Toc54165675"/>
      <w:bookmarkStart w:id="40" w:name="_Toc54169333"/>
      <w:bookmarkStart w:id="41" w:name="_Toc96347439"/>
      <w:bookmarkStart w:id="42" w:name="_Toc96357723"/>
      <w:bookmarkStart w:id="43" w:name="_Toc96491866"/>
      <w:bookmarkStart w:id="44" w:name="_Toc411603107"/>
      <w:bookmarkEnd w:id="25"/>
      <w:r w:rsidRPr="009E6A6D">
        <w:t xml:space="preserve">Yang </w:t>
      </w:r>
      <w:r w:rsidR="00997D00" w:rsidRPr="00997D00">
        <w:rPr>
          <w:i/>
          <w:iCs/>
        </w:rPr>
        <w:t>et al.</w:t>
      </w:r>
      <w:r w:rsidRPr="009E6A6D">
        <w:t xml:space="preserve"> (2013) </w:t>
      </w:r>
      <w:r w:rsidR="00E67437">
        <w:t>utilizaram</w:t>
      </w:r>
      <w:r w:rsidRPr="009E6A6D">
        <w:t xml:space="preserve"> </w:t>
      </w:r>
      <w:r w:rsidR="00B350E9">
        <w:rPr>
          <w:rStyle w:val="hgkelc"/>
          <w:lang w:val="pt-PT"/>
        </w:rPr>
        <w:t>Agent-based Modeling</w:t>
      </w:r>
      <w:r w:rsidR="00B350E9" w:rsidRPr="009E6A6D">
        <w:t xml:space="preserve"> </w:t>
      </w:r>
      <w:r w:rsidRPr="009E6A6D">
        <w:t>(ABM) para simular o comportamento de deslocamento escolar ativo (ATS) em crianças. A escolha da ABM permitiu a criação de um ambiente virtual que reproduz de forma realista as interações entre os agentes, neste caso, as crianças, o ambiente urbano e as políticas de transporte.  </w:t>
      </w:r>
    </w:p>
    <w:p w14:paraId="347E0662" w14:textId="456E514A" w:rsidR="006D0ABD" w:rsidRPr="00E67437" w:rsidRDefault="00E67437" w:rsidP="00E67437">
      <w:pPr>
        <w:pStyle w:val="TF-TEXTO"/>
      </w:pPr>
      <w:r w:rsidRPr="00E67437">
        <w:t xml:space="preserve">Para implementar o modelo, Yang </w:t>
      </w:r>
      <w:r w:rsidRPr="00B350E9">
        <w:rPr>
          <w:i/>
          <w:iCs/>
        </w:rPr>
        <w:t>et al</w:t>
      </w:r>
      <w:r w:rsidRPr="00E67437">
        <w:t xml:space="preserve">. (2013) utilizaram Java e a plataforma </w:t>
      </w:r>
      <w:proofErr w:type="spellStart"/>
      <w:r w:rsidRPr="00E67437">
        <w:t>Repast</w:t>
      </w:r>
      <w:proofErr w:type="spellEnd"/>
      <w:r w:rsidRPr="00E67437">
        <w:t>, uma ferramenta de modelagem baseada em agentes amplamente reconhecida. De acordo com os autores, a combinação dessas tecnologias proporcionou uma base sólida para desenvolver um ambiente de simulação flexível e altamente personalizável. O modelo incluiu uma representação detalhada de uma cidade hipotética, composta por uma rede viária realista, escolas, domicílios e crianças (</w:t>
      </w:r>
      <w:r w:rsidR="00B350E9">
        <w:t xml:space="preserve">ver </w:t>
      </w:r>
      <w:r w:rsidR="00B350E9">
        <w:fldChar w:fldCharType="begin"/>
      </w:r>
      <w:r w:rsidR="00B350E9">
        <w:instrText xml:space="preserve"> REF _Ref165658846 \h </w:instrText>
      </w:r>
      <w:r w:rsidR="00B350E9">
        <w:fldChar w:fldCharType="separate"/>
      </w:r>
      <w:r w:rsidR="00B350E9">
        <w:t xml:space="preserve">Figura </w:t>
      </w:r>
      <w:r w:rsidR="00B350E9">
        <w:rPr>
          <w:noProof/>
        </w:rPr>
        <w:t>5</w:t>
      </w:r>
      <w:r w:rsidR="00B350E9">
        <w:fldChar w:fldCharType="end"/>
      </w:r>
      <w:r w:rsidRPr="00E67437">
        <w:t>). Cada criança foi caracterizada por atributos individuais, como idade, gênero, atitude em relação à caminhada e preocupação com a segurança do tráfego em sua vizinhança. Esses atributos foram fundamentais para capturar a diversidade de comportamentos e preferências entre os agentes simulados. </w:t>
      </w:r>
    </w:p>
    <w:p w14:paraId="61C7AE13" w14:textId="6B810E27" w:rsidR="006D0ABD" w:rsidRPr="009E6A6D" w:rsidRDefault="00B350E9" w:rsidP="00B350E9">
      <w:pPr>
        <w:pStyle w:val="TF-LEGENDA"/>
      </w:pPr>
      <w:bookmarkStart w:id="45" w:name="_Ref165658846"/>
      <w:r>
        <w:t xml:space="preserve">Figura </w:t>
      </w:r>
      <w:r>
        <w:fldChar w:fldCharType="begin"/>
      </w:r>
      <w:r>
        <w:instrText xml:space="preserve"> SEQ Figura \* ARABIC </w:instrText>
      </w:r>
      <w:r>
        <w:fldChar w:fldCharType="separate"/>
      </w:r>
      <w:r>
        <w:rPr>
          <w:noProof/>
        </w:rPr>
        <w:t>5</w:t>
      </w:r>
      <w:r>
        <w:fldChar w:fldCharType="end"/>
      </w:r>
      <w:bookmarkEnd w:id="45"/>
      <w:r>
        <w:t xml:space="preserve"> </w:t>
      </w:r>
      <w:r w:rsidRPr="009E6A6D">
        <w:t>–</w:t>
      </w:r>
      <w:r w:rsidR="006D0ABD" w:rsidRPr="009E6A6D">
        <w:t xml:space="preserve"> Exibição esquemática das quatro cidades hipotéticas: Baseline, S1, S2 e S3, respectivamente </w:t>
      </w:r>
    </w:p>
    <w:p w14:paraId="47FF4D43" w14:textId="39F5379E" w:rsidR="006D0ABD" w:rsidRPr="009E6A6D" w:rsidRDefault="006D0ABD" w:rsidP="009E6A6D">
      <w:pPr>
        <w:pStyle w:val="TF-FIGURA"/>
      </w:pPr>
      <w:r w:rsidRPr="009E6A6D">
        <w:rPr>
          <w:noProof/>
        </w:rPr>
        <w:drawing>
          <wp:inline distT="0" distB="0" distL="0" distR="0" wp14:anchorId="5345EB02" wp14:editId="74A1F05E">
            <wp:extent cx="5756910" cy="1395730"/>
            <wp:effectExtent l="19050" t="19050" r="0" b="0"/>
            <wp:docPr id="2085425391" name="Imagem 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425391" name="Imagem 6" descr="Texto&#10;&#10;Descrição gerad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1395730"/>
                    </a:xfrm>
                    <a:prstGeom prst="rect">
                      <a:avLst/>
                    </a:prstGeom>
                    <a:ln w="3175" cap="sq">
                      <a:solidFill>
                        <a:srgbClr val="000000"/>
                      </a:solidFill>
                      <a:prstDash val="solid"/>
                      <a:miter lim="800000"/>
                    </a:ln>
                    <a:effectLst/>
                  </pic:spPr>
                </pic:pic>
              </a:graphicData>
            </a:graphic>
          </wp:inline>
        </w:drawing>
      </w:r>
      <w:r w:rsidRPr="009E6A6D">
        <w:t xml:space="preserve">Fonte: Yang </w:t>
      </w:r>
      <w:r w:rsidRPr="00997D00">
        <w:rPr>
          <w:i/>
          <w:iCs/>
        </w:rPr>
        <w:t>et al</w:t>
      </w:r>
      <w:r w:rsidR="00997D00">
        <w:rPr>
          <w:i/>
          <w:iCs/>
        </w:rPr>
        <w:t>.</w:t>
      </w:r>
      <w:r w:rsidRPr="009E6A6D">
        <w:t xml:space="preserve"> (2013). </w:t>
      </w:r>
    </w:p>
    <w:p w14:paraId="2843EF77" w14:textId="35E3F387" w:rsidR="006D0ABD" w:rsidRPr="009E6A6D" w:rsidRDefault="00B350E9" w:rsidP="009E6A6D">
      <w:pPr>
        <w:pStyle w:val="TF-TEXTO"/>
      </w:pPr>
      <w:r>
        <w:t xml:space="preserve">De acordo com </w:t>
      </w:r>
      <w:r w:rsidR="006D0ABD" w:rsidRPr="009E6A6D">
        <w:t xml:space="preserve">Yang </w:t>
      </w:r>
      <w:r w:rsidR="006D0ABD" w:rsidRPr="00997D00">
        <w:rPr>
          <w:i/>
          <w:iCs/>
        </w:rPr>
        <w:t>et al</w:t>
      </w:r>
      <w:r w:rsidR="00997D00">
        <w:t>.</w:t>
      </w:r>
      <w:r w:rsidR="006D0ABD" w:rsidRPr="009E6A6D">
        <w:t xml:space="preserve"> (2013)</w:t>
      </w:r>
      <w:r>
        <w:t xml:space="preserve">, o </w:t>
      </w:r>
      <w:r w:rsidRPr="009E6A6D">
        <w:t xml:space="preserve">modelo construído </w:t>
      </w:r>
      <w:r w:rsidR="006D0ABD" w:rsidRPr="009E6A6D">
        <w:t>conside</w:t>
      </w:r>
      <w:r>
        <w:t>ra</w:t>
      </w:r>
      <w:r w:rsidR="006D0ABD" w:rsidRPr="009E6A6D">
        <w:t xml:space="preserve"> fatores ambientais, como a segurança do tráfego nas proximidades das escolas e a distância até a escola mais próxima. </w:t>
      </w:r>
      <w:r>
        <w:t>Segundo os autores, e</w:t>
      </w:r>
      <w:r w:rsidR="006D0ABD" w:rsidRPr="009E6A6D">
        <w:t>sses elementos foram incorporados de forma dinâmica, permitindo que o ambiente de simulação respondesse a mudanças nas condições e políticas. </w:t>
      </w:r>
    </w:p>
    <w:p w14:paraId="083F9C4A" w14:textId="77777777" w:rsidR="00E67437" w:rsidRPr="00E67437" w:rsidRDefault="00E67437" w:rsidP="00E67437">
      <w:pPr>
        <w:pStyle w:val="paragraph"/>
        <w:spacing w:before="0" w:beforeAutospacing="0" w:after="0" w:afterAutospacing="0"/>
        <w:ind w:firstLine="675"/>
        <w:jc w:val="both"/>
        <w:textAlignment w:val="baseline"/>
        <w:rPr>
          <w:rFonts w:ascii="Segoe UI" w:hAnsi="Segoe UI" w:cs="Segoe UI"/>
          <w:sz w:val="14"/>
          <w:szCs w:val="14"/>
        </w:rPr>
      </w:pPr>
      <w:r w:rsidRPr="006D0ABD">
        <w:rPr>
          <w:rStyle w:val="normaltextrun"/>
          <w:sz w:val="20"/>
          <w:szCs w:val="20"/>
        </w:rPr>
        <w:t xml:space="preserve">Durante a aplicação do modelo, Yang </w:t>
      </w:r>
      <w:r w:rsidRPr="006D0ABD">
        <w:rPr>
          <w:rStyle w:val="normaltextrun"/>
          <w:i/>
          <w:iCs/>
          <w:sz w:val="20"/>
          <w:szCs w:val="20"/>
        </w:rPr>
        <w:t>et al</w:t>
      </w:r>
      <w:r>
        <w:rPr>
          <w:rStyle w:val="normaltextrun"/>
          <w:i/>
          <w:iCs/>
          <w:sz w:val="20"/>
          <w:szCs w:val="20"/>
        </w:rPr>
        <w:t>.</w:t>
      </w:r>
      <w:r w:rsidRPr="006D0ABD">
        <w:rPr>
          <w:rStyle w:val="normaltextrun"/>
          <w:sz w:val="20"/>
          <w:szCs w:val="20"/>
        </w:rPr>
        <w:t xml:space="preserve"> (2013) conduziram uma série de simulações para explorar diferentes cenários e políticas relacionadas ao ATS. Isso incluiu variações na localização das escolas, definição de áreas de </w:t>
      </w:r>
      <w:r w:rsidRPr="00E67437">
        <w:rPr>
          <w:rStyle w:val="normaltextrun"/>
          <w:sz w:val="20"/>
          <w:szCs w:val="20"/>
        </w:rPr>
        <w:t>captação, tamanho das escolas e densidade populacional. De acordo com os autores, a execução de múltiplas simulações permitiu uma análise abrangente dos resultados e uma avaliação robusta do impacto das intervenções propostas.</w:t>
      </w:r>
      <w:r w:rsidRPr="00E67437">
        <w:rPr>
          <w:rStyle w:val="eop"/>
          <w:sz w:val="20"/>
          <w:szCs w:val="20"/>
        </w:rPr>
        <w:t> </w:t>
      </w:r>
    </w:p>
    <w:p w14:paraId="0B5B71F1" w14:textId="6CA9887D" w:rsidR="00E67437" w:rsidRPr="006D0ABD" w:rsidRDefault="00B350E9" w:rsidP="00E67437">
      <w:pPr>
        <w:pStyle w:val="TF-TEXTO"/>
        <w:rPr>
          <w:rFonts w:ascii="Segoe UI" w:hAnsi="Segoe UI" w:cs="Segoe UI"/>
          <w:sz w:val="14"/>
          <w:szCs w:val="14"/>
        </w:rPr>
      </w:pPr>
      <w:r>
        <w:rPr>
          <w:rStyle w:val="normaltextrun"/>
        </w:rPr>
        <w:t xml:space="preserve">A </w:t>
      </w:r>
      <w:r>
        <w:rPr>
          <w:rStyle w:val="normaltextrun"/>
        </w:rPr>
        <w:fldChar w:fldCharType="begin"/>
      </w:r>
      <w:r>
        <w:rPr>
          <w:rStyle w:val="normaltextrun"/>
        </w:rPr>
        <w:instrText xml:space="preserve"> REF _Ref165658965 \h </w:instrText>
      </w:r>
      <w:r>
        <w:rPr>
          <w:rStyle w:val="normaltextrun"/>
        </w:rPr>
      </w:r>
      <w:r>
        <w:rPr>
          <w:rStyle w:val="normaltextrun"/>
        </w:rPr>
        <w:fldChar w:fldCharType="separate"/>
      </w:r>
      <w:r>
        <w:t xml:space="preserve">Figura </w:t>
      </w:r>
      <w:r>
        <w:rPr>
          <w:noProof/>
        </w:rPr>
        <w:t>6</w:t>
      </w:r>
      <w:r>
        <w:rPr>
          <w:rStyle w:val="normaltextrun"/>
        </w:rPr>
        <w:fldChar w:fldCharType="end"/>
      </w:r>
      <w:r w:rsidR="00E67437" w:rsidRPr="00E67437">
        <w:rPr>
          <w:rStyle w:val="normaltextrun"/>
        </w:rPr>
        <w:t xml:space="preserve"> apresenta os resultados dos quatro cenários de simulação. No cenário Baseline (B), no qual as escolas são uniformemente distribuídas e as crianças frequentam a mais próxima, 10.9% das crianças caminham para a escola. Em contraste, nos cenários alternativos, como o S1, S2 e S3, onde as estratégias de localização e áreas de abrangência das escolas variam, os</w:t>
      </w:r>
      <w:r w:rsidR="00E67437" w:rsidRPr="006D0ABD">
        <w:rPr>
          <w:rStyle w:val="normaltextrun"/>
        </w:rPr>
        <w:t xml:space="preserve"> percentuais de crianças que caminham para a escola são ligeiramente menores, variando de 8.2% a 9.5%.</w:t>
      </w:r>
      <w:r w:rsidR="00E67437" w:rsidRPr="006D0ABD">
        <w:rPr>
          <w:rStyle w:val="eop"/>
        </w:rPr>
        <w:t> </w:t>
      </w:r>
    </w:p>
    <w:p w14:paraId="76D7C989" w14:textId="0E58D5A7" w:rsidR="009E6A6D" w:rsidRPr="009E6A6D" w:rsidRDefault="00B350E9" w:rsidP="00B350E9">
      <w:pPr>
        <w:pStyle w:val="TF-LEGENDA"/>
      </w:pPr>
      <w:bookmarkStart w:id="46" w:name="_Ref165658965"/>
      <w:r>
        <w:t xml:space="preserve">Figura </w:t>
      </w:r>
      <w:r>
        <w:fldChar w:fldCharType="begin"/>
      </w:r>
      <w:r>
        <w:instrText xml:space="preserve"> SEQ Figura \* ARABIC </w:instrText>
      </w:r>
      <w:r>
        <w:fldChar w:fldCharType="separate"/>
      </w:r>
      <w:r>
        <w:rPr>
          <w:noProof/>
        </w:rPr>
        <w:t>6</w:t>
      </w:r>
      <w:r>
        <w:fldChar w:fldCharType="end"/>
      </w:r>
      <w:bookmarkEnd w:id="46"/>
      <w:r>
        <w:t xml:space="preserve"> </w:t>
      </w:r>
      <w:r w:rsidRPr="009E6A6D">
        <w:t>–</w:t>
      </w:r>
      <w:r>
        <w:t xml:space="preserve"> </w:t>
      </w:r>
      <w:r w:rsidR="006D0ABD" w:rsidRPr="009E6A6D">
        <w:t xml:space="preserve">Resumo dos Cenários de Simulação e Resultados </w:t>
      </w:r>
    </w:p>
    <w:p w14:paraId="1E30B9BE" w14:textId="77777777" w:rsidR="009E6A6D" w:rsidRDefault="006D0ABD" w:rsidP="009E6A6D">
      <w:pPr>
        <w:pStyle w:val="TF-FIGURA"/>
      </w:pPr>
      <w:r w:rsidRPr="009E6A6D">
        <w:rPr>
          <w:noProof/>
        </w:rPr>
        <w:drawing>
          <wp:inline distT="0" distB="0" distL="0" distR="0" wp14:anchorId="3C5599DF" wp14:editId="2320E9AF">
            <wp:extent cx="5756910" cy="1360170"/>
            <wp:effectExtent l="19050" t="19050" r="0" b="0"/>
            <wp:docPr id="1685394267" name="Imagem 5"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394267" name="Imagem 5" descr="Interface gráfica do usuário, Texto, Aplicativo&#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1360170"/>
                    </a:xfrm>
                    <a:prstGeom prst="rect">
                      <a:avLst/>
                    </a:prstGeom>
                    <a:ln w="3175" cap="sq">
                      <a:solidFill>
                        <a:srgbClr val="000000"/>
                      </a:solidFill>
                      <a:prstDash val="solid"/>
                      <a:miter lim="800000"/>
                    </a:ln>
                    <a:effectLst/>
                  </pic:spPr>
                </pic:pic>
              </a:graphicData>
            </a:graphic>
          </wp:inline>
        </w:drawing>
      </w:r>
    </w:p>
    <w:p w14:paraId="7F5945C2" w14:textId="4B47CCDA" w:rsidR="006D0ABD" w:rsidRPr="00E67437" w:rsidRDefault="006D0ABD" w:rsidP="00AC579E">
      <w:pPr>
        <w:pStyle w:val="TF-FONTE"/>
      </w:pPr>
      <w:r w:rsidRPr="00E67437">
        <w:t xml:space="preserve">Fonte: Yang </w:t>
      </w:r>
      <w:r w:rsidR="00997D00" w:rsidRPr="00997D00">
        <w:rPr>
          <w:i/>
          <w:iCs/>
        </w:rPr>
        <w:t>et al.</w:t>
      </w:r>
      <w:r w:rsidRPr="00E67437">
        <w:t xml:space="preserve"> (2013). </w:t>
      </w:r>
    </w:p>
    <w:p w14:paraId="5A2A9EEE" w14:textId="5286DC7A" w:rsidR="00E67437" w:rsidRPr="00AC579E" w:rsidRDefault="00E67437" w:rsidP="00E67437">
      <w:pPr>
        <w:pStyle w:val="TF-TEXTO"/>
      </w:pPr>
      <w:r w:rsidRPr="00E67437">
        <w:t>Além disso</w:t>
      </w:r>
      <w:r w:rsidRPr="00AC579E">
        <w:t xml:space="preserve">, a partir das simulações realizadas, Yang </w:t>
      </w:r>
      <w:r w:rsidRPr="00AC579E">
        <w:rPr>
          <w:i/>
          <w:iCs/>
        </w:rPr>
        <w:t>et al</w:t>
      </w:r>
      <w:r w:rsidRPr="00AC579E">
        <w:t>. (2013) destacam resultados significativos em relação à segurança do tráfego. Um aumento da 20% na segurança do tráfego, levaram a uma redução de 15% no número de viagens de carro para a escola. A mudança estratégica na localização das escolas resultou em um aumento de 25% no número de crianças adotando o deslocamento escolar ativo, quando a distância média até a escola foi reduzida em 10%. Além disso, grupos demográficos específicos, como crianças mais velhas e do sexo masculino, mostraram uma maior propensão para o ATS. Esses resultados numéricos foram cruciais para informar políticas direcionadas e intervenções urbanas para promover o ATS e melhorar a saúde e a sustentabilidade do transporte escolar</w:t>
      </w:r>
      <w:ins w:id="47" w:author="Dalton Solano dos Reis" w:date="2024-06-03T19:09:00Z">
        <w:r w:rsidR="00947A01">
          <w:t>.</w:t>
        </w:r>
      </w:ins>
      <w:r w:rsidRPr="00AC579E">
        <w:t> </w:t>
      </w:r>
    </w:p>
    <w:p w14:paraId="301FFFCE" w14:textId="76F20F61" w:rsidR="00E67437" w:rsidRPr="00E67437" w:rsidRDefault="00B350E9" w:rsidP="00E67437">
      <w:pPr>
        <w:pStyle w:val="TF-TEXTO"/>
      </w:pPr>
      <w:r>
        <w:lastRenderedPageBreak/>
        <w:t xml:space="preserve">Por fim, </w:t>
      </w:r>
      <w:r w:rsidR="00E67437" w:rsidRPr="00AC579E">
        <w:t xml:space="preserve">Yang </w:t>
      </w:r>
      <w:r w:rsidR="00E67437" w:rsidRPr="00AC579E">
        <w:rPr>
          <w:i/>
          <w:iCs/>
        </w:rPr>
        <w:t>et al</w:t>
      </w:r>
      <w:r w:rsidR="00E67437" w:rsidRPr="00AC579E">
        <w:t>. (2013)</w:t>
      </w:r>
      <w:r>
        <w:t xml:space="preserve"> ressaltam que</w:t>
      </w:r>
      <w:r w:rsidR="00E67437" w:rsidRPr="00AC579E">
        <w:t xml:space="preserve"> a combinação de ABM, linguagem de programação Java e a plataforma </w:t>
      </w:r>
      <w:proofErr w:type="spellStart"/>
      <w:r w:rsidR="00E67437" w:rsidRPr="00AC579E">
        <w:t>Repast</w:t>
      </w:r>
      <w:proofErr w:type="spellEnd"/>
      <w:r w:rsidR="00E67437" w:rsidRPr="00AC579E">
        <w:t xml:space="preserve"> proporcionou uma base sólida para investigar os padrões de ATS em crianças e avaliar o impacto de políticas de transporte e intervenções urbanas. Segundo os autores, tal abordagem permitiu identificar fatores que influenciam o comportamento de deslocamento ativo e, ao mesmo tempo, evidenciou recomendações</w:t>
      </w:r>
      <w:r w:rsidR="00E67437" w:rsidRPr="00E67437">
        <w:t xml:space="preserve"> para promover o ATS em comunidades urbanas. </w:t>
      </w:r>
    </w:p>
    <w:p w14:paraId="25B7474A" w14:textId="77777777" w:rsidR="00451B94" w:rsidRDefault="00451B94" w:rsidP="00424AD5">
      <w:pPr>
        <w:pStyle w:val="Ttulo1"/>
      </w:pPr>
      <w:r>
        <w:t>proposta</w:t>
      </w:r>
    </w:p>
    <w:p w14:paraId="6ACC7542" w14:textId="77777777" w:rsidR="00E67437" w:rsidRPr="00E67437" w:rsidRDefault="00E67437" w:rsidP="00E67437">
      <w:pPr>
        <w:pStyle w:val="TF-TEXTO"/>
      </w:pPr>
      <w:bookmarkStart w:id="48" w:name="_Toc54164915"/>
      <w:bookmarkStart w:id="49" w:name="_Toc54165669"/>
      <w:bookmarkStart w:id="50" w:name="_Toc54169327"/>
      <w:bookmarkStart w:id="51" w:name="_Toc96347433"/>
      <w:bookmarkStart w:id="52" w:name="_Toc96357717"/>
      <w:bookmarkStart w:id="53" w:name="_Toc96491860"/>
      <w:bookmarkStart w:id="54" w:name="_Toc351015594"/>
      <w:r w:rsidRPr="00E67437">
        <w:t>Esta seção apresenta a justificativa para o desenvolvimento deste trabalho, que tem como objetivo analisar os impactos do crescimento populacional no setor educacional na cidade de Blumenau através de simulações baseadas em agentes. A metodologia adotada para o desenvolvimento do modelo será detalhada, bem como os requisitos necessários para a sua implementação, além disso, serão apresentados os principais assuntos e fontes bibliográficas que irão fundamentar o presente estudo. </w:t>
      </w:r>
    </w:p>
    <w:p w14:paraId="62F25ABA" w14:textId="77777777" w:rsidR="00451B94" w:rsidRDefault="00451B94" w:rsidP="00E638A0">
      <w:pPr>
        <w:pStyle w:val="Ttulo2"/>
      </w:pPr>
      <w:r>
        <w:t>JUSTIFICATIVA</w:t>
      </w:r>
    </w:p>
    <w:p w14:paraId="78305E65" w14:textId="5ADFC669" w:rsidR="006B0760" w:rsidRPr="009E6A6D" w:rsidRDefault="006D0ABD" w:rsidP="009E6A6D">
      <w:pPr>
        <w:pStyle w:val="TF-TEXTO"/>
      </w:pPr>
      <w:r w:rsidRPr="009E6A6D">
        <w:t xml:space="preserve">No </w:t>
      </w:r>
      <w:r w:rsidR="00B350E9">
        <w:fldChar w:fldCharType="begin"/>
      </w:r>
      <w:r w:rsidR="00B350E9">
        <w:instrText xml:space="preserve"> REF _Ref165659082 \h </w:instrText>
      </w:r>
      <w:r w:rsidR="00B350E9">
        <w:fldChar w:fldCharType="separate"/>
      </w:r>
      <w:r w:rsidR="00B350E9">
        <w:t xml:space="preserve">Quadro </w:t>
      </w:r>
      <w:r w:rsidR="00B350E9">
        <w:rPr>
          <w:noProof/>
        </w:rPr>
        <w:t>1</w:t>
      </w:r>
      <w:r w:rsidR="00B350E9">
        <w:fldChar w:fldCharType="end"/>
      </w:r>
      <w:r w:rsidR="00B350E9">
        <w:t xml:space="preserve"> </w:t>
      </w:r>
      <w:r w:rsidRPr="009E6A6D">
        <w:t>é possível visualizar a comparação dos trabalhos correlatos, este quadro detalha as principais características de cada trabalho e assim podemos entender como será solucionado os problemas propostos por este trabalho. </w:t>
      </w:r>
    </w:p>
    <w:p w14:paraId="72A23E67" w14:textId="6376100E" w:rsidR="006B0760" w:rsidRDefault="00B350E9" w:rsidP="00B350E9">
      <w:pPr>
        <w:pStyle w:val="TF-LEGENDA"/>
      </w:pPr>
      <w:bookmarkStart w:id="55" w:name="_Ref165659082"/>
      <w:r>
        <w:t xml:space="preserve">Quadro </w:t>
      </w:r>
      <w:r>
        <w:fldChar w:fldCharType="begin"/>
      </w:r>
      <w:r>
        <w:instrText xml:space="preserve"> SEQ Quadro \* ARABIC </w:instrText>
      </w:r>
      <w:r>
        <w:fldChar w:fldCharType="separate"/>
      </w:r>
      <w:r w:rsidR="009E742D">
        <w:rPr>
          <w:noProof/>
        </w:rPr>
        <w:t>1</w:t>
      </w:r>
      <w:r>
        <w:fldChar w:fldCharType="end"/>
      </w:r>
      <w:bookmarkEnd w:id="55"/>
      <w:r>
        <w:t xml:space="preserve"> </w:t>
      </w:r>
      <w:r w:rsidRPr="009E6A6D">
        <w:t>–</w:t>
      </w:r>
      <w:r w:rsidR="006B0760">
        <w:t xml:space="preserve"> </w:t>
      </w:r>
      <w:r w:rsidR="00F3649F">
        <w:t>Comparativo</w:t>
      </w:r>
      <w:r w:rsidR="006B0760">
        <w:t xml:space="preserve"> </w:t>
      </w:r>
      <w:r w:rsidR="00E67437">
        <w:t xml:space="preserve">entre as características </w:t>
      </w:r>
      <w:r w:rsidR="006B0760">
        <w:t>dos trabalhos correlatos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52"/>
        <w:gridCol w:w="2132"/>
        <w:gridCol w:w="2132"/>
        <w:gridCol w:w="2132"/>
      </w:tblGrid>
      <w:tr w:rsidR="00802D0F" w14:paraId="4DC82DAE" w14:textId="77777777" w:rsidTr="00B350E9">
        <w:trPr>
          <w:trHeight w:val="567"/>
        </w:trPr>
        <w:tc>
          <w:tcPr>
            <w:tcW w:w="2552" w:type="dxa"/>
            <w:tcBorders>
              <w:tl2br w:val="single" w:sz="4" w:space="0" w:color="auto"/>
            </w:tcBorders>
            <w:shd w:val="clear" w:color="auto" w:fill="A6A6A6"/>
          </w:tcPr>
          <w:p w14:paraId="5065764E" w14:textId="77777777" w:rsidR="00B350E9" w:rsidRDefault="00B350E9" w:rsidP="00B350E9">
            <w:pPr>
              <w:pStyle w:val="TF-TEXTOQUADRO"/>
              <w:jc w:val="right"/>
            </w:pPr>
            <w:r>
              <w:t>Trabalhos Correlatos</w:t>
            </w:r>
          </w:p>
          <w:p w14:paraId="5540DD0B" w14:textId="6AD05AC2" w:rsidR="006B0760" w:rsidRPr="007D4566" w:rsidRDefault="00B350E9" w:rsidP="00B350E9">
            <w:pPr>
              <w:pStyle w:val="TF-TEXTO"/>
              <w:ind w:firstLine="0"/>
            </w:pPr>
            <w:r>
              <w:t>Características</w:t>
            </w:r>
          </w:p>
        </w:tc>
        <w:tc>
          <w:tcPr>
            <w:tcW w:w="2132" w:type="dxa"/>
            <w:shd w:val="clear" w:color="auto" w:fill="A6A6A6"/>
            <w:vAlign w:val="center"/>
          </w:tcPr>
          <w:p w14:paraId="7B194535" w14:textId="657F3B94" w:rsidR="00B350E9" w:rsidRDefault="00AE008E" w:rsidP="00B350E9">
            <w:pPr>
              <w:pStyle w:val="TF-TEXTOQUADRO"/>
              <w:jc w:val="center"/>
              <w:rPr>
                <w:i/>
                <w:iCs/>
              </w:rPr>
            </w:pPr>
            <w:proofErr w:type="spellStart"/>
            <w:r>
              <w:t>Magliocca</w:t>
            </w:r>
            <w:proofErr w:type="spellEnd"/>
            <w:r>
              <w:t xml:space="preserve"> </w:t>
            </w:r>
            <w:r w:rsidR="00997D00" w:rsidRPr="00997D00">
              <w:rPr>
                <w:i/>
                <w:iCs/>
              </w:rPr>
              <w:t>et al.</w:t>
            </w:r>
          </w:p>
          <w:p w14:paraId="346CD0EE" w14:textId="64F3E15B" w:rsidR="00AE008E" w:rsidRPr="00605647" w:rsidRDefault="00AE008E" w:rsidP="00B350E9">
            <w:pPr>
              <w:pStyle w:val="TF-TEXTOQUADRO"/>
              <w:jc w:val="center"/>
              <w:rPr>
                <w:highlight w:val="darkGray"/>
              </w:rPr>
            </w:pPr>
            <w:r>
              <w:t>(2011)</w:t>
            </w:r>
          </w:p>
        </w:tc>
        <w:tc>
          <w:tcPr>
            <w:tcW w:w="2132" w:type="dxa"/>
            <w:shd w:val="clear" w:color="auto" w:fill="A6A6A6"/>
            <w:vAlign w:val="center"/>
          </w:tcPr>
          <w:p w14:paraId="2C2E5CE4" w14:textId="77777777" w:rsidR="00FD39AC" w:rsidRDefault="006D0ABD" w:rsidP="00B350E9">
            <w:pPr>
              <w:pStyle w:val="TF-TEXTOQUADRO"/>
              <w:jc w:val="center"/>
            </w:pPr>
            <w:proofErr w:type="spellStart"/>
            <w:r w:rsidRPr="00AE008E">
              <w:t>Arsanjani</w:t>
            </w:r>
            <w:proofErr w:type="spellEnd"/>
            <w:r w:rsidRPr="00AE008E">
              <w:rPr>
                <w:i/>
                <w:iCs/>
              </w:rPr>
              <w:t xml:space="preserve"> </w:t>
            </w:r>
            <w:r w:rsidR="00997D00" w:rsidRPr="00997D00">
              <w:rPr>
                <w:i/>
                <w:iCs/>
              </w:rPr>
              <w:t>et al.</w:t>
            </w:r>
            <w:r w:rsidRPr="00AE008E">
              <w:t xml:space="preserve"> </w:t>
            </w:r>
          </w:p>
          <w:p w14:paraId="4D97FD72" w14:textId="4C6DD26C" w:rsidR="006B0760" w:rsidRDefault="006D0ABD" w:rsidP="00B350E9">
            <w:pPr>
              <w:pStyle w:val="TF-TEXTOQUADRO"/>
              <w:jc w:val="center"/>
            </w:pPr>
            <w:r w:rsidRPr="00AE008E">
              <w:t>(2013)</w:t>
            </w:r>
          </w:p>
        </w:tc>
        <w:tc>
          <w:tcPr>
            <w:tcW w:w="2132" w:type="dxa"/>
            <w:shd w:val="clear" w:color="auto" w:fill="A6A6A6"/>
            <w:vAlign w:val="center"/>
          </w:tcPr>
          <w:p w14:paraId="58844606" w14:textId="5D1D9014" w:rsidR="00B350E9" w:rsidRDefault="006D0ABD" w:rsidP="00B350E9">
            <w:pPr>
              <w:pStyle w:val="TF-TEXTOQUADRO"/>
              <w:jc w:val="center"/>
            </w:pPr>
            <w:r w:rsidRPr="00AE008E">
              <w:t xml:space="preserve">Yang </w:t>
            </w:r>
            <w:r w:rsidR="00997D00" w:rsidRPr="00997D00">
              <w:rPr>
                <w:i/>
                <w:iCs/>
              </w:rPr>
              <w:t>et al.</w:t>
            </w:r>
          </w:p>
          <w:p w14:paraId="5AE2E716" w14:textId="13810AB4" w:rsidR="006B0760" w:rsidRPr="00AE008E" w:rsidRDefault="006D0ABD" w:rsidP="00B350E9">
            <w:pPr>
              <w:pStyle w:val="TF-TEXTOQUADRO"/>
              <w:jc w:val="center"/>
              <w:rPr>
                <w:rStyle w:val="normaltextrun"/>
                <w:color w:val="000000"/>
                <w:shd w:val="clear" w:color="auto" w:fill="FFFFFF"/>
              </w:rPr>
            </w:pPr>
            <w:r w:rsidRPr="00AE008E">
              <w:t>(2013)</w:t>
            </w:r>
          </w:p>
        </w:tc>
      </w:tr>
      <w:tr w:rsidR="00802D0F" w14:paraId="3380952D" w14:textId="77777777" w:rsidTr="00B350E9">
        <w:tc>
          <w:tcPr>
            <w:tcW w:w="2552" w:type="dxa"/>
            <w:shd w:val="clear" w:color="auto" w:fill="auto"/>
            <w:vAlign w:val="center"/>
          </w:tcPr>
          <w:p w14:paraId="138D3B43" w14:textId="51517D7E" w:rsidR="006B0760" w:rsidRDefault="006D0ABD" w:rsidP="00B350E9">
            <w:pPr>
              <w:pStyle w:val="TF-TEXTOQUADRO"/>
            </w:pPr>
            <w:r>
              <w:rPr>
                <w:rStyle w:val="normaltextrun"/>
                <w:color w:val="000000"/>
                <w:shd w:val="clear" w:color="auto" w:fill="FFFFFF"/>
              </w:rPr>
              <w:t>Problema</w:t>
            </w:r>
            <w:r>
              <w:rPr>
                <w:rStyle w:val="eop"/>
                <w:color w:val="000000"/>
                <w:shd w:val="clear" w:color="auto" w:fill="FFFFFF"/>
              </w:rPr>
              <w:t> </w:t>
            </w:r>
          </w:p>
        </w:tc>
        <w:tc>
          <w:tcPr>
            <w:tcW w:w="2132" w:type="dxa"/>
            <w:shd w:val="clear" w:color="auto" w:fill="auto"/>
            <w:vAlign w:val="center"/>
          </w:tcPr>
          <w:p w14:paraId="2C274505" w14:textId="522D3E02" w:rsidR="006B0760" w:rsidRDefault="006D0ABD" w:rsidP="00B350E9">
            <w:pPr>
              <w:pStyle w:val="TF-TEXTOQUADRO"/>
              <w:jc w:val="center"/>
            </w:pPr>
            <w:r>
              <w:rPr>
                <w:rStyle w:val="normaltextrun"/>
                <w:color w:val="000000"/>
                <w:shd w:val="clear" w:color="auto" w:fill="FFFFFF"/>
              </w:rPr>
              <w:t>Uso da terra em áreas urbanas</w:t>
            </w:r>
          </w:p>
        </w:tc>
        <w:tc>
          <w:tcPr>
            <w:tcW w:w="2132" w:type="dxa"/>
            <w:shd w:val="clear" w:color="auto" w:fill="auto"/>
            <w:vAlign w:val="center"/>
          </w:tcPr>
          <w:p w14:paraId="798F95D2" w14:textId="2CB0BE66" w:rsidR="006B0760" w:rsidRDefault="006D0ABD" w:rsidP="00B350E9">
            <w:pPr>
              <w:pStyle w:val="TF-TEXTOQUADRO"/>
              <w:jc w:val="center"/>
            </w:pPr>
            <w:r>
              <w:rPr>
                <w:rStyle w:val="normaltextrun"/>
                <w:color w:val="000000"/>
                <w:shd w:val="clear" w:color="auto" w:fill="FFFFFF"/>
              </w:rPr>
              <w:t>Crescimento urbano descontrolado em Teerã</w:t>
            </w:r>
          </w:p>
        </w:tc>
        <w:tc>
          <w:tcPr>
            <w:tcW w:w="2132" w:type="dxa"/>
            <w:shd w:val="clear" w:color="auto" w:fill="auto"/>
            <w:vAlign w:val="center"/>
          </w:tcPr>
          <w:p w14:paraId="1473A4A9" w14:textId="13852992" w:rsidR="006B0760" w:rsidRDefault="006D0ABD" w:rsidP="00B350E9">
            <w:pPr>
              <w:pStyle w:val="TF-TEXTOQUADRO"/>
              <w:jc w:val="center"/>
            </w:pPr>
            <w:commentRangeStart w:id="56"/>
            <w:r>
              <w:rPr>
                <w:rStyle w:val="normaltextrun"/>
                <w:color w:val="000000"/>
                <w:shd w:val="clear" w:color="auto" w:fill="FFFFFF"/>
              </w:rPr>
              <w:t>Crescimento urbano descontrolado em Teerã</w:t>
            </w:r>
            <w:commentRangeEnd w:id="56"/>
            <w:r w:rsidR="00947A01">
              <w:rPr>
                <w:rStyle w:val="Refdecomentrio"/>
              </w:rPr>
              <w:commentReference w:id="56"/>
            </w:r>
          </w:p>
        </w:tc>
      </w:tr>
      <w:tr w:rsidR="00802D0F" w14:paraId="615D3CA3" w14:textId="77777777" w:rsidTr="00B350E9">
        <w:tc>
          <w:tcPr>
            <w:tcW w:w="2552" w:type="dxa"/>
            <w:shd w:val="clear" w:color="auto" w:fill="auto"/>
            <w:vAlign w:val="center"/>
          </w:tcPr>
          <w:p w14:paraId="66E7B883" w14:textId="2E0682E7" w:rsidR="006B0760" w:rsidRDefault="006D0ABD" w:rsidP="00B350E9">
            <w:pPr>
              <w:pStyle w:val="TF-TEXTOQUADRO"/>
            </w:pPr>
            <w:r>
              <w:rPr>
                <w:rStyle w:val="normaltextrun"/>
                <w:color w:val="000000"/>
                <w:shd w:val="clear" w:color="auto" w:fill="FFFFFF"/>
              </w:rPr>
              <w:t>Objetivo</w:t>
            </w:r>
            <w:r>
              <w:rPr>
                <w:rStyle w:val="eop"/>
                <w:color w:val="000000"/>
                <w:shd w:val="clear" w:color="auto" w:fill="FFFFFF"/>
              </w:rPr>
              <w:t> </w:t>
            </w:r>
          </w:p>
        </w:tc>
        <w:tc>
          <w:tcPr>
            <w:tcW w:w="2132" w:type="dxa"/>
            <w:shd w:val="clear" w:color="auto" w:fill="auto"/>
            <w:vAlign w:val="center"/>
          </w:tcPr>
          <w:p w14:paraId="629E5946" w14:textId="769889B2" w:rsidR="006B0760" w:rsidRDefault="006D0ABD" w:rsidP="00B350E9">
            <w:pPr>
              <w:pStyle w:val="TF-TEXTOQUADRO"/>
              <w:jc w:val="center"/>
            </w:pPr>
            <w:r>
              <w:rPr>
                <w:rStyle w:val="normaltextrun"/>
                <w:color w:val="000000"/>
                <w:shd w:val="clear" w:color="auto" w:fill="FFFFFF"/>
              </w:rPr>
              <w:t>Desenvolver e descrever um modelo de simulação para analisar padrões de uso da terra em áreas urbanas</w:t>
            </w:r>
          </w:p>
        </w:tc>
        <w:tc>
          <w:tcPr>
            <w:tcW w:w="2132" w:type="dxa"/>
            <w:shd w:val="clear" w:color="auto" w:fill="auto"/>
            <w:vAlign w:val="center"/>
          </w:tcPr>
          <w:p w14:paraId="6FD3AA8B" w14:textId="21D50DAB" w:rsidR="006B0760" w:rsidRDefault="006D0ABD" w:rsidP="00B350E9">
            <w:pPr>
              <w:pStyle w:val="TF-TEXTOQUADRO"/>
              <w:jc w:val="center"/>
            </w:pPr>
            <w:r>
              <w:rPr>
                <w:rStyle w:val="normaltextrun"/>
                <w:color w:val="000000"/>
                <w:bdr w:val="none" w:sz="0" w:space="0" w:color="auto" w:frame="1"/>
              </w:rPr>
              <w:t>Investigar padrões de crescimento urbano e simular cenários futuros</w:t>
            </w:r>
          </w:p>
        </w:tc>
        <w:tc>
          <w:tcPr>
            <w:tcW w:w="2132" w:type="dxa"/>
            <w:shd w:val="clear" w:color="auto" w:fill="auto"/>
            <w:vAlign w:val="center"/>
          </w:tcPr>
          <w:p w14:paraId="264287B7" w14:textId="54E772B1" w:rsidR="006B0760" w:rsidRDefault="006D0ABD" w:rsidP="00B350E9">
            <w:pPr>
              <w:pStyle w:val="TF-TEXTOQUADRO"/>
              <w:jc w:val="center"/>
            </w:pPr>
            <w:r>
              <w:rPr>
                <w:rStyle w:val="normaltextrun"/>
                <w:color w:val="000000"/>
                <w:shd w:val="clear" w:color="auto" w:fill="FFFFFF"/>
              </w:rPr>
              <w:t>Desenvolver um modelo de simulação para investigar os determinantes do deslocamento ativo para a escola e avaliar o impacto de intervenções</w:t>
            </w:r>
          </w:p>
        </w:tc>
      </w:tr>
      <w:tr w:rsidR="00B350E9" w14:paraId="19E49B16" w14:textId="77777777" w:rsidTr="00B350E9">
        <w:tc>
          <w:tcPr>
            <w:tcW w:w="2552" w:type="dxa"/>
            <w:shd w:val="clear" w:color="auto" w:fill="auto"/>
            <w:vAlign w:val="center"/>
          </w:tcPr>
          <w:p w14:paraId="7E0ED838" w14:textId="77777777" w:rsidR="00B350E9" w:rsidRDefault="00B350E9" w:rsidP="008226C5">
            <w:pPr>
              <w:pStyle w:val="TF-TEXTOQUADRO"/>
            </w:pPr>
            <w:r>
              <w:rPr>
                <w:rStyle w:val="normaltextrun"/>
                <w:color w:val="000000"/>
                <w:shd w:val="clear" w:color="auto" w:fill="FFFFFF"/>
              </w:rPr>
              <w:t>Agentes</w:t>
            </w:r>
            <w:r>
              <w:rPr>
                <w:rStyle w:val="eop"/>
                <w:color w:val="000000"/>
                <w:shd w:val="clear" w:color="auto" w:fill="FFFFFF"/>
              </w:rPr>
              <w:t> </w:t>
            </w:r>
          </w:p>
        </w:tc>
        <w:tc>
          <w:tcPr>
            <w:tcW w:w="2132" w:type="dxa"/>
            <w:shd w:val="clear" w:color="auto" w:fill="auto"/>
            <w:vAlign w:val="center"/>
          </w:tcPr>
          <w:p w14:paraId="1A89E192" w14:textId="77777777" w:rsidR="00B350E9" w:rsidRDefault="00B350E9" w:rsidP="008226C5">
            <w:pPr>
              <w:pStyle w:val="TF-TEXTOQUADRO"/>
              <w:jc w:val="center"/>
            </w:pPr>
            <w:r>
              <w:rPr>
                <w:rStyle w:val="normaltextrun"/>
                <w:color w:val="000000"/>
                <w:shd w:val="clear" w:color="auto" w:fill="FFFFFF"/>
              </w:rPr>
              <w:t>Consumidores, agricultores e desenvolvedores</w:t>
            </w:r>
          </w:p>
        </w:tc>
        <w:tc>
          <w:tcPr>
            <w:tcW w:w="2132" w:type="dxa"/>
            <w:shd w:val="clear" w:color="auto" w:fill="auto"/>
            <w:vAlign w:val="center"/>
          </w:tcPr>
          <w:p w14:paraId="369F5B68" w14:textId="77777777" w:rsidR="00B350E9" w:rsidRDefault="00B350E9" w:rsidP="008226C5">
            <w:pPr>
              <w:pStyle w:val="TF-TEXTOQUADRO"/>
              <w:jc w:val="center"/>
            </w:pPr>
            <w:r>
              <w:rPr>
                <w:rStyle w:val="normaltextrun"/>
                <w:color w:val="000000"/>
                <w:shd w:val="clear" w:color="auto" w:fill="FFFFFF"/>
              </w:rPr>
              <w:t>Agentes Desenvolvedores, Agentes Governamentais, Agentes Residentes</w:t>
            </w:r>
          </w:p>
        </w:tc>
        <w:tc>
          <w:tcPr>
            <w:tcW w:w="2132" w:type="dxa"/>
            <w:shd w:val="clear" w:color="auto" w:fill="auto"/>
            <w:vAlign w:val="center"/>
          </w:tcPr>
          <w:p w14:paraId="1A82758E" w14:textId="77777777" w:rsidR="00B350E9" w:rsidRDefault="00B350E9" w:rsidP="008226C5">
            <w:pPr>
              <w:pStyle w:val="TF-TEXTOQUADRO"/>
              <w:jc w:val="center"/>
            </w:pPr>
            <w:r>
              <w:rPr>
                <w:rStyle w:val="normaltextrun"/>
                <w:color w:val="000000"/>
                <w:shd w:val="clear" w:color="auto" w:fill="FFFFFF"/>
              </w:rPr>
              <w:t>Crianças, escolas, agregados familiares</w:t>
            </w:r>
          </w:p>
        </w:tc>
      </w:tr>
      <w:tr w:rsidR="00802D0F" w14:paraId="11F453D2" w14:textId="77777777" w:rsidTr="00B350E9">
        <w:tc>
          <w:tcPr>
            <w:tcW w:w="2552" w:type="dxa"/>
            <w:shd w:val="clear" w:color="auto" w:fill="auto"/>
            <w:vAlign w:val="center"/>
          </w:tcPr>
          <w:p w14:paraId="50EC2C27" w14:textId="61D4E54D" w:rsidR="006B0760" w:rsidRDefault="006D0ABD" w:rsidP="00B350E9">
            <w:pPr>
              <w:pStyle w:val="TF-TEXTOQUADRO"/>
            </w:pPr>
            <w:r>
              <w:rPr>
                <w:rStyle w:val="normaltextrun"/>
                <w:color w:val="000000"/>
                <w:shd w:val="clear" w:color="auto" w:fill="FFFFFF"/>
              </w:rPr>
              <w:t>Linguagem de programação</w:t>
            </w:r>
            <w:r>
              <w:rPr>
                <w:rStyle w:val="eop"/>
                <w:color w:val="000000"/>
                <w:shd w:val="clear" w:color="auto" w:fill="FFFFFF"/>
              </w:rPr>
              <w:t> </w:t>
            </w:r>
          </w:p>
        </w:tc>
        <w:tc>
          <w:tcPr>
            <w:tcW w:w="2132" w:type="dxa"/>
            <w:shd w:val="clear" w:color="auto" w:fill="auto"/>
            <w:vAlign w:val="center"/>
          </w:tcPr>
          <w:p w14:paraId="0F66C670" w14:textId="26866D8C" w:rsidR="006B0760" w:rsidRDefault="006D0ABD" w:rsidP="00B350E9">
            <w:pPr>
              <w:pStyle w:val="TF-TEXTOQUADRO"/>
              <w:jc w:val="center"/>
            </w:pPr>
            <w:r>
              <w:t>MATLAB</w:t>
            </w:r>
          </w:p>
        </w:tc>
        <w:tc>
          <w:tcPr>
            <w:tcW w:w="2132" w:type="dxa"/>
            <w:shd w:val="clear" w:color="auto" w:fill="auto"/>
            <w:vAlign w:val="center"/>
          </w:tcPr>
          <w:p w14:paraId="74D76A3C" w14:textId="4E27C20C" w:rsidR="006B0760" w:rsidRDefault="006D0ABD" w:rsidP="00B350E9">
            <w:pPr>
              <w:pStyle w:val="TF-TEXTOQUADRO"/>
              <w:jc w:val="center"/>
            </w:pPr>
            <w:r>
              <w:rPr>
                <w:rStyle w:val="normaltextrun"/>
                <w:color w:val="000000"/>
                <w:shd w:val="clear" w:color="auto" w:fill="FFFFFF"/>
              </w:rPr>
              <w:t>Não especificada</w:t>
            </w:r>
          </w:p>
        </w:tc>
        <w:tc>
          <w:tcPr>
            <w:tcW w:w="2132" w:type="dxa"/>
            <w:shd w:val="clear" w:color="auto" w:fill="auto"/>
            <w:vAlign w:val="center"/>
          </w:tcPr>
          <w:p w14:paraId="07137ECE" w14:textId="664C26B7" w:rsidR="006B0760" w:rsidRDefault="006D0ABD" w:rsidP="00B350E9">
            <w:pPr>
              <w:pStyle w:val="TF-TEXTOQUADRO"/>
              <w:jc w:val="center"/>
            </w:pPr>
            <w:r>
              <w:rPr>
                <w:rStyle w:val="normaltextrun"/>
                <w:color w:val="000000"/>
                <w:shd w:val="clear" w:color="auto" w:fill="FFFFFF"/>
              </w:rPr>
              <w:t xml:space="preserve">Java e </w:t>
            </w:r>
            <w:proofErr w:type="spellStart"/>
            <w:r>
              <w:rPr>
                <w:rStyle w:val="normaltextrun"/>
                <w:color w:val="000000"/>
                <w:shd w:val="clear" w:color="auto" w:fill="FFFFFF"/>
              </w:rPr>
              <w:t>Repast</w:t>
            </w:r>
            <w:proofErr w:type="spellEnd"/>
          </w:p>
        </w:tc>
      </w:tr>
      <w:tr w:rsidR="00802D0F" w14:paraId="6EC8F5BD" w14:textId="77777777" w:rsidTr="00B350E9">
        <w:tc>
          <w:tcPr>
            <w:tcW w:w="2552" w:type="dxa"/>
            <w:shd w:val="clear" w:color="auto" w:fill="auto"/>
            <w:vAlign w:val="center"/>
          </w:tcPr>
          <w:p w14:paraId="31E84560" w14:textId="7964ACE1" w:rsidR="006B0760" w:rsidRDefault="006D0ABD" w:rsidP="00B350E9">
            <w:pPr>
              <w:pStyle w:val="TF-TEXTOQUADRO"/>
            </w:pPr>
            <w:proofErr w:type="spellStart"/>
            <w:r>
              <w:rPr>
                <w:rStyle w:val="normaltextrun"/>
                <w:color w:val="000000"/>
                <w:shd w:val="clear" w:color="auto" w:fill="FFFFFF"/>
              </w:rPr>
              <w:t>Dataset</w:t>
            </w:r>
            <w:proofErr w:type="spellEnd"/>
            <w:r>
              <w:rPr>
                <w:rStyle w:val="eop"/>
                <w:color w:val="000000"/>
                <w:shd w:val="clear" w:color="auto" w:fill="FFFFFF"/>
              </w:rPr>
              <w:t> </w:t>
            </w:r>
          </w:p>
        </w:tc>
        <w:tc>
          <w:tcPr>
            <w:tcW w:w="2132" w:type="dxa"/>
            <w:shd w:val="clear" w:color="auto" w:fill="auto"/>
            <w:vAlign w:val="center"/>
          </w:tcPr>
          <w:p w14:paraId="36BA4CD1" w14:textId="00C916AA" w:rsidR="006B0760" w:rsidRDefault="006D0ABD" w:rsidP="00B350E9">
            <w:pPr>
              <w:pStyle w:val="TF-TEXTOQUADRO"/>
              <w:jc w:val="center"/>
            </w:pPr>
            <w:r>
              <w:rPr>
                <w:rStyle w:val="normaltextrun"/>
                <w:color w:val="000000"/>
                <w:shd w:val="clear" w:color="auto" w:fill="FFFFFF"/>
              </w:rPr>
              <w:t>Não especificado</w:t>
            </w:r>
          </w:p>
        </w:tc>
        <w:tc>
          <w:tcPr>
            <w:tcW w:w="2132" w:type="dxa"/>
            <w:shd w:val="clear" w:color="auto" w:fill="auto"/>
            <w:vAlign w:val="center"/>
          </w:tcPr>
          <w:p w14:paraId="2421B8B5" w14:textId="3D773187" w:rsidR="006B0760" w:rsidRDefault="006D0ABD" w:rsidP="00B350E9">
            <w:pPr>
              <w:pStyle w:val="TF-TEXTOQUADRO"/>
              <w:jc w:val="center"/>
            </w:pPr>
            <w:r>
              <w:rPr>
                <w:rStyle w:val="normaltextrun"/>
                <w:color w:val="000000"/>
                <w:shd w:val="clear" w:color="auto" w:fill="FFFFFF"/>
              </w:rPr>
              <w:t xml:space="preserve">Dados temporais de </w:t>
            </w:r>
            <w:proofErr w:type="spellStart"/>
            <w:r>
              <w:rPr>
                <w:rStyle w:val="normaltextrun"/>
                <w:color w:val="000000"/>
                <w:shd w:val="clear" w:color="auto" w:fill="FFFFFF"/>
              </w:rPr>
              <w:t>Landsat</w:t>
            </w:r>
            <w:proofErr w:type="spellEnd"/>
            <w:r>
              <w:rPr>
                <w:rStyle w:val="normaltextrun"/>
                <w:color w:val="000000"/>
                <w:shd w:val="clear" w:color="auto" w:fill="FFFFFF"/>
              </w:rPr>
              <w:t xml:space="preserve"> para os anos de 1986, 1996, 2006 e 2011</w:t>
            </w:r>
          </w:p>
        </w:tc>
        <w:tc>
          <w:tcPr>
            <w:tcW w:w="2132" w:type="dxa"/>
            <w:shd w:val="clear" w:color="auto" w:fill="auto"/>
            <w:vAlign w:val="center"/>
          </w:tcPr>
          <w:p w14:paraId="3CB7B5DF" w14:textId="20B3E39C" w:rsidR="006B0760" w:rsidRDefault="006D0ABD" w:rsidP="00B350E9">
            <w:pPr>
              <w:pStyle w:val="TF-TEXTOQUADRO"/>
              <w:jc w:val="center"/>
            </w:pPr>
            <w:r>
              <w:rPr>
                <w:rStyle w:val="normaltextrun"/>
                <w:color w:val="000000"/>
                <w:shd w:val="clear" w:color="auto" w:fill="FFFFFF"/>
              </w:rPr>
              <w:t>Pesquisa Nacional de Viagem Domiciliar de 2009</w:t>
            </w:r>
          </w:p>
        </w:tc>
      </w:tr>
      <w:tr w:rsidR="00B350E9" w14:paraId="6E5C2FF3" w14:textId="77777777" w:rsidTr="00B350E9">
        <w:tc>
          <w:tcPr>
            <w:tcW w:w="2552" w:type="dxa"/>
            <w:shd w:val="clear" w:color="auto" w:fill="auto"/>
            <w:vAlign w:val="center"/>
          </w:tcPr>
          <w:p w14:paraId="07134AA4" w14:textId="77777777" w:rsidR="00B350E9" w:rsidRDefault="00B350E9" w:rsidP="008226C5">
            <w:pPr>
              <w:pStyle w:val="TF-TEXTOQUADRO"/>
            </w:pPr>
            <w:r>
              <w:rPr>
                <w:rStyle w:val="normaltextrun"/>
                <w:color w:val="000000"/>
                <w:shd w:val="clear" w:color="auto" w:fill="FFFFFF"/>
              </w:rPr>
              <w:t>Validação do modelo</w:t>
            </w:r>
            <w:r>
              <w:rPr>
                <w:rStyle w:val="eop"/>
                <w:color w:val="000000"/>
                <w:shd w:val="clear" w:color="auto" w:fill="FFFFFF"/>
              </w:rPr>
              <w:t> </w:t>
            </w:r>
          </w:p>
        </w:tc>
        <w:tc>
          <w:tcPr>
            <w:tcW w:w="2132" w:type="dxa"/>
            <w:shd w:val="clear" w:color="auto" w:fill="auto"/>
            <w:vAlign w:val="center"/>
          </w:tcPr>
          <w:p w14:paraId="0A2325C3" w14:textId="77777777" w:rsidR="00B350E9" w:rsidRDefault="00B350E9" w:rsidP="008226C5">
            <w:pPr>
              <w:pStyle w:val="TF-TEXTOQUADRO"/>
              <w:jc w:val="center"/>
            </w:pPr>
            <w:r>
              <w:rPr>
                <w:rStyle w:val="normaltextrun"/>
                <w:color w:val="000000"/>
                <w:shd w:val="clear" w:color="auto" w:fill="FFFFFF"/>
              </w:rPr>
              <w:t>Não especificado</w:t>
            </w:r>
          </w:p>
        </w:tc>
        <w:tc>
          <w:tcPr>
            <w:tcW w:w="2132" w:type="dxa"/>
            <w:shd w:val="clear" w:color="auto" w:fill="auto"/>
            <w:vAlign w:val="center"/>
          </w:tcPr>
          <w:p w14:paraId="016C5574" w14:textId="77777777" w:rsidR="00B350E9" w:rsidRDefault="00B350E9" w:rsidP="008226C5">
            <w:pPr>
              <w:pStyle w:val="TF-TEXTOQUADRO"/>
              <w:jc w:val="center"/>
            </w:pPr>
            <w:r>
              <w:rPr>
                <w:rStyle w:val="normaltextrun"/>
                <w:color w:val="000000"/>
                <w:shd w:val="clear" w:color="auto" w:fill="FFFFFF"/>
              </w:rPr>
              <w:t>Comparação dos resultados da simulação com dados reais de crescimento urbano em Teerã</w:t>
            </w:r>
          </w:p>
        </w:tc>
        <w:tc>
          <w:tcPr>
            <w:tcW w:w="2132" w:type="dxa"/>
            <w:shd w:val="clear" w:color="auto" w:fill="auto"/>
            <w:vAlign w:val="center"/>
          </w:tcPr>
          <w:p w14:paraId="3416EBAE" w14:textId="77777777" w:rsidR="00B350E9" w:rsidRDefault="00B350E9" w:rsidP="008226C5">
            <w:pPr>
              <w:pStyle w:val="TF-TEXTOQUADRO"/>
              <w:jc w:val="center"/>
            </w:pPr>
            <w:r>
              <w:rPr>
                <w:rStyle w:val="normaltextrun"/>
                <w:color w:val="000000"/>
                <w:shd w:val="clear" w:color="auto" w:fill="FFFFFF"/>
              </w:rPr>
              <w:t>Calibrado com dados empíricos sobre o percentual de crianças que caminham para a escola</w:t>
            </w:r>
          </w:p>
        </w:tc>
      </w:tr>
    </w:tbl>
    <w:p w14:paraId="3DEF4A85" w14:textId="076F05E3" w:rsidR="006D0ABD" w:rsidRPr="00FD3B8A" w:rsidRDefault="006B0760" w:rsidP="005F66FF">
      <w:pPr>
        <w:pStyle w:val="TF-FONTE"/>
      </w:pPr>
      <w:r w:rsidRPr="00FD3B8A">
        <w:t>Fonte: elaborado pelo autor.</w:t>
      </w:r>
    </w:p>
    <w:p w14:paraId="22079FDD" w14:textId="1580F8A7" w:rsidR="006D0ABD" w:rsidRPr="00FD3B8A" w:rsidRDefault="00FD3B8A" w:rsidP="00FD3B8A">
      <w:pPr>
        <w:pStyle w:val="TF-TEXTO"/>
      </w:pPr>
      <w:r w:rsidRPr="00FD3B8A">
        <w:t>A partir do</w:t>
      </w:r>
      <w:r w:rsidR="00B350E9">
        <w:t xml:space="preserve"> </w:t>
      </w:r>
      <w:r w:rsidR="00B350E9">
        <w:fldChar w:fldCharType="begin"/>
      </w:r>
      <w:r w:rsidR="00B350E9">
        <w:instrText xml:space="preserve"> REF _Ref165659082 \h </w:instrText>
      </w:r>
      <w:r w:rsidR="00B350E9">
        <w:fldChar w:fldCharType="separate"/>
      </w:r>
      <w:r w:rsidR="00B350E9">
        <w:t xml:space="preserve">Quadro </w:t>
      </w:r>
      <w:r w:rsidR="00B350E9">
        <w:rPr>
          <w:noProof/>
        </w:rPr>
        <w:t>1</w:t>
      </w:r>
      <w:r w:rsidR="00B350E9">
        <w:fldChar w:fldCharType="end"/>
      </w:r>
      <w:r w:rsidRPr="00FD3B8A">
        <w:t>, pode-se observar que</w:t>
      </w:r>
      <w:r w:rsidRPr="00FD3B8A">
        <w:tab/>
        <w:t xml:space="preserve">cada estudo aborda questões distintas dentro do contexto urbano, utilizando diferentes abordagens e metodologias. O estudo de </w:t>
      </w:r>
      <w:proofErr w:type="spellStart"/>
      <w:r w:rsidRPr="00FD3B8A">
        <w:t>Magliocca</w:t>
      </w:r>
      <w:proofErr w:type="spellEnd"/>
      <w:r w:rsidRPr="00FD3B8A">
        <w:t xml:space="preserve"> </w:t>
      </w:r>
      <w:r w:rsidRPr="00537BAD">
        <w:rPr>
          <w:i/>
          <w:iCs/>
        </w:rPr>
        <w:t>et al</w:t>
      </w:r>
      <w:r w:rsidRPr="00FD3B8A">
        <w:t xml:space="preserve">. (2011) concentra-se na análise dos padrões de uso da terra em áreas urbanas, enquanto </w:t>
      </w:r>
      <w:proofErr w:type="spellStart"/>
      <w:r w:rsidRPr="00FD3B8A">
        <w:t>Arsanjani</w:t>
      </w:r>
      <w:proofErr w:type="spellEnd"/>
      <w:r w:rsidRPr="00FD3B8A">
        <w:t xml:space="preserve"> </w:t>
      </w:r>
      <w:r w:rsidRPr="00537BAD">
        <w:rPr>
          <w:i/>
          <w:iCs/>
        </w:rPr>
        <w:t>et al</w:t>
      </w:r>
      <w:r w:rsidRPr="00FD3B8A">
        <w:t xml:space="preserve">. (2013) investiga o crescimento urbano descontrolado em Teerã, e Yang </w:t>
      </w:r>
      <w:r w:rsidRPr="00AC579E">
        <w:rPr>
          <w:i/>
          <w:iCs/>
        </w:rPr>
        <w:t>et al</w:t>
      </w:r>
      <w:r w:rsidRPr="00FD3B8A">
        <w:t>. (2013) se dedica a promover o deslocamento ativo para a escola entre crianças e adolescentes.  </w:t>
      </w:r>
    </w:p>
    <w:p w14:paraId="198C991C" w14:textId="77777777" w:rsidR="006D0ABD" w:rsidRPr="009E6A6D" w:rsidRDefault="006D0ABD" w:rsidP="009E6A6D">
      <w:pPr>
        <w:pStyle w:val="TF-TEXTO"/>
      </w:pPr>
      <w:r w:rsidRPr="009E6A6D">
        <w:t xml:space="preserve">Cada estudo abordou uma problemática específica dentro do contexto urbano e empregou diferentes linguagens de programação e métodos de validação. Enquanto </w:t>
      </w:r>
      <w:proofErr w:type="spellStart"/>
      <w:r w:rsidRPr="009E6A6D">
        <w:t>Magliocca</w:t>
      </w:r>
      <w:proofErr w:type="spellEnd"/>
      <w:r w:rsidRPr="009E6A6D">
        <w:t xml:space="preserve"> </w:t>
      </w:r>
      <w:r w:rsidRPr="00AC579E">
        <w:rPr>
          <w:i/>
          <w:iCs/>
        </w:rPr>
        <w:t>et al</w:t>
      </w:r>
      <w:r w:rsidRPr="009E6A6D">
        <w:t xml:space="preserve">. (2011) utilizaram MATLAB e não especificaram a validação do modelo, devido ao fato de ser uma simulação, </w:t>
      </w:r>
      <w:proofErr w:type="spellStart"/>
      <w:r w:rsidRPr="009E6A6D">
        <w:t>Arsanjani</w:t>
      </w:r>
      <w:proofErr w:type="spellEnd"/>
      <w:r w:rsidRPr="009E6A6D">
        <w:t xml:space="preserve"> </w:t>
      </w:r>
      <w:r w:rsidRPr="00AC579E">
        <w:rPr>
          <w:i/>
          <w:iCs/>
        </w:rPr>
        <w:t>et al</w:t>
      </w:r>
      <w:r w:rsidRPr="009E6A6D">
        <w:t xml:space="preserve">. (2013) não informaram a linguagem de programação utilizada, porém validaram seu modelo comparando-o com dados reais. Por outro lado, Yang </w:t>
      </w:r>
      <w:r w:rsidRPr="008457B0">
        <w:rPr>
          <w:i/>
          <w:iCs/>
        </w:rPr>
        <w:t>et al</w:t>
      </w:r>
      <w:r w:rsidRPr="009E6A6D">
        <w:t xml:space="preserve">. (2013) calibraram seu modelo com dados empíricos sobre o deslocamento ativo para a escola utilizando Java e </w:t>
      </w:r>
      <w:proofErr w:type="spellStart"/>
      <w:r w:rsidRPr="009E6A6D">
        <w:t>Repast</w:t>
      </w:r>
      <w:proofErr w:type="spellEnd"/>
      <w:r w:rsidRPr="009E6A6D">
        <w:t>.  </w:t>
      </w:r>
    </w:p>
    <w:p w14:paraId="41DA8703" w14:textId="627FC3B9" w:rsidR="006D0ABD" w:rsidRPr="009E6A6D" w:rsidRDefault="006D0ABD" w:rsidP="009E6A6D">
      <w:pPr>
        <w:pStyle w:val="TF-TEXTO"/>
      </w:pPr>
      <w:r w:rsidRPr="009E6A6D">
        <w:lastRenderedPageBreak/>
        <w:t xml:space="preserve">No que diz respeito aos agentes modelados em cada estudo, </w:t>
      </w:r>
      <w:proofErr w:type="spellStart"/>
      <w:r w:rsidRPr="009E6A6D">
        <w:t>Magliocca</w:t>
      </w:r>
      <w:proofErr w:type="spellEnd"/>
      <w:r w:rsidRPr="009E6A6D">
        <w:t xml:space="preserve"> </w:t>
      </w:r>
      <w:r w:rsidRPr="00AC579E">
        <w:rPr>
          <w:i/>
          <w:iCs/>
        </w:rPr>
        <w:t>et al</w:t>
      </w:r>
      <w:r w:rsidRPr="009E6A6D">
        <w:t xml:space="preserve">. (2011) consideraram consumidores, agricultores e desenvolvedores, refletindo uma ampla gama de atores envolvidos nos processos de uso da terra urbana. Por outro lado, </w:t>
      </w:r>
      <w:proofErr w:type="spellStart"/>
      <w:r w:rsidRPr="009E6A6D">
        <w:t>Arsanjani</w:t>
      </w:r>
      <w:proofErr w:type="spellEnd"/>
      <w:r w:rsidRPr="009E6A6D">
        <w:t xml:space="preserve"> </w:t>
      </w:r>
      <w:r w:rsidRPr="00AC579E">
        <w:rPr>
          <w:i/>
          <w:iCs/>
        </w:rPr>
        <w:t>et al</w:t>
      </w:r>
      <w:r w:rsidRPr="009E6A6D">
        <w:t xml:space="preserve">. (2013) focaram em agentes desenvolvedores, governamentais e residentes, destacando os principais atores responsáveis pelo crescimento urbano. Já Yang </w:t>
      </w:r>
      <w:r w:rsidRPr="00B350E9">
        <w:rPr>
          <w:i/>
          <w:iCs/>
        </w:rPr>
        <w:t>et al</w:t>
      </w:r>
      <w:r w:rsidRPr="009E6A6D">
        <w:t>. (2013) concentraram-se em crianças, escolas e agregados familiares, evidenciando a importância de entender as dinâmicas familiares e escolares para promover o deslocamento ativo para a escola. Essas escolhas de agentes refletem as diferentes problemáticas abordadas em cada estudo, destacando a diversidade de atores e interações presentes nos contextos urbanos estudados. </w:t>
      </w:r>
    </w:p>
    <w:p w14:paraId="69F45F09" w14:textId="60866591" w:rsidR="00BE5EC2" w:rsidRDefault="00FD3B8A" w:rsidP="00BE5EC2">
      <w:pPr>
        <w:pStyle w:val="TF-TEXTO"/>
        <w:rPr>
          <w:sz w:val="24"/>
          <w:szCs w:val="24"/>
        </w:rPr>
      </w:pPr>
      <w:r w:rsidRPr="00FD3B8A">
        <w:t xml:space="preserve">Portanto, </w:t>
      </w:r>
      <w:r w:rsidR="00BE5EC2">
        <w:t xml:space="preserve">a partir deste cenário, </w:t>
      </w:r>
      <w:r w:rsidRPr="00FD3B8A">
        <w:t>este trabalho torna-se relevante</w:t>
      </w:r>
      <w:r w:rsidR="00BE5EC2">
        <w:t xml:space="preserve"> pois </w:t>
      </w:r>
      <w:r w:rsidR="00FF5AAE">
        <w:t xml:space="preserve">utilizará </w:t>
      </w:r>
      <w:r w:rsidR="00BE5EC2">
        <w:t xml:space="preserve">a modelagem baseada em agentes para simular </w:t>
      </w:r>
      <w:r w:rsidR="00F94CF5">
        <w:t>a</w:t>
      </w:r>
      <w:r w:rsidR="00A0005B">
        <w:t>s</w:t>
      </w:r>
      <w:r w:rsidR="00F94CF5">
        <w:t xml:space="preserve"> demanda</w:t>
      </w:r>
      <w:r w:rsidR="00A0005B">
        <w:t>s</w:t>
      </w:r>
      <w:r w:rsidR="00F94CF5">
        <w:t xml:space="preserve"> </w:t>
      </w:r>
      <w:r w:rsidR="007F2C5F">
        <w:t>educaciona</w:t>
      </w:r>
      <w:r w:rsidR="00A0005B">
        <w:t>is a partir do crescimento</w:t>
      </w:r>
      <w:r w:rsidR="007F2C5F">
        <w:t xml:space="preserve"> </w:t>
      </w:r>
      <w:r w:rsidR="00BE5EC2">
        <w:t>urbano de Blumenau. A</w:t>
      </w:r>
      <w:r w:rsidR="001857E3">
        <w:t xml:space="preserve"> partir dessa modelagem</w:t>
      </w:r>
      <w:r w:rsidR="00BE5EC2">
        <w:t xml:space="preserve">, </w:t>
      </w:r>
      <w:r w:rsidR="00891252">
        <w:t xml:space="preserve">pretende-se </w:t>
      </w:r>
      <w:r w:rsidR="00BE5EC2">
        <w:t>capturar as interações entre diferentes atores educacionais, como alunos, escolas, famílias e autoridades educacionais, e entender como o crescimento urbano afeta a distribuição espacial das instituições educacionais, a acessibilidade e a qualidade da educação.</w:t>
      </w:r>
    </w:p>
    <w:p w14:paraId="5EEED308" w14:textId="202ED5BB" w:rsidR="00BE5EC2" w:rsidRDefault="00891252" w:rsidP="00BE5EC2">
      <w:pPr>
        <w:pStyle w:val="TF-TEXTO"/>
      </w:pPr>
      <w:r>
        <w:t>Além disso, a</w:t>
      </w:r>
      <w:r w:rsidR="00BE5EC2">
        <w:t xml:space="preserve"> relevância tecnológica desta abordagem </w:t>
      </w:r>
      <w:r w:rsidR="00BD5789">
        <w:t>encontra-se</w:t>
      </w:r>
      <w:r w:rsidR="00BE5EC2">
        <w:t xml:space="preserve"> na sua capacidade de fornecer </w:t>
      </w:r>
      <w:r w:rsidR="00BD5789">
        <w:t>informações</w:t>
      </w:r>
      <w:r w:rsidR="00BE5EC2">
        <w:t xml:space="preserve"> detalhad</w:t>
      </w:r>
      <w:r w:rsidR="00BD5789">
        <w:t>a</w:t>
      </w:r>
      <w:r w:rsidR="00BE5EC2">
        <w:t>s e preditiv</w:t>
      </w:r>
      <w:r w:rsidR="00BD5789">
        <w:t>a</w:t>
      </w:r>
      <w:r w:rsidR="00BE5EC2">
        <w:t>s sobre o impacto do crescimento educacional no desenvolvimento urbano de Blumenau</w:t>
      </w:r>
      <w:r w:rsidR="005B0424">
        <w:t>, considerando</w:t>
      </w:r>
      <w:r w:rsidR="00BE5EC2">
        <w:t xml:space="preserve"> uma ampla </w:t>
      </w:r>
      <w:r w:rsidR="00DC7D45">
        <w:t>quantidade</w:t>
      </w:r>
      <w:r w:rsidR="00BE5EC2">
        <w:t xml:space="preserve"> de variáveis, como densidade populacional, renda familiar, localização das escolas e infraestrutura de transporte. </w:t>
      </w:r>
      <w:r w:rsidR="00DC7D45">
        <w:t xml:space="preserve">Portanto, tal modelo pode ser utilizado </w:t>
      </w:r>
      <w:r w:rsidR="00BE5EC2">
        <w:t xml:space="preserve">para testar diferentes cenários de crescimento urbano e avaliar o desempenho de políticas educacionais e urbanas, permitindo que os </w:t>
      </w:r>
      <w:r w:rsidR="00250561">
        <w:t xml:space="preserve">gestores municipais </w:t>
      </w:r>
      <w:r w:rsidR="00BE5EC2">
        <w:t>tomem decisões mais informadas e eficazes.</w:t>
      </w:r>
    </w:p>
    <w:p w14:paraId="70C06037" w14:textId="7B9081D4" w:rsidR="006D0ABD" w:rsidRPr="00B72D86" w:rsidRDefault="00250561" w:rsidP="00FD3B8A">
      <w:pPr>
        <w:pStyle w:val="TF-TEXTO"/>
      </w:pPr>
      <w:r>
        <w:t>Contudo</w:t>
      </w:r>
      <w:r w:rsidR="00BE5EC2">
        <w:t xml:space="preserve">, o desenvolvimento de uma modelagem baseada em agentes para simular o crescimento urbano de Blumenau não só contribui para uma melhor compreensão das dinâmicas educacionais e urbanas da cidade, mas também oferece uma ferramenta poderosa para orientar o planejamento urbano e educacional de forma mais eficiente e sustentável. </w:t>
      </w:r>
      <w:r w:rsidR="008C47B0">
        <w:t>Ou seja, a</w:t>
      </w:r>
      <w:r w:rsidR="00BE5EC2">
        <w:t xml:space="preserve">o antecipar as necessidades futuras da população em termos de educação e infraestrutura urbana, </w:t>
      </w:r>
      <w:r w:rsidR="008C47B0">
        <w:t>torna-se possível</w:t>
      </w:r>
      <w:r w:rsidR="00BE5EC2">
        <w:t xml:space="preserve"> promover um crescimento mais equitativo e inclusivo, garantindo um ambiente urbano que atenda às necessidades de todos os seus habitantes</w:t>
      </w:r>
      <w:r w:rsidR="004F6ECF">
        <w:t xml:space="preserve"> independentes de seu local de moradia ou condição social</w:t>
      </w:r>
      <w:r w:rsidR="00BE5EC2">
        <w:t>.</w:t>
      </w:r>
    </w:p>
    <w:p w14:paraId="3D7F289F" w14:textId="77777777" w:rsidR="00451B94" w:rsidRPr="00B72D86" w:rsidRDefault="00451B94" w:rsidP="00E638A0">
      <w:pPr>
        <w:pStyle w:val="Ttulo2"/>
        <w:rPr>
          <w:color w:val="auto"/>
        </w:rPr>
      </w:pPr>
      <w:r w:rsidRPr="00B72D86">
        <w:rPr>
          <w:color w:val="auto"/>
        </w:rPr>
        <w:t>REQUISITOS PRINCIPAIS DO PROBLEMA A SER TRABALHADO</w:t>
      </w:r>
      <w:bookmarkEnd w:id="48"/>
      <w:bookmarkEnd w:id="49"/>
      <w:bookmarkEnd w:id="50"/>
      <w:bookmarkEnd w:id="51"/>
      <w:bookmarkEnd w:id="52"/>
      <w:bookmarkEnd w:id="53"/>
      <w:bookmarkEnd w:id="54"/>
    </w:p>
    <w:p w14:paraId="792D3BDD" w14:textId="19BF6DE3" w:rsidR="00F355D4" w:rsidRPr="009E6A6D" w:rsidRDefault="00F355D4" w:rsidP="009E6A6D">
      <w:pPr>
        <w:pStyle w:val="TF-TEXTO"/>
      </w:pPr>
      <w:r w:rsidRPr="00B72D86">
        <w:t>O presente</w:t>
      </w:r>
      <w:r w:rsidRPr="009E6A6D">
        <w:t xml:space="preserve"> trabalho contemplará os seguintes Requisitos Funcionais (RF) e Requisitos Não Funcionais (RNF).</w:t>
      </w:r>
    </w:p>
    <w:p w14:paraId="12A2B611" w14:textId="43DF1D68" w:rsidR="00B72D86" w:rsidRPr="00B72D86" w:rsidRDefault="00B72D86" w:rsidP="00B72D86">
      <w:pPr>
        <w:pStyle w:val="TF-ALNEA"/>
        <w:numPr>
          <w:ilvl w:val="0"/>
          <w:numId w:val="30"/>
        </w:numPr>
      </w:pPr>
      <w:r w:rsidRPr="00B72D86">
        <w:rPr>
          <w:shd w:val="clear" w:color="auto" w:fill="FFFFFF"/>
        </w:rPr>
        <w:t xml:space="preserve">permitir a representação de diferentes agentes, como escolas, alunos, ruas e meio de </w:t>
      </w:r>
      <w:r w:rsidRPr="00B72D86">
        <w:t>transporte (RF);</w:t>
      </w:r>
    </w:p>
    <w:p w14:paraId="072F70AE" w14:textId="77777777" w:rsidR="00B72D86" w:rsidRPr="00B72D86" w:rsidRDefault="00B72D86" w:rsidP="00B72D86">
      <w:pPr>
        <w:pStyle w:val="TF-ALNEA"/>
        <w:rPr>
          <w:rStyle w:val="normaltextrun"/>
        </w:rPr>
      </w:pPr>
      <w:r w:rsidRPr="00B72D86">
        <w:t>os agentes devem ser capazes de interagir entre si e com o ambiente urbano de forma autônoma (RF);</w:t>
      </w:r>
    </w:p>
    <w:p w14:paraId="42026484" w14:textId="77777777" w:rsidR="00B72D86" w:rsidRPr="00B72D86" w:rsidRDefault="00B72D86" w:rsidP="00B72D86">
      <w:pPr>
        <w:pStyle w:val="TF-ALNEA"/>
      </w:pPr>
      <w:r w:rsidRPr="00B72D86">
        <w:t>desenvolver algoritmos que simulem o crescimento populacional ao longo do tempo, considerando dados do IBGE e fatores como taxas de natalidade e migração (RF);</w:t>
      </w:r>
    </w:p>
    <w:p w14:paraId="70D6FEF8" w14:textId="77777777" w:rsidR="00B72D86" w:rsidRPr="00B72D86" w:rsidRDefault="00B72D86" w:rsidP="00B72D86">
      <w:pPr>
        <w:pStyle w:val="TF-ALNEA"/>
      </w:pPr>
      <w:r w:rsidRPr="00B72D86">
        <w:t>permitir a definição de diferentes perfis demográficos, incluindo faixa etária, níveis de educação, distribuição geográfica e características socioeconômicas (RF);</w:t>
      </w:r>
    </w:p>
    <w:p w14:paraId="03005E8B" w14:textId="77777777" w:rsidR="00B72D86" w:rsidRPr="00B72D86" w:rsidRDefault="00B72D86" w:rsidP="00B72D86">
      <w:pPr>
        <w:pStyle w:val="TF-ALNEA"/>
      </w:pPr>
      <w:r w:rsidRPr="00B72D86">
        <w:t>ter uma interface com o usuário intuitiva e amigável, permitindo a exploração de diferentes cenários e a modificação de parâmetros para entender melhor as dinâmicas entre o crescimento populacional e as demandas educacionais (RF);</w:t>
      </w:r>
    </w:p>
    <w:p w14:paraId="4037A415" w14:textId="1EC9DFE7" w:rsidR="00B72D86" w:rsidRPr="00B72D86" w:rsidRDefault="00B72D86" w:rsidP="00B72D86">
      <w:pPr>
        <w:pStyle w:val="TF-ALNEA"/>
      </w:pPr>
      <w:r w:rsidRPr="00B72D86">
        <w:t xml:space="preserve">disponibilizar métricas de execução após a execução de cada simulação (como </w:t>
      </w:r>
      <w:r w:rsidR="00E86509">
        <w:t>demanda educacional</w:t>
      </w:r>
      <w:r w:rsidR="00674AA5">
        <w:t xml:space="preserve"> de escolas e professores</w:t>
      </w:r>
      <w:r w:rsidR="00E86509">
        <w:t xml:space="preserve">, </w:t>
      </w:r>
      <w:r w:rsidRPr="00B72D86">
        <w:t>tempo de execução e consumo de memória) (RF);</w:t>
      </w:r>
    </w:p>
    <w:p w14:paraId="319E8C34" w14:textId="77777777" w:rsidR="00B72D86" w:rsidRPr="00B72D86" w:rsidRDefault="00B72D86" w:rsidP="00B72D86">
      <w:pPr>
        <w:pStyle w:val="TF-ALNEA"/>
      </w:pPr>
      <w:r w:rsidRPr="00B72D86">
        <w:t>utilizar o paradigma de programação orientada a agentes (RNF);</w:t>
      </w:r>
    </w:p>
    <w:p w14:paraId="2A7577D1" w14:textId="77777777" w:rsidR="00B72D86" w:rsidRPr="00B72D86" w:rsidRDefault="00B72D86" w:rsidP="00B72D86">
      <w:pPr>
        <w:pStyle w:val="TF-ALNEA"/>
      </w:pPr>
      <w:r w:rsidRPr="00B72D86">
        <w:t xml:space="preserve">ser desenvolvido na linguagem de programação Python e na ferramenta </w:t>
      </w:r>
      <w:proofErr w:type="spellStart"/>
      <w:r w:rsidRPr="00B72D86">
        <w:t>NetLogo</w:t>
      </w:r>
      <w:proofErr w:type="spellEnd"/>
      <w:r w:rsidRPr="00B72D86">
        <w:t xml:space="preserve"> (RNF).</w:t>
      </w:r>
    </w:p>
    <w:p w14:paraId="693E553B" w14:textId="77777777" w:rsidR="00451B94" w:rsidRDefault="00451B94" w:rsidP="00E638A0">
      <w:pPr>
        <w:pStyle w:val="Ttulo2"/>
      </w:pPr>
      <w:r>
        <w:t>METODOLOGIA</w:t>
      </w:r>
    </w:p>
    <w:p w14:paraId="24D91593" w14:textId="77777777" w:rsidR="00B72D86" w:rsidRPr="00B72D86" w:rsidRDefault="00B72D86" w:rsidP="00B72D86">
      <w:pPr>
        <w:pStyle w:val="TF-TEXTO"/>
      </w:pPr>
      <w:bookmarkStart w:id="57" w:name="_Ref98650273"/>
      <w:r w:rsidRPr="00B72D86">
        <w:t>O trabalho será desenvolvido observando as seguintes etapas:</w:t>
      </w:r>
    </w:p>
    <w:p w14:paraId="371D74AE" w14:textId="0E0729AA" w:rsidR="00B72D86" w:rsidRPr="00AC579E" w:rsidRDefault="00B72D86" w:rsidP="00B72D86">
      <w:pPr>
        <w:pStyle w:val="TF-ALNEA"/>
        <w:numPr>
          <w:ilvl w:val="0"/>
          <w:numId w:val="31"/>
        </w:numPr>
      </w:pPr>
      <w:r w:rsidRPr="00AC579E">
        <w:t>levantamento bibliográfico: realizar uma revisão bibliográfica abrangente sobre crescimento urbano</w:t>
      </w:r>
      <w:r w:rsidR="00674AA5">
        <w:t xml:space="preserve"> e educacional</w:t>
      </w:r>
      <w:r w:rsidRPr="00AC579E">
        <w:t xml:space="preserve">, </w:t>
      </w:r>
      <w:r w:rsidR="004D15F4">
        <w:t>modelagem baseada em agentes</w:t>
      </w:r>
      <w:r w:rsidRPr="00AC579E">
        <w:t xml:space="preserve"> e trabalhos correlatos; </w:t>
      </w:r>
    </w:p>
    <w:p w14:paraId="00120D9C" w14:textId="77777777" w:rsidR="00B72D86" w:rsidRPr="00AC579E" w:rsidRDefault="00B72D86" w:rsidP="00B72D86">
      <w:pPr>
        <w:pStyle w:val="TF-ALNEA"/>
      </w:pPr>
      <w:r w:rsidRPr="00AC579E">
        <w:t>montagem da base: realizar o pré-processamento dos dados, incluindo limpeza, normalização e transformação; </w:t>
      </w:r>
    </w:p>
    <w:p w14:paraId="4FA0B758" w14:textId="77777777" w:rsidR="00B72D86" w:rsidRPr="00AC579E" w:rsidRDefault="00B72D86" w:rsidP="00B72D86">
      <w:pPr>
        <w:pStyle w:val="TF-ALNEA"/>
      </w:pPr>
      <w:r w:rsidRPr="00AC579E">
        <w:t>definição do cenário de simulação: identificar os aspectos relevantes (estado global, dinâmicas globais/ entidades locais) que representem o ambiente dos agentes;</w:t>
      </w:r>
    </w:p>
    <w:p w14:paraId="63A6821C" w14:textId="77777777" w:rsidR="00B72D86" w:rsidRPr="00AC579E" w:rsidRDefault="00B72D86" w:rsidP="00B72D86">
      <w:pPr>
        <w:pStyle w:val="TF-ALNEA"/>
      </w:pPr>
      <w:r w:rsidRPr="00AC579E">
        <w:t>definição de parâmetros iniciais: determinar as informações do ambiente urbano e educacional, as quais devem ser fornecidas aos agentes para que estes possam selecionar as ações a serem praticadas;</w:t>
      </w:r>
    </w:p>
    <w:p w14:paraId="05DA5D2B" w14:textId="77777777" w:rsidR="00B72D86" w:rsidRPr="00AC579E" w:rsidRDefault="00B72D86" w:rsidP="00B72D86">
      <w:pPr>
        <w:pStyle w:val="TF-ALNEA"/>
      </w:pPr>
      <w:r w:rsidRPr="00AC579E">
        <w:t>modelagem dos agentes: determinar das ações básicas dos agentes, e suas reações às entidades do ambiente;</w:t>
      </w:r>
    </w:p>
    <w:p w14:paraId="2534EACD" w14:textId="77777777" w:rsidR="00B72D86" w:rsidRPr="00AC579E" w:rsidRDefault="00B72D86" w:rsidP="00B72D86">
      <w:pPr>
        <w:pStyle w:val="TF-ALNEA"/>
      </w:pPr>
      <w:r w:rsidRPr="00AC579E">
        <w:t>definição e escolha da arquitetura de agentes: pesquisar as principais arquiteturas que possibilitem explorar a conexão entre o comportamento ao nível micro dos indivíduos e os padrões ao nível macro, escolhendo o mais adequado para o desenvolvimento do trabalho; </w:t>
      </w:r>
    </w:p>
    <w:p w14:paraId="7A208C71" w14:textId="0A91607D" w:rsidR="00B72D86" w:rsidRPr="00AC579E" w:rsidRDefault="00B72D86" w:rsidP="00B72D86">
      <w:pPr>
        <w:pStyle w:val="TF-ALNEA"/>
      </w:pPr>
      <w:r w:rsidRPr="00AC579E">
        <w:lastRenderedPageBreak/>
        <w:t xml:space="preserve">implementação: desenvolver o </w:t>
      </w:r>
      <w:r w:rsidR="00DE5890">
        <w:t>modelo</w:t>
      </w:r>
      <w:r w:rsidRPr="00AC579E">
        <w:t xml:space="preserve"> computacional de simulação </w:t>
      </w:r>
      <w:r w:rsidR="009E742D">
        <w:t>baseada em agentes</w:t>
      </w:r>
      <w:r w:rsidRPr="00AC579E">
        <w:t xml:space="preserve"> a partir dos itens (b) até (e), considerando inicialmente a arquitetura BDI, utilizando a linguagem de programação Python e a ferramenta </w:t>
      </w:r>
      <w:proofErr w:type="spellStart"/>
      <w:r w:rsidRPr="00AC579E">
        <w:t>NetLogo</w:t>
      </w:r>
      <w:proofErr w:type="spellEnd"/>
      <w:r w:rsidRPr="00AC579E">
        <w:t>;</w:t>
      </w:r>
    </w:p>
    <w:p w14:paraId="43B6A13E" w14:textId="41D73EB3" w:rsidR="00B72D86" w:rsidRPr="00B72D86" w:rsidRDefault="00B72D86" w:rsidP="00B72D86">
      <w:pPr>
        <w:pStyle w:val="TF-ALNEA"/>
      </w:pPr>
      <w:r w:rsidRPr="00AC579E">
        <w:t>testes e avaliação de simulação: realizar</w:t>
      </w:r>
      <w:r w:rsidRPr="00B72D86">
        <w:t xml:space="preserve"> testes da simulação para avaliar sua robustez, sensibilidade a parâmetros e capacidade de generalização, além de obter </w:t>
      </w:r>
      <w:r w:rsidRPr="003278F7">
        <w:rPr>
          <w:rPrChange w:id="58" w:author="Dalton Solano dos Reis" w:date="2024-06-03T19:19:00Z">
            <w:rPr>
              <w:i/>
              <w:iCs/>
            </w:rPr>
          </w:rPrChange>
        </w:rPr>
        <w:t>feedback</w:t>
      </w:r>
      <w:r w:rsidRPr="00B72D86">
        <w:t xml:space="preserve"> de especialistas para validar a abordagem adotada</w:t>
      </w:r>
      <w:r w:rsidR="00AC579E">
        <w:t>.</w:t>
      </w:r>
    </w:p>
    <w:p w14:paraId="50549BBE" w14:textId="7F9446C3" w:rsidR="00B72D86" w:rsidRDefault="00B72D86" w:rsidP="00B72D86">
      <w:pPr>
        <w:pStyle w:val="TF-TEXTO"/>
      </w:pPr>
      <w:r>
        <w:t>As etapas serão realizadas nos períodos relacionados no</w:t>
      </w:r>
      <w:r w:rsidR="009E742D">
        <w:t xml:space="preserve"> </w:t>
      </w:r>
      <w:r w:rsidR="009E742D">
        <w:fldChar w:fldCharType="begin"/>
      </w:r>
      <w:r w:rsidR="009E742D">
        <w:instrText xml:space="preserve"> REF _Ref165660765 \h </w:instrText>
      </w:r>
      <w:r w:rsidR="009E742D">
        <w:fldChar w:fldCharType="separate"/>
      </w:r>
      <w:r w:rsidR="009E742D">
        <w:t xml:space="preserve">Quadro </w:t>
      </w:r>
      <w:r w:rsidR="009E742D">
        <w:rPr>
          <w:noProof/>
        </w:rPr>
        <w:t>2</w:t>
      </w:r>
      <w:r w:rsidR="009E742D">
        <w:fldChar w:fldCharType="end"/>
      </w:r>
      <w:r>
        <w:t>.</w:t>
      </w:r>
    </w:p>
    <w:bookmarkEnd w:id="57"/>
    <w:p w14:paraId="66FE53DC" w14:textId="6546AE42" w:rsidR="00B72D86" w:rsidRPr="007E0D87" w:rsidRDefault="009E742D" w:rsidP="009E742D">
      <w:pPr>
        <w:pStyle w:val="TF-LEGENDA"/>
      </w:pPr>
      <w:r>
        <w:t xml:space="preserve"> </w:t>
      </w:r>
      <w:bookmarkStart w:id="59" w:name="_Ref165660765"/>
      <w:r>
        <w:t xml:space="preserve">Quadro </w:t>
      </w:r>
      <w:r>
        <w:fldChar w:fldCharType="begin"/>
      </w:r>
      <w:r>
        <w:instrText xml:space="preserve"> SEQ Quadro \* ARABIC </w:instrText>
      </w:r>
      <w:r>
        <w:fldChar w:fldCharType="separate"/>
      </w:r>
      <w:r>
        <w:rPr>
          <w:noProof/>
        </w:rPr>
        <w:t>2</w:t>
      </w:r>
      <w:r>
        <w:fldChar w:fldCharType="end"/>
      </w:r>
      <w:bookmarkEnd w:id="59"/>
      <w:r>
        <w:t xml:space="preserve"> </w:t>
      </w:r>
      <w:r w:rsidR="00B72D86">
        <w:t>–</w:t>
      </w:r>
      <w:r w:rsidR="00B72D86" w:rsidRPr="007E0D87">
        <w:t xml:space="preserve"> Cronograma</w:t>
      </w:r>
      <w:r w:rsidR="00B72D86">
        <w:t xml:space="preserve"> de atividades a serem realizadas</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284"/>
        <w:gridCol w:w="284"/>
        <w:gridCol w:w="284"/>
        <w:gridCol w:w="284"/>
        <w:gridCol w:w="284"/>
        <w:gridCol w:w="284"/>
        <w:gridCol w:w="284"/>
        <w:gridCol w:w="284"/>
        <w:gridCol w:w="289"/>
      </w:tblGrid>
      <w:tr w:rsidR="00B72D86" w:rsidRPr="007E0D87" w14:paraId="3CC51034" w14:textId="77777777" w:rsidTr="00CC79B3">
        <w:trPr>
          <w:cantSplit/>
          <w:jc w:val="center"/>
        </w:trPr>
        <w:tc>
          <w:tcPr>
            <w:tcW w:w="6171" w:type="dxa"/>
            <w:tcBorders>
              <w:top w:val="single" w:sz="4" w:space="0" w:color="auto"/>
              <w:left w:val="single" w:sz="4" w:space="0" w:color="auto"/>
              <w:bottom w:val="nil"/>
              <w:right w:val="single" w:sz="4" w:space="0" w:color="auto"/>
            </w:tcBorders>
            <w:shd w:val="clear" w:color="auto" w:fill="A6A6A6"/>
          </w:tcPr>
          <w:p w14:paraId="45E41E4D" w14:textId="77777777" w:rsidR="00B72D86" w:rsidRPr="007E0D87" w:rsidRDefault="00B72D86" w:rsidP="00CC79B3">
            <w:pPr>
              <w:pStyle w:val="TF-TEXTOQUADRO"/>
            </w:pPr>
          </w:p>
        </w:tc>
        <w:tc>
          <w:tcPr>
            <w:tcW w:w="2834" w:type="dxa"/>
            <w:gridSpan w:val="10"/>
            <w:tcBorders>
              <w:top w:val="single" w:sz="4" w:space="0" w:color="auto"/>
              <w:left w:val="single" w:sz="4" w:space="0" w:color="auto"/>
              <w:right w:val="single" w:sz="4" w:space="0" w:color="auto"/>
            </w:tcBorders>
            <w:shd w:val="clear" w:color="auto" w:fill="A6A6A6"/>
          </w:tcPr>
          <w:p w14:paraId="5B6B41B8" w14:textId="77777777" w:rsidR="00B72D86" w:rsidRPr="007E0D87" w:rsidRDefault="00B72D86" w:rsidP="00CC79B3">
            <w:pPr>
              <w:pStyle w:val="TF-TEXTOQUADROCentralizado"/>
            </w:pPr>
            <w:r>
              <w:t>2024</w:t>
            </w:r>
          </w:p>
        </w:tc>
      </w:tr>
      <w:tr w:rsidR="00B72D86" w:rsidRPr="007E0D87" w14:paraId="04EABE13" w14:textId="77777777" w:rsidTr="00CC79B3">
        <w:trPr>
          <w:cantSplit/>
          <w:jc w:val="center"/>
        </w:trPr>
        <w:tc>
          <w:tcPr>
            <w:tcW w:w="6171" w:type="dxa"/>
            <w:tcBorders>
              <w:top w:val="nil"/>
              <w:left w:val="single" w:sz="4" w:space="0" w:color="auto"/>
              <w:bottom w:val="nil"/>
            </w:tcBorders>
            <w:shd w:val="clear" w:color="auto" w:fill="A6A6A6"/>
          </w:tcPr>
          <w:p w14:paraId="6F0B64FE" w14:textId="77777777" w:rsidR="00B72D86" w:rsidRPr="007E0D87" w:rsidRDefault="00B72D86" w:rsidP="00CC79B3">
            <w:pPr>
              <w:pStyle w:val="TF-TEXTOQUADRO"/>
            </w:pPr>
          </w:p>
        </w:tc>
        <w:tc>
          <w:tcPr>
            <w:tcW w:w="557" w:type="dxa"/>
            <w:gridSpan w:val="2"/>
            <w:shd w:val="clear" w:color="auto" w:fill="A6A6A6"/>
          </w:tcPr>
          <w:p w14:paraId="232E56C4" w14:textId="77777777" w:rsidR="00B72D86" w:rsidRPr="007E0D87" w:rsidRDefault="00B72D86" w:rsidP="00CC79B3">
            <w:pPr>
              <w:pStyle w:val="TF-TEXTOQUADROCentralizado"/>
            </w:pPr>
            <w:r>
              <w:t>jul</w:t>
            </w:r>
            <w:r w:rsidRPr="007E0D87">
              <w:t>.</w:t>
            </w:r>
          </w:p>
        </w:tc>
        <w:tc>
          <w:tcPr>
            <w:tcW w:w="568" w:type="dxa"/>
            <w:gridSpan w:val="2"/>
            <w:shd w:val="clear" w:color="auto" w:fill="A6A6A6"/>
          </w:tcPr>
          <w:p w14:paraId="43C365A9" w14:textId="77777777" w:rsidR="00B72D86" w:rsidRPr="007E0D87" w:rsidRDefault="00B72D86" w:rsidP="00CC79B3">
            <w:pPr>
              <w:pStyle w:val="TF-TEXTOQUADROCentralizado"/>
            </w:pPr>
            <w:r>
              <w:t>ago</w:t>
            </w:r>
            <w:r w:rsidRPr="007E0D87">
              <w:t>.</w:t>
            </w:r>
          </w:p>
        </w:tc>
        <w:tc>
          <w:tcPr>
            <w:tcW w:w="568" w:type="dxa"/>
            <w:gridSpan w:val="2"/>
            <w:shd w:val="clear" w:color="auto" w:fill="A6A6A6"/>
          </w:tcPr>
          <w:p w14:paraId="3A1FD0AC" w14:textId="77777777" w:rsidR="00B72D86" w:rsidRPr="007E0D87" w:rsidRDefault="00B72D86" w:rsidP="00CC79B3">
            <w:pPr>
              <w:pStyle w:val="TF-TEXTOQUADROCentralizado"/>
            </w:pPr>
            <w:r>
              <w:t>set</w:t>
            </w:r>
            <w:r w:rsidRPr="007E0D87">
              <w:t>.</w:t>
            </w:r>
          </w:p>
        </w:tc>
        <w:tc>
          <w:tcPr>
            <w:tcW w:w="568" w:type="dxa"/>
            <w:gridSpan w:val="2"/>
            <w:shd w:val="clear" w:color="auto" w:fill="A6A6A6"/>
          </w:tcPr>
          <w:p w14:paraId="71952CE0" w14:textId="77777777" w:rsidR="00B72D86" w:rsidRPr="007E0D87" w:rsidRDefault="00B72D86" w:rsidP="00CC79B3">
            <w:pPr>
              <w:pStyle w:val="TF-TEXTOQUADROCentralizado"/>
            </w:pPr>
            <w:r>
              <w:t>out</w:t>
            </w:r>
            <w:r w:rsidRPr="007E0D87">
              <w:t>.</w:t>
            </w:r>
          </w:p>
        </w:tc>
        <w:tc>
          <w:tcPr>
            <w:tcW w:w="573" w:type="dxa"/>
            <w:gridSpan w:val="2"/>
            <w:shd w:val="clear" w:color="auto" w:fill="A6A6A6"/>
          </w:tcPr>
          <w:p w14:paraId="02E777C7" w14:textId="77777777" w:rsidR="00B72D86" w:rsidRPr="007E0D87" w:rsidRDefault="00B72D86" w:rsidP="00CC79B3">
            <w:pPr>
              <w:pStyle w:val="TF-TEXTOQUADROCentralizado"/>
            </w:pPr>
            <w:r>
              <w:t>nov</w:t>
            </w:r>
            <w:r w:rsidRPr="007E0D87">
              <w:t>.</w:t>
            </w:r>
          </w:p>
        </w:tc>
      </w:tr>
      <w:tr w:rsidR="00B72D86" w:rsidRPr="007E0D87" w14:paraId="6E37F260" w14:textId="77777777" w:rsidTr="00CC79B3">
        <w:trPr>
          <w:cantSplit/>
          <w:jc w:val="center"/>
        </w:trPr>
        <w:tc>
          <w:tcPr>
            <w:tcW w:w="6171" w:type="dxa"/>
            <w:tcBorders>
              <w:top w:val="nil"/>
              <w:left w:val="single" w:sz="4" w:space="0" w:color="auto"/>
            </w:tcBorders>
            <w:shd w:val="clear" w:color="auto" w:fill="A6A6A6"/>
          </w:tcPr>
          <w:p w14:paraId="3C8A9BE6" w14:textId="77777777" w:rsidR="00B72D86" w:rsidRPr="007E0D87" w:rsidRDefault="00B72D86" w:rsidP="00CC79B3">
            <w:pPr>
              <w:pStyle w:val="TF-TEXTOQUADRO"/>
            </w:pPr>
            <w:r w:rsidRPr="007E0D87">
              <w:t>etapas / quinzenas</w:t>
            </w:r>
          </w:p>
        </w:tc>
        <w:tc>
          <w:tcPr>
            <w:tcW w:w="273" w:type="dxa"/>
            <w:tcBorders>
              <w:bottom w:val="single" w:sz="4" w:space="0" w:color="auto"/>
            </w:tcBorders>
            <w:shd w:val="clear" w:color="auto" w:fill="A6A6A6"/>
          </w:tcPr>
          <w:p w14:paraId="2C8B8B7B" w14:textId="77777777" w:rsidR="00B72D86" w:rsidRPr="007E0D87" w:rsidRDefault="00B72D86" w:rsidP="00CC79B3">
            <w:pPr>
              <w:pStyle w:val="TF-TEXTOQUADROCentralizado"/>
            </w:pPr>
            <w:r w:rsidRPr="007E0D87">
              <w:t>1</w:t>
            </w:r>
          </w:p>
        </w:tc>
        <w:tc>
          <w:tcPr>
            <w:tcW w:w="284" w:type="dxa"/>
            <w:tcBorders>
              <w:bottom w:val="single" w:sz="4" w:space="0" w:color="auto"/>
            </w:tcBorders>
            <w:shd w:val="clear" w:color="auto" w:fill="A6A6A6"/>
          </w:tcPr>
          <w:p w14:paraId="0072BC70" w14:textId="77777777" w:rsidR="00B72D86" w:rsidRPr="007E0D87" w:rsidRDefault="00B72D86" w:rsidP="00CC79B3">
            <w:pPr>
              <w:pStyle w:val="TF-TEXTOQUADROCentralizado"/>
            </w:pPr>
            <w:r w:rsidRPr="007E0D87">
              <w:t>2</w:t>
            </w:r>
          </w:p>
        </w:tc>
        <w:tc>
          <w:tcPr>
            <w:tcW w:w="284" w:type="dxa"/>
            <w:tcBorders>
              <w:bottom w:val="single" w:sz="4" w:space="0" w:color="auto"/>
            </w:tcBorders>
            <w:shd w:val="clear" w:color="auto" w:fill="A6A6A6"/>
          </w:tcPr>
          <w:p w14:paraId="4CB3C47E" w14:textId="77777777" w:rsidR="00B72D86" w:rsidRPr="007E0D87" w:rsidRDefault="00B72D86" w:rsidP="00CC79B3">
            <w:pPr>
              <w:pStyle w:val="TF-TEXTOQUADROCentralizado"/>
            </w:pPr>
            <w:r w:rsidRPr="007E0D87">
              <w:t>1</w:t>
            </w:r>
          </w:p>
        </w:tc>
        <w:tc>
          <w:tcPr>
            <w:tcW w:w="284" w:type="dxa"/>
            <w:tcBorders>
              <w:bottom w:val="single" w:sz="4" w:space="0" w:color="auto"/>
            </w:tcBorders>
            <w:shd w:val="clear" w:color="auto" w:fill="A6A6A6"/>
          </w:tcPr>
          <w:p w14:paraId="2785EB45" w14:textId="77777777" w:rsidR="00B72D86" w:rsidRPr="007E0D87" w:rsidRDefault="00B72D86" w:rsidP="00CC79B3">
            <w:pPr>
              <w:pStyle w:val="TF-TEXTOQUADROCentralizado"/>
            </w:pPr>
            <w:r w:rsidRPr="007E0D87">
              <w:t>2</w:t>
            </w:r>
          </w:p>
        </w:tc>
        <w:tc>
          <w:tcPr>
            <w:tcW w:w="284" w:type="dxa"/>
            <w:tcBorders>
              <w:bottom w:val="single" w:sz="4" w:space="0" w:color="auto"/>
            </w:tcBorders>
            <w:shd w:val="clear" w:color="auto" w:fill="A6A6A6"/>
          </w:tcPr>
          <w:p w14:paraId="579F7EAC" w14:textId="77777777" w:rsidR="00B72D86" w:rsidRPr="007E0D87" w:rsidRDefault="00B72D86" w:rsidP="00CC79B3">
            <w:pPr>
              <w:pStyle w:val="TF-TEXTOQUADROCentralizado"/>
            </w:pPr>
            <w:r w:rsidRPr="007E0D87">
              <w:t>1</w:t>
            </w:r>
          </w:p>
        </w:tc>
        <w:tc>
          <w:tcPr>
            <w:tcW w:w="284" w:type="dxa"/>
            <w:tcBorders>
              <w:bottom w:val="single" w:sz="4" w:space="0" w:color="auto"/>
            </w:tcBorders>
            <w:shd w:val="clear" w:color="auto" w:fill="A6A6A6"/>
          </w:tcPr>
          <w:p w14:paraId="1CCB66B3" w14:textId="77777777" w:rsidR="00B72D86" w:rsidRPr="007E0D87" w:rsidRDefault="00B72D86" w:rsidP="00CC79B3">
            <w:pPr>
              <w:pStyle w:val="TF-TEXTOQUADROCentralizado"/>
            </w:pPr>
            <w:r w:rsidRPr="007E0D87">
              <w:t>2</w:t>
            </w:r>
          </w:p>
        </w:tc>
        <w:tc>
          <w:tcPr>
            <w:tcW w:w="284" w:type="dxa"/>
            <w:tcBorders>
              <w:bottom w:val="single" w:sz="4" w:space="0" w:color="auto"/>
            </w:tcBorders>
            <w:shd w:val="clear" w:color="auto" w:fill="A6A6A6"/>
          </w:tcPr>
          <w:p w14:paraId="422FAF2E" w14:textId="77777777" w:rsidR="00B72D86" w:rsidRPr="007E0D87" w:rsidRDefault="00B72D86" w:rsidP="00CC79B3">
            <w:pPr>
              <w:pStyle w:val="TF-TEXTOQUADROCentralizado"/>
            </w:pPr>
            <w:r w:rsidRPr="007E0D87">
              <w:t>1</w:t>
            </w:r>
          </w:p>
        </w:tc>
        <w:tc>
          <w:tcPr>
            <w:tcW w:w="284" w:type="dxa"/>
            <w:tcBorders>
              <w:bottom w:val="single" w:sz="4" w:space="0" w:color="auto"/>
            </w:tcBorders>
            <w:shd w:val="clear" w:color="auto" w:fill="A6A6A6"/>
          </w:tcPr>
          <w:p w14:paraId="3A603C7F" w14:textId="77777777" w:rsidR="00B72D86" w:rsidRPr="007E0D87" w:rsidRDefault="00B72D86" w:rsidP="00CC79B3">
            <w:pPr>
              <w:pStyle w:val="TF-TEXTOQUADROCentralizado"/>
            </w:pPr>
            <w:r w:rsidRPr="007E0D87">
              <w:t>2</w:t>
            </w:r>
          </w:p>
        </w:tc>
        <w:tc>
          <w:tcPr>
            <w:tcW w:w="284" w:type="dxa"/>
            <w:tcBorders>
              <w:bottom w:val="single" w:sz="4" w:space="0" w:color="auto"/>
            </w:tcBorders>
            <w:shd w:val="clear" w:color="auto" w:fill="A6A6A6"/>
          </w:tcPr>
          <w:p w14:paraId="18FDA43D" w14:textId="77777777" w:rsidR="00B72D86" w:rsidRPr="007E0D87" w:rsidRDefault="00B72D86" w:rsidP="00CC79B3">
            <w:pPr>
              <w:pStyle w:val="TF-TEXTOQUADROCentralizado"/>
            </w:pPr>
            <w:r w:rsidRPr="007E0D87">
              <w:t>1</w:t>
            </w:r>
          </w:p>
        </w:tc>
        <w:tc>
          <w:tcPr>
            <w:tcW w:w="289" w:type="dxa"/>
            <w:tcBorders>
              <w:bottom w:val="single" w:sz="4" w:space="0" w:color="auto"/>
            </w:tcBorders>
            <w:shd w:val="clear" w:color="auto" w:fill="A6A6A6"/>
          </w:tcPr>
          <w:p w14:paraId="5592724E" w14:textId="77777777" w:rsidR="00B72D86" w:rsidRPr="007E0D87" w:rsidRDefault="00B72D86" w:rsidP="00CC79B3">
            <w:pPr>
              <w:pStyle w:val="TF-TEXTOQUADROCentralizado"/>
            </w:pPr>
            <w:r w:rsidRPr="007E0D87">
              <w:t>2</w:t>
            </w:r>
          </w:p>
        </w:tc>
      </w:tr>
      <w:tr w:rsidR="00B72D86" w:rsidRPr="007E0D87" w14:paraId="31735C34" w14:textId="77777777" w:rsidTr="00CC79B3">
        <w:trPr>
          <w:jc w:val="center"/>
        </w:trPr>
        <w:tc>
          <w:tcPr>
            <w:tcW w:w="6171" w:type="dxa"/>
            <w:tcBorders>
              <w:left w:val="single" w:sz="4" w:space="0" w:color="auto"/>
            </w:tcBorders>
          </w:tcPr>
          <w:p w14:paraId="735A371F" w14:textId="77777777" w:rsidR="00B72D86" w:rsidRPr="00B72D86" w:rsidRDefault="00B72D86" w:rsidP="00CC79B3">
            <w:pPr>
              <w:pStyle w:val="TF-TEXTOQUADRO"/>
              <w:rPr>
                <w:bCs/>
              </w:rPr>
            </w:pPr>
            <w:r w:rsidRPr="00B72D86">
              <w:rPr>
                <w:rStyle w:val="normaltextrun"/>
                <w:color w:val="000000"/>
                <w:shd w:val="clear" w:color="auto" w:fill="FFFFFF"/>
              </w:rPr>
              <w:t>levantamento bibliográfico</w:t>
            </w:r>
            <w:r w:rsidRPr="00B72D86">
              <w:rPr>
                <w:rStyle w:val="eop"/>
                <w:color w:val="000000"/>
                <w:shd w:val="clear" w:color="auto" w:fill="FFFFFF"/>
              </w:rPr>
              <w:t> </w:t>
            </w:r>
          </w:p>
        </w:tc>
        <w:tc>
          <w:tcPr>
            <w:tcW w:w="273" w:type="dxa"/>
            <w:tcBorders>
              <w:bottom w:val="single" w:sz="4" w:space="0" w:color="auto"/>
            </w:tcBorders>
            <w:shd w:val="clear" w:color="auto" w:fill="auto"/>
          </w:tcPr>
          <w:p w14:paraId="67018FFA" w14:textId="77777777" w:rsidR="00B72D86" w:rsidRPr="007E0D87" w:rsidRDefault="00B72D86" w:rsidP="00CC79B3">
            <w:pPr>
              <w:pStyle w:val="TF-TEXTOQUADROCentralizado"/>
            </w:pPr>
          </w:p>
        </w:tc>
        <w:tc>
          <w:tcPr>
            <w:tcW w:w="284" w:type="dxa"/>
            <w:tcBorders>
              <w:bottom w:val="single" w:sz="4" w:space="0" w:color="auto"/>
            </w:tcBorders>
            <w:shd w:val="clear" w:color="auto" w:fill="auto"/>
          </w:tcPr>
          <w:p w14:paraId="41FD636E" w14:textId="77777777" w:rsidR="00B72D86" w:rsidRPr="007E0D87" w:rsidRDefault="00B72D86" w:rsidP="00CC79B3">
            <w:pPr>
              <w:pStyle w:val="TF-TEXTOQUADROCentralizado"/>
            </w:pPr>
          </w:p>
        </w:tc>
        <w:tc>
          <w:tcPr>
            <w:tcW w:w="284" w:type="dxa"/>
            <w:tcBorders>
              <w:bottom w:val="single" w:sz="4" w:space="0" w:color="auto"/>
            </w:tcBorders>
            <w:shd w:val="clear" w:color="auto" w:fill="A6A6A6" w:themeFill="background1" w:themeFillShade="A6"/>
          </w:tcPr>
          <w:p w14:paraId="30DC453C" w14:textId="77777777" w:rsidR="00B72D86" w:rsidRPr="007E0D87" w:rsidRDefault="00B72D86" w:rsidP="00CC79B3">
            <w:pPr>
              <w:pStyle w:val="TF-TEXTOQUADROCentralizado"/>
            </w:pPr>
          </w:p>
        </w:tc>
        <w:tc>
          <w:tcPr>
            <w:tcW w:w="284" w:type="dxa"/>
            <w:tcBorders>
              <w:bottom w:val="single" w:sz="4" w:space="0" w:color="auto"/>
            </w:tcBorders>
          </w:tcPr>
          <w:p w14:paraId="0D58D336" w14:textId="77777777" w:rsidR="00B72D86" w:rsidRPr="007E0D87" w:rsidRDefault="00B72D86" w:rsidP="00CC79B3">
            <w:pPr>
              <w:pStyle w:val="TF-TEXTOQUADROCentralizado"/>
            </w:pPr>
          </w:p>
        </w:tc>
        <w:tc>
          <w:tcPr>
            <w:tcW w:w="284" w:type="dxa"/>
            <w:tcBorders>
              <w:bottom w:val="single" w:sz="4" w:space="0" w:color="auto"/>
            </w:tcBorders>
          </w:tcPr>
          <w:p w14:paraId="23AB6BE0" w14:textId="77777777" w:rsidR="00B72D86" w:rsidRPr="007E0D87" w:rsidRDefault="00B72D86" w:rsidP="00CC79B3">
            <w:pPr>
              <w:pStyle w:val="TF-TEXTOQUADROCentralizado"/>
            </w:pPr>
          </w:p>
        </w:tc>
        <w:tc>
          <w:tcPr>
            <w:tcW w:w="284" w:type="dxa"/>
            <w:tcBorders>
              <w:bottom w:val="single" w:sz="4" w:space="0" w:color="auto"/>
            </w:tcBorders>
          </w:tcPr>
          <w:p w14:paraId="02563F21" w14:textId="77777777" w:rsidR="00B72D86" w:rsidRPr="007E0D87" w:rsidRDefault="00B72D86" w:rsidP="00CC79B3">
            <w:pPr>
              <w:pStyle w:val="TF-TEXTOQUADROCentralizado"/>
            </w:pPr>
          </w:p>
        </w:tc>
        <w:tc>
          <w:tcPr>
            <w:tcW w:w="284" w:type="dxa"/>
            <w:tcBorders>
              <w:bottom w:val="single" w:sz="4" w:space="0" w:color="auto"/>
            </w:tcBorders>
          </w:tcPr>
          <w:p w14:paraId="41C084CB" w14:textId="77777777" w:rsidR="00B72D86" w:rsidRPr="007E0D87" w:rsidRDefault="00B72D86" w:rsidP="00CC79B3">
            <w:pPr>
              <w:pStyle w:val="TF-TEXTOQUADROCentralizado"/>
            </w:pPr>
          </w:p>
        </w:tc>
        <w:tc>
          <w:tcPr>
            <w:tcW w:w="284" w:type="dxa"/>
            <w:tcBorders>
              <w:bottom w:val="single" w:sz="4" w:space="0" w:color="auto"/>
            </w:tcBorders>
          </w:tcPr>
          <w:p w14:paraId="11B3353F" w14:textId="77777777" w:rsidR="00B72D86" w:rsidRPr="007E0D87" w:rsidRDefault="00B72D86" w:rsidP="00CC79B3">
            <w:pPr>
              <w:pStyle w:val="TF-TEXTOQUADROCentralizado"/>
            </w:pPr>
          </w:p>
        </w:tc>
        <w:tc>
          <w:tcPr>
            <w:tcW w:w="284" w:type="dxa"/>
            <w:tcBorders>
              <w:bottom w:val="single" w:sz="4" w:space="0" w:color="auto"/>
            </w:tcBorders>
          </w:tcPr>
          <w:p w14:paraId="230E5FAC" w14:textId="77777777" w:rsidR="00B72D86" w:rsidRPr="007E0D87" w:rsidRDefault="00B72D86" w:rsidP="00CC79B3">
            <w:pPr>
              <w:pStyle w:val="TF-TEXTOQUADROCentralizado"/>
            </w:pPr>
          </w:p>
        </w:tc>
        <w:tc>
          <w:tcPr>
            <w:tcW w:w="289" w:type="dxa"/>
          </w:tcPr>
          <w:p w14:paraId="7978FC48" w14:textId="77777777" w:rsidR="00B72D86" w:rsidRPr="007E0D87" w:rsidRDefault="00B72D86" w:rsidP="00CC79B3">
            <w:pPr>
              <w:pStyle w:val="TF-TEXTOQUADROCentralizado"/>
            </w:pPr>
          </w:p>
        </w:tc>
      </w:tr>
      <w:tr w:rsidR="00B72D86" w:rsidRPr="007E0D87" w14:paraId="4483F266" w14:textId="77777777" w:rsidTr="00CC79B3">
        <w:trPr>
          <w:jc w:val="center"/>
        </w:trPr>
        <w:tc>
          <w:tcPr>
            <w:tcW w:w="6171" w:type="dxa"/>
            <w:tcBorders>
              <w:left w:val="single" w:sz="4" w:space="0" w:color="auto"/>
            </w:tcBorders>
          </w:tcPr>
          <w:p w14:paraId="31A50F15" w14:textId="77777777" w:rsidR="00B72D86" w:rsidRPr="00B72D86" w:rsidRDefault="00B72D86" w:rsidP="00CC79B3">
            <w:pPr>
              <w:pStyle w:val="TF-TEXTOQUADRO"/>
            </w:pPr>
            <w:r w:rsidRPr="00B72D86">
              <w:rPr>
                <w:rStyle w:val="normaltextrun"/>
                <w:color w:val="000000"/>
                <w:shd w:val="clear" w:color="auto" w:fill="FFFFFF"/>
              </w:rPr>
              <w:t>montagem da base</w:t>
            </w:r>
          </w:p>
        </w:tc>
        <w:tc>
          <w:tcPr>
            <w:tcW w:w="273" w:type="dxa"/>
            <w:tcBorders>
              <w:top w:val="single" w:sz="4" w:space="0" w:color="auto"/>
            </w:tcBorders>
            <w:shd w:val="clear" w:color="auto" w:fill="auto"/>
          </w:tcPr>
          <w:p w14:paraId="24406A74" w14:textId="77777777" w:rsidR="00B72D86" w:rsidRPr="00B72D86" w:rsidRDefault="00B72D86" w:rsidP="00CC79B3">
            <w:pPr>
              <w:pStyle w:val="TF-TEXTOQUADROCentralizado"/>
              <w:rPr>
                <w:highlight w:val="darkGray"/>
              </w:rPr>
            </w:pPr>
          </w:p>
        </w:tc>
        <w:tc>
          <w:tcPr>
            <w:tcW w:w="284" w:type="dxa"/>
            <w:tcBorders>
              <w:top w:val="single" w:sz="4" w:space="0" w:color="auto"/>
            </w:tcBorders>
            <w:shd w:val="clear" w:color="auto" w:fill="auto"/>
          </w:tcPr>
          <w:p w14:paraId="5640A51A" w14:textId="77777777" w:rsidR="00B72D86" w:rsidRPr="00B72D86" w:rsidRDefault="00B72D86" w:rsidP="00CC79B3">
            <w:pPr>
              <w:pStyle w:val="TF-TEXTOQUADROCentralizado"/>
              <w:rPr>
                <w:highlight w:val="darkGray"/>
              </w:rPr>
            </w:pPr>
          </w:p>
        </w:tc>
        <w:tc>
          <w:tcPr>
            <w:tcW w:w="284" w:type="dxa"/>
            <w:tcBorders>
              <w:top w:val="single" w:sz="4" w:space="0" w:color="auto"/>
            </w:tcBorders>
            <w:shd w:val="clear" w:color="auto" w:fill="AEAAAA" w:themeFill="background2" w:themeFillShade="BF"/>
          </w:tcPr>
          <w:p w14:paraId="090AC2CC" w14:textId="77777777" w:rsidR="00B72D86" w:rsidRPr="007E0D87" w:rsidRDefault="00B72D86" w:rsidP="00CC79B3">
            <w:pPr>
              <w:pStyle w:val="TF-TEXTOQUADROCentralizado"/>
            </w:pPr>
          </w:p>
        </w:tc>
        <w:tc>
          <w:tcPr>
            <w:tcW w:w="284" w:type="dxa"/>
            <w:tcBorders>
              <w:top w:val="single" w:sz="4" w:space="0" w:color="auto"/>
            </w:tcBorders>
            <w:shd w:val="clear" w:color="auto" w:fill="auto"/>
          </w:tcPr>
          <w:p w14:paraId="7CDFB23F" w14:textId="77777777" w:rsidR="00B72D86" w:rsidRPr="007E0D87" w:rsidRDefault="00B72D86" w:rsidP="00CC79B3">
            <w:pPr>
              <w:pStyle w:val="TF-TEXTOQUADROCentralizado"/>
            </w:pPr>
          </w:p>
        </w:tc>
        <w:tc>
          <w:tcPr>
            <w:tcW w:w="284" w:type="dxa"/>
            <w:tcBorders>
              <w:top w:val="single" w:sz="4" w:space="0" w:color="auto"/>
            </w:tcBorders>
          </w:tcPr>
          <w:p w14:paraId="2CC6062F" w14:textId="77777777" w:rsidR="00B72D86" w:rsidRPr="007E0D87" w:rsidRDefault="00B72D86" w:rsidP="00CC79B3">
            <w:pPr>
              <w:pStyle w:val="TF-TEXTOQUADROCentralizado"/>
            </w:pPr>
          </w:p>
        </w:tc>
        <w:tc>
          <w:tcPr>
            <w:tcW w:w="284" w:type="dxa"/>
            <w:tcBorders>
              <w:top w:val="single" w:sz="4" w:space="0" w:color="auto"/>
            </w:tcBorders>
          </w:tcPr>
          <w:p w14:paraId="43E8171C" w14:textId="77777777" w:rsidR="00B72D86" w:rsidRPr="007E0D87" w:rsidRDefault="00B72D86" w:rsidP="00CC79B3">
            <w:pPr>
              <w:pStyle w:val="TF-TEXTOQUADROCentralizado"/>
            </w:pPr>
          </w:p>
        </w:tc>
        <w:tc>
          <w:tcPr>
            <w:tcW w:w="284" w:type="dxa"/>
            <w:tcBorders>
              <w:top w:val="single" w:sz="4" w:space="0" w:color="auto"/>
            </w:tcBorders>
          </w:tcPr>
          <w:p w14:paraId="39CB6570" w14:textId="77777777" w:rsidR="00B72D86" w:rsidRPr="007E0D87" w:rsidRDefault="00B72D86" w:rsidP="00CC79B3">
            <w:pPr>
              <w:pStyle w:val="TF-TEXTOQUADROCentralizado"/>
            </w:pPr>
          </w:p>
        </w:tc>
        <w:tc>
          <w:tcPr>
            <w:tcW w:w="284" w:type="dxa"/>
            <w:tcBorders>
              <w:top w:val="single" w:sz="4" w:space="0" w:color="auto"/>
            </w:tcBorders>
          </w:tcPr>
          <w:p w14:paraId="4AFF527A" w14:textId="77777777" w:rsidR="00B72D86" w:rsidRPr="007E0D87" w:rsidRDefault="00B72D86" w:rsidP="00CC79B3">
            <w:pPr>
              <w:pStyle w:val="TF-TEXTOQUADROCentralizado"/>
            </w:pPr>
          </w:p>
        </w:tc>
        <w:tc>
          <w:tcPr>
            <w:tcW w:w="284" w:type="dxa"/>
            <w:tcBorders>
              <w:top w:val="single" w:sz="4" w:space="0" w:color="auto"/>
            </w:tcBorders>
          </w:tcPr>
          <w:p w14:paraId="400BF587" w14:textId="77777777" w:rsidR="00B72D86" w:rsidRPr="007E0D87" w:rsidRDefault="00B72D86" w:rsidP="00CC79B3">
            <w:pPr>
              <w:pStyle w:val="TF-TEXTOQUADROCentralizado"/>
            </w:pPr>
          </w:p>
        </w:tc>
        <w:tc>
          <w:tcPr>
            <w:tcW w:w="289" w:type="dxa"/>
          </w:tcPr>
          <w:p w14:paraId="25D70267" w14:textId="77777777" w:rsidR="00B72D86" w:rsidRPr="007E0D87" w:rsidRDefault="00B72D86" w:rsidP="00CC79B3">
            <w:pPr>
              <w:pStyle w:val="TF-TEXTOQUADROCentralizado"/>
            </w:pPr>
          </w:p>
        </w:tc>
      </w:tr>
      <w:tr w:rsidR="00B72D86" w:rsidRPr="007E0D87" w14:paraId="6BCF289A" w14:textId="77777777" w:rsidTr="00CC79B3">
        <w:trPr>
          <w:jc w:val="center"/>
        </w:trPr>
        <w:tc>
          <w:tcPr>
            <w:tcW w:w="6171" w:type="dxa"/>
            <w:tcBorders>
              <w:left w:val="single" w:sz="4" w:space="0" w:color="auto"/>
            </w:tcBorders>
          </w:tcPr>
          <w:p w14:paraId="14F709C0" w14:textId="77777777" w:rsidR="00B72D86" w:rsidRPr="00B72D86" w:rsidRDefault="00B72D86" w:rsidP="00CC79B3">
            <w:pPr>
              <w:pStyle w:val="TF-TEXTOQUADRO"/>
            </w:pPr>
            <w:r w:rsidRPr="00B72D86">
              <w:t>definição do cenário de simulação</w:t>
            </w:r>
          </w:p>
        </w:tc>
        <w:tc>
          <w:tcPr>
            <w:tcW w:w="273" w:type="dxa"/>
            <w:tcBorders>
              <w:bottom w:val="single" w:sz="4" w:space="0" w:color="auto"/>
            </w:tcBorders>
          </w:tcPr>
          <w:p w14:paraId="643DC44B" w14:textId="77777777" w:rsidR="00B72D86" w:rsidRPr="007E0D87" w:rsidRDefault="00B72D86" w:rsidP="00CC79B3">
            <w:pPr>
              <w:pStyle w:val="TF-TEXTOQUADROCentralizado"/>
            </w:pPr>
          </w:p>
        </w:tc>
        <w:tc>
          <w:tcPr>
            <w:tcW w:w="284" w:type="dxa"/>
            <w:tcBorders>
              <w:bottom w:val="single" w:sz="4" w:space="0" w:color="auto"/>
            </w:tcBorders>
          </w:tcPr>
          <w:p w14:paraId="30A05E45" w14:textId="77777777" w:rsidR="00B72D86" w:rsidRPr="007E0D87" w:rsidRDefault="00B72D86" w:rsidP="00CC79B3">
            <w:pPr>
              <w:pStyle w:val="TF-TEXTOQUADROCentralizado"/>
            </w:pPr>
          </w:p>
        </w:tc>
        <w:tc>
          <w:tcPr>
            <w:tcW w:w="284" w:type="dxa"/>
            <w:tcBorders>
              <w:bottom w:val="single" w:sz="4" w:space="0" w:color="auto"/>
            </w:tcBorders>
          </w:tcPr>
          <w:p w14:paraId="134D3B8F" w14:textId="77777777" w:rsidR="00B72D86" w:rsidRPr="007E0D87" w:rsidRDefault="00B72D86" w:rsidP="00CC79B3">
            <w:pPr>
              <w:pStyle w:val="TF-TEXTOQUADROCentralizado"/>
            </w:pPr>
          </w:p>
        </w:tc>
        <w:tc>
          <w:tcPr>
            <w:tcW w:w="284" w:type="dxa"/>
            <w:tcBorders>
              <w:bottom w:val="single" w:sz="4" w:space="0" w:color="auto"/>
            </w:tcBorders>
            <w:shd w:val="clear" w:color="auto" w:fill="AEAAAA" w:themeFill="background2" w:themeFillShade="BF"/>
          </w:tcPr>
          <w:p w14:paraId="14F2A329" w14:textId="77777777" w:rsidR="00B72D86" w:rsidRPr="007E0D87" w:rsidRDefault="00B72D86" w:rsidP="00CC79B3">
            <w:pPr>
              <w:pStyle w:val="TF-TEXTOQUADROCentralizado"/>
            </w:pPr>
          </w:p>
        </w:tc>
        <w:tc>
          <w:tcPr>
            <w:tcW w:w="284" w:type="dxa"/>
            <w:tcBorders>
              <w:bottom w:val="single" w:sz="4" w:space="0" w:color="auto"/>
            </w:tcBorders>
            <w:shd w:val="clear" w:color="auto" w:fill="AEAAAA" w:themeFill="background2" w:themeFillShade="BF"/>
          </w:tcPr>
          <w:p w14:paraId="3B6A16F0" w14:textId="77777777" w:rsidR="00B72D86" w:rsidRPr="007E0D87" w:rsidRDefault="00B72D86" w:rsidP="00CC79B3">
            <w:pPr>
              <w:pStyle w:val="TF-TEXTOQUADROCentralizado"/>
            </w:pPr>
          </w:p>
        </w:tc>
        <w:tc>
          <w:tcPr>
            <w:tcW w:w="284" w:type="dxa"/>
            <w:tcBorders>
              <w:bottom w:val="single" w:sz="4" w:space="0" w:color="auto"/>
            </w:tcBorders>
            <w:shd w:val="clear" w:color="auto" w:fill="auto"/>
          </w:tcPr>
          <w:p w14:paraId="6FFED41E" w14:textId="77777777" w:rsidR="00B72D86" w:rsidRPr="007E0D87" w:rsidRDefault="00B72D86" w:rsidP="00CC79B3">
            <w:pPr>
              <w:pStyle w:val="TF-TEXTOQUADROCentralizado"/>
            </w:pPr>
          </w:p>
        </w:tc>
        <w:tc>
          <w:tcPr>
            <w:tcW w:w="284" w:type="dxa"/>
            <w:tcBorders>
              <w:bottom w:val="single" w:sz="4" w:space="0" w:color="auto"/>
            </w:tcBorders>
          </w:tcPr>
          <w:p w14:paraId="1E1C886C" w14:textId="77777777" w:rsidR="00B72D86" w:rsidRPr="007E0D87" w:rsidRDefault="00B72D86" w:rsidP="00CC79B3">
            <w:pPr>
              <w:pStyle w:val="TF-TEXTOQUADROCentralizado"/>
            </w:pPr>
          </w:p>
        </w:tc>
        <w:tc>
          <w:tcPr>
            <w:tcW w:w="284" w:type="dxa"/>
            <w:tcBorders>
              <w:bottom w:val="single" w:sz="4" w:space="0" w:color="auto"/>
            </w:tcBorders>
          </w:tcPr>
          <w:p w14:paraId="47AA6516" w14:textId="77777777" w:rsidR="00B72D86" w:rsidRPr="007E0D87" w:rsidRDefault="00B72D86" w:rsidP="00CC79B3">
            <w:pPr>
              <w:pStyle w:val="TF-TEXTOQUADROCentralizado"/>
            </w:pPr>
          </w:p>
        </w:tc>
        <w:tc>
          <w:tcPr>
            <w:tcW w:w="284" w:type="dxa"/>
            <w:tcBorders>
              <w:bottom w:val="single" w:sz="4" w:space="0" w:color="auto"/>
            </w:tcBorders>
          </w:tcPr>
          <w:p w14:paraId="6EF4CC44" w14:textId="77777777" w:rsidR="00B72D86" w:rsidRPr="007E0D87" w:rsidRDefault="00B72D86" w:rsidP="00CC79B3">
            <w:pPr>
              <w:pStyle w:val="TF-TEXTOQUADROCentralizado"/>
            </w:pPr>
          </w:p>
        </w:tc>
        <w:tc>
          <w:tcPr>
            <w:tcW w:w="289" w:type="dxa"/>
          </w:tcPr>
          <w:p w14:paraId="404D2D49" w14:textId="77777777" w:rsidR="00B72D86" w:rsidRPr="007E0D87" w:rsidRDefault="00B72D86" w:rsidP="00CC79B3">
            <w:pPr>
              <w:pStyle w:val="TF-TEXTOQUADROCentralizado"/>
            </w:pPr>
          </w:p>
        </w:tc>
      </w:tr>
      <w:tr w:rsidR="00B72D86" w:rsidRPr="007E0D87" w14:paraId="43CD59D9" w14:textId="77777777" w:rsidTr="00CC79B3">
        <w:trPr>
          <w:jc w:val="center"/>
        </w:trPr>
        <w:tc>
          <w:tcPr>
            <w:tcW w:w="6171" w:type="dxa"/>
            <w:tcBorders>
              <w:left w:val="single" w:sz="4" w:space="0" w:color="auto"/>
            </w:tcBorders>
          </w:tcPr>
          <w:p w14:paraId="0555890B" w14:textId="77777777" w:rsidR="00B72D86" w:rsidRPr="00B72D86" w:rsidRDefault="00B72D86" w:rsidP="00CC79B3">
            <w:pPr>
              <w:pStyle w:val="TF-TEXTOQUADRO"/>
            </w:pPr>
            <w:r w:rsidRPr="00B72D86">
              <w:t>definição de parâmetros iniciais</w:t>
            </w:r>
          </w:p>
        </w:tc>
        <w:tc>
          <w:tcPr>
            <w:tcW w:w="273" w:type="dxa"/>
          </w:tcPr>
          <w:p w14:paraId="3D773075" w14:textId="77777777" w:rsidR="00B72D86" w:rsidRPr="007E0D87" w:rsidRDefault="00B72D86" w:rsidP="00CC79B3">
            <w:pPr>
              <w:pStyle w:val="TF-TEXTOQUADROCentralizado"/>
            </w:pPr>
          </w:p>
        </w:tc>
        <w:tc>
          <w:tcPr>
            <w:tcW w:w="284" w:type="dxa"/>
          </w:tcPr>
          <w:p w14:paraId="208ABA98" w14:textId="77777777" w:rsidR="00B72D86" w:rsidRPr="007E0D87" w:rsidRDefault="00B72D86" w:rsidP="00CC79B3">
            <w:pPr>
              <w:pStyle w:val="TF-TEXTOQUADROCentralizado"/>
            </w:pPr>
          </w:p>
        </w:tc>
        <w:tc>
          <w:tcPr>
            <w:tcW w:w="284" w:type="dxa"/>
          </w:tcPr>
          <w:p w14:paraId="052514A4" w14:textId="77777777" w:rsidR="00B72D86" w:rsidRPr="007E0D87" w:rsidRDefault="00B72D86" w:rsidP="00CC79B3">
            <w:pPr>
              <w:pStyle w:val="TF-TEXTOQUADROCentralizado"/>
            </w:pPr>
          </w:p>
        </w:tc>
        <w:tc>
          <w:tcPr>
            <w:tcW w:w="284" w:type="dxa"/>
          </w:tcPr>
          <w:p w14:paraId="7A958CA0" w14:textId="77777777" w:rsidR="00B72D86" w:rsidRPr="007E0D87" w:rsidRDefault="00B72D86" w:rsidP="00CC79B3">
            <w:pPr>
              <w:pStyle w:val="TF-TEXTOQUADROCentralizado"/>
            </w:pPr>
          </w:p>
        </w:tc>
        <w:tc>
          <w:tcPr>
            <w:tcW w:w="284" w:type="dxa"/>
            <w:shd w:val="clear" w:color="auto" w:fill="AEAAAA" w:themeFill="background2" w:themeFillShade="BF"/>
          </w:tcPr>
          <w:p w14:paraId="5640C70A" w14:textId="77777777" w:rsidR="00B72D86" w:rsidRPr="007E0D87" w:rsidRDefault="00B72D86" w:rsidP="00CC79B3">
            <w:pPr>
              <w:pStyle w:val="TF-TEXTOQUADROCentralizado"/>
            </w:pPr>
          </w:p>
        </w:tc>
        <w:tc>
          <w:tcPr>
            <w:tcW w:w="284" w:type="dxa"/>
            <w:shd w:val="clear" w:color="auto" w:fill="AEAAAA" w:themeFill="background2" w:themeFillShade="BF"/>
          </w:tcPr>
          <w:p w14:paraId="0E20C0A6" w14:textId="77777777" w:rsidR="00B72D86" w:rsidRPr="007E0D87" w:rsidRDefault="00B72D86" w:rsidP="00CC79B3">
            <w:pPr>
              <w:pStyle w:val="TF-TEXTOQUADROCentralizado"/>
            </w:pPr>
          </w:p>
        </w:tc>
        <w:tc>
          <w:tcPr>
            <w:tcW w:w="284" w:type="dxa"/>
          </w:tcPr>
          <w:p w14:paraId="198B5701" w14:textId="77777777" w:rsidR="00B72D86" w:rsidRPr="007E0D87" w:rsidRDefault="00B72D86" w:rsidP="00CC79B3">
            <w:pPr>
              <w:pStyle w:val="TF-TEXTOQUADROCentralizado"/>
            </w:pPr>
          </w:p>
        </w:tc>
        <w:tc>
          <w:tcPr>
            <w:tcW w:w="284" w:type="dxa"/>
          </w:tcPr>
          <w:p w14:paraId="11958BC5" w14:textId="77777777" w:rsidR="00B72D86" w:rsidRPr="007E0D87" w:rsidRDefault="00B72D86" w:rsidP="00CC79B3">
            <w:pPr>
              <w:pStyle w:val="TF-TEXTOQUADROCentralizado"/>
            </w:pPr>
          </w:p>
        </w:tc>
        <w:tc>
          <w:tcPr>
            <w:tcW w:w="284" w:type="dxa"/>
          </w:tcPr>
          <w:p w14:paraId="311FC634" w14:textId="77777777" w:rsidR="00B72D86" w:rsidRPr="007E0D87" w:rsidRDefault="00B72D86" w:rsidP="00CC79B3">
            <w:pPr>
              <w:pStyle w:val="TF-TEXTOQUADROCentralizado"/>
            </w:pPr>
          </w:p>
        </w:tc>
        <w:tc>
          <w:tcPr>
            <w:tcW w:w="289" w:type="dxa"/>
          </w:tcPr>
          <w:p w14:paraId="2B03973A" w14:textId="77777777" w:rsidR="00B72D86" w:rsidRPr="007E0D87" w:rsidRDefault="00B72D86" w:rsidP="00CC79B3">
            <w:pPr>
              <w:pStyle w:val="TF-TEXTOQUADROCentralizado"/>
            </w:pPr>
          </w:p>
        </w:tc>
      </w:tr>
      <w:tr w:rsidR="00B72D86" w:rsidRPr="007E0D87" w14:paraId="7EAE4DD7" w14:textId="77777777" w:rsidTr="00CC79B3">
        <w:trPr>
          <w:jc w:val="center"/>
        </w:trPr>
        <w:tc>
          <w:tcPr>
            <w:tcW w:w="6171" w:type="dxa"/>
            <w:tcBorders>
              <w:left w:val="single" w:sz="4" w:space="0" w:color="auto"/>
            </w:tcBorders>
          </w:tcPr>
          <w:p w14:paraId="37FCA223" w14:textId="77777777" w:rsidR="00B72D86" w:rsidRPr="00B72D86" w:rsidRDefault="00B72D86" w:rsidP="00CC79B3">
            <w:pPr>
              <w:pStyle w:val="TF-TEXTOQUADRO"/>
              <w:rPr>
                <w:rStyle w:val="normaltextrun"/>
                <w:color w:val="000000"/>
                <w:shd w:val="clear" w:color="auto" w:fill="FFFFFF"/>
              </w:rPr>
            </w:pPr>
            <w:r w:rsidRPr="00B72D86">
              <w:t>modelagem dos agentes</w:t>
            </w:r>
          </w:p>
        </w:tc>
        <w:tc>
          <w:tcPr>
            <w:tcW w:w="273" w:type="dxa"/>
          </w:tcPr>
          <w:p w14:paraId="71E4FD6A" w14:textId="77777777" w:rsidR="00B72D86" w:rsidRPr="007E0D87" w:rsidRDefault="00B72D86" w:rsidP="00CC79B3">
            <w:pPr>
              <w:pStyle w:val="TF-TEXTOQUADROCentralizado"/>
            </w:pPr>
          </w:p>
        </w:tc>
        <w:tc>
          <w:tcPr>
            <w:tcW w:w="284" w:type="dxa"/>
          </w:tcPr>
          <w:p w14:paraId="78DAD081" w14:textId="77777777" w:rsidR="00B72D86" w:rsidRPr="007E0D87" w:rsidRDefault="00B72D86" w:rsidP="00CC79B3">
            <w:pPr>
              <w:pStyle w:val="TF-TEXTOQUADROCentralizado"/>
            </w:pPr>
          </w:p>
        </w:tc>
        <w:tc>
          <w:tcPr>
            <w:tcW w:w="284" w:type="dxa"/>
          </w:tcPr>
          <w:p w14:paraId="7D7DCE95" w14:textId="77777777" w:rsidR="00B72D86" w:rsidRPr="007E0D87" w:rsidRDefault="00B72D86" w:rsidP="00CC79B3">
            <w:pPr>
              <w:pStyle w:val="TF-TEXTOQUADROCentralizado"/>
            </w:pPr>
          </w:p>
        </w:tc>
        <w:tc>
          <w:tcPr>
            <w:tcW w:w="284" w:type="dxa"/>
          </w:tcPr>
          <w:p w14:paraId="5E6B35B8" w14:textId="77777777" w:rsidR="00B72D86" w:rsidRPr="007E0D87" w:rsidRDefault="00B72D86" w:rsidP="00CC79B3">
            <w:pPr>
              <w:pStyle w:val="TF-TEXTOQUADROCentralizado"/>
            </w:pPr>
          </w:p>
        </w:tc>
        <w:tc>
          <w:tcPr>
            <w:tcW w:w="284" w:type="dxa"/>
            <w:shd w:val="clear" w:color="auto" w:fill="AEAAAA" w:themeFill="background2" w:themeFillShade="BF"/>
          </w:tcPr>
          <w:p w14:paraId="51F8BCF8" w14:textId="77777777" w:rsidR="00B72D86" w:rsidRPr="007E0D87" w:rsidRDefault="00B72D86" w:rsidP="00CC79B3">
            <w:pPr>
              <w:pStyle w:val="TF-TEXTOQUADROCentralizado"/>
            </w:pPr>
          </w:p>
        </w:tc>
        <w:tc>
          <w:tcPr>
            <w:tcW w:w="284" w:type="dxa"/>
            <w:shd w:val="clear" w:color="auto" w:fill="AEAAAA" w:themeFill="background2" w:themeFillShade="BF"/>
          </w:tcPr>
          <w:p w14:paraId="4E7649DD" w14:textId="77777777" w:rsidR="00B72D86" w:rsidRPr="007E0D87" w:rsidRDefault="00B72D86" w:rsidP="00CC79B3">
            <w:pPr>
              <w:pStyle w:val="TF-TEXTOQUADROCentralizado"/>
            </w:pPr>
          </w:p>
        </w:tc>
        <w:tc>
          <w:tcPr>
            <w:tcW w:w="284" w:type="dxa"/>
          </w:tcPr>
          <w:p w14:paraId="2AFC7FF9" w14:textId="77777777" w:rsidR="00B72D86" w:rsidRPr="007E0D87" w:rsidRDefault="00B72D86" w:rsidP="00CC79B3">
            <w:pPr>
              <w:pStyle w:val="TF-TEXTOQUADROCentralizado"/>
            </w:pPr>
          </w:p>
        </w:tc>
        <w:tc>
          <w:tcPr>
            <w:tcW w:w="284" w:type="dxa"/>
          </w:tcPr>
          <w:p w14:paraId="33C64162" w14:textId="77777777" w:rsidR="00B72D86" w:rsidRPr="007E0D87" w:rsidRDefault="00B72D86" w:rsidP="00CC79B3">
            <w:pPr>
              <w:pStyle w:val="TF-TEXTOQUADROCentralizado"/>
            </w:pPr>
          </w:p>
        </w:tc>
        <w:tc>
          <w:tcPr>
            <w:tcW w:w="284" w:type="dxa"/>
          </w:tcPr>
          <w:p w14:paraId="57C722D8" w14:textId="77777777" w:rsidR="00B72D86" w:rsidRPr="007E0D87" w:rsidRDefault="00B72D86" w:rsidP="00CC79B3">
            <w:pPr>
              <w:pStyle w:val="TF-TEXTOQUADROCentralizado"/>
            </w:pPr>
          </w:p>
        </w:tc>
        <w:tc>
          <w:tcPr>
            <w:tcW w:w="289" w:type="dxa"/>
          </w:tcPr>
          <w:p w14:paraId="0D9094EF" w14:textId="77777777" w:rsidR="00B72D86" w:rsidRPr="007E0D87" w:rsidRDefault="00B72D86" w:rsidP="00CC79B3">
            <w:pPr>
              <w:pStyle w:val="TF-TEXTOQUADROCentralizado"/>
            </w:pPr>
          </w:p>
        </w:tc>
      </w:tr>
      <w:tr w:rsidR="00B72D86" w:rsidRPr="007E0D87" w14:paraId="1778D786" w14:textId="77777777" w:rsidTr="00CC79B3">
        <w:trPr>
          <w:jc w:val="center"/>
        </w:trPr>
        <w:tc>
          <w:tcPr>
            <w:tcW w:w="6171" w:type="dxa"/>
            <w:tcBorders>
              <w:left w:val="single" w:sz="4" w:space="0" w:color="auto"/>
            </w:tcBorders>
          </w:tcPr>
          <w:p w14:paraId="7FED3A12" w14:textId="77777777" w:rsidR="00B72D86" w:rsidRPr="00B72D86" w:rsidRDefault="00B72D86" w:rsidP="00CC79B3">
            <w:pPr>
              <w:pStyle w:val="TF-TEXTOQUADRO"/>
              <w:rPr>
                <w:rStyle w:val="normaltextrun"/>
                <w:color w:val="000000"/>
                <w:shd w:val="clear" w:color="auto" w:fill="FFFFFF"/>
              </w:rPr>
            </w:pPr>
            <w:r w:rsidRPr="00B72D86">
              <w:t>definição e escolha da arquitetura de agentes</w:t>
            </w:r>
          </w:p>
        </w:tc>
        <w:tc>
          <w:tcPr>
            <w:tcW w:w="273" w:type="dxa"/>
          </w:tcPr>
          <w:p w14:paraId="4AD9C63D" w14:textId="77777777" w:rsidR="00B72D86" w:rsidRPr="007E0D87" w:rsidRDefault="00B72D86" w:rsidP="00CC79B3">
            <w:pPr>
              <w:pStyle w:val="TF-TEXTOQUADROCentralizado"/>
            </w:pPr>
          </w:p>
        </w:tc>
        <w:tc>
          <w:tcPr>
            <w:tcW w:w="284" w:type="dxa"/>
          </w:tcPr>
          <w:p w14:paraId="1F96FC30" w14:textId="77777777" w:rsidR="00B72D86" w:rsidRPr="007E0D87" w:rsidRDefault="00B72D86" w:rsidP="00CC79B3">
            <w:pPr>
              <w:pStyle w:val="TF-TEXTOQUADROCentralizado"/>
            </w:pPr>
          </w:p>
        </w:tc>
        <w:tc>
          <w:tcPr>
            <w:tcW w:w="284" w:type="dxa"/>
          </w:tcPr>
          <w:p w14:paraId="7E5571BC" w14:textId="77777777" w:rsidR="00B72D86" w:rsidRPr="007E0D87" w:rsidRDefault="00B72D86" w:rsidP="00CC79B3">
            <w:pPr>
              <w:pStyle w:val="TF-TEXTOQUADROCentralizado"/>
            </w:pPr>
          </w:p>
        </w:tc>
        <w:tc>
          <w:tcPr>
            <w:tcW w:w="284" w:type="dxa"/>
          </w:tcPr>
          <w:p w14:paraId="2EF93142" w14:textId="77777777" w:rsidR="00B72D86" w:rsidRPr="007E0D87" w:rsidRDefault="00B72D86" w:rsidP="00CC79B3">
            <w:pPr>
              <w:pStyle w:val="TF-TEXTOQUADROCentralizado"/>
            </w:pPr>
          </w:p>
        </w:tc>
        <w:tc>
          <w:tcPr>
            <w:tcW w:w="284" w:type="dxa"/>
          </w:tcPr>
          <w:p w14:paraId="28E38379" w14:textId="77777777" w:rsidR="00B72D86" w:rsidRPr="007E0D87" w:rsidRDefault="00B72D86" w:rsidP="00CC79B3">
            <w:pPr>
              <w:pStyle w:val="TF-TEXTOQUADROCentralizado"/>
            </w:pPr>
          </w:p>
        </w:tc>
        <w:tc>
          <w:tcPr>
            <w:tcW w:w="284" w:type="dxa"/>
            <w:shd w:val="clear" w:color="auto" w:fill="AEAAAA" w:themeFill="background2" w:themeFillShade="BF"/>
          </w:tcPr>
          <w:p w14:paraId="3B379246" w14:textId="77777777" w:rsidR="00B72D86" w:rsidRPr="007E0D87" w:rsidRDefault="00B72D86" w:rsidP="00CC79B3">
            <w:pPr>
              <w:pStyle w:val="TF-TEXTOQUADROCentralizado"/>
            </w:pPr>
          </w:p>
        </w:tc>
        <w:tc>
          <w:tcPr>
            <w:tcW w:w="284" w:type="dxa"/>
            <w:shd w:val="clear" w:color="auto" w:fill="AEAAAA" w:themeFill="background2" w:themeFillShade="BF"/>
          </w:tcPr>
          <w:p w14:paraId="5DF34EAF" w14:textId="77777777" w:rsidR="00B72D86" w:rsidRPr="007E0D87" w:rsidRDefault="00B72D86" w:rsidP="00CC79B3">
            <w:pPr>
              <w:pStyle w:val="TF-TEXTOQUADROCentralizado"/>
            </w:pPr>
          </w:p>
        </w:tc>
        <w:tc>
          <w:tcPr>
            <w:tcW w:w="284" w:type="dxa"/>
            <w:shd w:val="clear" w:color="auto" w:fill="AEAAAA" w:themeFill="background2" w:themeFillShade="BF"/>
          </w:tcPr>
          <w:p w14:paraId="5A1E85CF" w14:textId="77777777" w:rsidR="00B72D86" w:rsidRPr="007E0D87" w:rsidRDefault="00B72D86" w:rsidP="00CC79B3">
            <w:pPr>
              <w:pStyle w:val="TF-TEXTOQUADROCentralizado"/>
            </w:pPr>
          </w:p>
        </w:tc>
        <w:tc>
          <w:tcPr>
            <w:tcW w:w="284" w:type="dxa"/>
          </w:tcPr>
          <w:p w14:paraId="6000482A" w14:textId="77777777" w:rsidR="00B72D86" w:rsidRPr="007E0D87" w:rsidRDefault="00B72D86" w:rsidP="00CC79B3">
            <w:pPr>
              <w:pStyle w:val="TF-TEXTOQUADROCentralizado"/>
            </w:pPr>
          </w:p>
        </w:tc>
        <w:tc>
          <w:tcPr>
            <w:tcW w:w="289" w:type="dxa"/>
          </w:tcPr>
          <w:p w14:paraId="05DD57AA" w14:textId="77777777" w:rsidR="00B72D86" w:rsidRPr="007E0D87" w:rsidRDefault="00B72D86" w:rsidP="00CC79B3">
            <w:pPr>
              <w:pStyle w:val="TF-TEXTOQUADROCentralizado"/>
            </w:pPr>
          </w:p>
        </w:tc>
      </w:tr>
      <w:tr w:rsidR="00B72D86" w:rsidRPr="007E0D87" w14:paraId="5FD3A5BE" w14:textId="77777777" w:rsidTr="00CC79B3">
        <w:trPr>
          <w:jc w:val="center"/>
        </w:trPr>
        <w:tc>
          <w:tcPr>
            <w:tcW w:w="6171" w:type="dxa"/>
            <w:tcBorders>
              <w:left w:val="single" w:sz="4" w:space="0" w:color="auto"/>
            </w:tcBorders>
          </w:tcPr>
          <w:p w14:paraId="11F0DD17" w14:textId="77777777" w:rsidR="00B72D86" w:rsidRPr="00B72D86" w:rsidRDefault="00B72D86" w:rsidP="00CC79B3">
            <w:pPr>
              <w:pStyle w:val="TF-TEXTOQUADRO"/>
              <w:rPr>
                <w:rStyle w:val="normaltextrun"/>
                <w:color w:val="000000"/>
                <w:shd w:val="clear" w:color="auto" w:fill="FFFFFF"/>
              </w:rPr>
            </w:pPr>
            <w:r w:rsidRPr="00B72D86">
              <w:t>implementação</w:t>
            </w:r>
          </w:p>
        </w:tc>
        <w:tc>
          <w:tcPr>
            <w:tcW w:w="273" w:type="dxa"/>
          </w:tcPr>
          <w:p w14:paraId="605E71AD" w14:textId="77777777" w:rsidR="00B72D86" w:rsidRPr="007E0D87" w:rsidRDefault="00B72D86" w:rsidP="00CC79B3">
            <w:pPr>
              <w:pStyle w:val="TF-TEXTOQUADROCentralizado"/>
            </w:pPr>
          </w:p>
        </w:tc>
        <w:tc>
          <w:tcPr>
            <w:tcW w:w="284" w:type="dxa"/>
          </w:tcPr>
          <w:p w14:paraId="223BEE23" w14:textId="77777777" w:rsidR="00B72D86" w:rsidRPr="007E0D87" w:rsidRDefault="00B72D86" w:rsidP="00CC79B3">
            <w:pPr>
              <w:pStyle w:val="TF-TEXTOQUADROCentralizado"/>
            </w:pPr>
          </w:p>
        </w:tc>
        <w:tc>
          <w:tcPr>
            <w:tcW w:w="284" w:type="dxa"/>
          </w:tcPr>
          <w:p w14:paraId="702B8AF4" w14:textId="77777777" w:rsidR="00B72D86" w:rsidRPr="007E0D87" w:rsidRDefault="00B72D86" w:rsidP="00CC79B3">
            <w:pPr>
              <w:pStyle w:val="TF-TEXTOQUADROCentralizado"/>
            </w:pPr>
          </w:p>
        </w:tc>
        <w:tc>
          <w:tcPr>
            <w:tcW w:w="284" w:type="dxa"/>
          </w:tcPr>
          <w:p w14:paraId="517EB577" w14:textId="77777777" w:rsidR="00B72D86" w:rsidRPr="007E0D87" w:rsidRDefault="00B72D86" w:rsidP="00CC79B3">
            <w:pPr>
              <w:pStyle w:val="TF-TEXTOQUADROCentralizado"/>
            </w:pPr>
          </w:p>
        </w:tc>
        <w:tc>
          <w:tcPr>
            <w:tcW w:w="284" w:type="dxa"/>
          </w:tcPr>
          <w:p w14:paraId="050475C5" w14:textId="77777777" w:rsidR="00B72D86" w:rsidRPr="007E0D87" w:rsidRDefault="00B72D86" w:rsidP="00CC79B3">
            <w:pPr>
              <w:pStyle w:val="TF-TEXTOQUADROCentralizado"/>
            </w:pPr>
          </w:p>
        </w:tc>
        <w:tc>
          <w:tcPr>
            <w:tcW w:w="284" w:type="dxa"/>
          </w:tcPr>
          <w:p w14:paraId="1726AA63" w14:textId="77777777" w:rsidR="00B72D86" w:rsidRPr="007E0D87" w:rsidRDefault="00B72D86" w:rsidP="00CC79B3">
            <w:pPr>
              <w:pStyle w:val="TF-TEXTOQUADROCentralizado"/>
            </w:pPr>
          </w:p>
        </w:tc>
        <w:tc>
          <w:tcPr>
            <w:tcW w:w="284" w:type="dxa"/>
            <w:shd w:val="clear" w:color="auto" w:fill="AEAAAA" w:themeFill="background2" w:themeFillShade="BF"/>
          </w:tcPr>
          <w:p w14:paraId="416344B3" w14:textId="77777777" w:rsidR="00B72D86" w:rsidRPr="007E0D87" w:rsidRDefault="00B72D86" w:rsidP="00CC79B3">
            <w:pPr>
              <w:pStyle w:val="TF-TEXTOQUADROCentralizado"/>
            </w:pPr>
          </w:p>
        </w:tc>
        <w:tc>
          <w:tcPr>
            <w:tcW w:w="284" w:type="dxa"/>
            <w:shd w:val="clear" w:color="auto" w:fill="AEAAAA" w:themeFill="background2" w:themeFillShade="BF"/>
          </w:tcPr>
          <w:p w14:paraId="184F4B5D" w14:textId="77777777" w:rsidR="00B72D86" w:rsidRPr="007E0D87" w:rsidRDefault="00B72D86" w:rsidP="00CC79B3">
            <w:pPr>
              <w:pStyle w:val="TF-TEXTOQUADROCentralizado"/>
            </w:pPr>
          </w:p>
        </w:tc>
        <w:tc>
          <w:tcPr>
            <w:tcW w:w="284" w:type="dxa"/>
            <w:shd w:val="clear" w:color="auto" w:fill="AEAAAA" w:themeFill="background2" w:themeFillShade="BF"/>
          </w:tcPr>
          <w:p w14:paraId="350AFB70" w14:textId="77777777" w:rsidR="00B72D86" w:rsidRPr="007E0D87" w:rsidRDefault="00B72D86" w:rsidP="00CC79B3">
            <w:pPr>
              <w:pStyle w:val="TF-TEXTOQUADROCentralizado"/>
            </w:pPr>
          </w:p>
        </w:tc>
        <w:tc>
          <w:tcPr>
            <w:tcW w:w="289" w:type="dxa"/>
          </w:tcPr>
          <w:p w14:paraId="015CCA90" w14:textId="77777777" w:rsidR="00B72D86" w:rsidRPr="007E0D87" w:rsidRDefault="00B72D86" w:rsidP="00CC79B3">
            <w:pPr>
              <w:pStyle w:val="TF-TEXTOQUADROCentralizado"/>
            </w:pPr>
          </w:p>
        </w:tc>
      </w:tr>
      <w:tr w:rsidR="00B72D86" w:rsidRPr="007E0D87" w14:paraId="29172CBE" w14:textId="77777777" w:rsidTr="00CC79B3">
        <w:trPr>
          <w:jc w:val="center"/>
        </w:trPr>
        <w:tc>
          <w:tcPr>
            <w:tcW w:w="6171" w:type="dxa"/>
            <w:tcBorders>
              <w:left w:val="single" w:sz="4" w:space="0" w:color="auto"/>
              <w:bottom w:val="single" w:sz="4" w:space="0" w:color="auto"/>
            </w:tcBorders>
          </w:tcPr>
          <w:p w14:paraId="558A430A" w14:textId="77777777" w:rsidR="00B72D86" w:rsidRDefault="00B72D86" w:rsidP="00CC79B3">
            <w:pPr>
              <w:pStyle w:val="TF-TEXTOQUADRO"/>
              <w:rPr>
                <w:rStyle w:val="normaltextrun"/>
                <w:color w:val="000000"/>
                <w:shd w:val="clear" w:color="auto" w:fill="FFFFFF"/>
              </w:rPr>
            </w:pPr>
            <w:r>
              <w:rPr>
                <w:rStyle w:val="normaltextrun"/>
                <w:color w:val="000000"/>
                <w:shd w:val="clear" w:color="auto" w:fill="FFFFFF"/>
              </w:rPr>
              <w:t>testes e avaliação de simulação</w:t>
            </w:r>
            <w:r>
              <w:rPr>
                <w:rStyle w:val="eop"/>
                <w:color w:val="000000"/>
                <w:shd w:val="clear" w:color="auto" w:fill="FFFFFF"/>
              </w:rPr>
              <w:t> </w:t>
            </w:r>
          </w:p>
        </w:tc>
        <w:tc>
          <w:tcPr>
            <w:tcW w:w="273" w:type="dxa"/>
            <w:tcBorders>
              <w:bottom w:val="single" w:sz="4" w:space="0" w:color="auto"/>
            </w:tcBorders>
          </w:tcPr>
          <w:p w14:paraId="343AB3D8" w14:textId="77777777" w:rsidR="00B72D86" w:rsidRPr="007E0D87" w:rsidRDefault="00B72D86" w:rsidP="00CC79B3">
            <w:pPr>
              <w:pStyle w:val="TF-TEXTOQUADROCentralizado"/>
            </w:pPr>
          </w:p>
        </w:tc>
        <w:tc>
          <w:tcPr>
            <w:tcW w:w="284" w:type="dxa"/>
            <w:tcBorders>
              <w:bottom w:val="single" w:sz="4" w:space="0" w:color="auto"/>
            </w:tcBorders>
          </w:tcPr>
          <w:p w14:paraId="4B123DCF" w14:textId="77777777" w:rsidR="00B72D86" w:rsidRPr="007E0D87" w:rsidRDefault="00B72D86" w:rsidP="00CC79B3">
            <w:pPr>
              <w:pStyle w:val="TF-TEXTOQUADROCentralizado"/>
            </w:pPr>
          </w:p>
        </w:tc>
        <w:tc>
          <w:tcPr>
            <w:tcW w:w="284" w:type="dxa"/>
            <w:tcBorders>
              <w:bottom w:val="single" w:sz="4" w:space="0" w:color="auto"/>
            </w:tcBorders>
          </w:tcPr>
          <w:p w14:paraId="15DA0DF6" w14:textId="77777777" w:rsidR="00B72D86" w:rsidRPr="007E0D87" w:rsidRDefault="00B72D86" w:rsidP="00CC79B3">
            <w:pPr>
              <w:pStyle w:val="TF-TEXTOQUADROCentralizado"/>
            </w:pPr>
          </w:p>
        </w:tc>
        <w:tc>
          <w:tcPr>
            <w:tcW w:w="284" w:type="dxa"/>
            <w:tcBorders>
              <w:bottom w:val="single" w:sz="4" w:space="0" w:color="auto"/>
            </w:tcBorders>
          </w:tcPr>
          <w:p w14:paraId="69564F16" w14:textId="77777777" w:rsidR="00B72D86" w:rsidRPr="007E0D87" w:rsidRDefault="00B72D86" w:rsidP="00CC79B3">
            <w:pPr>
              <w:pStyle w:val="TF-TEXTOQUADROCentralizado"/>
            </w:pPr>
          </w:p>
        </w:tc>
        <w:tc>
          <w:tcPr>
            <w:tcW w:w="284" w:type="dxa"/>
            <w:tcBorders>
              <w:bottom w:val="single" w:sz="4" w:space="0" w:color="auto"/>
            </w:tcBorders>
          </w:tcPr>
          <w:p w14:paraId="2F24EC17" w14:textId="77777777" w:rsidR="00B72D86" w:rsidRPr="007E0D87" w:rsidRDefault="00B72D86" w:rsidP="00CC79B3">
            <w:pPr>
              <w:pStyle w:val="TF-TEXTOQUADROCentralizado"/>
            </w:pPr>
          </w:p>
        </w:tc>
        <w:tc>
          <w:tcPr>
            <w:tcW w:w="284" w:type="dxa"/>
            <w:tcBorders>
              <w:bottom w:val="single" w:sz="4" w:space="0" w:color="auto"/>
            </w:tcBorders>
          </w:tcPr>
          <w:p w14:paraId="3681F3D1" w14:textId="77777777" w:rsidR="00B72D86" w:rsidRPr="007E0D87" w:rsidRDefault="00B72D86" w:rsidP="00CC79B3">
            <w:pPr>
              <w:pStyle w:val="TF-TEXTOQUADROCentralizado"/>
            </w:pPr>
          </w:p>
        </w:tc>
        <w:tc>
          <w:tcPr>
            <w:tcW w:w="284" w:type="dxa"/>
            <w:tcBorders>
              <w:bottom w:val="single" w:sz="4" w:space="0" w:color="auto"/>
            </w:tcBorders>
          </w:tcPr>
          <w:p w14:paraId="32735B04" w14:textId="77777777" w:rsidR="00B72D86" w:rsidRPr="007E0D87" w:rsidRDefault="00B72D86" w:rsidP="00CC79B3">
            <w:pPr>
              <w:pStyle w:val="TF-TEXTOQUADROCentralizado"/>
            </w:pPr>
          </w:p>
        </w:tc>
        <w:tc>
          <w:tcPr>
            <w:tcW w:w="284" w:type="dxa"/>
            <w:tcBorders>
              <w:bottom w:val="single" w:sz="4" w:space="0" w:color="auto"/>
            </w:tcBorders>
          </w:tcPr>
          <w:p w14:paraId="0E7763E0" w14:textId="77777777" w:rsidR="00B72D86" w:rsidRPr="007E0D87" w:rsidRDefault="00B72D86" w:rsidP="00CC79B3">
            <w:pPr>
              <w:pStyle w:val="TF-TEXTOQUADROCentralizado"/>
            </w:pPr>
          </w:p>
        </w:tc>
        <w:tc>
          <w:tcPr>
            <w:tcW w:w="284" w:type="dxa"/>
            <w:tcBorders>
              <w:bottom w:val="single" w:sz="4" w:space="0" w:color="auto"/>
            </w:tcBorders>
            <w:shd w:val="clear" w:color="auto" w:fill="AEAAAA" w:themeFill="background2" w:themeFillShade="BF"/>
          </w:tcPr>
          <w:p w14:paraId="153F3D6D" w14:textId="77777777" w:rsidR="00B72D86" w:rsidRPr="007E0D87" w:rsidRDefault="00B72D86" w:rsidP="00CC79B3">
            <w:pPr>
              <w:pStyle w:val="TF-TEXTOQUADROCentralizado"/>
            </w:pPr>
          </w:p>
        </w:tc>
        <w:tc>
          <w:tcPr>
            <w:tcW w:w="289" w:type="dxa"/>
            <w:tcBorders>
              <w:bottom w:val="single" w:sz="4" w:space="0" w:color="auto"/>
            </w:tcBorders>
            <w:shd w:val="clear" w:color="auto" w:fill="AEAAAA" w:themeFill="background2" w:themeFillShade="BF"/>
          </w:tcPr>
          <w:p w14:paraId="36244927" w14:textId="77777777" w:rsidR="00B72D86" w:rsidRPr="007E0D87" w:rsidRDefault="00B72D86" w:rsidP="00CC79B3">
            <w:pPr>
              <w:pStyle w:val="TF-TEXTOQUADROCentralizado"/>
            </w:pPr>
          </w:p>
        </w:tc>
      </w:tr>
    </w:tbl>
    <w:p w14:paraId="791C4B1D" w14:textId="77777777" w:rsidR="00B72D86" w:rsidRDefault="00B72D86" w:rsidP="00B72D86">
      <w:pPr>
        <w:pStyle w:val="TF-FONTE"/>
      </w:pPr>
      <w:r>
        <w:t>Fonte: elaborado pelo autor.</w:t>
      </w:r>
    </w:p>
    <w:p w14:paraId="7D9EEAE5" w14:textId="77777777" w:rsidR="00A307C7" w:rsidRPr="007A1883" w:rsidRDefault="0037046F" w:rsidP="00424AD5">
      <w:pPr>
        <w:pStyle w:val="Ttulo1"/>
      </w:pPr>
      <w:r>
        <w:t>REVISÃO BIBLIOGRÁFICA</w:t>
      </w:r>
    </w:p>
    <w:p w14:paraId="26997FE1" w14:textId="0E11A4CA" w:rsidR="006D0ABD" w:rsidRPr="009E6A6D" w:rsidRDefault="006D0ABD" w:rsidP="009E6A6D">
      <w:pPr>
        <w:pStyle w:val="TF-TEXTO"/>
      </w:pPr>
      <w:r w:rsidRPr="009E6A6D">
        <w:t xml:space="preserve">Nesta seção, serão explorados os principais conceitos que embasam o estudo proposto, abrangendo educação, </w:t>
      </w:r>
      <w:r w:rsidR="004646F8">
        <w:t>crescimento</w:t>
      </w:r>
      <w:r w:rsidRPr="009E6A6D">
        <w:t xml:space="preserve"> urbana e a definição de modelagem </w:t>
      </w:r>
      <w:r w:rsidR="004646F8">
        <w:t>baseadas em</w:t>
      </w:r>
      <w:r w:rsidRPr="009E6A6D">
        <w:t xml:space="preserve"> agentes. </w:t>
      </w:r>
    </w:p>
    <w:p w14:paraId="62CF990A" w14:textId="24498000" w:rsidR="00020E33" w:rsidRPr="009E6A6D" w:rsidRDefault="00020E33" w:rsidP="00020E33">
      <w:pPr>
        <w:pStyle w:val="TF-TEXTO"/>
      </w:pPr>
      <w:r>
        <w:t xml:space="preserve">Segundo </w:t>
      </w:r>
      <w:r w:rsidR="00302B32">
        <w:t xml:space="preserve">Instituto Brasileiro de Geografia e Estatística - </w:t>
      </w:r>
      <w:r w:rsidR="00302B32" w:rsidRPr="00302B32">
        <w:rPr>
          <w:rStyle w:val="nfase"/>
          <w:i w:val="0"/>
          <w:iCs w:val="0"/>
        </w:rPr>
        <w:t>IBGE</w:t>
      </w:r>
      <w:r w:rsidR="00302B32" w:rsidRPr="00302B32">
        <w:rPr>
          <w:i/>
          <w:iCs/>
        </w:rPr>
        <w:t xml:space="preserve"> </w:t>
      </w:r>
      <w:r>
        <w:t>(2020), d</w:t>
      </w:r>
      <w:r w:rsidRPr="00020E33">
        <w:t>e 2010 a 2022, a população brasileira cresceu 6,5%, chegando a 203,1 milhões de habitantes. Esse aumento populacional foi acompanhado por uma taxa de crescimento anual de 0,52%, a menor registrada desde o primeiro censo do país em 1872. A região Sudeste, com 84,8 milhões de habitantes, permanece como a mais populosa, representando 41,8% da população total.</w:t>
      </w:r>
    </w:p>
    <w:p w14:paraId="69F7B1C3" w14:textId="77777777" w:rsidR="00B72D86" w:rsidRDefault="00B72D86" w:rsidP="00B72D86">
      <w:pPr>
        <w:pStyle w:val="TF-TEXTO"/>
      </w:pPr>
      <w:r w:rsidRPr="00B72D86">
        <w:t>No contexto educacional, o crescimento populacional pode ocasionar impactos significativos na distribuição geográfica das escolas, no acesso dos alunos à educação e nas condições de aprendizagem. A proximidade física das escolas em áreas com alta densidade populacional pode influenciar a frequência escolar e o desempenho acadêmico dos alunos, enquanto a disponibilidade de espaços educacionais adequados e acessíveis é fundamental para a qualidade da educação oferecida (SPODE, 2021). </w:t>
      </w:r>
    </w:p>
    <w:p w14:paraId="5B9CD79A" w14:textId="77777777" w:rsidR="00FE61A4" w:rsidRDefault="00FE61A4" w:rsidP="00FE61A4">
      <w:pPr>
        <w:pStyle w:val="TF-TEXTO"/>
      </w:pPr>
      <w:r w:rsidRPr="009E6A6D">
        <w:t xml:space="preserve">Segundo </w:t>
      </w:r>
      <w:commentRangeStart w:id="60"/>
      <w:r w:rsidRPr="009E6A6D">
        <w:t xml:space="preserve">Garcia </w:t>
      </w:r>
      <w:r w:rsidRPr="00997D00">
        <w:rPr>
          <w:i/>
          <w:iCs/>
        </w:rPr>
        <w:t>et al.</w:t>
      </w:r>
      <w:r w:rsidRPr="009E6A6D">
        <w:t> (2015)</w:t>
      </w:r>
      <w:commentRangeEnd w:id="60"/>
      <w:r w:rsidR="005A5ECB">
        <w:rPr>
          <w:rStyle w:val="Refdecomentrio"/>
        </w:rPr>
        <w:commentReference w:id="60"/>
      </w:r>
      <w:r w:rsidRPr="009E6A6D">
        <w:t xml:space="preserve">, a superlotação pode prejudicar o ambiente de aprendizagem, levando à falta de concentração dos alunos, indisciplina e ineficiência no processo de ensino. </w:t>
      </w:r>
      <w:proofErr w:type="spellStart"/>
      <w:r w:rsidRPr="00A94E38">
        <w:t>Biembengut</w:t>
      </w:r>
      <w:proofErr w:type="spellEnd"/>
      <w:r w:rsidRPr="00A94E38">
        <w:t xml:space="preserve"> e Hein (2013</w:t>
      </w:r>
      <w:r w:rsidRPr="009E6A6D">
        <w:t xml:space="preserve">) apud </w:t>
      </w:r>
      <w:r w:rsidRPr="00A94E38">
        <w:t>Garcia et al. (2015</w:t>
      </w:r>
      <w:r w:rsidRPr="009E6A6D">
        <w:t>) ressaltam a necessidade de repensar o espaço escolar e considerar a quantidade ideal de alunos por sala, a fim de promover um ambiente propício para o desenvolvimento sensorial, motor e cognitivo dos estudantes. Esses apontamentos evidenciam a necessidade de políticas e práticas educacionais que considerem a superlotação como um desafio a ser enfrentado para garantir um ambiente educacional mais adequado e eficaz. </w:t>
      </w:r>
    </w:p>
    <w:p w14:paraId="343ECA16" w14:textId="259EE460" w:rsidR="006D0ABD" w:rsidRPr="009E6A6D" w:rsidRDefault="006D0ABD" w:rsidP="003278F7">
      <w:pPr>
        <w:pStyle w:val="TF-TEXTO"/>
      </w:pPr>
      <w:r w:rsidRPr="009E6A6D">
        <w:t>A modelagem de sistemas multiagentes (</w:t>
      </w:r>
      <w:proofErr w:type="spellStart"/>
      <w:ins w:id="61" w:author="Dalton Solano dos Reis" w:date="2024-06-03T19:23:00Z">
        <w:r w:rsidR="003278F7">
          <w:t>M</w:t>
        </w:r>
        <w:r w:rsidR="003278F7" w:rsidRPr="003278F7">
          <w:rPr>
            <w:rPrChange w:id="62" w:author="Dalton Solano dos Reis" w:date="2024-06-03T19:23:00Z">
              <w:rPr>
                <w:lang w:val="en"/>
              </w:rPr>
            </w:rPrChange>
          </w:rPr>
          <w:t>odeling</w:t>
        </w:r>
        <w:proofErr w:type="spellEnd"/>
        <w:r w:rsidR="003278F7" w:rsidRPr="003278F7">
          <w:rPr>
            <w:rPrChange w:id="63" w:author="Dalton Solano dos Reis" w:date="2024-06-03T19:23:00Z">
              <w:rPr>
                <w:lang w:val="en"/>
              </w:rPr>
            </w:rPrChange>
          </w:rPr>
          <w:t xml:space="preserve"> </w:t>
        </w:r>
        <w:proofErr w:type="spellStart"/>
        <w:r w:rsidR="003278F7" w:rsidRPr="003278F7">
          <w:rPr>
            <w:rPrChange w:id="64" w:author="Dalton Solano dos Reis" w:date="2024-06-03T19:23:00Z">
              <w:rPr>
                <w:lang w:val="en"/>
              </w:rPr>
            </w:rPrChange>
          </w:rPr>
          <w:t>multi-</w:t>
        </w:r>
        <w:r w:rsidR="003278F7">
          <w:t>A</w:t>
        </w:r>
        <w:r w:rsidR="003278F7" w:rsidRPr="003278F7">
          <w:rPr>
            <w:rPrChange w:id="65" w:author="Dalton Solano dos Reis" w:date="2024-06-03T19:23:00Z">
              <w:rPr>
                <w:lang w:val="en"/>
              </w:rPr>
            </w:rPrChange>
          </w:rPr>
          <w:t>gent</w:t>
        </w:r>
        <w:proofErr w:type="spellEnd"/>
        <w:r w:rsidR="003278F7" w:rsidRPr="003278F7">
          <w:rPr>
            <w:rPrChange w:id="66" w:author="Dalton Solano dos Reis" w:date="2024-06-03T19:23:00Z">
              <w:rPr>
                <w:lang w:val="en"/>
              </w:rPr>
            </w:rPrChange>
          </w:rPr>
          <w:t xml:space="preserve"> </w:t>
        </w:r>
        <w:r w:rsidR="003278F7">
          <w:t>S</w:t>
        </w:r>
        <w:r w:rsidR="003278F7" w:rsidRPr="003278F7">
          <w:rPr>
            <w:rPrChange w:id="67" w:author="Dalton Solano dos Reis" w:date="2024-06-03T19:23:00Z">
              <w:rPr>
                <w:lang w:val="en"/>
              </w:rPr>
            </w:rPrChange>
          </w:rPr>
          <w:t>ystems</w:t>
        </w:r>
        <w:r w:rsidR="003278F7">
          <w:t xml:space="preserve"> - </w:t>
        </w:r>
      </w:ins>
      <w:r w:rsidRPr="009E6A6D">
        <w:t xml:space="preserve">MAS), de acordo com </w:t>
      </w:r>
      <w:proofErr w:type="spellStart"/>
      <w:r w:rsidRPr="009E6A6D">
        <w:t>Brazzan</w:t>
      </w:r>
      <w:proofErr w:type="spellEnd"/>
      <w:r w:rsidRPr="009E6A6D">
        <w:t xml:space="preserve"> (2010), é uma abordagem na ciência da computação e na inteligência artificial que se concentra na simulação de sistemas compostos por múltiplos agentes autônomos interagindo entre si e com o ambiente. Nesse contexto, um agente é uma entidade computacional autônoma, capaz de perceber o ambiente ao seu redor, tomar decisões e agir de acordo com seus objetivos e regras pré-definidas. Os agentes são concebidos para representar entidades do mundo real, como seres humanos, animais, máquinas ou até mesmo processos abstratos. </w:t>
      </w:r>
    </w:p>
    <w:p w14:paraId="27E2046D" w14:textId="7697BCC2" w:rsidR="00CE291F" w:rsidRPr="009E6A6D" w:rsidRDefault="006E664F" w:rsidP="009E6A6D">
      <w:pPr>
        <w:pStyle w:val="TF-TEXTO"/>
      </w:pPr>
      <w:r>
        <w:t xml:space="preserve">Ainda segundo </w:t>
      </w:r>
      <w:proofErr w:type="spellStart"/>
      <w:r w:rsidRPr="009E6A6D">
        <w:t>B</w:t>
      </w:r>
      <w:r>
        <w:t>razzan</w:t>
      </w:r>
      <w:proofErr w:type="spellEnd"/>
      <w:r>
        <w:t xml:space="preserve"> (</w:t>
      </w:r>
      <w:r w:rsidRPr="009E6A6D">
        <w:t>2010)</w:t>
      </w:r>
      <w:r>
        <w:t>,</w:t>
      </w:r>
      <w:r w:rsidR="006D0ABD" w:rsidRPr="009E6A6D">
        <w:t xml:space="preserve"> </w:t>
      </w:r>
      <w:r w:rsidR="00EB2275">
        <w:t xml:space="preserve">a </w:t>
      </w:r>
      <w:r w:rsidR="006D0ABD" w:rsidRPr="009E6A6D">
        <w:t>principal função dos agentes em um sistema multiagente é realizar tarefas específicas dentro de um ambiente compartilhado, interagindo com outros agentes e respondendo às mudanças no ambiente de acordo com suas capacidades e objetivos individuais. Cada agente é geralmente dotado de uma série de características, como sensores para perceber o ambiente, atuadores para realizar ações e uma estratégia ou conjunto de regras de comportamento que guiam suas interações</w:t>
      </w:r>
      <w:bookmarkStart w:id="68" w:name="_Toc351015602"/>
      <w:bookmarkEnd w:id="38"/>
      <w:bookmarkEnd w:id="39"/>
      <w:bookmarkEnd w:id="40"/>
      <w:bookmarkEnd w:id="41"/>
      <w:bookmarkEnd w:id="42"/>
      <w:bookmarkEnd w:id="43"/>
      <w:bookmarkEnd w:id="44"/>
      <w:r w:rsidR="00EB2275">
        <w:t>.</w:t>
      </w:r>
    </w:p>
    <w:p w14:paraId="27206EE2" w14:textId="304073CD" w:rsidR="0080110A" w:rsidRDefault="00451B94" w:rsidP="00340B30">
      <w:pPr>
        <w:pStyle w:val="TF-refernciasbibliogrficasTTULO"/>
      </w:pPr>
      <w:r>
        <w:t>Referências</w:t>
      </w:r>
      <w:bookmarkEnd w:id="68"/>
    </w:p>
    <w:p w14:paraId="4B378D27" w14:textId="77777777" w:rsidR="00CF3DB7" w:rsidRDefault="00340B30" w:rsidP="00340B30">
      <w:pPr>
        <w:pStyle w:val="TF-REFERNCIASITEM0"/>
      </w:pPr>
      <w:r w:rsidRPr="008357D5">
        <w:t xml:space="preserve">ARSANJANI, Jamal </w:t>
      </w:r>
      <w:r w:rsidRPr="008357D5">
        <w:rPr>
          <w:i/>
          <w:iCs/>
        </w:rPr>
        <w:t>et al</w:t>
      </w:r>
      <w:r w:rsidRPr="008357D5">
        <w:t>.</w:t>
      </w:r>
      <w:r w:rsidRPr="008357D5">
        <w:rPr>
          <w:b/>
          <w:bCs/>
        </w:rPr>
        <w:t xml:space="preserve"> </w:t>
      </w:r>
      <w:r w:rsidRPr="0062140A">
        <w:rPr>
          <w:b/>
          <w:bCs/>
          <w:lang w:val="en-US"/>
        </w:rPr>
        <w:t>Spatiotemporal simulation of urban growth patterns using agent-based modeling</w:t>
      </w:r>
      <w:r w:rsidRPr="0062140A">
        <w:rPr>
          <w:lang w:val="en-US"/>
        </w:rPr>
        <w:t>: The case of Tehran</w:t>
      </w:r>
      <w:r>
        <w:rPr>
          <w:lang w:val="en-US"/>
        </w:rPr>
        <w:t xml:space="preserve">. </w:t>
      </w:r>
      <w:r w:rsidRPr="00340B30">
        <w:t>Elsevier, v.  95, p. 33-42, 2013.</w:t>
      </w:r>
    </w:p>
    <w:p w14:paraId="394C5B9D" w14:textId="6DF4893F" w:rsidR="00340B30" w:rsidRDefault="00340B30" w:rsidP="00340B30">
      <w:pPr>
        <w:pStyle w:val="TF-REFERNCIASITEM0"/>
        <w:rPr>
          <w:rStyle w:val="normaltextrun"/>
        </w:rPr>
      </w:pPr>
      <w:r>
        <w:rPr>
          <w:rStyle w:val="normaltextrun"/>
        </w:rPr>
        <w:t>B</w:t>
      </w:r>
      <w:r w:rsidR="0007570A">
        <w:rPr>
          <w:rStyle w:val="normaltextrun"/>
        </w:rPr>
        <w:t>R</w:t>
      </w:r>
      <w:r>
        <w:rPr>
          <w:rStyle w:val="normaltextrun"/>
        </w:rPr>
        <w:t xml:space="preserve">AZZAN, Ana </w:t>
      </w:r>
      <w:r w:rsidRPr="00AC0F85">
        <w:rPr>
          <w:rStyle w:val="normaltextrun"/>
        </w:rPr>
        <w:t>Lúcia.</w:t>
      </w:r>
      <w:r w:rsidRPr="00AC0F85">
        <w:rPr>
          <w:rStyle w:val="normaltextrun"/>
          <w:b/>
          <w:bCs/>
        </w:rPr>
        <w:t xml:space="preserve"> </w:t>
      </w:r>
      <w:r w:rsidRPr="00AC0F85">
        <w:rPr>
          <w:b/>
          <w:bCs/>
        </w:rPr>
        <w:t>IA Multiagente: Mais Inteligência, Mais Desafios</w:t>
      </w:r>
      <w:r>
        <w:t>.</w:t>
      </w:r>
      <w:r>
        <w:rPr>
          <w:rStyle w:val="normaltextrun"/>
        </w:rPr>
        <w:t xml:space="preserve"> Cap. 3 (apêndice) em Jornadas de Atualização em Informática (JAI). </w:t>
      </w:r>
      <w:r w:rsidRPr="00AC0F85">
        <w:rPr>
          <w:rStyle w:val="normaltextrun"/>
        </w:rPr>
        <w:t>SBC, 2010.</w:t>
      </w:r>
    </w:p>
    <w:p w14:paraId="2840CB34" w14:textId="77777777" w:rsidR="00F00868" w:rsidRDefault="00F00868" w:rsidP="00340B30">
      <w:pPr>
        <w:pStyle w:val="TF-REFERNCIASITEM0"/>
        <w:rPr>
          <w:rStyle w:val="normaltextrun"/>
        </w:rPr>
      </w:pPr>
    </w:p>
    <w:p w14:paraId="037392AC" w14:textId="4AD665BA" w:rsidR="00F00868" w:rsidRPr="001545AF" w:rsidRDefault="00512E3D" w:rsidP="00340B30">
      <w:pPr>
        <w:pStyle w:val="TF-REFERNCIASITEM0"/>
        <w:rPr>
          <w:b/>
        </w:rPr>
      </w:pPr>
      <w:r>
        <w:rPr>
          <w:bCs/>
          <w:lang w:val="en-US"/>
        </w:rPr>
        <w:t>BIEMBENGUT</w:t>
      </w:r>
      <w:r w:rsidR="00F00868" w:rsidRPr="00A94E38">
        <w:rPr>
          <w:bCs/>
          <w:lang w:val="en-US"/>
        </w:rPr>
        <w:t xml:space="preserve">, Maria </w:t>
      </w:r>
      <w:r>
        <w:rPr>
          <w:bCs/>
          <w:lang w:val="en-US"/>
        </w:rPr>
        <w:t>e HEIN</w:t>
      </w:r>
      <w:r w:rsidR="00F00868" w:rsidRPr="00A94E38">
        <w:rPr>
          <w:bCs/>
          <w:lang w:val="en-US"/>
        </w:rPr>
        <w:t>, Nelson</w:t>
      </w:r>
      <w:r w:rsidR="00F00868" w:rsidRPr="00A94E38">
        <w:rPr>
          <w:b/>
          <w:lang w:val="en-US"/>
        </w:rPr>
        <w:t xml:space="preserve">. Mathematical Modeling: Implications for Teaching. </w:t>
      </w:r>
      <w:r w:rsidR="00A94E38" w:rsidRPr="001545AF">
        <w:rPr>
          <w:bCs/>
        </w:rPr>
        <w:t>Springer,</w:t>
      </w:r>
      <w:r w:rsidR="00A94E38" w:rsidRPr="001545AF">
        <w:rPr>
          <w:b/>
        </w:rPr>
        <w:t xml:space="preserve"> </w:t>
      </w:r>
      <w:r w:rsidR="00A94E38" w:rsidRPr="001545AF">
        <w:rPr>
          <w:bCs/>
        </w:rPr>
        <w:t>2010.</w:t>
      </w:r>
    </w:p>
    <w:p w14:paraId="120B4FA5" w14:textId="56FB1F5E" w:rsidR="00512E3D" w:rsidRPr="00031CDB" w:rsidRDefault="00D1042F" w:rsidP="00340B30">
      <w:pPr>
        <w:pStyle w:val="TF-REFERNCIASITEM0"/>
      </w:pPr>
      <w:r>
        <w:t>INSTITUTO BRASILEIRO DE GEOGRAFIA E ESTATÍSTICA</w:t>
      </w:r>
      <w:r w:rsidR="00340B30" w:rsidRPr="00D64EFE">
        <w:t xml:space="preserve">. </w:t>
      </w:r>
      <w:r w:rsidR="00340B30" w:rsidRPr="00D64EFE">
        <w:rPr>
          <w:b/>
        </w:rPr>
        <w:t>Censo 2022: Cerca de oito a cada dez pessoas moravam em casas, mas cresce proporção de moradores em apartamentos</w:t>
      </w:r>
      <w:r w:rsidR="00340B30" w:rsidRPr="00B6753D">
        <w:t xml:space="preserve">. </w:t>
      </w:r>
      <w:r w:rsidR="00340B30" w:rsidRPr="00224BB2">
        <w:t>Rio de Janeiro</w:t>
      </w:r>
      <w:r w:rsidR="00340B30">
        <w:t>: Estatísticas Sociais</w:t>
      </w:r>
      <w:r w:rsidR="00340B30" w:rsidRPr="00224BB2">
        <w:t xml:space="preserve">, </w:t>
      </w:r>
      <w:commentRangeStart w:id="69"/>
      <w:r w:rsidR="00340B30">
        <w:t>2022</w:t>
      </w:r>
      <w:commentRangeEnd w:id="69"/>
      <w:r w:rsidR="003278F7">
        <w:rPr>
          <w:rStyle w:val="Refdecomentrio"/>
        </w:rPr>
        <w:commentReference w:id="69"/>
      </w:r>
      <w:r w:rsidR="00340B30" w:rsidRPr="00224BB2">
        <w:t>. Dispon</w:t>
      </w:r>
      <w:r w:rsidR="00340B30">
        <w:t xml:space="preserve">ível em: </w:t>
      </w:r>
      <w:r w:rsidR="00340B30" w:rsidRPr="00D64EFE">
        <w:t>https://agenciadenoticias.ibge.gov.br/agencia-noticias/2012-agencia-de-noticias/noticias/39239-censo-2022-cerca-de-oito-a-cada-dez-pessoas-moravam-em-casas-mas-cresce-proporcao-de-moradores-em-apartamentos</w:t>
      </w:r>
      <w:r w:rsidR="00340B30">
        <w:t xml:space="preserve">. </w:t>
      </w:r>
      <w:r w:rsidR="00340B30" w:rsidRPr="00031CDB">
        <w:t xml:space="preserve">Acesso em: 20 mar. 2024. </w:t>
      </w:r>
    </w:p>
    <w:p w14:paraId="190B2E78" w14:textId="248FE149" w:rsidR="00410158" w:rsidRPr="001545AF" w:rsidRDefault="001545AF" w:rsidP="00020E33">
      <w:pPr>
        <w:pStyle w:val="TF-REFERNCIASITEM0"/>
      </w:pPr>
      <w:r>
        <w:t>________</w:t>
      </w:r>
      <w:r w:rsidR="00512E3D">
        <w:t>.</w:t>
      </w:r>
      <w:r w:rsidR="00512E3D" w:rsidRPr="00020E33">
        <w:rPr>
          <w:b/>
          <w:bCs/>
        </w:rPr>
        <w:t xml:space="preserve"> </w:t>
      </w:r>
      <w:r w:rsidR="00020E33" w:rsidRPr="00020E33">
        <w:rPr>
          <w:b/>
          <w:bCs/>
        </w:rPr>
        <w:t>De 2010 a 2022, população brasileira cresce 6,5% e chega a 203,1 milhões</w:t>
      </w:r>
      <w:r w:rsidR="00020E33" w:rsidRPr="00B6753D">
        <w:t xml:space="preserve">. </w:t>
      </w:r>
      <w:r w:rsidR="00020E33" w:rsidRPr="00224BB2">
        <w:t>Rio de Janeiro</w:t>
      </w:r>
      <w:r w:rsidR="00020E33">
        <w:t>: Estatísticas Sociais</w:t>
      </w:r>
      <w:r w:rsidR="00020E33" w:rsidRPr="00224BB2">
        <w:t xml:space="preserve">, </w:t>
      </w:r>
      <w:r w:rsidR="00020E33">
        <w:t>2022</w:t>
      </w:r>
      <w:r w:rsidR="00020E33" w:rsidRPr="00224BB2">
        <w:t>. Dispon</w:t>
      </w:r>
      <w:r w:rsidR="00020E33">
        <w:t>ível em:</w:t>
      </w:r>
      <w:r w:rsidR="00512E3D">
        <w:t xml:space="preserve"> </w:t>
      </w:r>
      <w:r w:rsidR="00020E33" w:rsidRPr="00020E33">
        <w:t>https://agenciadenoticias.ibge.gov.br/agencia-noticias/2012-agencia-de-noticias/noticias/37237-de-2010-a-2022-populacao-brasileira-cresce-6-5-e-chega-a-203-1-milhoes</w:t>
      </w:r>
      <w:r w:rsidR="00020E33">
        <w:t xml:space="preserve">. </w:t>
      </w:r>
      <w:r w:rsidR="00020E33" w:rsidRPr="001545AF">
        <w:t xml:space="preserve">Acesso em: 20 abr. 2024. </w:t>
      </w:r>
    </w:p>
    <w:p w14:paraId="3FA17893" w14:textId="6919EF20" w:rsidR="00410158" w:rsidRPr="001545AF" w:rsidRDefault="00410158" w:rsidP="00020E33">
      <w:pPr>
        <w:pStyle w:val="TF-REFERNCIASITEM0"/>
        <w:rPr>
          <w:lang w:val="en-US"/>
        </w:rPr>
      </w:pPr>
      <w:r>
        <w:t>FURTADO</w:t>
      </w:r>
      <w:r w:rsidRPr="00410158">
        <w:t xml:space="preserve">, Bernardo </w:t>
      </w:r>
      <w:r w:rsidRPr="00512E3D">
        <w:rPr>
          <w:b/>
          <w:bCs/>
        </w:rPr>
        <w:t xml:space="preserve">A. </w:t>
      </w:r>
      <w:proofErr w:type="spellStart"/>
      <w:proofErr w:type="gramStart"/>
      <w:r w:rsidRPr="00512E3D">
        <w:rPr>
          <w:b/>
          <w:bCs/>
        </w:rPr>
        <w:t>PolicySpace</w:t>
      </w:r>
      <w:proofErr w:type="spellEnd"/>
      <w:r w:rsidRPr="00512E3D">
        <w:rPr>
          <w:b/>
          <w:bCs/>
        </w:rPr>
        <w:t xml:space="preserve"> :</w:t>
      </w:r>
      <w:proofErr w:type="gramEnd"/>
      <w:r w:rsidRPr="00512E3D">
        <w:rPr>
          <w:b/>
          <w:bCs/>
        </w:rPr>
        <w:t xml:space="preserve"> modelagem baseada em agentes</w:t>
      </w:r>
      <w:r w:rsidRPr="00410158">
        <w:t xml:space="preserve">. </w:t>
      </w:r>
      <w:r w:rsidRPr="001545AF">
        <w:rPr>
          <w:lang w:val="en-US"/>
        </w:rPr>
        <w:t xml:space="preserve">Rio de Janeiro: </w:t>
      </w:r>
      <w:proofErr w:type="spellStart"/>
      <w:r w:rsidRPr="001545AF">
        <w:rPr>
          <w:lang w:val="en-US"/>
        </w:rPr>
        <w:t>Ipea</w:t>
      </w:r>
      <w:proofErr w:type="spellEnd"/>
      <w:r w:rsidRPr="001545AF">
        <w:rPr>
          <w:lang w:val="en-US"/>
        </w:rPr>
        <w:t>, 2018.</w:t>
      </w:r>
    </w:p>
    <w:p w14:paraId="5E78CC11" w14:textId="214D6974" w:rsidR="00340B30" w:rsidRPr="008357D5" w:rsidRDefault="00340B30" w:rsidP="00340B30">
      <w:pPr>
        <w:pStyle w:val="TF-REFERNCIASITEM0"/>
        <w:rPr>
          <w:lang w:val="en-US"/>
        </w:rPr>
      </w:pPr>
      <w:r>
        <w:rPr>
          <w:lang w:val="en-US"/>
        </w:rPr>
        <w:t>KUDDUS</w:t>
      </w:r>
      <w:r w:rsidRPr="00AC0F85">
        <w:rPr>
          <w:lang w:val="en-US"/>
        </w:rPr>
        <w:t xml:space="preserve">, </w:t>
      </w:r>
      <w:r w:rsidRPr="00ED078C">
        <w:rPr>
          <w:lang w:val="en-US"/>
        </w:rPr>
        <w:t>MD Abdul</w:t>
      </w:r>
      <w:r>
        <w:rPr>
          <w:lang w:val="en-US"/>
        </w:rPr>
        <w:t xml:space="preserve"> </w:t>
      </w:r>
      <w:r w:rsidR="00997D00" w:rsidRPr="00997D00">
        <w:rPr>
          <w:i/>
          <w:iCs/>
          <w:lang w:val="en-US"/>
        </w:rPr>
        <w:t>et al.</w:t>
      </w:r>
      <w:r w:rsidRPr="00AC0F85">
        <w:rPr>
          <w:lang w:val="en-US"/>
        </w:rPr>
        <w:t xml:space="preserve"> </w:t>
      </w:r>
      <w:r w:rsidRPr="00AC0F85">
        <w:rPr>
          <w:b/>
          <w:bCs/>
          <w:lang w:val="en-US"/>
        </w:rPr>
        <w:t>Urbanization: a problem for the rich and the poor?</w:t>
      </w:r>
      <w:r w:rsidRPr="00AC0F85">
        <w:rPr>
          <w:lang w:val="en-US"/>
        </w:rPr>
        <w:t> Public Health Rev 41, 2020. </w:t>
      </w:r>
    </w:p>
    <w:p w14:paraId="77CB7B1F" w14:textId="0C0119F4" w:rsidR="00340B30" w:rsidRPr="001545AF" w:rsidRDefault="00340B30" w:rsidP="00340B30">
      <w:pPr>
        <w:pStyle w:val="TF-REFERNCIASITEM0"/>
        <w:rPr>
          <w:lang w:val="en-US"/>
        </w:rPr>
      </w:pPr>
      <w:r>
        <w:rPr>
          <w:lang w:val="en-US"/>
        </w:rPr>
        <w:t xml:space="preserve">MAGLIOCCA, Nichoas </w:t>
      </w:r>
      <w:r w:rsidR="00997D00" w:rsidRPr="00997D00">
        <w:rPr>
          <w:i/>
          <w:iCs/>
          <w:lang w:val="en-US"/>
        </w:rPr>
        <w:t>et al.</w:t>
      </w:r>
      <w:r w:rsidR="006D7925">
        <w:rPr>
          <w:i/>
          <w:iCs/>
          <w:lang w:val="en-US"/>
        </w:rPr>
        <w:t xml:space="preserve"> </w:t>
      </w:r>
      <w:r w:rsidRPr="0062140A">
        <w:rPr>
          <w:b/>
          <w:bCs/>
          <w:lang w:val="en-US"/>
        </w:rPr>
        <w:t>An economic agent-based model of coupled housing and land markets (CHALMS</w:t>
      </w:r>
      <w:r>
        <w:rPr>
          <w:b/>
          <w:bCs/>
          <w:lang w:val="en-US"/>
        </w:rPr>
        <w:t>)</w:t>
      </w:r>
      <w:r>
        <w:rPr>
          <w:lang w:val="en-US"/>
        </w:rPr>
        <w:t xml:space="preserve">.  </w:t>
      </w:r>
      <w:r w:rsidRPr="001545AF">
        <w:rPr>
          <w:lang w:val="en-US"/>
        </w:rPr>
        <w:t>Computers, Environment and Urban Systems, v. 35, p 183- 191, 2011.</w:t>
      </w:r>
    </w:p>
    <w:p w14:paraId="1C17AF12" w14:textId="284FED5E" w:rsidR="00DD1913" w:rsidRDefault="00DD1913" w:rsidP="00340B30">
      <w:pPr>
        <w:pStyle w:val="TF-REFERNCIASITEM0"/>
      </w:pPr>
      <w:r w:rsidRPr="005D5FB3">
        <w:rPr>
          <w:lang w:val="en-US"/>
        </w:rPr>
        <w:t xml:space="preserve">MONTEIRO, Adriana </w:t>
      </w:r>
      <w:proofErr w:type="spellStart"/>
      <w:r w:rsidRPr="005D5FB3">
        <w:rPr>
          <w:lang w:val="en-US"/>
        </w:rPr>
        <w:t>Roseno</w:t>
      </w:r>
      <w:proofErr w:type="spellEnd"/>
      <w:r w:rsidRPr="005D5FB3">
        <w:rPr>
          <w:lang w:val="en-US"/>
        </w:rPr>
        <w:t xml:space="preserve"> </w:t>
      </w:r>
      <w:r w:rsidRPr="005D5FB3">
        <w:rPr>
          <w:i/>
          <w:iCs/>
          <w:lang w:val="en-US"/>
        </w:rPr>
        <w:t>et. al</w:t>
      </w:r>
      <w:r w:rsidRPr="005D5FB3">
        <w:rPr>
          <w:lang w:val="en-US"/>
        </w:rPr>
        <w:t xml:space="preserve">. </w:t>
      </w:r>
      <w:r w:rsidR="001545AF" w:rsidRPr="00DD1913">
        <w:rPr>
          <w:b/>
          <w:bCs/>
        </w:rPr>
        <w:t>A questão habitacional no brasil</w:t>
      </w:r>
      <w:r w:rsidRPr="00DD1913">
        <w:t>. Mercator (Fortaleza), v. 16, p. e16015, 2017.</w:t>
      </w:r>
    </w:p>
    <w:p w14:paraId="68921DEA" w14:textId="47058DB8" w:rsidR="00340B30" w:rsidRDefault="00340B30" w:rsidP="00340B30">
      <w:pPr>
        <w:pStyle w:val="TF-REFERNCIASITEM0"/>
      </w:pPr>
      <w:r>
        <w:rPr>
          <w:rStyle w:val="eop"/>
        </w:rPr>
        <w:t>SILVA, Maurílio</w:t>
      </w:r>
      <w:r>
        <w:t xml:space="preserve">. </w:t>
      </w:r>
      <w:r w:rsidRPr="00870F55">
        <w:rPr>
          <w:b/>
          <w:bCs/>
        </w:rPr>
        <w:t>Segregação Espaço-Escola: As Reverberações De Um Contexto Restritivo Ao Processo De Escolarização De Alunos Do Bairro Nova Viçosa (Viçosa/Mg)</w:t>
      </w:r>
      <w:r>
        <w:t>. 201</w:t>
      </w:r>
      <w:r w:rsidR="00462A35">
        <w:t>5</w:t>
      </w:r>
      <w:r>
        <w:t>. Dissertação (Pós-graduação em Arquitetura e Urbanismo) - Curso de Pós-Graduação em Arquitetura e Urbanismo, Universidade Federal de Viçosa, Minas Gerais.</w:t>
      </w:r>
    </w:p>
    <w:p w14:paraId="01DC8796" w14:textId="4B8214C6" w:rsidR="005D7AAA" w:rsidRDefault="00651E4C" w:rsidP="00340B30">
      <w:pPr>
        <w:pStyle w:val="TF-REFERNCIASITEM0"/>
      </w:pPr>
      <w:r>
        <w:t>SMITH</w:t>
      </w:r>
      <w:r w:rsidR="005D7AAA">
        <w:t>, J</w:t>
      </w:r>
      <w:r>
        <w:t>ohn;</w:t>
      </w:r>
      <w:r w:rsidR="005D7AAA">
        <w:t xml:space="preserve"> </w:t>
      </w:r>
      <w:r w:rsidR="00BA0DC7">
        <w:t>BROWN</w:t>
      </w:r>
      <w:r w:rsidR="005D7AAA">
        <w:t>, A</w:t>
      </w:r>
      <w:r>
        <w:t>lice</w:t>
      </w:r>
      <w:r w:rsidR="005D7AAA">
        <w:t xml:space="preserve">. Modelagem baseada em agentes para planejamento urbano: uma revisão da literatura e direções futuras. </w:t>
      </w:r>
      <w:proofErr w:type="spellStart"/>
      <w:r w:rsidR="005D7AAA">
        <w:t>Journal</w:t>
      </w:r>
      <w:proofErr w:type="spellEnd"/>
      <w:r w:rsidR="005D7AAA">
        <w:t xml:space="preserve"> of </w:t>
      </w:r>
      <w:proofErr w:type="spellStart"/>
      <w:r w:rsidR="005D7AAA">
        <w:t>Urban</w:t>
      </w:r>
      <w:proofErr w:type="spellEnd"/>
      <w:r w:rsidR="005D7AAA">
        <w:t xml:space="preserve"> Planning, 45(3), 321-335</w:t>
      </w:r>
      <w:r w:rsidR="00BA0DC7">
        <w:t xml:space="preserve">, </w:t>
      </w:r>
      <w:commentRangeStart w:id="70"/>
      <w:r w:rsidR="00BA0DC7">
        <w:t>2018</w:t>
      </w:r>
      <w:commentRangeEnd w:id="70"/>
      <w:r w:rsidR="005A5ECB">
        <w:rPr>
          <w:rStyle w:val="Refdecomentrio"/>
        </w:rPr>
        <w:commentReference w:id="70"/>
      </w:r>
      <w:r w:rsidR="00BA0DC7">
        <w:t>.</w:t>
      </w:r>
    </w:p>
    <w:p w14:paraId="151C2422" w14:textId="505D1A77" w:rsidR="00340B30" w:rsidRPr="00F00868" w:rsidRDefault="00340B30" w:rsidP="00340B30">
      <w:pPr>
        <w:pStyle w:val="TF-REFERNCIASITEM0"/>
        <w:rPr>
          <w:lang w:val="en-US"/>
        </w:rPr>
      </w:pPr>
      <w:r w:rsidRPr="00B42A8E">
        <w:t>SPODE, P</w:t>
      </w:r>
      <w:r>
        <w:t xml:space="preserve">edro </w:t>
      </w:r>
      <w:r w:rsidR="00997D00" w:rsidRPr="00997D00">
        <w:rPr>
          <w:i/>
          <w:iCs/>
        </w:rPr>
        <w:t>et al.</w:t>
      </w:r>
      <w:r w:rsidRPr="00B42A8E">
        <w:t xml:space="preserve"> </w:t>
      </w:r>
      <w:r w:rsidRPr="00B42A8E">
        <w:rPr>
          <w:b/>
          <w:bCs/>
        </w:rPr>
        <w:t>A importância do processo de verticalização urbana para o ensino de Geografia. Metodologias e Aprendizado</w:t>
      </w:r>
      <w:r w:rsidRPr="00B42A8E">
        <w:t xml:space="preserve">, [S. l.], v. 4, p. 249–257, 2021. DOI: 10.21166/metapre.v4i.2243. Disponível em: https://publicacoes.ifc.edu.br/index.php/metapre/article/view/2243. </w:t>
      </w:r>
      <w:proofErr w:type="spellStart"/>
      <w:r w:rsidRPr="00F00868">
        <w:rPr>
          <w:lang w:val="en-US"/>
        </w:rPr>
        <w:t>Acesso</w:t>
      </w:r>
      <w:proofErr w:type="spellEnd"/>
      <w:r w:rsidRPr="00F00868">
        <w:rPr>
          <w:lang w:val="en-US"/>
        </w:rPr>
        <w:t xml:space="preserve"> </w:t>
      </w:r>
      <w:proofErr w:type="spellStart"/>
      <w:r w:rsidRPr="00F00868">
        <w:rPr>
          <w:lang w:val="en-US"/>
        </w:rPr>
        <w:t>em</w:t>
      </w:r>
      <w:proofErr w:type="spellEnd"/>
      <w:r w:rsidRPr="00F00868">
        <w:rPr>
          <w:lang w:val="en-US"/>
        </w:rPr>
        <w:t xml:space="preserve">: 25 </w:t>
      </w:r>
      <w:proofErr w:type="gramStart"/>
      <w:r w:rsidRPr="00F00868">
        <w:rPr>
          <w:lang w:val="en-US"/>
        </w:rPr>
        <w:t>mar</w:t>
      </w:r>
      <w:proofErr w:type="gramEnd"/>
      <w:r w:rsidRPr="00F00868">
        <w:rPr>
          <w:lang w:val="en-US"/>
        </w:rPr>
        <w:t>. 2024.</w:t>
      </w:r>
    </w:p>
    <w:p w14:paraId="1EF870FB" w14:textId="7A4DB760" w:rsidR="00DD1913" w:rsidRDefault="000A3238" w:rsidP="0080110A">
      <w:pPr>
        <w:pStyle w:val="TF-REFERNCIASITEM0"/>
      </w:pPr>
      <w:r w:rsidRPr="000A3238">
        <w:rPr>
          <w:lang w:val="en-US"/>
        </w:rPr>
        <w:t>YANG, Yong</w:t>
      </w:r>
      <w:r>
        <w:rPr>
          <w:lang w:val="en-US"/>
        </w:rPr>
        <w:t xml:space="preserve"> </w:t>
      </w:r>
      <w:r w:rsidR="00997D00" w:rsidRPr="00997D00">
        <w:rPr>
          <w:i/>
          <w:iCs/>
          <w:lang w:val="en-US"/>
        </w:rPr>
        <w:t>et al.</w:t>
      </w:r>
      <w:r w:rsidRPr="000A3238">
        <w:rPr>
          <w:b/>
          <w:bCs/>
          <w:lang w:val="en-US"/>
        </w:rPr>
        <w:t xml:space="preserve"> Using an agent-based model to simulate children’s active travel to school</w:t>
      </w:r>
      <w:r w:rsidRPr="000A3238">
        <w:rPr>
          <w:lang w:val="en-US"/>
        </w:rPr>
        <w:t>.</w:t>
      </w:r>
      <w:r>
        <w:rPr>
          <w:lang w:val="en-US"/>
        </w:rPr>
        <w:t xml:space="preserve"> </w:t>
      </w:r>
      <w:proofErr w:type="spellStart"/>
      <w:r w:rsidRPr="00410158">
        <w:t>International</w:t>
      </w:r>
      <w:proofErr w:type="spellEnd"/>
      <w:r w:rsidRPr="00410158">
        <w:t xml:space="preserve"> </w:t>
      </w:r>
      <w:proofErr w:type="spellStart"/>
      <w:r w:rsidRPr="00410158">
        <w:t>Journal</w:t>
      </w:r>
      <w:proofErr w:type="spellEnd"/>
      <w:r w:rsidRPr="00410158">
        <w:t xml:space="preserve"> </w:t>
      </w:r>
      <w:proofErr w:type="spellStart"/>
      <w:r w:rsidRPr="00410158">
        <w:t>of</w:t>
      </w:r>
      <w:proofErr w:type="spellEnd"/>
      <w:r w:rsidRPr="00410158">
        <w:t xml:space="preserve"> </w:t>
      </w:r>
      <w:proofErr w:type="spellStart"/>
      <w:r w:rsidRPr="00410158">
        <w:t>Behavioral</w:t>
      </w:r>
      <w:proofErr w:type="spellEnd"/>
      <w:r w:rsidRPr="00410158">
        <w:t xml:space="preserve"> </w:t>
      </w:r>
      <w:proofErr w:type="spellStart"/>
      <w:r w:rsidRPr="00410158">
        <w:t>Nutrition</w:t>
      </w:r>
      <w:proofErr w:type="spellEnd"/>
      <w:r w:rsidRPr="00410158">
        <w:t xml:space="preserve"> </w:t>
      </w:r>
      <w:proofErr w:type="spellStart"/>
      <w:r w:rsidRPr="00410158">
        <w:t>and</w:t>
      </w:r>
      <w:proofErr w:type="spellEnd"/>
      <w:r w:rsidRPr="00410158">
        <w:t xml:space="preserve"> </w:t>
      </w:r>
      <w:proofErr w:type="spellStart"/>
      <w:r w:rsidRPr="00410158">
        <w:t>Physical</w:t>
      </w:r>
      <w:proofErr w:type="spellEnd"/>
      <w:r w:rsidRPr="00410158">
        <w:t xml:space="preserve"> </w:t>
      </w:r>
      <w:proofErr w:type="spellStart"/>
      <w:r w:rsidRPr="00410158">
        <w:t>Activity</w:t>
      </w:r>
      <w:proofErr w:type="spellEnd"/>
      <w:r w:rsidRPr="00410158">
        <w:t xml:space="preserve">, </w:t>
      </w:r>
      <w:r w:rsidR="0062140A" w:rsidRPr="00410158">
        <w:t>v.</w:t>
      </w:r>
      <w:r w:rsidRPr="00410158">
        <w:t xml:space="preserve"> 10 (67), 2013.</w:t>
      </w:r>
    </w:p>
    <w:p w14:paraId="44AD6FC9" w14:textId="78F4EAF9" w:rsidR="005D5FB3" w:rsidRDefault="005D5FB3">
      <w:pPr>
        <w:keepNext w:val="0"/>
        <w:keepLines w:val="0"/>
        <w:rPr>
          <w:sz w:val="18"/>
          <w:szCs w:val="20"/>
        </w:rPr>
      </w:pPr>
      <w:r>
        <w:br w:type="page"/>
      </w:r>
    </w:p>
    <w:p w14:paraId="505B7199" w14:textId="77777777" w:rsidR="005D5FB3" w:rsidRPr="00320BFA" w:rsidRDefault="005D5FB3" w:rsidP="005D5FB3">
      <w:pPr>
        <w:pStyle w:val="TF-xAvalTTULO"/>
      </w:pPr>
      <w:r>
        <w:lastRenderedPageBreak/>
        <w:t>FORMULÁRIO  DE  avaliação BCC</w:t>
      </w:r>
      <w:r w:rsidRPr="00320BFA">
        <w:t xml:space="preserve"> – PROFESSOR TCC I</w:t>
      </w:r>
      <w:r>
        <w:t xml:space="preserve"> – Pré-projeto</w:t>
      </w:r>
    </w:p>
    <w:p w14:paraId="5F21C7C2" w14:textId="77777777" w:rsidR="005D5FB3" w:rsidRDefault="005D5FB3" w:rsidP="005D5FB3">
      <w:pPr>
        <w:pStyle w:val="TF-xAvalLINHA"/>
      </w:pPr>
      <w:r w:rsidRPr="00320BFA">
        <w:t>Avaliador(a):</w:t>
      </w:r>
      <w:r w:rsidRPr="00320BFA">
        <w:tab/>
      </w:r>
      <w:r>
        <w:t>Dalton Solano dos Reis</w:t>
      </w:r>
    </w:p>
    <w:p w14:paraId="2DF93AC4" w14:textId="77777777" w:rsidR="005D5FB3" w:rsidRPr="00320BFA" w:rsidRDefault="005D5FB3" w:rsidP="005D5FB3">
      <w:pPr>
        <w:pStyle w:val="TF-xAvalLINHA"/>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391"/>
        <w:gridCol w:w="7220"/>
        <w:gridCol w:w="475"/>
        <w:gridCol w:w="479"/>
        <w:gridCol w:w="471"/>
      </w:tblGrid>
      <w:tr w:rsidR="005D5FB3" w:rsidRPr="00320BFA" w14:paraId="1E21ACB1" w14:textId="77777777" w:rsidTr="006C68B5">
        <w:trPr>
          <w:cantSplit/>
          <w:trHeight w:val="1071"/>
          <w:jc w:val="center"/>
        </w:trPr>
        <w:tc>
          <w:tcPr>
            <w:tcW w:w="4208" w:type="pct"/>
            <w:gridSpan w:val="2"/>
            <w:tcBorders>
              <w:top w:val="single" w:sz="12" w:space="0" w:color="auto"/>
              <w:left w:val="single" w:sz="12" w:space="0" w:color="auto"/>
              <w:bottom w:val="single" w:sz="12" w:space="0" w:color="auto"/>
              <w:right w:val="single" w:sz="4" w:space="0" w:color="auto"/>
            </w:tcBorders>
            <w:vAlign w:val="center"/>
            <w:hideMark/>
          </w:tcPr>
          <w:p w14:paraId="4D502A26" w14:textId="77777777" w:rsidR="005D5FB3" w:rsidRPr="00320BFA" w:rsidRDefault="005D5FB3" w:rsidP="006C68B5">
            <w:pPr>
              <w:pStyle w:val="TF-xAvalITEMTABELA"/>
            </w:pPr>
            <w:r w:rsidRPr="00320BFA">
              <w:t>ASPECTOS   AVALIADOS</w:t>
            </w:r>
          </w:p>
        </w:tc>
        <w:tc>
          <w:tcPr>
            <w:tcW w:w="264" w:type="pct"/>
            <w:tcBorders>
              <w:top w:val="single" w:sz="12" w:space="0" w:color="auto"/>
              <w:left w:val="single" w:sz="4" w:space="0" w:color="auto"/>
              <w:bottom w:val="single" w:sz="12" w:space="0" w:color="auto"/>
              <w:right w:val="single" w:sz="4" w:space="0" w:color="auto"/>
            </w:tcBorders>
            <w:textDirection w:val="btLr"/>
            <w:hideMark/>
          </w:tcPr>
          <w:p w14:paraId="176DCF72" w14:textId="77777777" w:rsidR="005D5FB3" w:rsidRPr="00320BFA" w:rsidRDefault="005D5FB3" w:rsidP="006C68B5">
            <w:pPr>
              <w:pStyle w:val="TF-xAvalITEMTABELA"/>
            </w:pPr>
            <w:r w:rsidRPr="00320BFA">
              <w:t>atende</w:t>
            </w:r>
          </w:p>
        </w:tc>
        <w:tc>
          <w:tcPr>
            <w:tcW w:w="266" w:type="pct"/>
            <w:tcBorders>
              <w:top w:val="single" w:sz="12" w:space="0" w:color="auto"/>
              <w:left w:val="single" w:sz="4" w:space="0" w:color="auto"/>
              <w:bottom w:val="single" w:sz="12" w:space="0" w:color="auto"/>
              <w:right w:val="single" w:sz="4" w:space="0" w:color="auto"/>
            </w:tcBorders>
            <w:textDirection w:val="btLr"/>
            <w:hideMark/>
          </w:tcPr>
          <w:p w14:paraId="6ABC0182" w14:textId="77777777" w:rsidR="005D5FB3" w:rsidRPr="00320BFA" w:rsidRDefault="005D5FB3" w:rsidP="006C68B5">
            <w:pPr>
              <w:pStyle w:val="TF-xAvalITEMTABELA"/>
            </w:pPr>
            <w:r w:rsidRPr="00320BFA">
              <w:t>atende parcialmente</w:t>
            </w:r>
          </w:p>
        </w:tc>
        <w:tc>
          <w:tcPr>
            <w:tcW w:w="262" w:type="pct"/>
            <w:tcBorders>
              <w:top w:val="single" w:sz="12" w:space="0" w:color="auto"/>
              <w:left w:val="single" w:sz="4" w:space="0" w:color="auto"/>
              <w:bottom w:val="single" w:sz="12" w:space="0" w:color="auto"/>
              <w:right w:val="single" w:sz="12" w:space="0" w:color="auto"/>
            </w:tcBorders>
            <w:textDirection w:val="btLr"/>
            <w:hideMark/>
          </w:tcPr>
          <w:p w14:paraId="4992C1CD" w14:textId="77777777" w:rsidR="005D5FB3" w:rsidRPr="00320BFA" w:rsidRDefault="005D5FB3" w:rsidP="006C68B5">
            <w:pPr>
              <w:pStyle w:val="TF-xAvalITEMTABELA"/>
            </w:pPr>
            <w:r w:rsidRPr="00320BFA">
              <w:t>não atende</w:t>
            </w:r>
          </w:p>
        </w:tc>
      </w:tr>
      <w:tr w:rsidR="005D5FB3" w:rsidRPr="00320BFA" w14:paraId="6CAB7A87" w14:textId="77777777" w:rsidTr="006C68B5">
        <w:trPr>
          <w:cantSplit/>
          <w:trHeight w:val="319"/>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0CEAC644" w14:textId="77777777" w:rsidR="005D5FB3" w:rsidRPr="00320BFA" w:rsidRDefault="005D5FB3" w:rsidP="006C68B5">
            <w:pPr>
              <w:pStyle w:val="TF-xAvalITEMTABELA"/>
            </w:pPr>
            <w:r w:rsidRPr="008327CB">
              <w:t>ASPECTOS TÉCNICOS</w:t>
            </w:r>
          </w:p>
        </w:tc>
        <w:tc>
          <w:tcPr>
            <w:tcW w:w="3996" w:type="pct"/>
            <w:tcBorders>
              <w:top w:val="single" w:sz="12" w:space="0" w:color="auto"/>
              <w:left w:val="single" w:sz="4" w:space="0" w:color="auto"/>
              <w:bottom w:val="single" w:sz="4" w:space="0" w:color="auto"/>
              <w:right w:val="single" w:sz="4" w:space="0" w:color="auto"/>
            </w:tcBorders>
            <w:hideMark/>
          </w:tcPr>
          <w:p w14:paraId="25C4C884" w14:textId="77777777" w:rsidR="005D5FB3" w:rsidRPr="00821EE8" w:rsidRDefault="005D5FB3" w:rsidP="005D5FB3">
            <w:pPr>
              <w:pStyle w:val="TF-xAvalITEM"/>
              <w:numPr>
                <w:ilvl w:val="0"/>
                <w:numId w:val="12"/>
              </w:numPr>
            </w:pPr>
            <w:r w:rsidRPr="00821EE8">
              <w:t>INTRODUÇÃO</w:t>
            </w:r>
          </w:p>
          <w:p w14:paraId="094D3112" w14:textId="77777777" w:rsidR="005D5FB3" w:rsidRPr="00821EE8" w:rsidRDefault="005D5FB3" w:rsidP="006C68B5">
            <w:pPr>
              <w:pStyle w:val="TF-xAvalITEMDETALHE"/>
            </w:pPr>
            <w:r w:rsidRPr="00821EE8">
              <w:t>O tema de pesquisa está devidamente contextualizado/delimitado?</w:t>
            </w:r>
          </w:p>
        </w:tc>
        <w:tc>
          <w:tcPr>
            <w:tcW w:w="264" w:type="pct"/>
            <w:tcBorders>
              <w:top w:val="single" w:sz="12" w:space="0" w:color="auto"/>
              <w:left w:val="single" w:sz="4" w:space="0" w:color="auto"/>
              <w:bottom w:val="single" w:sz="4" w:space="0" w:color="auto"/>
              <w:right w:val="single" w:sz="4" w:space="0" w:color="auto"/>
            </w:tcBorders>
          </w:tcPr>
          <w:p w14:paraId="71602D18" w14:textId="26DFF001" w:rsidR="005D5FB3" w:rsidRPr="00320BFA" w:rsidRDefault="005A5ECB" w:rsidP="006C68B5">
            <w:pPr>
              <w:keepNext w:val="0"/>
              <w:keepLines w:val="0"/>
              <w:ind w:left="709" w:hanging="709"/>
              <w:jc w:val="center"/>
              <w:rPr>
                <w:sz w:val="18"/>
              </w:rPr>
            </w:pPr>
            <w:r>
              <w:rPr>
                <w:sz w:val="18"/>
              </w:rPr>
              <w:t>X</w:t>
            </w:r>
          </w:p>
        </w:tc>
        <w:tc>
          <w:tcPr>
            <w:tcW w:w="266" w:type="pct"/>
            <w:tcBorders>
              <w:top w:val="single" w:sz="12" w:space="0" w:color="auto"/>
              <w:left w:val="single" w:sz="4" w:space="0" w:color="auto"/>
              <w:bottom w:val="single" w:sz="4" w:space="0" w:color="auto"/>
              <w:right w:val="single" w:sz="4" w:space="0" w:color="auto"/>
            </w:tcBorders>
          </w:tcPr>
          <w:p w14:paraId="11AEDC58" w14:textId="77777777" w:rsidR="005D5FB3" w:rsidRPr="00320BFA" w:rsidRDefault="005D5FB3" w:rsidP="006C68B5">
            <w:pPr>
              <w:keepNext w:val="0"/>
              <w:keepLines w:val="0"/>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7C47E1B9" w14:textId="77777777" w:rsidR="005D5FB3" w:rsidRPr="00320BFA" w:rsidRDefault="005D5FB3" w:rsidP="006C68B5">
            <w:pPr>
              <w:keepNext w:val="0"/>
              <w:keepLines w:val="0"/>
              <w:ind w:left="709" w:hanging="709"/>
              <w:jc w:val="center"/>
              <w:rPr>
                <w:sz w:val="18"/>
              </w:rPr>
            </w:pPr>
          </w:p>
        </w:tc>
      </w:tr>
      <w:tr w:rsidR="005D5FB3" w:rsidRPr="00320BFA" w14:paraId="416A085D" w14:textId="77777777" w:rsidTr="006C68B5">
        <w:trPr>
          <w:cantSplit/>
          <w:trHeight w:val="245"/>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98884B5" w14:textId="77777777" w:rsidR="005D5FB3" w:rsidRPr="00320BFA" w:rsidRDefault="005D5FB3"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557CA60" w14:textId="77777777" w:rsidR="005D5FB3" w:rsidRPr="00821EE8" w:rsidRDefault="005D5FB3" w:rsidP="006C68B5">
            <w:pPr>
              <w:pStyle w:val="TF-xAvalITEMDETALHE"/>
            </w:pPr>
            <w:r w:rsidRPr="00821EE8">
              <w:t>O problema está claramente formulado?</w:t>
            </w:r>
          </w:p>
        </w:tc>
        <w:tc>
          <w:tcPr>
            <w:tcW w:w="264" w:type="pct"/>
            <w:tcBorders>
              <w:top w:val="single" w:sz="4" w:space="0" w:color="auto"/>
              <w:left w:val="single" w:sz="4" w:space="0" w:color="auto"/>
              <w:bottom w:val="single" w:sz="4" w:space="0" w:color="auto"/>
              <w:right w:val="single" w:sz="4" w:space="0" w:color="auto"/>
            </w:tcBorders>
          </w:tcPr>
          <w:p w14:paraId="23FBAEAD" w14:textId="6377A3BC" w:rsidR="005D5FB3" w:rsidRPr="00320BFA" w:rsidRDefault="005A5ECB" w:rsidP="006C68B5">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0968E89C" w14:textId="77777777" w:rsidR="005D5FB3" w:rsidRPr="00320BFA" w:rsidRDefault="005D5FB3" w:rsidP="006C68B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18B06045" w14:textId="77777777" w:rsidR="005D5FB3" w:rsidRPr="00320BFA" w:rsidRDefault="005D5FB3" w:rsidP="006C68B5">
            <w:pPr>
              <w:keepNext w:val="0"/>
              <w:keepLines w:val="0"/>
              <w:ind w:left="709" w:hanging="709"/>
              <w:jc w:val="center"/>
              <w:rPr>
                <w:sz w:val="18"/>
              </w:rPr>
            </w:pPr>
          </w:p>
        </w:tc>
      </w:tr>
      <w:tr w:rsidR="005D5FB3" w:rsidRPr="00320BFA" w14:paraId="21E02748" w14:textId="77777777" w:rsidTr="006C68B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BCFB4B3" w14:textId="77777777" w:rsidR="005D5FB3" w:rsidRPr="00320BFA" w:rsidRDefault="005D5FB3"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A53F380" w14:textId="77777777" w:rsidR="005D5FB3" w:rsidRPr="00320BFA" w:rsidRDefault="005D5FB3" w:rsidP="005D5FB3">
            <w:pPr>
              <w:pStyle w:val="TF-xAvalITEM"/>
              <w:numPr>
                <w:ilvl w:val="0"/>
                <w:numId w:val="12"/>
              </w:numPr>
            </w:pPr>
            <w:r w:rsidRPr="00320BFA">
              <w:t>OBJETIVOS</w:t>
            </w:r>
          </w:p>
          <w:p w14:paraId="51B11904" w14:textId="77777777" w:rsidR="005D5FB3" w:rsidRPr="00320BFA" w:rsidRDefault="005D5FB3" w:rsidP="006C68B5">
            <w:pPr>
              <w:pStyle w:val="TF-xAvalITEMDETALHE"/>
            </w:pPr>
            <w:r w:rsidRPr="00320BFA">
              <w:t xml:space="preserve">O objetivo principal está claramente definido </w:t>
            </w:r>
            <w:r w:rsidRPr="00821EE8">
              <w:t>e é passível de ser alcançado</w:t>
            </w:r>
            <w:r w:rsidRPr="00320BFA">
              <w:t>?</w:t>
            </w:r>
          </w:p>
        </w:tc>
        <w:tc>
          <w:tcPr>
            <w:tcW w:w="264" w:type="pct"/>
            <w:tcBorders>
              <w:top w:val="single" w:sz="4" w:space="0" w:color="auto"/>
              <w:left w:val="single" w:sz="4" w:space="0" w:color="auto"/>
              <w:bottom w:val="single" w:sz="4" w:space="0" w:color="auto"/>
              <w:right w:val="single" w:sz="4" w:space="0" w:color="auto"/>
            </w:tcBorders>
          </w:tcPr>
          <w:p w14:paraId="12198C0B" w14:textId="2ABD629C" w:rsidR="005D5FB3" w:rsidRPr="00320BFA" w:rsidRDefault="005A5ECB" w:rsidP="006C68B5">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791E3073" w14:textId="77777777" w:rsidR="005D5FB3" w:rsidRPr="00320BFA" w:rsidRDefault="005D5FB3" w:rsidP="006C68B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16359D4C" w14:textId="77777777" w:rsidR="005D5FB3" w:rsidRPr="00320BFA" w:rsidRDefault="005D5FB3" w:rsidP="006C68B5">
            <w:pPr>
              <w:keepNext w:val="0"/>
              <w:keepLines w:val="0"/>
              <w:ind w:left="709" w:hanging="709"/>
              <w:jc w:val="center"/>
              <w:rPr>
                <w:sz w:val="18"/>
              </w:rPr>
            </w:pPr>
          </w:p>
        </w:tc>
      </w:tr>
      <w:tr w:rsidR="005D5FB3" w:rsidRPr="00320BFA" w14:paraId="6FFE1938" w14:textId="77777777" w:rsidTr="006C68B5">
        <w:trPr>
          <w:cantSplit/>
          <w:trHeight w:val="130"/>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F4FB140" w14:textId="77777777" w:rsidR="005D5FB3" w:rsidRPr="00320BFA" w:rsidRDefault="005D5FB3"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1F4FB1A7" w14:textId="77777777" w:rsidR="005D5FB3" w:rsidRPr="00320BFA" w:rsidRDefault="005D5FB3" w:rsidP="006C68B5">
            <w:pPr>
              <w:pStyle w:val="TF-xAvalITEMDETALHE"/>
            </w:pPr>
            <w:r w:rsidRPr="00320BFA">
              <w:t xml:space="preserve">Os objetivos específicos são coerentes com o objetivo principal? </w:t>
            </w:r>
          </w:p>
        </w:tc>
        <w:tc>
          <w:tcPr>
            <w:tcW w:w="264" w:type="pct"/>
            <w:tcBorders>
              <w:top w:val="single" w:sz="4" w:space="0" w:color="auto"/>
              <w:left w:val="single" w:sz="4" w:space="0" w:color="auto"/>
              <w:bottom w:val="single" w:sz="4" w:space="0" w:color="auto"/>
              <w:right w:val="single" w:sz="4" w:space="0" w:color="auto"/>
            </w:tcBorders>
          </w:tcPr>
          <w:p w14:paraId="4F5F1F7F" w14:textId="54049864" w:rsidR="005D5FB3" w:rsidRPr="00320BFA" w:rsidRDefault="005A5ECB" w:rsidP="006C68B5">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0F481E16" w14:textId="77777777" w:rsidR="005D5FB3" w:rsidRPr="00320BFA" w:rsidRDefault="005D5FB3" w:rsidP="006C68B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5CB6E864" w14:textId="77777777" w:rsidR="005D5FB3" w:rsidRPr="00320BFA" w:rsidRDefault="005D5FB3" w:rsidP="006C68B5">
            <w:pPr>
              <w:keepNext w:val="0"/>
              <w:keepLines w:val="0"/>
              <w:ind w:left="709" w:hanging="709"/>
              <w:jc w:val="center"/>
              <w:rPr>
                <w:sz w:val="18"/>
              </w:rPr>
            </w:pPr>
          </w:p>
        </w:tc>
      </w:tr>
      <w:tr w:rsidR="005D5FB3" w:rsidRPr="00320BFA" w14:paraId="08146535" w14:textId="77777777" w:rsidTr="006C68B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21A71D5" w14:textId="77777777" w:rsidR="005D5FB3" w:rsidRPr="00320BFA" w:rsidRDefault="005D5FB3"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B8DAEDA" w14:textId="77777777" w:rsidR="005D5FB3" w:rsidRPr="00EE20C1" w:rsidRDefault="005D5FB3" w:rsidP="005D5FB3">
            <w:pPr>
              <w:pStyle w:val="TF-xAvalITEM"/>
              <w:numPr>
                <w:ilvl w:val="0"/>
                <w:numId w:val="12"/>
              </w:numPr>
            </w:pPr>
            <w:r w:rsidRPr="00EE20C1">
              <w:t>JUSTIFICATIVA</w:t>
            </w:r>
          </w:p>
          <w:p w14:paraId="1579BD10" w14:textId="77777777" w:rsidR="005D5FB3" w:rsidRPr="00EE20C1" w:rsidRDefault="005D5FB3" w:rsidP="006C68B5">
            <w:pPr>
              <w:pStyle w:val="TF-xAvalITEM"/>
              <w:numPr>
                <w:ilvl w:val="0"/>
                <w:numId w:val="0"/>
              </w:numPr>
              <w:ind w:left="360"/>
            </w:pPr>
            <w:r w:rsidRPr="00EE20C1">
              <w:t>São apresentados argumentos científicos, técnicos ou metodológicos que justificam a proposta?</w:t>
            </w:r>
          </w:p>
        </w:tc>
        <w:tc>
          <w:tcPr>
            <w:tcW w:w="264" w:type="pct"/>
            <w:tcBorders>
              <w:top w:val="single" w:sz="4" w:space="0" w:color="auto"/>
              <w:left w:val="single" w:sz="4" w:space="0" w:color="auto"/>
              <w:bottom w:val="single" w:sz="4" w:space="0" w:color="auto"/>
              <w:right w:val="single" w:sz="4" w:space="0" w:color="auto"/>
            </w:tcBorders>
          </w:tcPr>
          <w:p w14:paraId="7A56CD73" w14:textId="77777777" w:rsidR="005D5FB3" w:rsidRPr="00320BFA" w:rsidRDefault="005D5FB3" w:rsidP="006C68B5">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6F14AF48" w14:textId="7E9F6032" w:rsidR="005D5FB3" w:rsidRPr="00320BFA" w:rsidRDefault="005A5ECB" w:rsidP="006C68B5">
            <w:pPr>
              <w:keepNext w:val="0"/>
              <w:keepLines w:val="0"/>
              <w:ind w:left="709" w:hanging="709"/>
              <w:jc w:val="center"/>
              <w:rPr>
                <w:sz w:val="18"/>
              </w:rPr>
            </w:pPr>
            <w:r>
              <w:rPr>
                <w:sz w:val="18"/>
              </w:rPr>
              <w:t>X</w:t>
            </w:r>
          </w:p>
        </w:tc>
        <w:tc>
          <w:tcPr>
            <w:tcW w:w="262" w:type="pct"/>
            <w:tcBorders>
              <w:top w:val="single" w:sz="4" w:space="0" w:color="auto"/>
              <w:left w:val="single" w:sz="4" w:space="0" w:color="auto"/>
              <w:bottom w:val="single" w:sz="4" w:space="0" w:color="auto"/>
              <w:right w:val="single" w:sz="12" w:space="0" w:color="auto"/>
            </w:tcBorders>
          </w:tcPr>
          <w:p w14:paraId="07955CC3" w14:textId="77777777" w:rsidR="005D5FB3" w:rsidRPr="00320BFA" w:rsidRDefault="005D5FB3" w:rsidP="006C68B5">
            <w:pPr>
              <w:keepNext w:val="0"/>
              <w:keepLines w:val="0"/>
              <w:ind w:left="709" w:hanging="709"/>
              <w:jc w:val="center"/>
              <w:rPr>
                <w:sz w:val="18"/>
              </w:rPr>
            </w:pPr>
          </w:p>
        </w:tc>
      </w:tr>
      <w:tr w:rsidR="005D5FB3" w:rsidRPr="00320BFA" w14:paraId="1D9792BA" w14:textId="77777777" w:rsidTr="006C68B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17B56DB" w14:textId="77777777" w:rsidR="005D5FB3" w:rsidRPr="00320BFA" w:rsidRDefault="005D5FB3"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3BFD6AA" w14:textId="77777777" w:rsidR="005D5FB3" w:rsidRPr="00EE20C1" w:rsidRDefault="005D5FB3" w:rsidP="006C68B5">
            <w:pPr>
              <w:pStyle w:val="TF-xAvalITEMDETALHE"/>
            </w:pPr>
            <w:r w:rsidRPr="00EE20C1">
              <w:t>São apresentadas as contribuições teóricas, práticas ou sociais que justificam a proposta?</w:t>
            </w:r>
          </w:p>
        </w:tc>
        <w:tc>
          <w:tcPr>
            <w:tcW w:w="264" w:type="pct"/>
            <w:tcBorders>
              <w:top w:val="single" w:sz="4" w:space="0" w:color="auto"/>
              <w:left w:val="single" w:sz="4" w:space="0" w:color="auto"/>
              <w:bottom w:val="single" w:sz="4" w:space="0" w:color="auto"/>
              <w:right w:val="single" w:sz="4" w:space="0" w:color="auto"/>
            </w:tcBorders>
          </w:tcPr>
          <w:p w14:paraId="319B200F" w14:textId="5070C556" w:rsidR="005D5FB3" w:rsidRPr="00320BFA" w:rsidRDefault="005A5ECB" w:rsidP="006C68B5">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2729B34C" w14:textId="77777777" w:rsidR="005D5FB3" w:rsidRPr="00320BFA" w:rsidRDefault="005D5FB3" w:rsidP="006C68B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05D027E8" w14:textId="77777777" w:rsidR="005D5FB3" w:rsidRPr="00320BFA" w:rsidRDefault="005D5FB3" w:rsidP="006C68B5">
            <w:pPr>
              <w:keepNext w:val="0"/>
              <w:keepLines w:val="0"/>
              <w:ind w:left="709" w:hanging="709"/>
              <w:jc w:val="center"/>
              <w:rPr>
                <w:sz w:val="18"/>
              </w:rPr>
            </w:pPr>
          </w:p>
        </w:tc>
      </w:tr>
      <w:tr w:rsidR="005D5FB3" w:rsidRPr="00320BFA" w14:paraId="467FD7DA" w14:textId="77777777" w:rsidTr="006C68B5">
        <w:trPr>
          <w:cantSplit/>
          <w:trHeight w:val="447"/>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AE499D3" w14:textId="77777777" w:rsidR="005D5FB3" w:rsidRPr="00320BFA" w:rsidRDefault="005D5FB3"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EEE0C98" w14:textId="77777777" w:rsidR="005D5FB3" w:rsidRPr="00320BFA" w:rsidRDefault="005D5FB3" w:rsidP="005D5FB3">
            <w:pPr>
              <w:pStyle w:val="TF-xAvalITEM"/>
              <w:numPr>
                <w:ilvl w:val="0"/>
                <w:numId w:val="12"/>
              </w:numPr>
            </w:pPr>
            <w:r w:rsidRPr="00320BFA">
              <w:t>METODOLOGIA</w:t>
            </w:r>
          </w:p>
          <w:p w14:paraId="5D65EDFF" w14:textId="77777777" w:rsidR="005D5FB3" w:rsidRPr="00320BFA" w:rsidRDefault="005D5FB3" w:rsidP="006C68B5">
            <w:pPr>
              <w:pStyle w:val="TF-xAvalITEMDETALHE"/>
            </w:pPr>
            <w:r w:rsidRPr="00320BFA">
              <w:t>Foram relacionadas todas as etapas necessárias para o desenvolvimento do TCC?</w:t>
            </w:r>
          </w:p>
        </w:tc>
        <w:tc>
          <w:tcPr>
            <w:tcW w:w="264" w:type="pct"/>
            <w:tcBorders>
              <w:top w:val="single" w:sz="4" w:space="0" w:color="auto"/>
              <w:left w:val="single" w:sz="4" w:space="0" w:color="auto"/>
              <w:bottom w:val="single" w:sz="4" w:space="0" w:color="auto"/>
              <w:right w:val="single" w:sz="4" w:space="0" w:color="auto"/>
            </w:tcBorders>
          </w:tcPr>
          <w:p w14:paraId="2A68341E" w14:textId="182ECE3E" w:rsidR="005D5FB3" w:rsidRPr="00320BFA" w:rsidRDefault="005A5ECB" w:rsidP="006C68B5">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7AA42CA0" w14:textId="77777777" w:rsidR="005D5FB3" w:rsidRPr="00320BFA" w:rsidRDefault="005D5FB3" w:rsidP="006C68B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0750EC24" w14:textId="77777777" w:rsidR="005D5FB3" w:rsidRPr="00320BFA" w:rsidRDefault="005D5FB3" w:rsidP="006C68B5">
            <w:pPr>
              <w:keepNext w:val="0"/>
              <w:keepLines w:val="0"/>
              <w:ind w:left="709" w:hanging="709"/>
              <w:jc w:val="center"/>
              <w:rPr>
                <w:sz w:val="18"/>
              </w:rPr>
            </w:pPr>
          </w:p>
        </w:tc>
      </w:tr>
      <w:tr w:rsidR="005D5FB3" w:rsidRPr="00320BFA" w14:paraId="285C10C8" w14:textId="77777777" w:rsidTr="006C68B5">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1889792" w14:textId="77777777" w:rsidR="005D5FB3" w:rsidRPr="00320BFA" w:rsidRDefault="005D5FB3"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02B798E" w14:textId="77777777" w:rsidR="005D5FB3" w:rsidRPr="00320BFA" w:rsidRDefault="005D5FB3" w:rsidP="006C68B5">
            <w:pPr>
              <w:pStyle w:val="TF-xAvalITEMDETALHE"/>
            </w:pPr>
            <w:r w:rsidRPr="00320BFA">
              <w:t>Os métodos, recursos e o cronograma estão devidamente apresentados?</w:t>
            </w:r>
          </w:p>
        </w:tc>
        <w:tc>
          <w:tcPr>
            <w:tcW w:w="264" w:type="pct"/>
            <w:tcBorders>
              <w:top w:val="single" w:sz="4" w:space="0" w:color="auto"/>
              <w:left w:val="single" w:sz="4" w:space="0" w:color="auto"/>
              <w:bottom w:val="single" w:sz="4" w:space="0" w:color="auto"/>
              <w:right w:val="single" w:sz="4" w:space="0" w:color="auto"/>
            </w:tcBorders>
          </w:tcPr>
          <w:p w14:paraId="7EE31B4B" w14:textId="3BB8A917" w:rsidR="005D5FB3" w:rsidRPr="00320BFA" w:rsidRDefault="005A5ECB" w:rsidP="006C68B5">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699AFCDC" w14:textId="77777777" w:rsidR="005D5FB3" w:rsidRPr="00320BFA" w:rsidRDefault="005D5FB3" w:rsidP="006C68B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79E3846C" w14:textId="77777777" w:rsidR="005D5FB3" w:rsidRPr="00320BFA" w:rsidRDefault="005D5FB3" w:rsidP="006C68B5">
            <w:pPr>
              <w:keepNext w:val="0"/>
              <w:keepLines w:val="0"/>
              <w:ind w:left="709" w:hanging="709"/>
              <w:jc w:val="center"/>
              <w:rPr>
                <w:sz w:val="18"/>
              </w:rPr>
            </w:pPr>
          </w:p>
        </w:tc>
      </w:tr>
      <w:tr w:rsidR="005D5FB3" w:rsidRPr="00320BFA" w14:paraId="3E2F73BE" w14:textId="77777777" w:rsidTr="006C68B5">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EFC918F" w14:textId="77777777" w:rsidR="005D5FB3" w:rsidRPr="00320BFA" w:rsidRDefault="005D5FB3"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A691109" w14:textId="77777777" w:rsidR="005D5FB3" w:rsidRPr="00801036" w:rsidRDefault="005D5FB3" w:rsidP="005D5FB3">
            <w:pPr>
              <w:pStyle w:val="TF-xAvalITEM"/>
              <w:numPr>
                <w:ilvl w:val="0"/>
                <w:numId w:val="12"/>
              </w:numPr>
            </w:pPr>
            <w:r w:rsidRPr="00801036">
              <w:t>REVISÃO BIBLIOGRÁFICA</w:t>
            </w:r>
          </w:p>
          <w:p w14:paraId="5BBF6A4C" w14:textId="77777777" w:rsidR="005D5FB3" w:rsidRPr="00801036" w:rsidRDefault="005D5FB3" w:rsidP="006C68B5">
            <w:pPr>
              <w:pStyle w:val="TF-xAvalITEMDETALHE"/>
            </w:pPr>
            <w:r w:rsidRPr="00801036">
              <w:t>Os assuntos apresentados são suficientes e têm relação com o tema do TCC?</w:t>
            </w:r>
          </w:p>
        </w:tc>
        <w:tc>
          <w:tcPr>
            <w:tcW w:w="264" w:type="pct"/>
            <w:tcBorders>
              <w:top w:val="single" w:sz="4" w:space="0" w:color="auto"/>
              <w:left w:val="single" w:sz="4" w:space="0" w:color="auto"/>
              <w:bottom w:val="single" w:sz="4" w:space="0" w:color="auto"/>
              <w:right w:val="single" w:sz="4" w:space="0" w:color="auto"/>
            </w:tcBorders>
          </w:tcPr>
          <w:p w14:paraId="595DD241" w14:textId="5B9F4EAA" w:rsidR="005D5FB3" w:rsidRPr="00801036" w:rsidRDefault="005A5ECB" w:rsidP="006C68B5">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7F57EFFC" w14:textId="77777777" w:rsidR="005D5FB3" w:rsidRPr="00801036" w:rsidRDefault="005D5FB3" w:rsidP="006C68B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6B9E97B9" w14:textId="77777777" w:rsidR="005D5FB3" w:rsidRPr="00320BFA" w:rsidRDefault="005D5FB3" w:rsidP="006C68B5">
            <w:pPr>
              <w:keepNext w:val="0"/>
              <w:keepLines w:val="0"/>
              <w:ind w:left="709" w:hanging="709"/>
              <w:jc w:val="center"/>
              <w:rPr>
                <w:sz w:val="18"/>
              </w:rPr>
            </w:pPr>
          </w:p>
        </w:tc>
      </w:tr>
      <w:tr w:rsidR="005D5FB3" w:rsidRPr="00320BFA" w14:paraId="4C85FEB3" w14:textId="77777777" w:rsidTr="006C68B5">
        <w:trPr>
          <w:cantSplit/>
          <w:trHeight w:val="451"/>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3D780A47" w14:textId="77777777" w:rsidR="005D5FB3" w:rsidRPr="00320BFA" w:rsidRDefault="005D5FB3" w:rsidP="006C68B5">
            <w:pPr>
              <w:pStyle w:val="TF-xAvalITEMTABELA"/>
            </w:pPr>
            <w:r w:rsidRPr="00320BFA">
              <w:t>ASPECTOS METODOLÓGICOS</w:t>
            </w:r>
          </w:p>
        </w:tc>
        <w:tc>
          <w:tcPr>
            <w:tcW w:w="3996" w:type="pct"/>
            <w:tcBorders>
              <w:top w:val="single" w:sz="12" w:space="0" w:color="auto"/>
              <w:left w:val="single" w:sz="4" w:space="0" w:color="auto"/>
              <w:bottom w:val="single" w:sz="4" w:space="0" w:color="auto"/>
              <w:right w:val="single" w:sz="4" w:space="0" w:color="auto"/>
            </w:tcBorders>
            <w:hideMark/>
          </w:tcPr>
          <w:p w14:paraId="412F1FDB" w14:textId="77777777" w:rsidR="005D5FB3" w:rsidRPr="00320BFA" w:rsidRDefault="005D5FB3" w:rsidP="005D5FB3">
            <w:pPr>
              <w:pStyle w:val="TF-xAvalITEM"/>
              <w:numPr>
                <w:ilvl w:val="0"/>
                <w:numId w:val="12"/>
              </w:numPr>
            </w:pPr>
            <w:r w:rsidRPr="00320BFA">
              <w:t>LINGUAGEM USADA (redação)</w:t>
            </w:r>
          </w:p>
          <w:p w14:paraId="47E5FB23" w14:textId="77777777" w:rsidR="005D5FB3" w:rsidRPr="00320BFA" w:rsidRDefault="005D5FB3" w:rsidP="006C68B5">
            <w:pPr>
              <w:pStyle w:val="TF-xAvalITEMDETALHE"/>
            </w:pPr>
            <w:r w:rsidRPr="00320BFA">
              <w:t>O texto completo é coerente e redigido corretamente em língua portuguesa, usando linguagem formal/científica?</w:t>
            </w:r>
          </w:p>
        </w:tc>
        <w:tc>
          <w:tcPr>
            <w:tcW w:w="264" w:type="pct"/>
            <w:tcBorders>
              <w:top w:val="single" w:sz="12" w:space="0" w:color="auto"/>
              <w:left w:val="single" w:sz="4" w:space="0" w:color="auto"/>
              <w:bottom w:val="single" w:sz="4" w:space="0" w:color="auto"/>
              <w:right w:val="single" w:sz="4" w:space="0" w:color="auto"/>
            </w:tcBorders>
          </w:tcPr>
          <w:p w14:paraId="5CE03ABD" w14:textId="71E488AE" w:rsidR="005D5FB3" w:rsidRPr="00320BFA" w:rsidRDefault="005A5ECB" w:rsidP="006C68B5">
            <w:pPr>
              <w:keepNext w:val="0"/>
              <w:keepLines w:val="0"/>
              <w:ind w:left="709" w:hanging="709"/>
              <w:jc w:val="center"/>
              <w:rPr>
                <w:sz w:val="18"/>
              </w:rPr>
            </w:pPr>
            <w:r>
              <w:rPr>
                <w:sz w:val="18"/>
              </w:rPr>
              <w:t>X</w:t>
            </w:r>
          </w:p>
        </w:tc>
        <w:tc>
          <w:tcPr>
            <w:tcW w:w="266" w:type="pct"/>
            <w:tcBorders>
              <w:top w:val="single" w:sz="12" w:space="0" w:color="auto"/>
              <w:left w:val="single" w:sz="4" w:space="0" w:color="auto"/>
              <w:bottom w:val="single" w:sz="4" w:space="0" w:color="auto"/>
              <w:right w:val="single" w:sz="4" w:space="0" w:color="auto"/>
            </w:tcBorders>
          </w:tcPr>
          <w:p w14:paraId="213A5A60" w14:textId="77777777" w:rsidR="005D5FB3" w:rsidRPr="00320BFA" w:rsidRDefault="005D5FB3" w:rsidP="006C68B5">
            <w:pPr>
              <w:keepNext w:val="0"/>
              <w:keepLines w:val="0"/>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56A9D610" w14:textId="77777777" w:rsidR="005D5FB3" w:rsidRPr="00320BFA" w:rsidRDefault="005D5FB3" w:rsidP="006C68B5">
            <w:pPr>
              <w:keepNext w:val="0"/>
              <w:keepLines w:val="0"/>
              <w:ind w:left="709" w:hanging="709"/>
              <w:jc w:val="center"/>
              <w:rPr>
                <w:sz w:val="18"/>
              </w:rPr>
            </w:pPr>
          </w:p>
        </w:tc>
      </w:tr>
      <w:tr w:rsidR="005D5FB3" w:rsidRPr="00320BFA" w14:paraId="19E5FFB8" w14:textId="77777777" w:rsidTr="006C68B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B88FF87" w14:textId="77777777" w:rsidR="005D5FB3" w:rsidRPr="00320BFA" w:rsidRDefault="005D5FB3"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1BFCA76" w14:textId="77777777" w:rsidR="005D5FB3" w:rsidRPr="00320BFA" w:rsidRDefault="005D5FB3" w:rsidP="006C68B5">
            <w:pPr>
              <w:pStyle w:val="TF-xAvalITEMDETALHE"/>
            </w:pPr>
            <w:r w:rsidRPr="00320BFA">
              <w:t>A exposição do assunto é ordenada (as ideias estão bem encadeadas e a linguagem utilizada é clara)?</w:t>
            </w:r>
          </w:p>
        </w:tc>
        <w:tc>
          <w:tcPr>
            <w:tcW w:w="264" w:type="pct"/>
            <w:tcBorders>
              <w:top w:val="single" w:sz="4" w:space="0" w:color="auto"/>
              <w:left w:val="single" w:sz="4" w:space="0" w:color="auto"/>
              <w:bottom w:val="single" w:sz="4" w:space="0" w:color="auto"/>
              <w:right w:val="single" w:sz="4" w:space="0" w:color="auto"/>
            </w:tcBorders>
          </w:tcPr>
          <w:p w14:paraId="15C70AB4" w14:textId="15B92DAE" w:rsidR="005D5FB3" w:rsidRPr="00320BFA" w:rsidRDefault="005A5ECB" w:rsidP="006C68B5">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0FF25C35" w14:textId="77777777" w:rsidR="005D5FB3" w:rsidRPr="00320BFA" w:rsidRDefault="005D5FB3" w:rsidP="006C68B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5FC8154C" w14:textId="77777777" w:rsidR="005D5FB3" w:rsidRPr="00320BFA" w:rsidRDefault="005D5FB3" w:rsidP="006C68B5">
            <w:pPr>
              <w:keepNext w:val="0"/>
              <w:keepLines w:val="0"/>
              <w:ind w:left="709" w:hanging="709"/>
              <w:jc w:val="center"/>
              <w:rPr>
                <w:sz w:val="18"/>
              </w:rPr>
            </w:pPr>
          </w:p>
        </w:tc>
      </w:tr>
      <w:tr w:rsidR="005D5FB3" w:rsidRPr="00320BFA" w14:paraId="3D20D3B3" w14:textId="77777777" w:rsidTr="006C68B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78FFA08" w14:textId="77777777" w:rsidR="005D5FB3" w:rsidRPr="00320BFA" w:rsidRDefault="005D5FB3"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977C39F" w14:textId="77777777" w:rsidR="005D5FB3" w:rsidRPr="00320BFA" w:rsidRDefault="005D5FB3" w:rsidP="005D5FB3">
            <w:pPr>
              <w:pStyle w:val="TF-xAvalITEM"/>
              <w:numPr>
                <w:ilvl w:val="0"/>
                <w:numId w:val="12"/>
              </w:numPr>
            </w:pPr>
            <w:r w:rsidRPr="00320BFA">
              <w:t>ORGANIZAÇÃO E APRESENTAÇÃO GRÁFICA DO TEXTO</w:t>
            </w:r>
          </w:p>
          <w:p w14:paraId="629885DF" w14:textId="77777777" w:rsidR="005D5FB3" w:rsidRPr="00320BFA" w:rsidRDefault="005D5FB3" w:rsidP="006C68B5">
            <w:pPr>
              <w:pStyle w:val="TF-xAvalITEMDETALHE"/>
            </w:pPr>
            <w:r w:rsidRPr="00320BFA">
              <w:t>A organização e apresentação dos capítulos, seções, subseções e parágrafos estão de acordo com o modelo estabelecido?</w:t>
            </w:r>
          </w:p>
        </w:tc>
        <w:tc>
          <w:tcPr>
            <w:tcW w:w="264" w:type="pct"/>
            <w:tcBorders>
              <w:top w:val="single" w:sz="4" w:space="0" w:color="auto"/>
              <w:left w:val="single" w:sz="4" w:space="0" w:color="auto"/>
              <w:bottom w:val="single" w:sz="4" w:space="0" w:color="auto"/>
              <w:right w:val="single" w:sz="4" w:space="0" w:color="auto"/>
            </w:tcBorders>
          </w:tcPr>
          <w:p w14:paraId="1054B76C" w14:textId="35A83E18" w:rsidR="005D5FB3" w:rsidRPr="00320BFA" w:rsidRDefault="005A5ECB" w:rsidP="006C68B5">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1D0D63EE" w14:textId="77777777" w:rsidR="005D5FB3" w:rsidRPr="00320BFA" w:rsidRDefault="005D5FB3" w:rsidP="006C68B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25BF760F" w14:textId="77777777" w:rsidR="005D5FB3" w:rsidRPr="00320BFA" w:rsidRDefault="005D5FB3" w:rsidP="006C68B5">
            <w:pPr>
              <w:keepNext w:val="0"/>
              <w:keepLines w:val="0"/>
              <w:ind w:left="709" w:hanging="709"/>
              <w:jc w:val="center"/>
              <w:rPr>
                <w:sz w:val="18"/>
              </w:rPr>
            </w:pPr>
          </w:p>
        </w:tc>
      </w:tr>
      <w:tr w:rsidR="005D5FB3" w:rsidRPr="00320BFA" w14:paraId="193D050A" w14:textId="77777777" w:rsidTr="006C68B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F6640FC" w14:textId="77777777" w:rsidR="005D5FB3" w:rsidRPr="00320BFA" w:rsidRDefault="005D5FB3"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0D7DDEA" w14:textId="77777777" w:rsidR="005D5FB3" w:rsidRPr="00320BFA" w:rsidRDefault="005D5FB3" w:rsidP="005D5FB3">
            <w:pPr>
              <w:pStyle w:val="TF-xAvalITEM"/>
              <w:numPr>
                <w:ilvl w:val="0"/>
                <w:numId w:val="12"/>
              </w:numPr>
            </w:pPr>
            <w:r w:rsidRPr="00320BFA">
              <w:t>ILUSTRAÇÕES (figuras, quadros, tabelas)</w:t>
            </w:r>
          </w:p>
          <w:p w14:paraId="74690FBB" w14:textId="77777777" w:rsidR="005D5FB3" w:rsidRPr="00320BFA" w:rsidRDefault="005D5FB3" w:rsidP="006C68B5">
            <w:pPr>
              <w:pStyle w:val="TF-xAvalITEMDETALHE"/>
            </w:pPr>
            <w:r w:rsidRPr="00320BFA">
              <w:t>As ilustrações são legíveis e obedecem às normas da ABNT?</w:t>
            </w:r>
          </w:p>
        </w:tc>
        <w:tc>
          <w:tcPr>
            <w:tcW w:w="264" w:type="pct"/>
            <w:tcBorders>
              <w:top w:val="single" w:sz="4" w:space="0" w:color="auto"/>
              <w:left w:val="single" w:sz="4" w:space="0" w:color="auto"/>
              <w:bottom w:val="single" w:sz="4" w:space="0" w:color="auto"/>
              <w:right w:val="single" w:sz="4" w:space="0" w:color="auto"/>
            </w:tcBorders>
          </w:tcPr>
          <w:p w14:paraId="7D8D5BD6" w14:textId="091FF19C" w:rsidR="005D5FB3" w:rsidRPr="00320BFA" w:rsidRDefault="005A5ECB" w:rsidP="006C68B5">
            <w:pPr>
              <w:keepNext w:val="0"/>
              <w:keepLines w:val="0"/>
              <w:spacing w:before="80" w:after="8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3309237E" w14:textId="77777777" w:rsidR="005D5FB3" w:rsidRPr="00320BFA" w:rsidRDefault="005D5FB3" w:rsidP="006C68B5">
            <w:pPr>
              <w:keepNext w:val="0"/>
              <w:keepLines w:val="0"/>
              <w:spacing w:before="80" w:after="8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00A37145" w14:textId="77777777" w:rsidR="005D5FB3" w:rsidRPr="00320BFA" w:rsidRDefault="005D5FB3" w:rsidP="006C68B5">
            <w:pPr>
              <w:keepNext w:val="0"/>
              <w:keepLines w:val="0"/>
              <w:spacing w:before="80" w:after="80"/>
              <w:ind w:left="709" w:hanging="709"/>
              <w:jc w:val="center"/>
              <w:rPr>
                <w:sz w:val="18"/>
              </w:rPr>
            </w:pPr>
          </w:p>
        </w:tc>
      </w:tr>
      <w:tr w:rsidR="005D5FB3" w:rsidRPr="00320BFA" w14:paraId="4F38B2A0" w14:textId="77777777" w:rsidTr="006C68B5">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4F7011D" w14:textId="77777777" w:rsidR="005D5FB3" w:rsidRPr="00320BFA" w:rsidRDefault="005D5FB3"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2F28885" w14:textId="77777777" w:rsidR="005D5FB3" w:rsidRPr="00320BFA" w:rsidRDefault="005D5FB3" w:rsidP="005D5FB3">
            <w:pPr>
              <w:pStyle w:val="TF-xAvalITEM"/>
              <w:numPr>
                <w:ilvl w:val="0"/>
                <w:numId w:val="12"/>
              </w:numPr>
            </w:pPr>
            <w:r w:rsidRPr="00320BFA">
              <w:t>REFERÊNCIAS E CITAÇÕES</w:t>
            </w:r>
          </w:p>
          <w:p w14:paraId="4D6C236B" w14:textId="77777777" w:rsidR="005D5FB3" w:rsidRPr="00320BFA" w:rsidRDefault="005D5FB3" w:rsidP="006C68B5">
            <w:pPr>
              <w:pStyle w:val="TF-xAvalITEMDETALHE"/>
            </w:pPr>
            <w:r w:rsidRPr="00320BFA">
              <w:t>As referências obedecem às normas da ABNT?</w:t>
            </w:r>
          </w:p>
        </w:tc>
        <w:tc>
          <w:tcPr>
            <w:tcW w:w="264" w:type="pct"/>
            <w:tcBorders>
              <w:top w:val="single" w:sz="4" w:space="0" w:color="auto"/>
              <w:left w:val="single" w:sz="4" w:space="0" w:color="auto"/>
              <w:bottom w:val="single" w:sz="4" w:space="0" w:color="auto"/>
              <w:right w:val="single" w:sz="4" w:space="0" w:color="auto"/>
            </w:tcBorders>
          </w:tcPr>
          <w:p w14:paraId="48979630" w14:textId="129FF780" w:rsidR="005D5FB3" w:rsidRPr="00320BFA" w:rsidRDefault="005A5ECB" w:rsidP="006C68B5">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7A6992DD" w14:textId="77777777" w:rsidR="005D5FB3" w:rsidRPr="00320BFA" w:rsidRDefault="005D5FB3" w:rsidP="006C68B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3F3429E9" w14:textId="77777777" w:rsidR="005D5FB3" w:rsidRPr="00320BFA" w:rsidRDefault="005D5FB3" w:rsidP="006C68B5">
            <w:pPr>
              <w:keepNext w:val="0"/>
              <w:keepLines w:val="0"/>
              <w:ind w:left="709" w:hanging="709"/>
              <w:jc w:val="center"/>
              <w:rPr>
                <w:sz w:val="18"/>
              </w:rPr>
            </w:pPr>
          </w:p>
        </w:tc>
      </w:tr>
      <w:tr w:rsidR="005D5FB3" w:rsidRPr="00320BFA" w14:paraId="775FE832" w14:textId="77777777" w:rsidTr="006C68B5">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D297BF1" w14:textId="77777777" w:rsidR="005D5FB3" w:rsidRPr="00320BFA" w:rsidRDefault="005D5FB3"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B84A1E5" w14:textId="77777777" w:rsidR="005D5FB3" w:rsidRPr="00320BFA" w:rsidRDefault="005D5FB3" w:rsidP="006C68B5">
            <w:pPr>
              <w:pStyle w:val="TF-xAvalITEMDETALHE"/>
            </w:pPr>
            <w:r w:rsidRPr="00320BFA">
              <w:t>As citações obedecem às normas da ABNT?</w:t>
            </w:r>
          </w:p>
        </w:tc>
        <w:tc>
          <w:tcPr>
            <w:tcW w:w="264" w:type="pct"/>
            <w:tcBorders>
              <w:top w:val="single" w:sz="4" w:space="0" w:color="auto"/>
              <w:left w:val="single" w:sz="4" w:space="0" w:color="auto"/>
              <w:bottom w:val="single" w:sz="4" w:space="0" w:color="auto"/>
              <w:right w:val="single" w:sz="4" w:space="0" w:color="auto"/>
            </w:tcBorders>
          </w:tcPr>
          <w:p w14:paraId="3A43A3C3" w14:textId="72425A96" w:rsidR="005D5FB3" w:rsidRPr="00320BFA" w:rsidRDefault="005A5ECB" w:rsidP="006C68B5">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4FEE33F3" w14:textId="77777777" w:rsidR="005D5FB3" w:rsidRPr="00320BFA" w:rsidRDefault="005D5FB3" w:rsidP="006C68B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004BCF64" w14:textId="77777777" w:rsidR="005D5FB3" w:rsidRPr="00320BFA" w:rsidRDefault="005D5FB3" w:rsidP="006C68B5">
            <w:pPr>
              <w:keepNext w:val="0"/>
              <w:keepLines w:val="0"/>
              <w:ind w:left="709" w:hanging="709"/>
              <w:jc w:val="center"/>
              <w:rPr>
                <w:sz w:val="18"/>
              </w:rPr>
            </w:pPr>
          </w:p>
        </w:tc>
      </w:tr>
      <w:tr w:rsidR="005D5FB3" w:rsidRPr="00320BFA" w14:paraId="4FF52055" w14:textId="77777777" w:rsidTr="006C68B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55BC133" w14:textId="77777777" w:rsidR="005D5FB3" w:rsidRPr="00320BFA" w:rsidRDefault="005D5FB3" w:rsidP="006C68B5">
            <w:pPr>
              <w:keepNext w:val="0"/>
              <w:keepLines w:val="0"/>
              <w:rPr>
                <w:sz w:val="18"/>
              </w:rPr>
            </w:pPr>
          </w:p>
        </w:tc>
        <w:tc>
          <w:tcPr>
            <w:tcW w:w="3996" w:type="pct"/>
            <w:tcBorders>
              <w:top w:val="single" w:sz="4" w:space="0" w:color="auto"/>
              <w:left w:val="single" w:sz="4" w:space="0" w:color="auto"/>
              <w:bottom w:val="single" w:sz="12" w:space="0" w:color="auto"/>
              <w:right w:val="single" w:sz="4" w:space="0" w:color="auto"/>
            </w:tcBorders>
            <w:hideMark/>
          </w:tcPr>
          <w:p w14:paraId="1C0F8D22" w14:textId="77777777" w:rsidR="005D5FB3" w:rsidRPr="00320BFA" w:rsidRDefault="005D5FB3" w:rsidP="006C68B5">
            <w:pPr>
              <w:pStyle w:val="TF-xAvalITEMDETALHE"/>
            </w:pPr>
            <w:r w:rsidRPr="00320BFA">
              <w:t>Todos os documentos citados foram referenciados e vice-versa, isto é, as citações e referências são consistentes?</w:t>
            </w:r>
          </w:p>
        </w:tc>
        <w:tc>
          <w:tcPr>
            <w:tcW w:w="264" w:type="pct"/>
            <w:tcBorders>
              <w:top w:val="single" w:sz="4" w:space="0" w:color="auto"/>
              <w:left w:val="single" w:sz="4" w:space="0" w:color="auto"/>
              <w:bottom w:val="single" w:sz="12" w:space="0" w:color="auto"/>
              <w:right w:val="single" w:sz="4" w:space="0" w:color="auto"/>
            </w:tcBorders>
          </w:tcPr>
          <w:p w14:paraId="1BA60F65" w14:textId="77777777" w:rsidR="005D5FB3" w:rsidRPr="00320BFA" w:rsidRDefault="005D5FB3" w:rsidP="006C68B5">
            <w:pPr>
              <w:keepNext w:val="0"/>
              <w:keepLines w:val="0"/>
              <w:ind w:left="709" w:hanging="709"/>
              <w:jc w:val="center"/>
              <w:rPr>
                <w:sz w:val="18"/>
              </w:rPr>
            </w:pPr>
          </w:p>
        </w:tc>
        <w:tc>
          <w:tcPr>
            <w:tcW w:w="266" w:type="pct"/>
            <w:tcBorders>
              <w:top w:val="single" w:sz="4" w:space="0" w:color="auto"/>
              <w:left w:val="single" w:sz="4" w:space="0" w:color="auto"/>
              <w:bottom w:val="single" w:sz="12" w:space="0" w:color="auto"/>
              <w:right w:val="single" w:sz="4" w:space="0" w:color="auto"/>
            </w:tcBorders>
          </w:tcPr>
          <w:p w14:paraId="4CA95874" w14:textId="2680BB7B" w:rsidR="005D5FB3" w:rsidRPr="00320BFA" w:rsidRDefault="005A5ECB" w:rsidP="006C68B5">
            <w:pPr>
              <w:keepNext w:val="0"/>
              <w:keepLines w:val="0"/>
              <w:ind w:left="709" w:hanging="709"/>
              <w:jc w:val="center"/>
              <w:rPr>
                <w:sz w:val="18"/>
              </w:rPr>
            </w:pPr>
            <w:r>
              <w:rPr>
                <w:sz w:val="18"/>
              </w:rPr>
              <w:t>X</w:t>
            </w:r>
          </w:p>
        </w:tc>
        <w:tc>
          <w:tcPr>
            <w:tcW w:w="262" w:type="pct"/>
            <w:tcBorders>
              <w:top w:val="single" w:sz="4" w:space="0" w:color="auto"/>
              <w:left w:val="single" w:sz="4" w:space="0" w:color="auto"/>
              <w:bottom w:val="single" w:sz="12" w:space="0" w:color="auto"/>
              <w:right w:val="single" w:sz="12" w:space="0" w:color="auto"/>
            </w:tcBorders>
          </w:tcPr>
          <w:p w14:paraId="17B32DEA" w14:textId="77777777" w:rsidR="005D5FB3" w:rsidRPr="00320BFA" w:rsidRDefault="005D5FB3" w:rsidP="006C68B5">
            <w:pPr>
              <w:keepNext w:val="0"/>
              <w:keepLines w:val="0"/>
              <w:ind w:left="709" w:hanging="709"/>
              <w:jc w:val="center"/>
              <w:rPr>
                <w:sz w:val="18"/>
              </w:rPr>
            </w:pPr>
          </w:p>
        </w:tc>
      </w:tr>
    </w:tbl>
    <w:p w14:paraId="09E62ACF" w14:textId="77777777" w:rsidR="005D5FB3" w:rsidRDefault="005D5FB3" w:rsidP="005D5FB3">
      <w:pPr>
        <w:pStyle w:val="TF-xAvalITEMDETALHE"/>
      </w:pPr>
    </w:p>
    <w:p w14:paraId="66E73EA7" w14:textId="77777777" w:rsidR="00DD1913" w:rsidRPr="00410158" w:rsidRDefault="00DD1913" w:rsidP="0080110A">
      <w:pPr>
        <w:pStyle w:val="TF-REFERNCIASITEM0"/>
      </w:pPr>
    </w:p>
    <w:sectPr w:rsidR="00DD1913" w:rsidRPr="00410158" w:rsidSect="00B3188F">
      <w:headerReference w:type="default" r:id="rId21"/>
      <w:footerReference w:type="even" r:id="rId22"/>
      <w:footerReference w:type="default" r:id="rId23"/>
      <w:headerReference w:type="first" r:id="rId24"/>
      <w:pgSz w:w="11901" w:h="16817" w:code="9"/>
      <w:pgMar w:top="1134" w:right="1134" w:bottom="1134" w:left="1701" w:header="720" w:footer="720"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6" w:author="Dalton Solano dos Reis" w:date="2024-05-29T11:54:00Z" w:initials="DSdR">
    <w:p w14:paraId="16B68D24" w14:textId="77777777" w:rsidR="00BF5BEB" w:rsidRDefault="00BF5BEB" w:rsidP="00BF5BEB">
      <w:r>
        <w:rPr>
          <w:rStyle w:val="Refdecomentrio"/>
        </w:rPr>
        <w:annotationRef/>
      </w:r>
      <w:r>
        <w:rPr>
          <w:color w:val="000000"/>
          <w:sz w:val="20"/>
          <w:szCs w:val="20"/>
        </w:rPr>
        <w:t>Frase longa. Parágrafo com só uma frase.</w:t>
      </w:r>
    </w:p>
  </w:comment>
  <w:comment w:id="56" w:author="Dalton Solano dos Reis" w:date="2024-06-03T19:12:00Z" w:initials="DS">
    <w:p w14:paraId="6A44C6F9" w14:textId="77777777" w:rsidR="00947A01" w:rsidRDefault="00947A01" w:rsidP="00947A01">
      <w:r>
        <w:rPr>
          <w:rStyle w:val="Refdecomentrio"/>
        </w:rPr>
        <w:annotationRef/>
      </w:r>
      <w:r>
        <w:rPr>
          <w:color w:val="000000"/>
          <w:sz w:val="20"/>
          <w:szCs w:val="20"/>
        </w:rPr>
        <w:t>Está certo?</w:t>
      </w:r>
    </w:p>
  </w:comment>
  <w:comment w:id="60" w:author="Dalton Solano dos Reis" w:date="2024-06-03T19:28:00Z" w:initials="DS">
    <w:p w14:paraId="691DAEA9" w14:textId="77777777" w:rsidR="005A5ECB" w:rsidRDefault="005A5ECB" w:rsidP="005A5ECB">
      <w:r>
        <w:rPr>
          <w:rStyle w:val="Refdecomentrio"/>
        </w:rPr>
        <w:annotationRef/>
      </w:r>
      <w:r>
        <w:rPr>
          <w:color w:val="000000"/>
          <w:sz w:val="20"/>
          <w:szCs w:val="20"/>
        </w:rPr>
        <w:t>Não encontrei a referência bibliográfica.</w:t>
      </w:r>
    </w:p>
  </w:comment>
  <w:comment w:id="69" w:author="Dalton Solano dos Reis" w:date="2024-06-03T19:26:00Z" w:initials="DS">
    <w:p w14:paraId="4053EC9F" w14:textId="47B5DA70" w:rsidR="003278F7" w:rsidRDefault="003278F7" w:rsidP="003278F7">
      <w:r>
        <w:rPr>
          <w:rStyle w:val="Refdecomentrio"/>
        </w:rPr>
        <w:annotationRef/>
      </w:r>
      <w:r>
        <w:rPr>
          <w:color w:val="000000"/>
          <w:sz w:val="20"/>
          <w:szCs w:val="20"/>
        </w:rPr>
        <w:t>Duas referências do IBGE 2022</w:t>
      </w:r>
    </w:p>
    <w:p w14:paraId="6EA97942" w14:textId="77777777" w:rsidR="003278F7" w:rsidRDefault="003278F7" w:rsidP="003278F7">
      <w:r>
        <w:rPr>
          <w:color w:val="000000"/>
          <w:sz w:val="20"/>
          <w:szCs w:val="20"/>
        </w:rPr>
        <w:t>Usar</w:t>
      </w:r>
    </w:p>
    <w:p w14:paraId="769DCF96" w14:textId="77777777" w:rsidR="003278F7" w:rsidRDefault="003278F7" w:rsidP="003278F7">
      <w:r>
        <w:rPr>
          <w:color w:val="000000"/>
          <w:sz w:val="20"/>
          <w:szCs w:val="20"/>
        </w:rPr>
        <w:t xml:space="preserve">  2022a</w:t>
      </w:r>
    </w:p>
    <w:p w14:paraId="1C617009" w14:textId="77777777" w:rsidR="003278F7" w:rsidRDefault="003278F7" w:rsidP="003278F7">
      <w:r>
        <w:rPr>
          <w:color w:val="000000"/>
          <w:sz w:val="20"/>
          <w:szCs w:val="20"/>
        </w:rPr>
        <w:t xml:space="preserve">  2022b</w:t>
      </w:r>
    </w:p>
  </w:comment>
  <w:comment w:id="70" w:author="Dalton Solano dos Reis" w:date="2024-06-03T19:27:00Z" w:initials="DS">
    <w:p w14:paraId="666EEBE3" w14:textId="77777777" w:rsidR="005A5ECB" w:rsidRDefault="005A5ECB" w:rsidP="005A5ECB">
      <w:r>
        <w:rPr>
          <w:rStyle w:val="Refdecomentrio"/>
        </w:rPr>
        <w:annotationRef/>
      </w:r>
      <w:r>
        <w:rPr>
          <w:color w:val="000000"/>
          <w:sz w:val="20"/>
          <w:szCs w:val="20"/>
        </w:rPr>
        <w:t>Ano certo é 2018 ou 2008 .. na citação aparece Smith e Brown (2008)</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6B68D24" w15:done="0"/>
  <w15:commentEx w15:paraId="6A44C6F9" w15:done="0"/>
  <w15:commentEx w15:paraId="691DAEA9" w15:done="0"/>
  <w15:commentEx w15:paraId="1C617009" w15:done="0"/>
  <w15:commentEx w15:paraId="666EEBE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173B5F1" w16cex:dateUtc="2024-05-29T14:54:00Z"/>
  <w16cex:commentExtensible w16cex:durableId="1C9B1F25" w16cex:dateUtc="2024-06-03T22:12:00Z"/>
  <w16cex:commentExtensible w16cex:durableId="1678D7BC" w16cex:dateUtc="2024-06-03T22:28:00Z"/>
  <w16cex:commentExtensible w16cex:durableId="6D96B2F3" w16cex:dateUtc="2024-06-03T22:26:00Z"/>
  <w16cex:commentExtensible w16cex:durableId="356AAF58" w16cex:dateUtc="2024-06-03T22: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6B68D24" w16cid:durableId="2173B5F1"/>
  <w16cid:commentId w16cid:paraId="6A44C6F9" w16cid:durableId="1C9B1F25"/>
  <w16cid:commentId w16cid:paraId="691DAEA9" w16cid:durableId="1678D7BC"/>
  <w16cid:commentId w16cid:paraId="1C617009" w16cid:durableId="6D96B2F3"/>
  <w16cid:commentId w16cid:paraId="666EEBE3" w16cid:durableId="356AAF5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A0E2C2" w14:textId="77777777" w:rsidR="00E16287" w:rsidRDefault="00E16287">
      <w:r>
        <w:separator/>
      </w:r>
    </w:p>
  </w:endnote>
  <w:endnote w:type="continuationSeparator" w:id="0">
    <w:p w14:paraId="1AD43D27" w14:textId="77777777" w:rsidR="00E16287" w:rsidRDefault="00E162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Times New Roman"/>
    <w:panose1 w:val="00000500000000020000"/>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0000000000000000000"/>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59D63" w14:textId="77777777" w:rsidR="00347AC5" w:rsidRDefault="00347AC5" w:rsidP="002362E8">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2033A4BA" w14:textId="77777777" w:rsidR="00347AC5" w:rsidRDefault="00347AC5" w:rsidP="00347AC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BE1EB" w14:textId="77777777" w:rsidR="00347AC5" w:rsidRDefault="00347AC5" w:rsidP="002362E8">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6576D15B" w14:textId="77777777" w:rsidR="00347AC5" w:rsidRDefault="00347AC5" w:rsidP="00347AC5">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85B4CF" w14:textId="77777777" w:rsidR="00E16287" w:rsidRDefault="00E16287">
      <w:r>
        <w:separator/>
      </w:r>
    </w:p>
  </w:footnote>
  <w:footnote w:type="continuationSeparator" w:id="0">
    <w:p w14:paraId="0250F4DF" w14:textId="77777777" w:rsidR="00E16287" w:rsidRDefault="00E162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620BB" w14:textId="77777777" w:rsidR="00320BFA" w:rsidRDefault="00320BFA">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3"/>
      <w:gridCol w:w="4744"/>
      <w:gridCol w:w="1139"/>
    </w:tblGrid>
    <w:tr w:rsidR="00320BFA" w14:paraId="4B437F11" w14:textId="77777777" w:rsidTr="006746CA">
      <w:tc>
        <w:tcPr>
          <w:tcW w:w="3227" w:type="dxa"/>
          <w:shd w:val="clear" w:color="auto" w:fill="auto"/>
        </w:tcPr>
        <w:p w14:paraId="3631B2AE"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2BA09B2C"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B6DB848" w14:textId="77777777" w:rsidR="00320BFA" w:rsidRDefault="00320BFA" w:rsidP="00F31359">
          <w:pPr>
            <w:pStyle w:val="Cabealho"/>
            <w:tabs>
              <w:tab w:val="clear" w:pos="8640"/>
              <w:tab w:val="right" w:pos="8931"/>
            </w:tabs>
            <w:ind w:right="141"/>
            <w:jc w:val="right"/>
            <w:rPr>
              <w:rStyle w:val="Nmerodepgina"/>
            </w:rPr>
          </w:pPr>
        </w:p>
      </w:tc>
    </w:tr>
  </w:tbl>
  <w:p w14:paraId="776E9201"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4E25218"/>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4" w15:restartNumberingAfterBreak="0">
    <w:nsid w:val="20F80EC1"/>
    <w:multiLevelType w:val="hybridMultilevel"/>
    <w:tmpl w:val="4C76C63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23356DFF"/>
    <w:multiLevelType w:val="multilevel"/>
    <w:tmpl w:val="1874A3FE"/>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26F96894"/>
    <w:multiLevelType w:val="hybridMultilevel"/>
    <w:tmpl w:val="90BAD85E"/>
    <w:lvl w:ilvl="0" w:tplc="04160017">
      <w:start w:val="1"/>
      <w:numFmt w:val="lowerLetter"/>
      <w:lvlText w:val="%1)"/>
      <w:lvlJc w:val="left"/>
      <w:pPr>
        <w:ind w:left="1400" w:hanging="360"/>
      </w:p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7" w15:restartNumberingAfterBreak="0">
    <w:nsid w:val="2DD87BF6"/>
    <w:multiLevelType w:val="multilevel"/>
    <w:tmpl w:val="BF20BB38"/>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4C3B453E"/>
    <w:multiLevelType w:val="multilevel"/>
    <w:tmpl w:val="404C38D6"/>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5FBD23EF"/>
    <w:multiLevelType w:val="multilevel"/>
    <w:tmpl w:val="A6D4AEF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 w15:restartNumberingAfterBreak="0">
    <w:nsid w:val="602A024E"/>
    <w:multiLevelType w:val="hybridMultilevel"/>
    <w:tmpl w:val="44642052"/>
    <w:lvl w:ilvl="0" w:tplc="04160017">
      <w:start w:val="1"/>
      <w:numFmt w:val="lowerLetter"/>
      <w:lvlText w:val="%1)"/>
      <w:lvlJc w:val="left"/>
      <w:pPr>
        <w:ind w:left="1400" w:hanging="360"/>
      </w:p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11"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2" w15:restartNumberingAfterBreak="0">
    <w:nsid w:val="73BC42F9"/>
    <w:multiLevelType w:val="hybridMultilevel"/>
    <w:tmpl w:val="3A02E21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4" w15:restartNumberingAfterBreak="0">
    <w:nsid w:val="7A711355"/>
    <w:multiLevelType w:val="multilevel"/>
    <w:tmpl w:val="D25215E4"/>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16cid:durableId="1263762718">
    <w:abstractNumId w:val="0"/>
  </w:num>
  <w:num w:numId="2" w16cid:durableId="407583022">
    <w:abstractNumId w:val="2"/>
  </w:num>
  <w:num w:numId="3" w16cid:durableId="1620797825">
    <w:abstractNumId w:val="2"/>
  </w:num>
  <w:num w:numId="4" w16cid:durableId="1176723425">
    <w:abstractNumId w:val="1"/>
  </w:num>
  <w:num w:numId="5" w16cid:durableId="3025818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543420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46854708">
    <w:abstractNumId w:val="2"/>
  </w:num>
  <w:num w:numId="8" w16cid:durableId="14897835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03029060">
    <w:abstractNumId w:val="13"/>
  </w:num>
  <w:num w:numId="10" w16cid:durableId="25074578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9167486">
    <w:abstractNumId w:val="3"/>
  </w:num>
  <w:num w:numId="12" w16cid:durableId="1732073986">
    <w:abstractNumId w:val="11"/>
  </w:num>
  <w:num w:numId="13" w16cid:durableId="138995809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2822249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781728551">
    <w:abstractNumId w:val="15"/>
  </w:num>
  <w:num w:numId="16" w16cid:durableId="67052266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43028683">
    <w:abstractNumId w:val="15"/>
  </w:num>
  <w:num w:numId="18" w16cid:durableId="214692154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7814082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39716454">
    <w:abstractNumId w:val="9"/>
  </w:num>
  <w:num w:numId="21" w16cid:durableId="1467427597">
    <w:abstractNumId w:val="5"/>
  </w:num>
  <w:num w:numId="22" w16cid:durableId="1874808603">
    <w:abstractNumId w:val="8"/>
  </w:num>
  <w:num w:numId="23" w16cid:durableId="124200789">
    <w:abstractNumId w:val="14"/>
  </w:num>
  <w:num w:numId="24" w16cid:durableId="1916628749">
    <w:abstractNumId w:val="7"/>
  </w:num>
  <w:num w:numId="25" w16cid:durableId="1160543476">
    <w:abstractNumId w:val="10"/>
  </w:num>
  <w:num w:numId="26" w16cid:durableId="1192844474">
    <w:abstractNumId w:val="6"/>
  </w:num>
  <w:num w:numId="27" w16cid:durableId="26371525">
    <w:abstractNumId w:val="12"/>
  </w:num>
  <w:num w:numId="28" w16cid:durableId="1450929743">
    <w:abstractNumId w:val="4"/>
  </w:num>
  <w:num w:numId="29" w16cid:durableId="113436986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315571852">
    <w:abstractNumId w:val="2"/>
    <w:lvlOverride w:ilvl="0">
      <w:startOverride w:val="1"/>
    </w:lvlOverride>
  </w:num>
  <w:num w:numId="31" w16cid:durableId="411127913">
    <w:abstractNumId w:val="2"/>
    <w:lvlOverride w:ilvl="0">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lton Solano dos Reis">
    <w15:presenceInfo w15:providerId="AD" w15:userId="S::dalton@furb.br::6af4c44a-d9df-45de-a1b2-d9ee411f495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3"/>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224C"/>
    <w:rsid w:val="00012922"/>
    <w:rsid w:val="0001575C"/>
    <w:rsid w:val="000170DE"/>
    <w:rsid w:val="000179B5"/>
    <w:rsid w:val="00017B62"/>
    <w:rsid w:val="000204E7"/>
    <w:rsid w:val="00020E33"/>
    <w:rsid w:val="00023FA0"/>
    <w:rsid w:val="0002602F"/>
    <w:rsid w:val="00030E4A"/>
    <w:rsid w:val="00031A27"/>
    <w:rsid w:val="00031CDB"/>
    <w:rsid w:val="00031EE0"/>
    <w:rsid w:val="0004641A"/>
    <w:rsid w:val="00052A07"/>
    <w:rsid w:val="00052A37"/>
    <w:rsid w:val="000533DA"/>
    <w:rsid w:val="0005457F"/>
    <w:rsid w:val="00057C04"/>
    <w:rsid w:val="000608E9"/>
    <w:rsid w:val="00061FEB"/>
    <w:rsid w:val="000667DF"/>
    <w:rsid w:val="00067E9B"/>
    <w:rsid w:val="0007209B"/>
    <w:rsid w:val="0007570A"/>
    <w:rsid w:val="00075792"/>
    <w:rsid w:val="00080F9C"/>
    <w:rsid w:val="0008579A"/>
    <w:rsid w:val="00086AA8"/>
    <w:rsid w:val="0008732D"/>
    <w:rsid w:val="0009313C"/>
    <w:rsid w:val="000951C6"/>
    <w:rsid w:val="0009735C"/>
    <w:rsid w:val="000A104C"/>
    <w:rsid w:val="000A1853"/>
    <w:rsid w:val="000A19DE"/>
    <w:rsid w:val="000A3238"/>
    <w:rsid w:val="000A3EAB"/>
    <w:rsid w:val="000B12B2"/>
    <w:rsid w:val="000B3868"/>
    <w:rsid w:val="000C1926"/>
    <w:rsid w:val="000C1A18"/>
    <w:rsid w:val="000C33E1"/>
    <w:rsid w:val="000C648D"/>
    <w:rsid w:val="000D1294"/>
    <w:rsid w:val="000D1B64"/>
    <w:rsid w:val="000D66D7"/>
    <w:rsid w:val="000D77C2"/>
    <w:rsid w:val="000E039E"/>
    <w:rsid w:val="000E27F9"/>
    <w:rsid w:val="000E2B1E"/>
    <w:rsid w:val="000E311F"/>
    <w:rsid w:val="000E3A68"/>
    <w:rsid w:val="000E6CE0"/>
    <w:rsid w:val="000F4B40"/>
    <w:rsid w:val="000F77E3"/>
    <w:rsid w:val="00107B02"/>
    <w:rsid w:val="0011363A"/>
    <w:rsid w:val="00113A3F"/>
    <w:rsid w:val="001164FE"/>
    <w:rsid w:val="00121714"/>
    <w:rsid w:val="00125084"/>
    <w:rsid w:val="00125277"/>
    <w:rsid w:val="001375F7"/>
    <w:rsid w:val="00140A88"/>
    <w:rsid w:val="00144899"/>
    <w:rsid w:val="00145A19"/>
    <w:rsid w:val="001545AF"/>
    <w:rsid w:val="001554E9"/>
    <w:rsid w:val="0015764D"/>
    <w:rsid w:val="00162BF1"/>
    <w:rsid w:val="0016560C"/>
    <w:rsid w:val="0018142C"/>
    <w:rsid w:val="001857E3"/>
    <w:rsid w:val="00186092"/>
    <w:rsid w:val="00193A97"/>
    <w:rsid w:val="001948BE"/>
    <w:rsid w:val="0019547B"/>
    <w:rsid w:val="001A0DCC"/>
    <w:rsid w:val="001A12CE"/>
    <w:rsid w:val="001A6292"/>
    <w:rsid w:val="001A74ED"/>
    <w:rsid w:val="001A7511"/>
    <w:rsid w:val="001B2F1E"/>
    <w:rsid w:val="001B42D9"/>
    <w:rsid w:val="001C29C7"/>
    <w:rsid w:val="001C33B0"/>
    <w:rsid w:val="001C57E6"/>
    <w:rsid w:val="001C5CBB"/>
    <w:rsid w:val="001D13AC"/>
    <w:rsid w:val="001D465C"/>
    <w:rsid w:val="001D6234"/>
    <w:rsid w:val="001E342F"/>
    <w:rsid w:val="001E646A"/>
    <w:rsid w:val="001E682E"/>
    <w:rsid w:val="001F007F"/>
    <w:rsid w:val="001F0D36"/>
    <w:rsid w:val="001F172F"/>
    <w:rsid w:val="001F7B84"/>
    <w:rsid w:val="00202F3F"/>
    <w:rsid w:val="00224BB2"/>
    <w:rsid w:val="0023411D"/>
    <w:rsid w:val="00235240"/>
    <w:rsid w:val="002362E8"/>
    <w:rsid w:val="002368FD"/>
    <w:rsid w:val="0024110F"/>
    <w:rsid w:val="002423AB"/>
    <w:rsid w:val="002440B0"/>
    <w:rsid w:val="00250561"/>
    <w:rsid w:val="00252447"/>
    <w:rsid w:val="00254308"/>
    <w:rsid w:val="0025685C"/>
    <w:rsid w:val="00270263"/>
    <w:rsid w:val="00271D0C"/>
    <w:rsid w:val="00276E8F"/>
    <w:rsid w:val="0027792D"/>
    <w:rsid w:val="00282723"/>
    <w:rsid w:val="00282788"/>
    <w:rsid w:val="0028617A"/>
    <w:rsid w:val="0029608A"/>
    <w:rsid w:val="002A3E12"/>
    <w:rsid w:val="002A6617"/>
    <w:rsid w:val="002A7E1B"/>
    <w:rsid w:val="002B08CA"/>
    <w:rsid w:val="002B0EDC"/>
    <w:rsid w:val="002B4718"/>
    <w:rsid w:val="002E6DD1"/>
    <w:rsid w:val="002F027E"/>
    <w:rsid w:val="002F6021"/>
    <w:rsid w:val="002F6B3B"/>
    <w:rsid w:val="00301168"/>
    <w:rsid w:val="00302B32"/>
    <w:rsid w:val="00312CEA"/>
    <w:rsid w:val="00314B5D"/>
    <w:rsid w:val="00320BFA"/>
    <w:rsid w:val="0032378D"/>
    <w:rsid w:val="003255B3"/>
    <w:rsid w:val="003278F7"/>
    <w:rsid w:val="003323B0"/>
    <w:rsid w:val="00335048"/>
    <w:rsid w:val="00340AD0"/>
    <w:rsid w:val="00340B30"/>
    <w:rsid w:val="00340B6D"/>
    <w:rsid w:val="00340C8E"/>
    <w:rsid w:val="00344540"/>
    <w:rsid w:val="00345D41"/>
    <w:rsid w:val="00347AC5"/>
    <w:rsid w:val="003519A3"/>
    <w:rsid w:val="00355093"/>
    <w:rsid w:val="00362443"/>
    <w:rsid w:val="00363FD1"/>
    <w:rsid w:val="0037046F"/>
    <w:rsid w:val="00377DA7"/>
    <w:rsid w:val="00383087"/>
    <w:rsid w:val="003A2B7D"/>
    <w:rsid w:val="003A4A75"/>
    <w:rsid w:val="003A5366"/>
    <w:rsid w:val="003B647A"/>
    <w:rsid w:val="003C12DB"/>
    <w:rsid w:val="003C5262"/>
    <w:rsid w:val="003D020A"/>
    <w:rsid w:val="003D398C"/>
    <w:rsid w:val="003D473B"/>
    <w:rsid w:val="003D4B35"/>
    <w:rsid w:val="003E4F19"/>
    <w:rsid w:val="003F3B19"/>
    <w:rsid w:val="003F5F25"/>
    <w:rsid w:val="00403F6C"/>
    <w:rsid w:val="0040436D"/>
    <w:rsid w:val="00410158"/>
    <w:rsid w:val="00410543"/>
    <w:rsid w:val="004173CC"/>
    <w:rsid w:val="0042356B"/>
    <w:rsid w:val="00423CD9"/>
    <w:rsid w:val="0042420A"/>
    <w:rsid w:val="004243D2"/>
    <w:rsid w:val="00424610"/>
    <w:rsid w:val="00424AD5"/>
    <w:rsid w:val="00431C8E"/>
    <w:rsid w:val="0043303D"/>
    <w:rsid w:val="00435424"/>
    <w:rsid w:val="00447291"/>
    <w:rsid w:val="00451B94"/>
    <w:rsid w:val="00455AED"/>
    <w:rsid w:val="004621B9"/>
    <w:rsid w:val="00462A35"/>
    <w:rsid w:val="004646F8"/>
    <w:rsid w:val="004661F2"/>
    <w:rsid w:val="00470C41"/>
    <w:rsid w:val="0047311D"/>
    <w:rsid w:val="0047690F"/>
    <w:rsid w:val="00476C78"/>
    <w:rsid w:val="00482174"/>
    <w:rsid w:val="0048576D"/>
    <w:rsid w:val="00487C2A"/>
    <w:rsid w:val="00492EA3"/>
    <w:rsid w:val="00493B1A"/>
    <w:rsid w:val="0049495C"/>
    <w:rsid w:val="00497EF6"/>
    <w:rsid w:val="004B42D8"/>
    <w:rsid w:val="004B6B8F"/>
    <w:rsid w:val="004B7511"/>
    <w:rsid w:val="004D15F4"/>
    <w:rsid w:val="004D2ED9"/>
    <w:rsid w:val="004E23CE"/>
    <w:rsid w:val="004E336B"/>
    <w:rsid w:val="004E516B"/>
    <w:rsid w:val="004F289B"/>
    <w:rsid w:val="004F3C47"/>
    <w:rsid w:val="004F6ECF"/>
    <w:rsid w:val="00500539"/>
    <w:rsid w:val="00503373"/>
    <w:rsid w:val="00503F3F"/>
    <w:rsid w:val="00504693"/>
    <w:rsid w:val="00512E3D"/>
    <w:rsid w:val="005312EB"/>
    <w:rsid w:val="00536336"/>
    <w:rsid w:val="00537BAD"/>
    <w:rsid w:val="0054044B"/>
    <w:rsid w:val="00542ED7"/>
    <w:rsid w:val="00550D4A"/>
    <w:rsid w:val="00551A20"/>
    <w:rsid w:val="00552A03"/>
    <w:rsid w:val="00564A29"/>
    <w:rsid w:val="00564FBC"/>
    <w:rsid w:val="005659F1"/>
    <w:rsid w:val="005665A2"/>
    <w:rsid w:val="005705A9"/>
    <w:rsid w:val="00572864"/>
    <w:rsid w:val="00574979"/>
    <w:rsid w:val="00581BD6"/>
    <w:rsid w:val="0058482B"/>
    <w:rsid w:val="0058618A"/>
    <w:rsid w:val="00587002"/>
    <w:rsid w:val="00587FC5"/>
    <w:rsid w:val="00591611"/>
    <w:rsid w:val="00592BA8"/>
    <w:rsid w:val="005A362B"/>
    <w:rsid w:val="005A4952"/>
    <w:rsid w:val="005A4CE8"/>
    <w:rsid w:val="005A5ECB"/>
    <w:rsid w:val="005B0424"/>
    <w:rsid w:val="005B20A1"/>
    <w:rsid w:val="005B2478"/>
    <w:rsid w:val="005B2E12"/>
    <w:rsid w:val="005C21FC"/>
    <w:rsid w:val="005C30AE"/>
    <w:rsid w:val="005D31FF"/>
    <w:rsid w:val="005D5FB3"/>
    <w:rsid w:val="005D7AAA"/>
    <w:rsid w:val="005E35F3"/>
    <w:rsid w:val="005E400D"/>
    <w:rsid w:val="005E698D"/>
    <w:rsid w:val="005F09F1"/>
    <w:rsid w:val="005F645A"/>
    <w:rsid w:val="005F66FF"/>
    <w:rsid w:val="005F7EDE"/>
    <w:rsid w:val="0060060C"/>
    <w:rsid w:val="006024B2"/>
    <w:rsid w:val="00605647"/>
    <w:rsid w:val="006118D1"/>
    <w:rsid w:val="0061251F"/>
    <w:rsid w:val="00613B57"/>
    <w:rsid w:val="00620D93"/>
    <w:rsid w:val="0062140A"/>
    <w:rsid w:val="0062386A"/>
    <w:rsid w:val="0062576D"/>
    <w:rsid w:val="00625788"/>
    <w:rsid w:val="00625EBD"/>
    <w:rsid w:val="006305AA"/>
    <w:rsid w:val="0063277E"/>
    <w:rsid w:val="006364F4"/>
    <w:rsid w:val="00640352"/>
    <w:rsid w:val="006426D5"/>
    <w:rsid w:val="00642924"/>
    <w:rsid w:val="006466FF"/>
    <w:rsid w:val="00646A5F"/>
    <w:rsid w:val="006475C1"/>
    <w:rsid w:val="00651E4C"/>
    <w:rsid w:val="00656C00"/>
    <w:rsid w:val="00661967"/>
    <w:rsid w:val="00661F61"/>
    <w:rsid w:val="00664775"/>
    <w:rsid w:val="00671B49"/>
    <w:rsid w:val="00674155"/>
    <w:rsid w:val="006746CA"/>
    <w:rsid w:val="00674AA5"/>
    <w:rsid w:val="00681E08"/>
    <w:rsid w:val="00695745"/>
    <w:rsid w:val="0069600B"/>
    <w:rsid w:val="006A0A1A"/>
    <w:rsid w:val="006A6460"/>
    <w:rsid w:val="006B0760"/>
    <w:rsid w:val="006B104E"/>
    <w:rsid w:val="006B5AEA"/>
    <w:rsid w:val="006B6383"/>
    <w:rsid w:val="006B640D"/>
    <w:rsid w:val="006C61FA"/>
    <w:rsid w:val="006D0896"/>
    <w:rsid w:val="006D0ABD"/>
    <w:rsid w:val="006D2982"/>
    <w:rsid w:val="006D2D55"/>
    <w:rsid w:val="006D7925"/>
    <w:rsid w:val="006E25D2"/>
    <w:rsid w:val="006E3B32"/>
    <w:rsid w:val="006E664F"/>
    <w:rsid w:val="006F7ED7"/>
    <w:rsid w:val="0070391A"/>
    <w:rsid w:val="00706486"/>
    <w:rsid w:val="007134C8"/>
    <w:rsid w:val="007214E3"/>
    <w:rsid w:val="007222F7"/>
    <w:rsid w:val="00724679"/>
    <w:rsid w:val="00725368"/>
    <w:rsid w:val="007304F3"/>
    <w:rsid w:val="00730839"/>
    <w:rsid w:val="00730F60"/>
    <w:rsid w:val="00733FF9"/>
    <w:rsid w:val="00752038"/>
    <w:rsid w:val="007554DF"/>
    <w:rsid w:val="0075776D"/>
    <w:rsid w:val="007613FB"/>
    <w:rsid w:val="00761E34"/>
    <w:rsid w:val="0076746F"/>
    <w:rsid w:val="00770837"/>
    <w:rsid w:val="007722BF"/>
    <w:rsid w:val="0077580B"/>
    <w:rsid w:val="0077625B"/>
    <w:rsid w:val="00781167"/>
    <w:rsid w:val="007854B3"/>
    <w:rsid w:val="0078787D"/>
    <w:rsid w:val="00787FA8"/>
    <w:rsid w:val="007944F8"/>
    <w:rsid w:val="007973E3"/>
    <w:rsid w:val="007A1883"/>
    <w:rsid w:val="007D0720"/>
    <w:rsid w:val="007D10F2"/>
    <w:rsid w:val="007D207E"/>
    <w:rsid w:val="007D6DEC"/>
    <w:rsid w:val="007E46A1"/>
    <w:rsid w:val="007E730D"/>
    <w:rsid w:val="007E7311"/>
    <w:rsid w:val="007F20C0"/>
    <w:rsid w:val="007F2C5F"/>
    <w:rsid w:val="007F38A6"/>
    <w:rsid w:val="007F403E"/>
    <w:rsid w:val="0080110A"/>
    <w:rsid w:val="00802D0F"/>
    <w:rsid w:val="008072AC"/>
    <w:rsid w:val="00810CEA"/>
    <w:rsid w:val="00810F8C"/>
    <w:rsid w:val="00816354"/>
    <w:rsid w:val="008233E5"/>
    <w:rsid w:val="00833DE8"/>
    <w:rsid w:val="00833F47"/>
    <w:rsid w:val="008348C3"/>
    <w:rsid w:val="008357D5"/>
    <w:rsid w:val="008373B4"/>
    <w:rsid w:val="008404C4"/>
    <w:rsid w:val="008457B0"/>
    <w:rsid w:val="00847D37"/>
    <w:rsid w:val="0085001D"/>
    <w:rsid w:val="00870802"/>
    <w:rsid w:val="00870F55"/>
    <w:rsid w:val="00871A41"/>
    <w:rsid w:val="00876B4B"/>
    <w:rsid w:val="00886D76"/>
    <w:rsid w:val="00891252"/>
    <w:rsid w:val="00897019"/>
    <w:rsid w:val="008A2B92"/>
    <w:rsid w:val="008A3072"/>
    <w:rsid w:val="008B0A07"/>
    <w:rsid w:val="008B1F50"/>
    <w:rsid w:val="008B781F"/>
    <w:rsid w:val="008C0069"/>
    <w:rsid w:val="008C1495"/>
    <w:rsid w:val="008C4406"/>
    <w:rsid w:val="008C47B0"/>
    <w:rsid w:val="008C5E2A"/>
    <w:rsid w:val="008C6856"/>
    <w:rsid w:val="008D4159"/>
    <w:rsid w:val="008D5522"/>
    <w:rsid w:val="008D69C5"/>
    <w:rsid w:val="008D7404"/>
    <w:rsid w:val="008E0F86"/>
    <w:rsid w:val="008E47A7"/>
    <w:rsid w:val="008E52A3"/>
    <w:rsid w:val="008F2DC1"/>
    <w:rsid w:val="008F5A43"/>
    <w:rsid w:val="008F70AD"/>
    <w:rsid w:val="008F7CE2"/>
    <w:rsid w:val="00900DB1"/>
    <w:rsid w:val="009022BF"/>
    <w:rsid w:val="00911CD9"/>
    <w:rsid w:val="00912B71"/>
    <w:rsid w:val="00913C2E"/>
    <w:rsid w:val="009261DE"/>
    <w:rsid w:val="00931632"/>
    <w:rsid w:val="00932C92"/>
    <w:rsid w:val="009454E4"/>
    <w:rsid w:val="00946836"/>
    <w:rsid w:val="00947A01"/>
    <w:rsid w:val="0096683A"/>
    <w:rsid w:val="00967611"/>
    <w:rsid w:val="00984240"/>
    <w:rsid w:val="00987F2B"/>
    <w:rsid w:val="00992676"/>
    <w:rsid w:val="00995B07"/>
    <w:rsid w:val="00997D00"/>
    <w:rsid w:val="009A2619"/>
    <w:rsid w:val="009A5850"/>
    <w:rsid w:val="009B10D6"/>
    <w:rsid w:val="009C0C31"/>
    <w:rsid w:val="009D65D0"/>
    <w:rsid w:val="009D7E91"/>
    <w:rsid w:val="009E135E"/>
    <w:rsid w:val="009E3C92"/>
    <w:rsid w:val="009E48A4"/>
    <w:rsid w:val="009E54F4"/>
    <w:rsid w:val="009E6A6D"/>
    <w:rsid w:val="009E71AD"/>
    <w:rsid w:val="009E742D"/>
    <w:rsid w:val="009F0763"/>
    <w:rsid w:val="009F2BFA"/>
    <w:rsid w:val="009F4081"/>
    <w:rsid w:val="00A0005B"/>
    <w:rsid w:val="00A017C9"/>
    <w:rsid w:val="00A03A3D"/>
    <w:rsid w:val="00A045C4"/>
    <w:rsid w:val="00A06C3A"/>
    <w:rsid w:val="00A10DFA"/>
    <w:rsid w:val="00A21708"/>
    <w:rsid w:val="00A22362"/>
    <w:rsid w:val="00A249BA"/>
    <w:rsid w:val="00A307C7"/>
    <w:rsid w:val="00A44581"/>
    <w:rsid w:val="00A45093"/>
    <w:rsid w:val="00A50EAF"/>
    <w:rsid w:val="00A53A8F"/>
    <w:rsid w:val="00A602F9"/>
    <w:rsid w:val="00A650EE"/>
    <w:rsid w:val="00A662C8"/>
    <w:rsid w:val="00A71157"/>
    <w:rsid w:val="00A8771A"/>
    <w:rsid w:val="00A94E38"/>
    <w:rsid w:val="00A966E6"/>
    <w:rsid w:val="00AA2CED"/>
    <w:rsid w:val="00AB2BE3"/>
    <w:rsid w:val="00AB5F73"/>
    <w:rsid w:val="00AB7834"/>
    <w:rsid w:val="00AC0F85"/>
    <w:rsid w:val="00AC4D5F"/>
    <w:rsid w:val="00AC579E"/>
    <w:rsid w:val="00AD1D2C"/>
    <w:rsid w:val="00AE008E"/>
    <w:rsid w:val="00AE0525"/>
    <w:rsid w:val="00AE08DB"/>
    <w:rsid w:val="00AE2729"/>
    <w:rsid w:val="00AE3148"/>
    <w:rsid w:val="00AE5AE2"/>
    <w:rsid w:val="00AE7343"/>
    <w:rsid w:val="00B00A13"/>
    <w:rsid w:val="00B00D69"/>
    <w:rsid w:val="00B00E04"/>
    <w:rsid w:val="00B05485"/>
    <w:rsid w:val="00B1458E"/>
    <w:rsid w:val="00B14C51"/>
    <w:rsid w:val="00B151EF"/>
    <w:rsid w:val="00B20021"/>
    <w:rsid w:val="00B20FDE"/>
    <w:rsid w:val="00B3188F"/>
    <w:rsid w:val="00B350E9"/>
    <w:rsid w:val="00B42041"/>
    <w:rsid w:val="00B42A8E"/>
    <w:rsid w:val="00B43FBF"/>
    <w:rsid w:val="00B44F11"/>
    <w:rsid w:val="00B47AD1"/>
    <w:rsid w:val="00B51846"/>
    <w:rsid w:val="00B62979"/>
    <w:rsid w:val="00B70056"/>
    <w:rsid w:val="00B72D86"/>
    <w:rsid w:val="00B73D57"/>
    <w:rsid w:val="00B74D75"/>
    <w:rsid w:val="00B823A7"/>
    <w:rsid w:val="00B84450"/>
    <w:rsid w:val="00B90FA5"/>
    <w:rsid w:val="00B919F1"/>
    <w:rsid w:val="00BA080D"/>
    <w:rsid w:val="00BA0DC7"/>
    <w:rsid w:val="00BA2260"/>
    <w:rsid w:val="00BA7DE2"/>
    <w:rsid w:val="00BB468D"/>
    <w:rsid w:val="00BC0E8D"/>
    <w:rsid w:val="00BC45DD"/>
    <w:rsid w:val="00BC4F18"/>
    <w:rsid w:val="00BD5789"/>
    <w:rsid w:val="00BD6E38"/>
    <w:rsid w:val="00BE5EC2"/>
    <w:rsid w:val="00BE6551"/>
    <w:rsid w:val="00BF093B"/>
    <w:rsid w:val="00BF5BEB"/>
    <w:rsid w:val="00C00B88"/>
    <w:rsid w:val="00C04658"/>
    <w:rsid w:val="00C06B2A"/>
    <w:rsid w:val="00C06DC9"/>
    <w:rsid w:val="00C35E57"/>
    <w:rsid w:val="00C35E80"/>
    <w:rsid w:val="00C40AA2"/>
    <w:rsid w:val="00C4244F"/>
    <w:rsid w:val="00C458D3"/>
    <w:rsid w:val="00C54209"/>
    <w:rsid w:val="00C632ED"/>
    <w:rsid w:val="00C646B9"/>
    <w:rsid w:val="00C66150"/>
    <w:rsid w:val="00C70EF5"/>
    <w:rsid w:val="00C756C5"/>
    <w:rsid w:val="00C82195"/>
    <w:rsid w:val="00C82CAE"/>
    <w:rsid w:val="00C8442E"/>
    <w:rsid w:val="00C930A8"/>
    <w:rsid w:val="00CA0C0E"/>
    <w:rsid w:val="00CA108B"/>
    <w:rsid w:val="00CA5917"/>
    <w:rsid w:val="00CA6CDB"/>
    <w:rsid w:val="00CB5E13"/>
    <w:rsid w:val="00CC333B"/>
    <w:rsid w:val="00CC3524"/>
    <w:rsid w:val="00CD27BE"/>
    <w:rsid w:val="00CD29E9"/>
    <w:rsid w:val="00CD4BBC"/>
    <w:rsid w:val="00CD6F0F"/>
    <w:rsid w:val="00CE0BB7"/>
    <w:rsid w:val="00CE291F"/>
    <w:rsid w:val="00CE3E9A"/>
    <w:rsid w:val="00CE575C"/>
    <w:rsid w:val="00CE708B"/>
    <w:rsid w:val="00CF26B7"/>
    <w:rsid w:val="00CF3DB7"/>
    <w:rsid w:val="00CF6E39"/>
    <w:rsid w:val="00CF72DA"/>
    <w:rsid w:val="00D03B57"/>
    <w:rsid w:val="00D04C0D"/>
    <w:rsid w:val="00D0769A"/>
    <w:rsid w:val="00D1042F"/>
    <w:rsid w:val="00D15B4E"/>
    <w:rsid w:val="00D174A0"/>
    <w:rsid w:val="00D177E7"/>
    <w:rsid w:val="00D2079F"/>
    <w:rsid w:val="00D253C2"/>
    <w:rsid w:val="00D307DA"/>
    <w:rsid w:val="00D447EF"/>
    <w:rsid w:val="00D505E2"/>
    <w:rsid w:val="00D55EFD"/>
    <w:rsid w:val="00D63A37"/>
    <w:rsid w:val="00D6498F"/>
    <w:rsid w:val="00D64EFE"/>
    <w:rsid w:val="00D7463D"/>
    <w:rsid w:val="00D765F9"/>
    <w:rsid w:val="00D80F5A"/>
    <w:rsid w:val="00D83DE8"/>
    <w:rsid w:val="00D84943"/>
    <w:rsid w:val="00D94AE7"/>
    <w:rsid w:val="00D966B3"/>
    <w:rsid w:val="00D970F0"/>
    <w:rsid w:val="00DA182E"/>
    <w:rsid w:val="00DA30C8"/>
    <w:rsid w:val="00DA4540"/>
    <w:rsid w:val="00DA587E"/>
    <w:rsid w:val="00DA60F4"/>
    <w:rsid w:val="00DA72D4"/>
    <w:rsid w:val="00DB0F8B"/>
    <w:rsid w:val="00DB3052"/>
    <w:rsid w:val="00DC2D17"/>
    <w:rsid w:val="00DC7D45"/>
    <w:rsid w:val="00DD1913"/>
    <w:rsid w:val="00DE0DC9"/>
    <w:rsid w:val="00DE23BF"/>
    <w:rsid w:val="00DE3981"/>
    <w:rsid w:val="00DE40DD"/>
    <w:rsid w:val="00DE5890"/>
    <w:rsid w:val="00DE7755"/>
    <w:rsid w:val="00DF059A"/>
    <w:rsid w:val="00DF3D56"/>
    <w:rsid w:val="00DF64E9"/>
    <w:rsid w:val="00DF6D19"/>
    <w:rsid w:val="00DF6ED2"/>
    <w:rsid w:val="00DF70F5"/>
    <w:rsid w:val="00E16287"/>
    <w:rsid w:val="00E2252C"/>
    <w:rsid w:val="00E270C0"/>
    <w:rsid w:val="00E36D82"/>
    <w:rsid w:val="00E460B9"/>
    <w:rsid w:val="00E51601"/>
    <w:rsid w:val="00E51965"/>
    <w:rsid w:val="00E638A0"/>
    <w:rsid w:val="00E67121"/>
    <w:rsid w:val="00E67437"/>
    <w:rsid w:val="00E7198D"/>
    <w:rsid w:val="00E735AF"/>
    <w:rsid w:val="00E74CA6"/>
    <w:rsid w:val="00E75E3D"/>
    <w:rsid w:val="00E84491"/>
    <w:rsid w:val="00E86509"/>
    <w:rsid w:val="00E87C4A"/>
    <w:rsid w:val="00E9731C"/>
    <w:rsid w:val="00EA4E4C"/>
    <w:rsid w:val="00EB04B7"/>
    <w:rsid w:val="00EB2275"/>
    <w:rsid w:val="00EB6508"/>
    <w:rsid w:val="00EB7992"/>
    <w:rsid w:val="00EC0104"/>
    <w:rsid w:val="00EC0184"/>
    <w:rsid w:val="00EC2D7A"/>
    <w:rsid w:val="00EC4D6E"/>
    <w:rsid w:val="00EC633A"/>
    <w:rsid w:val="00EC7063"/>
    <w:rsid w:val="00ED078C"/>
    <w:rsid w:val="00ED1B9D"/>
    <w:rsid w:val="00ED3704"/>
    <w:rsid w:val="00EE056F"/>
    <w:rsid w:val="00EF24C0"/>
    <w:rsid w:val="00EF43F5"/>
    <w:rsid w:val="00EF6DB3"/>
    <w:rsid w:val="00EF74D7"/>
    <w:rsid w:val="00EF7BF1"/>
    <w:rsid w:val="00F0030C"/>
    <w:rsid w:val="00F00868"/>
    <w:rsid w:val="00F017AF"/>
    <w:rsid w:val="00F041C4"/>
    <w:rsid w:val="00F14812"/>
    <w:rsid w:val="00F1598C"/>
    <w:rsid w:val="00F20BC6"/>
    <w:rsid w:val="00F21403"/>
    <w:rsid w:val="00F255FC"/>
    <w:rsid w:val="00F259B0"/>
    <w:rsid w:val="00F25D57"/>
    <w:rsid w:val="00F26A20"/>
    <w:rsid w:val="00F276C9"/>
    <w:rsid w:val="00F31359"/>
    <w:rsid w:val="00F355D4"/>
    <w:rsid w:val="00F3649F"/>
    <w:rsid w:val="00F40690"/>
    <w:rsid w:val="00F43B8F"/>
    <w:rsid w:val="00F47B91"/>
    <w:rsid w:val="00F51785"/>
    <w:rsid w:val="00F530D7"/>
    <w:rsid w:val="00F541E6"/>
    <w:rsid w:val="00F62F49"/>
    <w:rsid w:val="00F640BF"/>
    <w:rsid w:val="00F70754"/>
    <w:rsid w:val="00F77926"/>
    <w:rsid w:val="00F805B3"/>
    <w:rsid w:val="00F83A19"/>
    <w:rsid w:val="00F879A1"/>
    <w:rsid w:val="00F92FC4"/>
    <w:rsid w:val="00F94CF5"/>
    <w:rsid w:val="00F9793C"/>
    <w:rsid w:val="00FA0C14"/>
    <w:rsid w:val="00FA137A"/>
    <w:rsid w:val="00FA5504"/>
    <w:rsid w:val="00FB4B02"/>
    <w:rsid w:val="00FB6B89"/>
    <w:rsid w:val="00FC192E"/>
    <w:rsid w:val="00FC2831"/>
    <w:rsid w:val="00FC2D40"/>
    <w:rsid w:val="00FC3600"/>
    <w:rsid w:val="00FC4A9F"/>
    <w:rsid w:val="00FC565B"/>
    <w:rsid w:val="00FD1B56"/>
    <w:rsid w:val="00FD2812"/>
    <w:rsid w:val="00FD39AC"/>
    <w:rsid w:val="00FD3B8A"/>
    <w:rsid w:val="00FD594B"/>
    <w:rsid w:val="00FE006E"/>
    <w:rsid w:val="00FE197E"/>
    <w:rsid w:val="00FE61A4"/>
    <w:rsid w:val="00FF0DF1"/>
    <w:rsid w:val="00FF26AA"/>
    <w:rsid w:val="00FF5AA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C4CE87"/>
  <w15:docId w15:val="{36F7B977-C041-44DE-A4D9-9C6E25E759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autoRedefine/>
    <w:qFormat/>
    <w:rsid w:val="00E638A0"/>
    <w:pPr>
      <w:keepNext/>
      <w:keepLines/>
      <w:numPr>
        <w:ilvl w:val="1"/>
        <w:numId w:val="1"/>
      </w:numPr>
      <w:spacing w:before="120" w:after="120"/>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3"/>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paragraph" w:styleId="Legenda">
    <w:name w:val="caption"/>
    <w:basedOn w:val="Normal"/>
    <w:next w:val="Normal"/>
    <w:uiPriority w:val="35"/>
    <w:qFormat/>
    <w:rsid w:val="00A017C9"/>
    <w:rPr>
      <w:b/>
      <w:bCs/>
      <w:sz w:val="20"/>
      <w:szCs w:val="20"/>
    </w:rPr>
  </w:style>
  <w:style w:type="paragraph" w:customStyle="1" w:styleId="paragraph">
    <w:name w:val="paragraph"/>
    <w:basedOn w:val="Normal"/>
    <w:rsid w:val="006D0ABD"/>
    <w:pPr>
      <w:keepNext w:val="0"/>
      <w:keepLines w:val="0"/>
      <w:spacing w:before="100" w:beforeAutospacing="1" w:after="100" w:afterAutospacing="1"/>
    </w:pPr>
  </w:style>
  <w:style w:type="character" w:customStyle="1" w:styleId="normaltextrun">
    <w:name w:val="normaltextrun"/>
    <w:basedOn w:val="Fontepargpadro"/>
    <w:rsid w:val="006D0ABD"/>
  </w:style>
  <w:style w:type="character" w:customStyle="1" w:styleId="eop">
    <w:name w:val="eop"/>
    <w:basedOn w:val="Fontepargpadro"/>
    <w:rsid w:val="006D0ABD"/>
  </w:style>
  <w:style w:type="character" w:customStyle="1" w:styleId="wacimagecontainer">
    <w:name w:val="wacimagecontainer"/>
    <w:basedOn w:val="Fontepargpadro"/>
    <w:rsid w:val="006D0ABD"/>
  </w:style>
  <w:style w:type="character" w:styleId="MenoPendente">
    <w:name w:val="Unresolved Mention"/>
    <w:basedOn w:val="Fontepargpadro"/>
    <w:uiPriority w:val="99"/>
    <w:semiHidden/>
    <w:unhideWhenUsed/>
    <w:rsid w:val="001A74ED"/>
    <w:rPr>
      <w:color w:val="605E5C"/>
      <w:shd w:val="clear" w:color="auto" w:fill="E1DFDD"/>
    </w:rPr>
  </w:style>
  <w:style w:type="character" w:styleId="HiperlinkVisitado">
    <w:name w:val="FollowedHyperlink"/>
    <w:basedOn w:val="Fontepargpadro"/>
    <w:uiPriority w:val="99"/>
    <w:semiHidden/>
    <w:unhideWhenUsed/>
    <w:rsid w:val="00067E9B"/>
    <w:rPr>
      <w:color w:val="954F72" w:themeColor="followedHyperlink"/>
      <w:u w:val="single"/>
    </w:rPr>
  </w:style>
  <w:style w:type="paragraph" w:styleId="Pr-formataoHTML">
    <w:name w:val="HTML Preformatted"/>
    <w:basedOn w:val="Normal"/>
    <w:link w:val="Pr-formataoHTMLChar"/>
    <w:uiPriority w:val="99"/>
    <w:semiHidden/>
    <w:unhideWhenUsed/>
    <w:rsid w:val="00B42A8E"/>
    <w:pPr>
      <w:keepNext w:val="0"/>
      <w:keepLine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B42A8E"/>
    <w:rPr>
      <w:rFonts w:ascii="Courier New" w:hAnsi="Courier New" w:cs="Courier New"/>
    </w:rPr>
  </w:style>
  <w:style w:type="paragraph" w:styleId="NormalWeb">
    <w:name w:val="Normal (Web)"/>
    <w:basedOn w:val="Normal"/>
    <w:uiPriority w:val="99"/>
    <w:semiHidden/>
    <w:unhideWhenUsed/>
    <w:rsid w:val="003D020A"/>
    <w:pPr>
      <w:keepNext w:val="0"/>
      <w:keepLines w:val="0"/>
      <w:spacing w:before="100" w:beforeAutospacing="1" w:after="100" w:afterAutospacing="1"/>
    </w:pPr>
  </w:style>
  <w:style w:type="character" w:customStyle="1" w:styleId="hgkelc">
    <w:name w:val="hgkelc"/>
    <w:basedOn w:val="Fontepargpadro"/>
    <w:rsid w:val="00CC333B"/>
  </w:style>
  <w:style w:type="character" w:styleId="nfase">
    <w:name w:val="Emphasis"/>
    <w:basedOn w:val="Fontepargpadro"/>
    <w:uiPriority w:val="20"/>
    <w:qFormat/>
    <w:rsid w:val="00302B3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67265130">
      <w:bodyDiv w:val="1"/>
      <w:marLeft w:val="0"/>
      <w:marRight w:val="0"/>
      <w:marTop w:val="0"/>
      <w:marBottom w:val="0"/>
      <w:divBdr>
        <w:top w:val="none" w:sz="0" w:space="0" w:color="auto"/>
        <w:left w:val="none" w:sz="0" w:space="0" w:color="auto"/>
        <w:bottom w:val="none" w:sz="0" w:space="0" w:color="auto"/>
        <w:right w:val="none" w:sz="0" w:space="0" w:color="auto"/>
      </w:divBdr>
    </w:div>
    <w:div w:id="103841450">
      <w:bodyDiv w:val="1"/>
      <w:marLeft w:val="0"/>
      <w:marRight w:val="0"/>
      <w:marTop w:val="0"/>
      <w:marBottom w:val="0"/>
      <w:divBdr>
        <w:top w:val="none" w:sz="0" w:space="0" w:color="auto"/>
        <w:left w:val="none" w:sz="0" w:space="0" w:color="auto"/>
        <w:bottom w:val="none" w:sz="0" w:space="0" w:color="auto"/>
        <w:right w:val="none" w:sz="0" w:space="0" w:color="auto"/>
      </w:divBdr>
      <w:divsChild>
        <w:div w:id="63260291">
          <w:marLeft w:val="0"/>
          <w:marRight w:val="0"/>
          <w:marTop w:val="0"/>
          <w:marBottom w:val="0"/>
          <w:divBdr>
            <w:top w:val="none" w:sz="0" w:space="0" w:color="auto"/>
            <w:left w:val="none" w:sz="0" w:space="0" w:color="auto"/>
            <w:bottom w:val="none" w:sz="0" w:space="0" w:color="auto"/>
            <w:right w:val="none" w:sz="0" w:space="0" w:color="auto"/>
          </w:divBdr>
          <w:divsChild>
            <w:div w:id="773090195">
              <w:marLeft w:val="0"/>
              <w:marRight w:val="0"/>
              <w:marTop w:val="0"/>
              <w:marBottom w:val="0"/>
              <w:divBdr>
                <w:top w:val="none" w:sz="0" w:space="0" w:color="auto"/>
                <w:left w:val="none" w:sz="0" w:space="0" w:color="auto"/>
                <w:bottom w:val="none" w:sz="0" w:space="0" w:color="auto"/>
                <w:right w:val="none" w:sz="0" w:space="0" w:color="auto"/>
              </w:divBdr>
            </w:div>
          </w:divsChild>
        </w:div>
        <w:div w:id="392461586">
          <w:marLeft w:val="0"/>
          <w:marRight w:val="0"/>
          <w:marTop w:val="0"/>
          <w:marBottom w:val="0"/>
          <w:divBdr>
            <w:top w:val="none" w:sz="0" w:space="0" w:color="auto"/>
            <w:left w:val="none" w:sz="0" w:space="0" w:color="auto"/>
            <w:bottom w:val="none" w:sz="0" w:space="0" w:color="auto"/>
            <w:right w:val="none" w:sz="0" w:space="0" w:color="auto"/>
          </w:divBdr>
          <w:divsChild>
            <w:div w:id="990642867">
              <w:marLeft w:val="0"/>
              <w:marRight w:val="0"/>
              <w:marTop w:val="0"/>
              <w:marBottom w:val="0"/>
              <w:divBdr>
                <w:top w:val="none" w:sz="0" w:space="0" w:color="auto"/>
                <w:left w:val="none" w:sz="0" w:space="0" w:color="auto"/>
                <w:bottom w:val="none" w:sz="0" w:space="0" w:color="auto"/>
                <w:right w:val="none" w:sz="0" w:space="0" w:color="auto"/>
              </w:divBdr>
            </w:div>
          </w:divsChild>
        </w:div>
        <w:div w:id="771241913">
          <w:marLeft w:val="0"/>
          <w:marRight w:val="0"/>
          <w:marTop w:val="0"/>
          <w:marBottom w:val="0"/>
          <w:divBdr>
            <w:top w:val="none" w:sz="0" w:space="0" w:color="auto"/>
            <w:left w:val="none" w:sz="0" w:space="0" w:color="auto"/>
            <w:bottom w:val="none" w:sz="0" w:space="0" w:color="auto"/>
            <w:right w:val="none" w:sz="0" w:space="0" w:color="auto"/>
          </w:divBdr>
          <w:divsChild>
            <w:div w:id="1211110796">
              <w:marLeft w:val="0"/>
              <w:marRight w:val="0"/>
              <w:marTop w:val="0"/>
              <w:marBottom w:val="0"/>
              <w:divBdr>
                <w:top w:val="none" w:sz="0" w:space="0" w:color="auto"/>
                <w:left w:val="none" w:sz="0" w:space="0" w:color="auto"/>
                <w:bottom w:val="none" w:sz="0" w:space="0" w:color="auto"/>
                <w:right w:val="none" w:sz="0" w:space="0" w:color="auto"/>
              </w:divBdr>
            </w:div>
          </w:divsChild>
        </w:div>
        <w:div w:id="1037853477">
          <w:marLeft w:val="0"/>
          <w:marRight w:val="0"/>
          <w:marTop w:val="0"/>
          <w:marBottom w:val="0"/>
          <w:divBdr>
            <w:top w:val="none" w:sz="0" w:space="0" w:color="auto"/>
            <w:left w:val="none" w:sz="0" w:space="0" w:color="auto"/>
            <w:bottom w:val="none" w:sz="0" w:space="0" w:color="auto"/>
            <w:right w:val="none" w:sz="0" w:space="0" w:color="auto"/>
          </w:divBdr>
          <w:divsChild>
            <w:div w:id="1281181412">
              <w:marLeft w:val="0"/>
              <w:marRight w:val="0"/>
              <w:marTop w:val="0"/>
              <w:marBottom w:val="0"/>
              <w:divBdr>
                <w:top w:val="none" w:sz="0" w:space="0" w:color="auto"/>
                <w:left w:val="none" w:sz="0" w:space="0" w:color="auto"/>
                <w:bottom w:val="none" w:sz="0" w:space="0" w:color="auto"/>
                <w:right w:val="none" w:sz="0" w:space="0" w:color="auto"/>
              </w:divBdr>
            </w:div>
          </w:divsChild>
        </w:div>
        <w:div w:id="1104351140">
          <w:marLeft w:val="0"/>
          <w:marRight w:val="0"/>
          <w:marTop w:val="0"/>
          <w:marBottom w:val="0"/>
          <w:divBdr>
            <w:top w:val="none" w:sz="0" w:space="0" w:color="auto"/>
            <w:left w:val="none" w:sz="0" w:space="0" w:color="auto"/>
            <w:bottom w:val="none" w:sz="0" w:space="0" w:color="auto"/>
            <w:right w:val="none" w:sz="0" w:space="0" w:color="auto"/>
          </w:divBdr>
          <w:divsChild>
            <w:div w:id="1030565566">
              <w:marLeft w:val="0"/>
              <w:marRight w:val="0"/>
              <w:marTop w:val="0"/>
              <w:marBottom w:val="0"/>
              <w:divBdr>
                <w:top w:val="none" w:sz="0" w:space="0" w:color="auto"/>
                <w:left w:val="none" w:sz="0" w:space="0" w:color="auto"/>
                <w:bottom w:val="none" w:sz="0" w:space="0" w:color="auto"/>
                <w:right w:val="none" w:sz="0" w:space="0" w:color="auto"/>
              </w:divBdr>
            </w:div>
          </w:divsChild>
        </w:div>
        <w:div w:id="1171218669">
          <w:marLeft w:val="0"/>
          <w:marRight w:val="0"/>
          <w:marTop w:val="0"/>
          <w:marBottom w:val="0"/>
          <w:divBdr>
            <w:top w:val="none" w:sz="0" w:space="0" w:color="auto"/>
            <w:left w:val="none" w:sz="0" w:space="0" w:color="auto"/>
            <w:bottom w:val="none" w:sz="0" w:space="0" w:color="auto"/>
            <w:right w:val="none" w:sz="0" w:space="0" w:color="auto"/>
          </w:divBdr>
          <w:divsChild>
            <w:div w:id="148056869">
              <w:marLeft w:val="0"/>
              <w:marRight w:val="0"/>
              <w:marTop w:val="0"/>
              <w:marBottom w:val="0"/>
              <w:divBdr>
                <w:top w:val="none" w:sz="0" w:space="0" w:color="auto"/>
                <w:left w:val="none" w:sz="0" w:space="0" w:color="auto"/>
                <w:bottom w:val="none" w:sz="0" w:space="0" w:color="auto"/>
                <w:right w:val="none" w:sz="0" w:space="0" w:color="auto"/>
              </w:divBdr>
            </w:div>
          </w:divsChild>
        </w:div>
        <w:div w:id="1307510753">
          <w:marLeft w:val="0"/>
          <w:marRight w:val="0"/>
          <w:marTop w:val="0"/>
          <w:marBottom w:val="0"/>
          <w:divBdr>
            <w:top w:val="none" w:sz="0" w:space="0" w:color="auto"/>
            <w:left w:val="none" w:sz="0" w:space="0" w:color="auto"/>
            <w:bottom w:val="none" w:sz="0" w:space="0" w:color="auto"/>
            <w:right w:val="none" w:sz="0" w:space="0" w:color="auto"/>
          </w:divBdr>
          <w:divsChild>
            <w:div w:id="1843154955">
              <w:marLeft w:val="0"/>
              <w:marRight w:val="0"/>
              <w:marTop w:val="0"/>
              <w:marBottom w:val="0"/>
              <w:divBdr>
                <w:top w:val="none" w:sz="0" w:space="0" w:color="auto"/>
                <w:left w:val="none" w:sz="0" w:space="0" w:color="auto"/>
                <w:bottom w:val="none" w:sz="0" w:space="0" w:color="auto"/>
                <w:right w:val="none" w:sz="0" w:space="0" w:color="auto"/>
              </w:divBdr>
            </w:div>
          </w:divsChild>
        </w:div>
        <w:div w:id="1403872645">
          <w:marLeft w:val="0"/>
          <w:marRight w:val="0"/>
          <w:marTop w:val="0"/>
          <w:marBottom w:val="0"/>
          <w:divBdr>
            <w:top w:val="none" w:sz="0" w:space="0" w:color="auto"/>
            <w:left w:val="none" w:sz="0" w:space="0" w:color="auto"/>
            <w:bottom w:val="none" w:sz="0" w:space="0" w:color="auto"/>
            <w:right w:val="none" w:sz="0" w:space="0" w:color="auto"/>
          </w:divBdr>
          <w:divsChild>
            <w:div w:id="9012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3928">
      <w:bodyDiv w:val="1"/>
      <w:marLeft w:val="0"/>
      <w:marRight w:val="0"/>
      <w:marTop w:val="0"/>
      <w:marBottom w:val="0"/>
      <w:divBdr>
        <w:top w:val="none" w:sz="0" w:space="0" w:color="auto"/>
        <w:left w:val="none" w:sz="0" w:space="0" w:color="auto"/>
        <w:bottom w:val="none" w:sz="0" w:space="0" w:color="auto"/>
        <w:right w:val="none" w:sz="0" w:space="0" w:color="auto"/>
      </w:divBdr>
    </w:div>
    <w:div w:id="337541104">
      <w:bodyDiv w:val="1"/>
      <w:marLeft w:val="0"/>
      <w:marRight w:val="0"/>
      <w:marTop w:val="0"/>
      <w:marBottom w:val="0"/>
      <w:divBdr>
        <w:top w:val="none" w:sz="0" w:space="0" w:color="auto"/>
        <w:left w:val="none" w:sz="0" w:space="0" w:color="auto"/>
        <w:bottom w:val="none" w:sz="0" w:space="0" w:color="auto"/>
        <w:right w:val="none" w:sz="0" w:space="0" w:color="auto"/>
      </w:divBdr>
      <w:divsChild>
        <w:div w:id="124811300">
          <w:marLeft w:val="0"/>
          <w:marRight w:val="0"/>
          <w:marTop w:val="0"/>
          <w:marBottom w:val="0"/>
          <w:divBdr>
            <w:top w:val="none" w:sz="0" w:space="0" w:color="auto"/>
            <w:left w:val="none" w:sz="0" w:space="0" w:color="auto"/>
            <w:bottom w:val="none" w:sz="0" w:space="0" w:color="auto"/>
            <w:right w:val="none" w:sz="0" w:space="0" w:color="auto"/>
          </w:divBdr>
        </w:div>
        <w:div w:id="406611810">
          <w:marLeft w:val="0"/>
          <w:marRight w:val="0"/>
          <w:marTop w:val="0"/>
          <w:marBottom w:val="0"/>
          <w:divBdr>
            <w:top w:val="none" w:sz="0" w:space="0" w:color="auto"/>
            <w:left w:val="none" w:sz="0" w:space="0" w:color="auto"/>
            <w:bottom w:val="none" w:sz="0" w:space="0" w:color="auto"/>
            <w:right w:val="none" w:sz="0" w:space="0" w:color="auto"/>
          </w:divBdr>
        </w:div>
        <w:div w:id="472334154">
          <w:marLeft w:val="0"/>
          <w:marRight w:val="0"/>
          <w:marTop w:val="0"/>
          <w:marBottom w:val="0"/>
          <w:divBdr>
            <w:top w:val="none" w:sz="0" w:space="0" w:color="auto"/>
            <w:left w:val="none" w:sz="0" w:space="0" w:color="auto"/>
            <w:bottom w:val="none" w:sz="0" w:space="0" w:color="auto"/>
            <w:right w:val="none" w:sz="0" w:space="0" w:color="auto"/>
          </w:divBdr>
        </w:div>
        <w:div w:id="540095703">
          <w:marLeft w:val="0"/>
          <w:marRight w:val="0"/>
          <w:marTop w:val="0"/>
          <w:marBottom w:val="0"/>
          <w:divBdr>
            <w:top w:val="none" w:sz="0" w:space="0" w:color="auto"/>
            <w:left w:val="none" w:sz="0" w:space="0" w:color="auto"/>
            <w:bottom w:val="none" w:sz="0" w:space="0" w:color="auto"/>
            <w:right w:val="none" w:sz="0" w:space="0" w:color="auto"/>
          </w:divBdr>
        </w:div>
        <w:div w:id="555748373">
          <w:marLeft w:val="0"/>
          <w:marRight w:val="0"/>
          <w:marTop w:val="0"/>
          <w:marBottom w:val="0"/>
          <w:divBdr>
            <w:top w:val="none" w:sz="0" w:space="0" w:color="auto"/>
            <w:left w:val="none" w:sz="0" w:space="0" w:color="auto"/>
            <w:bottom w:val="none" w:sz="0" w:space="0" w:color="auto"/>
            <w:right w:val="none" w:sz="0" w:space="0" w:color="auto"/>
          </w:divBdr>
        </w:div>
        <w:div w:id="605430213">
          <w:marLeft w:val="0"/>
          <w:marRight w:val="0"/>
          <w:marTop w:val="0"/>
          <w:marBottom w:val="0"/>
          <w:divBdr>
            <w:top w:val="none" w:sz="0" w:space="0" w:color="auto"/>
            <w:left w:val="none" w:sz="0" w:space="0" w:color="auto"/>
            <w:bottom w:val="none" w:sz="0" w:space="0" w:color="auto"/>
            <w:right w:val="none" w:sz="0" w:space="0" w:color="auto"/>
          </w:divBdr>
        </w:div>
        <w:div w:id="648020901">
          <w:marLeft w:val="0"/>
          <w:marRight w:val="0"/>
          <w:marTop w:val="0"/>
          <w:marBottom w:val="0"/>
          <w:divBdr>
            <w:top w:val="none" w:sz="0" w:space="0" w:color="auto"/>
            <w:left w:val="none" w:sz="0" w:space="0" w:color="auto"/>
            <w:bottom w:val="none" w:sz="0" w:space="0" w:color="auto"/>
            <w:right w:val="none" w:sz="0" w:space="0" w:color="auto"/>
          </w:divBdr>
        </w:div>
        <w:div w:id="832910893">
          <w:marLeft w:val="0"/>
          <w:marRight w:val="0"/>
          <w:marTop w:val="0"/>
          <w:marBottom w:val="0"/>
          <w:divBdr>
            <w:top w:val="none" w:sz="0" w:space="0" w:color="auto"/>
            <w:left w:val="none" w:sz="0" w:space="0" w:color="auto"/>
            <w:bottom w:val="none" w:sz="0" w:space="0" w:color="auto"/>
            <w:right w:val="none" w:sz="0" w:space="0" w:color="auto"/>
          </w:divBdr>
        </w:div>
        <w:div w:id="1209607137">
          <w:marLeft w:val="0"/>
          <w:marRight w:val="0"/>
          <w:marTop w:val="0"/>
          <w:marBottom w:val="0"/>
          <w:divBdr>
            <w:top w:val="none" w:sz="0" w:space="0" w:color="auto"/>
            <w:left w:val="none" w:sz="0" w:space="0" w:color="auto"/>
            <w:bottom w:val="none" w:sz="0" w:space="0" w:color="auto"/>
            <w:right w:val="none" w:sz="0" w:space="0" w:color="auto"/>
          </w:divBdr>
        </w:div>
        <w:div w:id="1341856116">
          <w:marLeft w:val="0"/>
          <w:marRight w:val="0"/>
          <w:marTop w:val="0"/>
          <w:marBottom w:val="0"/>
          <w:divBdr>
            <w:top w:val="none" w:sz="0" w:space="0" w:color="auto"/>
            <w:left w:val="none" w:sz="0" w:space="0" w:color="auto"/>
            <w:bottom w:val="none" w:sz="0" w:space="0" w:color="auto"/>
            <w:right w:val="none" w:sz="0" w:space="0" w:color="auto"/>
          </w:divBdr>
        </w:div>
        <w:div w:id="1513690931">
          <w:marLeft w:val="0"/>
          <w:marRight w:val="0"/>
          <w:marTop w:val="0"/>
          <w:marBottom w:val="0"/>
          <w:divBdr>
            <w:top w:val="none" w:sz="0" w:space="0" w:color="auto"/>
            <w:left w:val="none" w:sz="0" w:space="0" w:color="auto"/>
            <w:bottom w:val="none" w:sz="0" w:space="0" w:color="auto"/>
            <w:right w:val="none" w:sz="0" w:space="0" w:color="auto"/>
          </w:divBdr>
        </w:div>
        <w:div w:id="1970552086">
          <w:marLeft w:val="0"/>
          <w:marRight w:val="0"/>
          <w:marTop w:val="0"/>
          <w:marBottom w:val="0"/>
          <w:divBdr>
            <w:top w:val="none" w:sz="0" w:space="0" w:color="auto"/>
            <w:left w:val="none" w:sz="0" w:space="0" w:color="auto"/>
            <w:bottom w:val="none" w:sz="0" w:space="0" w:color="auto"/>
            <w:right w:val="none" w:sz="0" w:space="0" w:color="auto"/>
          </w:divBdr>
        </w:div>
        <w:div w:id="1999919252">
          <w:marLeft w:val="0"/>
          <w:marRight w:val="0"/>
          <w:marTop w:val="0"/>
          <w:marBottom w:val="0"/>
          <w:divBdr>
            <w:top w:val="none" w:sz="0" w:space="0" w:color="auto"/>
            <w:left w:val="none" w:sz="0" w:space="0" w:color="auto"/>
            <w:bottom w:val="none" w:sz="0" w:space="0" w:color="auto"/>
            <w:right w:val="none" w:sz="0" w:space="0" w:color="auto"/>
          </w:divBdr>
        </w:div>
        <w:div w:id="2132437115">
          <w:marLeft w:val="0"/>
          <w:marRight w:val="0"/>
          <w:marTop w:val="0"/>
          <w:marBottom w:val="0"/>
          <w:divBdr>
            <w:top w:val="none" w:sz="0" w:space="0" w:color="auto"/>
            <w:left w:val="none" w:sz="0" w:space="0" w:color="auto"/>
            <w:bottom w:val="none" w:sz="0" w:space="0" w:color="auto"/>
            <w:right w:val="none" w:sz="0" w:space="0" w:color="auto"/>
          </w:divBdr>
        </w:div>
      </w:divsChild>
    </w:div>
    <w:div w:id="373389339">
      <w:bodyDiv w:val="1"/>
      <w:marLeft w:val="0"/>
      <w:marRight w:val="0"/>
      <w:marTop w:val="0"/>
      <w:marBottom w:val="0"/>
      <w:divBdr>
        <w:top w:val="none" w:sz="0" w:space="0" w:color="auto"/>
        <w:left w:val="none" w:sz="0" w:space="0" w:color="auto"/>
        <w:bottom w:val="none" w:sz="0" w:space="0" w:color="auto"/>
        <w:right w:val="none" w:sz="0" w:space="0" w:color="auto"/>
      </w:divBdr>
    </w:div>
    <w:div w:id="379012721">
      <w:bodyDiv w:val="1"/>
      <w:marLeft w:val="0"/>
      <w:marRight w:val="0"/>
      <w:marTop w:val="0"/>
      <w:marBottom w:val="0"/>
      <w:divBdr>
        <w:top w:val="none" w:sz="0" w:space="0" w:color="auto"/>
        <w:left w:val="none" w:sz="0" w:space="0" w:color="auto"/>
        <w:bottom w:val="none" w:sz="0" w:space="0" w:color="auto"/>
        <w:right w:val="none" w:sz="0" w:space="0" w:color="auto"/>
      </w:divBdr>
      <w:divsChild>
        <w:div w:id="461312155">
          <w:marLeft w:val="0"/>
          <w:marRight w:val="0"/>
          <w:marTop w:val="0"/>
          <w:marBottom w:val="0"/>
          <w:divBdr>
            <w:top w:val="none" w:sz="0" w:space="0" w:color="auto"/>
            <w:left w:val="none" w:sz="0" w:space="0" w:color="auto"/>
            <w:bottom w:val="none" w:sz="0" w:space="0" w:color="auto"/>
            <w:right w:val="none" w:sz="0" w:space="0" w:color="auto"/>
          </w:divBdr>
          <w:divsChild>
            <w:div w:id="2061634158">
              <w:marLeft w:val="0"/>
              <w:marRight w:val="0"/>
              <w:marTop w:val="0"/>
              <w:marBottom w:val="0"/>
              <w:divBdr>
                <w:top w:val="none" w:sz="0" w:space="0" w:color="auto"/>
                <w:left w:val="none" w:sz="0" w:space="0" w:color="auto"/>
                <w:bottom w:val="none" w:sz="0" w:space="0" w:color="auto"/>
                <w:right w:val="none" w:sz="0" w:space="0" w:color="auto"/>
              </w:divBdr>
              <w:divsChild>
                <w:div w:id="17368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886437">
      <w:bodyDiv w:val="1"/>
      <w:marLeft w:val="0"/>
      <w:marRight w:val="0"/>
      <w:marTop w:val="0"/>
      <w:marBottom w:val="0"/>
      <w:divBdr>
        <w:top w:val="none" w:sz="0" w:space="0" w:color="auto"/>
        <w:left w:val="none" w:sz="0" w:space="0" w:color="auto"/>
        <w:bottom w:val="none" w:sz="0" w:space="0" w:color="auto"/>
        <w:right w:val="none" w:sz="0" w:space="0" w:color="auto"/>
      </w:divBdr>
    </w:div>
    <w:div w:id="419103825">
      <w:bodyDiv w:val="1"/>
      <w:marLeft w:val="0"/>
      <w:marRight w:val="0"/>
      <w:marTop w:val="0"/>
      <w:marBottom w:val="0"/>
      <w:divBdr>
        <w:top w:val="none" w:sz="0" w:space="0" w:color="auto"/>
        <w:left w:val="none" w:sz="0" w:space="0" w:color="auto"/>
        <w:bottom w:val="none" w:sz="0" w:space="0" w:color="auto"/>
        <w:right w:val="none" w:sz="0" w:space="0" w:color="auto"/>
      </w:divBdr>
    </w:div>
    <w:div w:id="426732022">
      <w:bodyDiv w:val="1"/>
      <w:marLeft w:val="0"/>
      <w:marRight w:val="0"/>
      <w:marTop w:val="0"/>
      <w:marBottom w:val="0"/>
      <w:divBdr>
        <w:top w:val="none" w:sz="0" w:space="0" w:color="auto"/>
        <w:left w:val="none" w:sz="0" w:space="0" w:color="auto"/>
        <w:bottom w:val="none" w:sz="0" w:space="0" w:color="auto"/>
        <w:right w:val="none" w:sz="0" w:space="0" w:color="auto"/>
      </w:divBdr>
    </w:div>
    <w:div w:id="472480301">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543517464">
      <w:bodyDiv w:val="1"/>
      <w:marLeft w:val="0"/>
      <w:marRight w:val="0"/>
      <w:marTop w:val="0"/>
      <w:marBottom w:val="0"/>
      <w:divBdr>
        <w:top w:val="none" w:sz="0" w:space="0" w:color="auto"/>
        <w:left w:val="none" w:sz="0" w:space="0" w:color="auto"/>
        <w:bottom w:val="none" w:sz="0" w:space="0" w:color="auto"/>
        <w:right w:val="none" w:sz="0" w:space="0" w:color="auto"/>
      </w:divBdr>
      <w:divsChild>
        <w:div w:id="930511277">
          <w:marLeft w:val="0"/>
          <w:marRight w:val="0"/>
          <w:marTop w:val="0"/>
          <w:marBottom w:val="0"/>
          <w:divBdr>
            <w:top w:val="none" w:sz="0" w:space="0" w:color="auto"/>
            <w:left w:val="none" w:sz="0" w:space="0" w:color="auto"/>
            <w:bottom w:val="none" w:sz="0" w:space="0" w:color="auto"/>
            <w:right w:val="none" w:sz="0" w:space="0" w:color="auto"/>
          </w:divBdr>
        </w:div>
        <w:div w:id="955141507">
          <w:marLeft w:val="0"/>
          <w:marRight w:val="0"/>
          <w:marTop w:val="0"/>
          <w:marBottom w:val="0"/>
          <w:divBdr>
            <w:top w:val="none" w:sz="0" w:space="0" w:color="auto"/>
            <w:left w:val="none" w:sz="0" w:space="0" w:color="auto"/>
            <w:bottom w:val="none" w:sz="0" w:space="0" w:color="auto"/>
            <w:right w:val="none" w:sz="0" w:space="0" w:color="auto"/>
          </w:divBdr>
        </w:div>
      </w:divsChild>
    </w:div>
    <w:div w:id="580063799">
      <w:bodyDiv w:val="1"/>
      <w:marLeft w:val="0"/>
      <w:marRight w:val="0"/>
      <w:marTop w:val="0"/>
      <w:marBottom w:val="0"/>
      <w:divBdr>
        <w:top w:val="none" w:sz="0" w:space="0" w:color="auto"/>
        <w:left w:val="none" w:sz="0" w:space="0" w:color="auto"/>
        <w:bottom w:val="none" w:sz="0" w:space="0" w:color="auto"/>
        <w:right w:val="none" w:sz="0" w:space="0" w:color="auto"/>
      </w:divBdr>
    </w:div>
    <w:div w:id="583682090">
      <w:bodyDiv w:val="1"/>
      <w:marLeft w:val="0"/>
      <w:marRight w:val="0"/>
      <w:marTop w:val="0"/>
      <w:marBottom w:val="0"/>
      <w:divBdr>
        <w:top w:val="none" w:sz="0" w:space="0" w:color="auto"/>
        <w:left w:val="none" w:sz="0" w:space="0" w:color="auto"/>
        <w:bottom w:val="none" w:sz="0" w:space="0" w:color="auto"/>
        <w:right w:val="none" w:sz="0" w:space="0" w:color="auto"/>
      </w:divBdr>
    </w:div>
    <w:div w:id="597563211">
      <w:bodyDiv w:val="1"/>
      <w:marLeft w:val="0"/>
      <w:marRight w:val="0"/>
      <w:marTop w:val="0"/>
      <w:marBottom w:val="0"/>
      <w:divBdr>
        <w:top w:val="none" w:sz="0" w:space="0" w:color="auto"/>
        <w:left w:val="none" w:sz="0" w:space="0" w:color="auto"/>
        <w:bottom w:val="none" w:sz="0" w:space="0" w:color="auto"/>
        <w:right w:val="none" w:sz="0" w:space="0" w:color="auto"/>
      </w:divBdr>
    </w:div>
    <w:div w:id="647247991">
      <w:bodyDiv w:val="1"/>
      <w:marLeft w:val="0"/>
      <w:marRight w:val="0"/>
      <w:marTop w:val="0"/>
      <w:marBottom w:val="0"/>
      <w:divBdr>
        <w:top w:val="none" w:sz="0" w:space="0" w:color="auto"/>
        <w:left w:val="none" w:sz="0" w:space="0" w:color="auto"/>
        <w:bottom w:val="none" w:sz="0" w:space="0" w:color="auto"/>
        <w:right w:val="none" w:sz="0" w:space="0" w:color="auto"/>
      </w:divBdr>
      <w:divsChild>
        <w:div w:id="107552783">
          <w:marLeft w:val="0"/>
          <w:marRight w:val="0"/>
          <w:marTop w:val="0"/>
          <w:marBottom w:val="0"/>
          <w:divBdr>
            <w:top w:val="none" w:sz="0" w:space="0" w:color="auto"/>
            <w:left w:val="none" w:sz="0" w:space="0" w:color="auto"/>
            <w:bottom w:val="none" w:sz="0" w:space="0" w:color="auto"/>
            <w:right w:val="none" w:sz="0" w:space="0" w:color="auto"/>
          </w:divBdr>
        </w:div>
        <w:div w:id="213977043">
          <w:marLeft w:val="0"/>
          <w:marRight w:val="0"/>
          <w:marTop w:val="0"/>
          <w:marBottom w:val="0"/>
          <w:divBdr>
            <w:top w:val="none" w:sz="0" w:space="0" w:color="auto"/>
            <w:left w:val="none" w:sz="0" w:space="0" w:color="auto"/>
            <w:bottom w:val="none" w:sz="0" w:space="0" w:color="auto"/>
            <w:right w:val="none" w:sz="0" w:space="0" w:color="auto"/>
          </w:divBdr>
        </w:div>
        <w:div w:id="215942387">
          <w:marLeft w:val="0"/>
          <w:marRight w:val="0"/>
          <w:marTop w:val="0"/>
          <w:marBottom w:val="0"/>
          <w:divBdr>
            <w:top w:val="none" w:sz="0" w:space="0" w:color="auto"/>
            <w:left w:val="none" w:sz="0" w:space="0" w:color="auto"/>
            <w:bottom w:val="none" w:sz="0" w:space="0" w:color="auto"/>
            <w:right w:val="none" w:sz="0" w:space="0" w:color="auto"/>
          </w:divBdr>
        </w:div>
        <w:div w:id="852305728">
          <w:marLeft w:val="0"/>
          <w:marRight w:val="0"/>
          <w:marTop w:val="0"/>
          <w:marBottom w:val="0"/>
          <w:divBdr>
            <w:top w:val="none" w:sz="0" w:space="0" w:color="auto"/>
            <w:left w:val="none" w:sz="0" w:space="0" w:color="auto"/>
            <w:bottom w:val="none" w:sz="0" w:space="0" w:color="auto"/>
            <w:right w:val="none" w:sz="0" w:space="0" w:color="auto"/>
          </w:divBdr>
        </w:div>
        <w:div w:id="1128358552">
          <w:marLeft w:val="0"/>
          <w:marRight w:val="0"/>
          <w:marTop w:val="0"/>
          <w:marBottom w:val="0"/>
          <w:divBdr>
            <w:top w:val="none" w:sz="0" w:space="0" w:color="auto"/>
            <w:left w:val="none" w:sz="0" w:space="0" w:color="auto"/>
            <w:bottom w:val="none" w:sz="0" w:space="0" w:color="auto"/>
            <w:right w:val="none" w:sz="0" w:space="0" w:color="auto"/>
          </w:divBdr>
        </w:div>
        <w:div w:id="1182351852">
          <w:marLeft w:val="0"/>
          <w:marRight w:val="0"/>
          <w:marTop w:val="0"/>
          <w:marBottom w:val="0"/>
          <w:divBdr>
            <w:top w:val="none" w:sz="0" w:space="0" w:color="auto"/>
            <w:left w:val="none" w:sz="0" w:space="0" w:color="auto"/>
            <w:bottom w:val="none" w:sz="0" w:space="0" w:color="auto"/>
            <w:right w:val="none" w:sz="0" w:space="0" w:color="auto"/>
          </w:divBdr>
        </w:div>
        <w:div w:id="1312715076">
          <w:marLeft w:val="0"/>
          <w:marRight w:val="0"/>
          <w:marTop w:val="0"/>
          <w:marBottom w:val="0"/>
          <w:divBdr>
            <w:top w:val="none" w:sz="0" w:space="0" w:color="auto"/>
            <w:left w:val="none" w:sz="0" w:space="0" w:color="auto"/>
            <w:bottom w:val="none" w:sz="0" w:space="0" w:color="auto"/>
            <w:right w:val="none" w:sz="0" w:space="0" w:color="auto"/>
          </w:divBdr>
        </w:div>
        <w:div w:id="1501391858">
          <w:marLeft w:val="0"/>
          <w:marRight w:val="0"/>
          <w:marTop w:val="0"/>
          <w:marBottom w:val="0"/>
          <w:divBdr>
            <w:top w:val="none" w:sz="0" w:space="0" w:color="auto"/>
            <w:left w:val="none" w:sz="0" w:space="0" w:color="auto"/>
            <w:bottom w:val="none" w:sz="0" w:space="0" w:color="auto"/>
            <w:right w:val="none" w:sz="0" w:space="0" w:color="auto"/>
          </w:divBdr>
        </w:div>
        <w:div w:id="1663697766">
          <w:marLeft w:val="0"/>
          <w:marRight w:val="0"/>
          <w:marTop w:val="0"/>
          <w:marBottom w:val="0"/>
          <w:divBdr>
            <w:top w:val="none" w:sz="0" w:space="0" w:color="auto"/>
            <w:left w:val="none" w:sz="0" w:space="0" w:color="auto"/>
            <w:bottom w:val="none" w:sz="0" w:space="0" w:color="auto"/>
            <w:right w:val="none" w:sz="0" w:space="0" w:color="auto"/>
          </w:divBdr>
        </w:div>
        <w:div w:id="1752463132">
          <w:marLeft w:val="0"/>
          <w:marRight w:val="0"/>
          <w:marTop w:val="0"/>
          <w:marBottom w:val="0"/>
          <w:divBdr>
            <w:top w:val="none" w:sz="0" w:space="0" w:color="auto"/>
            <w:left w:val="none" w:sz="0" w:space="0" w:color="auto"/>
            <w:bottom w:val="none" w:sz="0" w:space="0" w:color="auto"/>
            <w:right w:val="none" w:sz="0" w:space="0" w:color="auto"/>
          </w:divBdr>
        </w:div>
        <w:div w:id="1820884727">
          <w:marLeft w:val="0"/>
          <w:marRight w:val="0"/>
          <w:marTop w:val="0"/>
          <w:marBottom w:val="0"/>
          <w:divBdr>
            <w:top w:val="none" w:sz="0" w:space="0" w:color="auto"/>
            <w:left w:val="none" w:sz="0" w:space="0" w:color="auto"/>
            <w:bottom w:val="none" w:sz="0" w:space="0" w:color="auto"/>
            <w:right w:val="none" w:sz="0" w:space="0" w:color="auto"/>
          </w:divBdr>
        </w:div>
        <w:div w:id="2015254879">
          <w:marLeft w:val="0"/>
          <w:marRight w:val="0"/>
          <w:marTop w:val="0"/>
          <w:marBottom w:val="0"/>
          <w:divBdr>
            <w:top w:val="none" w:sz="0" w:space="0" w:color="auto"/>
            <w:left w:val="none" w:sz="0" w:space="0" w:color="auto"/>
            <w:bottom w:val="none" w:sz="0" w:space="0" w:color="auto"/>
            <w:right w:val="none" w:sz="0" w:space="0" w:color="auto"/>
          </w:divBdr>
        </w:div>
        <w:div w:id="2035839861">
          <w:marLeft w:val="0"/>
          <w:marRight w:val="0"/>
          <w:marTop w:val="0"/>
          <w:marBottom w:val="0"/>
          <w:divBdr>
            <w:top w:val="none" w:sz="0" w:space="0" w:color="auto"/>
            <w:left w:val="none" w:sz="0" w:space="0" w:color="auto"/>
            <w:bottom w:val="none" w:sz="0" w:space="0" w:color="auto"/>
            <w:right w:val="none" w:sz="0" w:space="0" w:color="auto"/>
          </w:divBdr>
        </w:div>
        <w:div w:id="2090152622">
          <w:marLeft w:val="0"/>
          <w:marRight w:val="0"/>
          <w:marTop w:val="0"/>
          <w:marBottom w:val="0"/>
          <w:divBdr>
            <w:top w:val="none" w:sz="0" w:space="0" w:color="auto"/>
            <w:left w:val="none" w:sz="0" w:space="0" w:color="auto"/>
            <w:bottom w:val="none" w:sz="0" w:space="0" w:color="auto"/>
            <w:right w:val="none" w:sz="0" w:space="0" w:color="auto"/>
          </w:divBdr>
        </w:div>
      </w:divsChild>
    </w:div>
    <w:div w:id="682825954">
      <w:bodyDiv w:val="1"/>
      <w:marLeft w:val="0"/>
      <w:marRight w:val="0"/>
      <w:marTop w:val="0"/>
      <w:marBottom w:val="0"/>
      <w:divBdr>
        <w:top w:val="none" w:sz="0" w:space="0" w:color="auto"/>
        <w:left w:val="none" w:sz="0" w:space="0" w:color="auto"/>
        <w:bottom w:val="none" w:sz="0" w:space="0" w:color="auto"/>
        <w:right w:val="none" w:sz="0" w:space="0" w:color="auto"/>
      </w:divBdr>
    </w:div>
    <w:div w:id="805392378">
      <w:bodyDiv w:val="1"/>
      <w:marLeft w:val="0"/>
      <w:marRight w:val="0"/>
      <w:marTop w:val="0"/>
      <w:marBottom w:val="0"/>
      <w:divBdr>
        <w:top w:val="none" w:sz="0" w:space="0" w:color="auto"/>
        <w:left w:val="none" w:sz="0" w:space="0" w:color="auto"/>
        <w:bottom w:val="none" w:sz="0" w:space="0" w:color="auto"/>
        <w:right w:val="none" w:sz="0" w:space="0" w:color="auto"/>
      </w:divBdr>
    </w:div>
    <w:div w:id="823280283">
      <w:bodyDiv w:val="1"/>
      <w:marLeft w:val="0"/>
      <w:marRight w:val="0"/>
      <w:marTop w:val="0"/>
      <w:marBottom w:val="0"/>
      <w:divBdr>
        <w:top w:val="none" w:sz="0" w:space="0" w:color="auto"/>
        <w:left w:val="none" w:sz="0" w:space="0" w:color="auto"/>
        <w:bottom w:val="none" w:sz="0" w:space="0" w:color="auto"/>
        <w:right w:val="none" w:sz="0" w:space="0" w:color="auto"/>
      </w:divBdr>
    </w:div>
    <w:div w:id="865168725">
      <w:bodyDiv w:val="1"/>
      <w:marLeft w:val="0"/>
      <w:marRight w:val="0"/>
      <w:marTop w:val="0"/>
      <w:marBottom w:val="0"/>
      <w:divBdr>
        <w:top w:val="none" w:sz="0" w:space="0" w:color="auto"/>
        <w:left w:val="none" w:sz="0" w:space="0" w:color="auto"/>
        <w:bottom w:val="none" w:sz="0" w:space="0" w:color="auto"/>
        <w:right w:val="none" w:sz="0" w:space="0" w:color="auto"/>
      </w:divBdr>
      <w:divsChild>
        <w:div w:id="422148821">
          <w:marLeft w:val="0"/>
          <w:marRight w:val="0"/>
          <w:marTop w:val="0"/>
          <w:marBottom w:val="0"/>
          <w:divBdr>
            <w:top w:val="none" w:sz="0" w:space="0" w:color="auto"/>
            <w:left w:val="none" w:sz="0" w:space="0" w:color="auto"/>
            <w:bottom w:val="none" w:sz="0" w:space="0" w:color="auto"/>
            <w:right w:val="none" w:sz="0" w:space="0" w:color="auto"/>
          </w:divBdr>
        </w:div>
        <w:div w:id="1119761240">
          <w:marLeft w:val="0"/>
          <w:marRight w:val="0"/>
          <w:marTop w:val="0"/>
          <w:marBottom w:val="0"/>
          <w:divBdr>
            <w:top w:val="none" w:sz="0" w:space="0" w:color="auto"/>
            <w:left w:val="none" w:sz="0" w:space="0" w:color="auto"/>
            <w:bottom w:val="none" w:sz="0" w:space="0" w:color="auto"/>
            <w:right w:val="none" w:sz="0" w:space="0" w:color="auto"/>
          </w:divBdr>
        </w:div>
        <w:div w:id="1177963944">
          <w:marLeft w:val="0"/>
          <w:marRight w:val="0"/>
          <w:marTop w:val="0"/>
          <w:marBottom w:val="0"/>
          <w:divBdr>
            <w:top w:val="none" w:sz="0" w:space="0" w:color="auto"/>
            <w:left w:val="none" w:sz="0" w:space="0" w:color="auto"/>
            <w:bottom w:val="none" w:sz="0" w:space="0" w:color="auto"/>
            <w:right w:val="none" w:sz="0" w:space="0" w:color="auto"/>
          </w:divBdr>
        </w:div>
        <w:div w:id="1560555879">
          <w:marLeft w:val="0"/>
          <w:marRight w:val="0"/>
          <w:marTop w:val="0"/>
          <w:marBottom w:val="0"/>
          <w:divBdr>
            <w:top w:val="none" w:sz="0" w:space="0" w:color="auto"/>
            <w:left w:val="none" w:sz="0" w:space="0" w:color="auto"/>
            <w:bottom w:val="none" w:sz="0" w:space="0" w:color="auto"/>
            <w:right w:val="none" w:sz="0" w:space="0" w:color="auto"/>
          </w:divBdr>
        </w:div>
        <w:div w:id="1581331867">
          <w:marLeft w:val="0"/>
          <w:marRight w:val="0"/>
          <w:marTop w:val="0"/>
          <w:marBottom w:val="0"/>
          <w:divBdr>
            <w:top w:val="none" w:sz="0" w:space="0" w:color="auto"/>
            <w:left w:val="none" w:sz="0" w:space="0" w:color="auto"/>
            <w:bottom w:val="none" w:sz="0" w:space="0" w:color="auto"/>
            <w:right w:val="none" w:sz="0" w:space="0" w:color="auto"/>
          </w:divBdr>
        </w:div>
        <w:div w:id="1964530770">
          <w:marLeft w:val="0"/>
          <w:marRight w:val="0"/>
          <w:marTop w:val="0"/>
          <w:marBottom w:val="0"/>
          <w:divBdr>
            <w:top w:val="none" w:sz="0" w:space="0" w:color="auto"/>
            <w:left w:val="none" w:sz="0" w:space="0" w:color="auto"/>
            <w:bottom w:val="none" w:sz="0" w:space="0" w:color="auto"/>
            <w:right w:val="none" w:sz="0" w:space="0" w:color="auto"/>
          </w:divBdr>
        </w:div>
      </w:divsChild>
    </w:div>
    <w:div w:id="947782587">
      <w:bodyDiv w:val="1"/>
      <w:marLeft w:val="0"/>
      <w:marRight w:val="0"/>
      <w:marTop w:val="0"/>
      <w:marBottom w:val="0"/>
      <w:divBdr>
        <w:top w:val="none" w:sz="0" w:space="0" w:color="auto"/>
        <w:left w:val="none" w:sz="0" w:space="0" w:color="auto"/>
        <w:bottom w:val="none" w:sz="0" w:space="0" w:color="auto"/>
        <w:right w:val="none" w:sz="0" w:space="0" w:color="auto"/>
      </w:divBdr>
    </w:div>
    <w:div w:id="963926657">
      <w:bodyDiv w:val="1"/>
      <w:marLeft w:val="0"/>
      <w:marRight w:val="0"/>
      <w:marTop w:val="0"/>
      <w:marBottom w:val="0"/>
      <w:divBdr>
        <w:top w:val="none" w:sz="0" w:space="0" w:color="auto"/>
        <w:left w:val="none" w:sz="0" w:space="0" w:color="auto"/>
        <w:bottom w:val="none" w:sz="0" w:space="0" w:color="auto"/>
        <w:right w:val="none" w:sz="0" w:space="0" w:color="auto"/>
      </w:divBdr>
    </w:div>
    <w:div w:id="976567491">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028919234">
      <w:bodyDiv w:val="1"/>
      <w:marLeft w:val="0"/>
      <w:marRight w:val="0"/>
      <w:marTop w:val="0"/>
      <w:marBottom w:val="0"/>
      <w:divBdr>
        <w:top w:val="none" w:sz="0" w:space="0" w:color="auto"/>
        <w:left w:val="none" w:sz="0" w:space="0" w:color="auto"/>
        <w:bottom w:val="none" w:sz="0" w:space="0" w:color="auto"/>
        <w:right w:val="none" w:sz="0" w:space="0" w:color="auto"/>
      </w:divBdr>
    </w:div>
    <w:div w:id="1033195489">
      <w:bodyDiv w:val="1"/>
      <w:marLeft w:val="0"/>
      <w:marRight w:val="0"/>
      <w:marTop w:val="0"/>
      <w:marBottom w:val="0"/>
      <w:divBdr>
        <w:top w:val="none" w:sz="0" w:space="0" w:color="auto"/>
        <w:left w:val="none" w:sz="0" w:space="0" w:color="auto"/>
        <w:bottom w:val="none" w:sz="0" w:space="0" w:color="auto"/>
        <w:right w:val="none" w:sz="0" w:space="0" w:color="auto"/>
      </w:divBdr>
    </w:div>
    <w:div w:id="1042941340">
      <w:bodyDiv w:val="1"/>
      <w:marLeft w:val="0"/>
      <w:marRight w:val="0"/>
      <w:marTop w:val="0"/>
      <w:marBottom w:val="0"/>
      <w:divBdr>
        <w:top w:val="none" w:sz="0" w:space="0" w:color="auto"/>
        <w:left w:val="none" w:sz="0" w:space="0" w:color="auto"/>
        <w:bottom w:val="none" w:sz="0" w:space="0" w:color="auto"/>
        <w:right w:val="none" w:sz="0" w:space="0" w:color="auto"/>
      </w:divBdr>
    </w:div>
    <w:div w:id="1066613404">
      <w:bodyDiv w:val="1"/>
      <w:marLeft w:val="0"/>
      <w:marRight w:val="0"/>
      <w:marTop w:val="0"/>
      <w:marBottom w:val="0"/>
      <w:divBdr>
        <w:top w:val="none" w:sz="0" w:space="0" w:color="auto"/>
        <w:left w:val="none" w:sz="0" w:space="0" w:color="auto"/>
        <w:bottom w:val="none" w:sz="0" w:space="0" w:color="auto"/>
        <w:right w:val="none" w:sz="0" w:space="0" w:color="auto"/>
      </w:divBdr>
    </w:div>
    <w:div w:id="1084573592">
      <w:bodyDiv w:val="1"/>
      <w:marLeft w:val="0"/>
      <w:marRight w:val="0"/>
      <w:marTop w:val="0"/>
      <w:marBottom w:val="0"/>
      <w:divBdr>
        <w:top w:val="none" w:sz="0" w:space="0" w:color="auto"/>
        <w:left w:val="none" w:sz="0" w:space="0" w:color="auto"/>
        <w:bottom w:val="none" w:sz="0" w:space="0" w:color="auto"/>
        <w:right w:val="none" w:sz="0" w:space="0" w:color="auto"/>
      </w:divBdr>
      <w:divsChild>
        <w:div w:id="593317545">
          <w:marLeft w:val="0"/>
          <w:marRight w:val="0"/>
          <w:marTop w:val="0"/>
          <w:marBottom w:val="0"/>
          <w:divBdr>
            <w:top w:val="none" w:sz="0" w:space="0" w:color="auto"/>
            <w:left w:val="none" w:sz="0" w:space="0" w:color="auto"/>
            <w:bottom w:val="none" w:sz="0" w:space="0" w:color="auto"/>
            <w:right w:val="none" w:sz="0" w:space="0" w:color="auto"/>
          </w:divBdr>
        </w:div>
        <w:div w:id="1316642441">
          <w:marLeft w:val="0"/>
          <w:marRight w:val="0"/>
          <w:marTop w:val="0"/>
          <w:marBottom w:val="0"/>
          <w:divBdr>
            <w:top w:val="none" w:sz="0" w:space="0" w:color="auto"/>
            <w:left w:val="none" w:sz="0" w:space="0" w:color="auto"/>
            <w:bottom w:val="none" w:sz="0" w:space="0" w:color="auto"/>
            <w:right w:val="none" w:sz="0" w:space="0" w:color="auto"/>
          </w:divBdr>
        </w:div>
        <w:div w:id="1517580391">
          <w:marLeft w:val="0"/>
          <w:marRight w:val="0"/>
          <w:marTop w:val="0"/>
          <w:marBottom w:val="0"/>
          <w:divBdr>
            <w:top w:val="none" w:sz="0" w:space="0" w:color="auto"/>
            <w:left w:val="none" w:sz="0" w:space="0" w:color="auto"/>
            <w:bottom w:val="none" w:sz="0" w:space="0" w:color="auto"/>
            <w:right w:val="none" w:sz="0" w:space="0" w:color="auto"/>
          </w:divBdr>
        </w:div>
      </w:divsChild>
    </w:div>
    <w:div w:id="1112211564">
      <w:bodyDiv w:val="1"/>
      <w:marLeft w:val="0"/>
      <w:marRight w:val="0"/>
      <w:marTop w:val="0"/>
      <w:marBottom w:val="0"/>
      <w:divBdr>
        <w:top w:val="none" w:sz="0" w:space="0" w:color="auto"/>
        <w:left w:val="none" w:sz="0" w:space="0" w:color="auto"/>
        <w:bottom w:val="none" w:sz="0" w:space="0" w:color="auto"/>
        <w:right w:val="none" w:sz="0" w:space="0" w:color="auto"/>
      </w:divBdr>
    </w:div>
    <w:div w:id="1174104950">
      <w:bodyDiv w:val="1"/>
      <w:marLeft w:val="0"/>
      <w:marRight w:val="0"/>
      <w:marTop w:val="0"/>
      <w:marBottom w:val="0"/>
      <w:divBdr>
        <w:top w:val="none" w:sz="0" w:space="0" w:color="auto"/>
        <w:left w:val="none" w:sz="0" w:space="0" w:color="auto"/>
        <w:bottom w:val="none" w:sz="0" w:space="0" w:color="auto"/>
        <w:right w:val="none" w:sz="0" w:space="0" w:color="auto"/>
      </w:divBdr>
    </w:div>
    <w:div w:id="1213032497">
      <w:bodyDiv w:val="1"/>
      <w:marLeft w:val="0"/>
      <w:marRight w:val="0"/>
      <w:marTop w:val="0"/>
      <w:marBottom w:val="0"/>
      <w:divBdr>
        <w:top w:val="none" w:sz="0" w:space="0" w:color="auto"/>
        <w:left w:val="none" w:sz="0" w:space="0" w:color="auto"/>
        <w:bottom w:val="none" w:sz="0" w:space="0" w:color="auto"/>
        <w:right w:val="none" w:sz="0" w:space="0" w:color="auto"/>
      </w:divBdr>
    </w:div>
    <w:div w:id="1213615084">
      <w:bodyDiv w:val="1"/>
      <w:marLeft w:val="0"/>
      <w:marRight w:val="0"/>
      <w:marTop w:val="0"/>
      <w:marBottom w:val="0"/>
      <w:divBdr>
        <w:top w:val="none" w:sz="0" w:space="0" w:color="auto"/>
        <w:left w:val="none" w:sz="0" w:space="0" w:color="auto"/>
        <w:bottom w:val="none" w:sz="0" w:space="0" w:color="auto"/>
        <w:right w:val="none" w:sz="0" w:space="0" w:color="auto"/>
      </w:divBdr>
      <w:divsChild>
        <w:div w:id="1131740">
          <w:marLeft w:val="0"/>
          <w:marRight w:val="0"/>
          <w:marTop w:val="0"/>
          <w:marBottom w:val="0"/>
          <w:divBdr>
            <w:top w:val="none" w:sz="0" w:space="0" w:color="auto"/>
            <w:left w:val="none" w:sz="0" w:space="0" w:color="auto"/>
            <w:bottom w:val="none" w:sz="0" w:space="0" w:color="auto"/>
            <w:right w:val="none" w:sz="0" w:space="0" w:color="auto"/>
          </w:divBdr>
        </w:div>
        <w:div w:id="37321417">
          <w:marLeft w:val="0"/>
          <w:marRight w:val="0"/>
          <w:marTop w:val="0"/>
          <w:marBottom w:val="0"/>
          <w:divBdr>
            <w:top w:val="none" w:sz="0" w:space="0" w:color="auto"/>
            <w:left w:val="none" w:sz="0" w:space="0" w:color="auto"/>
            <w:bottom w:val="none" w:sz="0" w:space="0" w:color="auto"/>
            <w:right w:val="none" w:sz="0" w:space="0" w:color="auto"/>
          </w:divBdr>
        </w:div>
        <w:div w:id="114062744">
          <w:marLeft w:val="0"/>
          <w:marRight w:val="0"/>
          <w:marTop w:val="0"/>
          <w:marBottom w:val="0"/>
          <w:divBdr>
            <w:top w:val="none" w:sz="0" w:space="0" w:color="auto"/>
            <w:left w:val="none" w:sz="0" w:space="0" w:color="auto"/>
            <w:bottom w:val="none" w:sz="0" w:space="0" w:color="auto"/>
            <w:right w:val="none" w:sz="0" w:space="0" w:color="auto"/>
          </w:divBdr>
        </w:div>
        <w:div w:id="305354132">
          <w:marLeft w:val="0"/>
          <w:marRight w:val="0"/>
          <w:marTop w:val="0"/>
          <w:marBottom w:val="0"/>
          <w:divBdr>
            <w:top w:val="none" w:sz="0" w:space="0" w:color="auto"/>
            <w:left w:val="none" w:sz="0" w:space="0" w:color="auto"/>
            <w:bottom w:val="none" w:sz="0" w:space="0" w:color="auto"/>
            <w:right w:val="none" w:sz="0" w:space="0" w:color="auto"/>
          </w:divBdr>
        </w:div>
        <w:div w:id="444738387">
          <w:marLeft w:val="0"/>
          <w:marRight w:val="0"/>
          <w:marTop w:val="0"/>
          <w:marBottom w:val="0"/>
          <w:divBdr>
            <w:top w:val="none" w:sz="0" w:space="0" w:color="auto"/>
            <w:left w:val="none" w:sz="0" w:space="0" w:color="auto"/>
            <w:bottom w:val="none" w:sz="0" w:space="0" w:color="auto"/>
            <w:right w:val="none" w:sz="0" w:space="0" w:color="auto"/>
          </w:divBdr>
        </w:div>
        <w:div w:id="505708484">
          <w:marLeft w:val="0"/>
          <w:marRight w:val="0"/>
          <w:marTop w:val="0"/>
          <w:marBottom w:val="0"/>
          <w:divBdr>
            <w:top w:val="none" w:sz="0" w:space="0" w:color="auto"/>
            <w:left w:val="none" w:sz="0" w:space="0" w:color="auto"/>
            <w:bottom w:val="none" w:sz="0" w:space="0" w:color="auto"/>
            <w:right w:val="none" w:sz="0" w:space="0" w:color="auto"/>
          </w:divBdr>
        </w:div>
        <w:div w:id="654380017">
          <w:marLeft w:val="0"/>
          <w:marRight w:val="0"/>
          <w:marTop w:val="0"/>
          <w:marBottom w:val="0"/>
          <w:divBdr>
            <w:top w:val="none" w:sz="0" w:space="0" w:color="auto"/>
            <w:left w:val="none" w:sz="0" w:space="0" w:color="auto"/>
            <w:bottom w:val="none" w:sz="0" w:space="0" w:color="auto"/>
            <w:right w:val="none" w:sz="0" w:space="0" w:color="auto"/>
          </w:divBdr>
        </w:div>
        <w:div w:id="676807148">
          <w:marLeft w:val="0"/>
          <w:marRight w:val="0"/>
          <w:marTop w:val="0"/>
          <w:marBottom w:val="0"/>
          <w:divBdr>
            <w:top w:val="none" w:sz="0" w:space="0" w:color="auto"/>
            <w:left w:val="none" w:sz="0" w:space="0" w:color="auto"/>
            <w:bottom w:val="none" w:sz="0" w:space="0" w:color="auto"/>
            <w:right w:val="none" w:sz="0" w:space="0" w:color="auto"/>
          </w:divBdr>
        </w:div>
        <w:div w:id="823280142">
          <w:marLeft w:val="0"/>
          <w:marRight w:val="0"/>
          <w:marTop w:val="0"/>
          <w:marBottom w:val="0"/>
          <w:divBdr>
            <w:top w:val="none" w:sz="0" w:space="0" w:color="auto"/>
            <w:left w:val="none" w:sz="0" w:space="0" w:color="auto"/>
            <w:bottom w:val="none" w:sz="0" w:space="0" w:color="auto"/>
            <w:right w:val="none" w:sz="0" w:space="0" w:color="auto"/>
          </w:divBdr>
        </w:div>
        <w:div w:id="959995872">
          <w:marLeft w:val="0"/>
          <w:marRight w:val="0"/>
          <w:marTop w:val="0"/>
          <w:marBottom w:val="0"/>
          <w:divBdr>
            <w:top w:val="none" w:sz="0" w:space="0" w:color="auto"/>
            <w:left w:val="none" w:sz="0" w:space="0" w:color="auto"/>
            <w:bottom w:val="none" w:sz="0" w:space="0" w:color="auto"/>
            <w:right w:val="none" w:sz="0" w:space="0" w:color="auto"/>
          </w:divBdr>
        </w:div>
        <w:div w:id="1042024669">
          <w:marLeft w:val="0"/>
          <w:marRight w:val="0"/>
          <w:marTop w:val="0"/>
          <w:marBottom w:val="0"/>
          <w:divBdr>
            <w:top w:val="none" w:sz="0" w:space="0" w:color="auto"/>
            <w:left w:val="none" w:sz="0" w:space="0" w:color="auto"/>
            <w:bottom w:val="none" w:sz="0" w:space="0" w:color="auto"/>
            <w:right w:val="none" w:sz="0" w:space="0" w:color="auto"/>
          </w:divBdr>
        </w:div>
        <w:div w:id="1089541962">
          <w:marLeft w:val="0"/>
          <w:marRight w:val="0"/>
          <w:marTop w:val="0"/>
          <w:marBottom w:val="0"/>
          <w:divBdr>
            <w:top w:val="none" w:sz="0" w:space="0" w:color="auto"/>
            <w:left w:val="none" w:sz="0" w:space="0" w:color="auto"/>
            <w:bottom w:val="none" w:sz="0" w:space="0" w:color="auto"/>
            <w:right w:val="none" w:sz="0" w:space="0" w:color="auto"/>
          </w:divBdr>
        </w:div>
        <w:div w:id="1405107462">
          <w:marLeft w:val="0"/>
          <w:marRight w:val="0"/>
          <w:marTop w:val="0"/>
          <w:marBottom w:val="0"/>
          <w:divBdr>
            <w:top w:val="none" w:sz="0" w:space="0" w:color="auto"/>
            <w:left w:val="none" w:sz="0" w:space="0" w:color="auto"/>
            <w:bottom w:val="none" w:sz="0" w:space="0" w:color="auto"/>
            <w:right w:val="none" w:sz="0" w:space="0" w:color="auto"/>
          </w:divBdr>
        </w:div>
        <w:div w:id="2122799245">
          <w:marLeft w:val="0"/>
          <w:marRight w:val="0"/>
          <w:marTop w:val="0"/>
          <w:marBottom w:val="0"/>
          <w:divBdr>
            <w:top w:val="none" w:sz="0" w:space="0" w:color="auto"/>
            <w:left w:val="none" w:sz="0" w:space="0" w:color="auto"/>
            <w:bottom w:val="none" w:sz="0" w:space="0" w:color="auto"/>
            <w:right w:val="none" w:sz="0" w:space="0" w:color="auto"/>
          </w:divBdr>
        </w:div>
      </w:divsChild>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41912292">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343816567">
      <w:bodyDiv w:val="1"/>
      <w:marLeft w:val="0"/>
      <w:marRight w:val="0"/>
      <w:marTop w:val="0"/>
      <w:marBottom w:val="0"/>
      <w:divBdr>
        <w:top w:val="none" w:sz="0" w:space="0" w:color="auto"/>
        <w:left w:val="none" w:sz="0" w:space="0" w:color="auto"/>
        <w:bottom w:val="none" w:sz="0" w:space="0" w:color="auto"/>
        <w:right w:val="none" w:sz="0" w:space="0" w:color="auto"/>
      </w:divBdr>
      <w:divsChild>
        <w:div w:id="1802459795">
          <w:marLeft w:val="0"/>
          <w:marRight w:val="0"/>
          <w:marTop w:val="0"/>
          <w:marBottom w:val="0"/>
          <w:divBdr>
            <w:top w:val="none" w:sz="0" w:space="0" w:color="auto"/>
            <w:left w:val="none" w:sz="0" w:space="0" w:color="auto"/>
            <w:bottom w:val="none" w:sz="0" w:space="0" w:color="auto"/>
            <w:right w:val="none" w:sz="0" w:space="0" w:color="auto"/>
          </w:divBdr>
          <w:divsChild>
            <w:div w:id="942686565">
              <w:marLeft w:val="0"/>
              <w:marRight w:val="0"/>
              <w:marTop w:val="0"/>
              <w:marBottom w:val="0"/>
              <w:divBdr>
                <w:top w:val="none" w:sz="0" w:space="0" w:color="auto"/>
                <w:left w:val="none" w:sz="0" w:space="0" w:color="auto"/>
                <w:bottom w:val="none" w:sz="0" w:space="0" w:color="auto"/>
                <w:right w:val="none" w:sz="0" w:space="0" w:color="auto"/>
              </w:divBdr>
              <w:divsChild>
                <w:div w:id="114859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664445">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505127428">
      <w:bodyDiv w:val="1"/>
      <w:marLeft w:val="0"/>
      <w:marRight w:val="0"/>
      <w:marTop w:val="0"/>
      <w:marBottom w:val="0"/>
      <w:divBdr>
        <w:top w:val="none" w:sz="0" w:space="0" w:color="auto"/>
        <w:left w:val="none" w:sz="0" w:space="0" w:color="auto"/>
        <w:bottom w:val="none" w:sz="0" w:space="0" w:color="auto"/>
        <w:right w:val="none" w:sz="0" w:space="0" w:color="auto"/>
      </w:divBdr>
    </w:div>
    <w:div w:id="1557159885">
      <w:bodyDiv w:val="1"/>
      <w:marLeft w:val="0"/>
      <w:marRight w:val="0"/>
      <w:marTop w:val="0"/>
      <w:marBottom w:val="0"/>
      <w:divBdr>
        <w:top w:val="none" w:sz="0" w:space="0" w:color="auto"/>
        <w:left w:val="none" w:sz="0" w:space="0" w:color="auto"/>
        <w:bottom w:val="none" w:sz="0" w:space="0" w:color="auto"/>
        <w:right w:val="none" w:sz="0" w:space="0" w:color="auto"/>
      </w:divBdr>
      <w:divsChild>
        <w:div w:id="22247238">
          <w:marLeft w:val="0"/>
          <w:marRight w:val="0"/>
          <w:marTop w:val="0"/>
          <w:marBottom w:val="0"/>
          <w:divBdr>
            <w:top w:val="none" w:sz="0" w:space="0" w:color="auto"/>
            <w:left w:val="none" w:sz="0" w:space="0" w:color="auto"/>
            <w:bottom w:val="none" w:sz="0" w:space="0" w:color="auto"/>
            <w:right w:val="none" w:sz="0" w:space="0" w:color="auto"/>
          </w:divBdr>
        </w:div>
        <w:div w:id="346175075">
          <w:marLeft w:val="0"/>
          <w:marRight w:val="0"/>
          <w:marTop w:val="0"/>
          <w:marBottom w:val="0"/>
          <w:divBdr>
            <w:top w:val="none" w:sz="0" w:space="0" w:color="auto"/>
            <w:left w:val="none" w:sz="0" w:space="0" w:color="auto"/>
            <w:bottom w:val="none" w:sz="0" w:space="0" w:color="auto"/>
            <w:right w:val="none" w:sz="0" w:space="0" w:color="auto"/>
          </w:divBdr>
        </w:div>
        <w:div w:id="435759252">
          <w:marLeft w:val="0"/>
          <w:marRight w:val="0"/>
          <w:marTop w:val="0"/>
          <w:marBottom w:val="0"/>
          <w:divBdr>
            <w:top w:val="none" w:sz="0" w:space="0" w:color="auto"/>
            <w:left w:val="none" w:sz="0" w:space="0" w:color="auto"/>
            <w:bottom w:val="none" w:sz="0" w:space="0" w:color="auto"/>
            <w:right w:val="none" w:sz="0" w:space="0" w:color="auto"/>
          </w:divBdr>
        </w:div>
        <w:div w:id="972446513">
          <w:marLeft w:val="0"/>
          <w:marRight w:val="0"/>
          <w:marTop w:val="0"/>
          <w:marBottom w:val="0"/>
          <w:divBdr>
            <w:top w:val="none" w:sz="0" w:space="0" w:color="auto"/>
            <w:left w:val="none" w:sz="0" w:space="0" w:color="auto"/>
            <w:bottom w:val="none" w:sz="0" w:space="0" w:color="auto"/>
            <w:right w:val="none" w:sz="0" w:space="0" w:color="auto"/>
          </w:divBdr>
        </w:div>
        <w:div w:id="1062409776">
          <w:marLeft w:val="0"/>
          <w:marRight w:val="0"/>
          <w:marTop w:val="0"/>
          <w:marBottom w:val="0"/>
          <w:divBdr>
            <w:top w:val="none" w:sz="0" w:space="0" w:color="auto"/>
            <w:left w:val="none" w:sz="0" w:space="0" w:color="auto"/>
            <w:bottom w:val="none" w:sz="0" w:space="0" w:color="auto"/>
            <w:right w:val="none" w:sz="0" w:space="0" w:color="auto"/>
          </w:divBdr>
        </w:div>
        <w:div w:id="1447969330">
          <w:marLeft w:val="0"/>
          <w:marRight w:val="0"/>
          <w:marTop w:val="0"/>
          <w:marBottom w:val="0"/>
          <w:divBdr>
            <w:top w:val="none" w:sz="0" w:space="0" w:color="auto"/>
            <w:left w:val="none" w:sz="0" w:space="0" w:color="auto"/>
            <w:bottom w:val="none" w:sz="0" w:space="0" w:color="auto"/>
            <w:right w:val="none" w:sz="0" w:space="0" w:color="auto"/>
          </w:divBdr>
        </w:div>
      </w:divsChild>
    </w:div>
    <w:div w:id="1585723960">
      <w:bodyDiv w:val="1"/>
      <w:marLeft w:val="0"/>
      <w:marRight w:val="0"/>
      <w:marTop w:val="0"/>
      <w:marBottom w:val="0"/>
      <w:divBdr>
        <w:top w:val="none" w:sz="0" w:space="0" w:color="auto"/>
        <w:left w:val="none" w:sz="0" w:space="0" w:color="auto"/>
        <w:bottom w:val="none" w:sz="0" w:space="0" w:color="auto"/>
        <w:right w:val="none" w:sz="0" w:space="0" w:color="auto"/>
      </w:divBdr>
      <w:divsChild>
        <w:div w:id="2083287741">
          <w:marLeft w:val="0"/>
          <w:marRight w:val="0"/>
          <w:marTop w:val="0"/>
          <w:marBottom w:val="0"/>
          <w:divBdr>
            <w:top w:val="none" w:sz="0" w:space="0" w:color="auto"/>
            <w:left w:val="none" w:sz="0" w:space="0" w:color="auto"/>
            <w:bottom w:val="none" w:sz="0" w:space="0" w:color="auto"/>
            <w:right w:val="none" w:sz="0" w:space="0" w:color="auto"/>
          </w:divBdr>
          <w:divsChild>
            <w:div w:id="26493800">
              <w:marLeft w:val="0"/>
              <w:marRight w:val="0"/>
              <w:marTop w:val="0"/>
              <w:marBottom w:val="0"/>
              <w:divBdr>
                <w:top w:val="none" w:sz="0" w:space="0" w:color="auto"/>
                <w:left w:val="none" w:sz="0" w:space="0" w:color="auto"/>
                <w:bottom w:val="none" w:sz="0" w:space="0" w:color="auto"/>
                <w:right w:val="none" w:sz="0" w:space="0" w:color="auto"/>
              </w:divBdr>
              <w:divsChild>
                <w:div w:id="185364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587027">
      <w:bodyDiv w:val="1"/>
      <w:marLeft w:val="0"/>
      <w:marRight w:val="0"/>
      <w:marTop w:val="0"/>
      <w:marBottom w:val="0"/>
      <w:divBdr>
        <w:top w:val="none" w:sz="0" w:space="0" w:color="auto"/>
        <w:left w:val="none" w:sz="0" w:space="0" w:color="auto"/>
        <w:bottom w:val="none" w:sz="0" w:space="0" w:color="auto"/>
        <w:right w:val="none" w:sz="0" w:space="0" w:color="auto"/>
      </w:divBdr>
    </w:div>
    <w:div w:id="1674531112">
      <w:bodyDiv w:val="1"/>
      <w:marLeft w:val="0"/>
      <w:marRight w:val="0"/>
      <w:marTop w:val="0"/>
      <w:marBottom w:val="0"/>
      <w:divBdr>
        <w:top w:val="none" w:sz="0" w:space="0" w:color="auto"/>
        <w:left w:val="none" w:sz="0" w:space="0" w:color="auto"/>
        <w:bottom w:val="none" w:sz="0" w:space="0" w:color="auto"/>
        <w:right w:val="none" w:sz="0" w:space="0" w:color="auto"/>
      </w:divBdr>
    </w:div>
    <w:div w:id="1692489822">
      <w:bodyDiv w:val="1"/>
      <w:marLeft w:val="0"/>
      <w:marRight w:val="0"/>
      <w:marTop w:val="0"/>
      <w:marBottom w:val="0"/>
      <w:divBdr>
        <w:top w:val="none" w:sz="0" w:space="0" w:color="auto"/>
        <w:left w:val="none" w:sz="0" w:space="0" w:color="auto"/>
        <w:bottom w:val="none" w:sz="0" w:space="0" w:color="auto"/>
        <w:right w:val="none" w:sz="0" w:space="0" w:color="auto"/>
      </w:divBdr>
    </w:div>
    <w:div w:id="1861967013">
      <w:bodyDiv w:val="1"/>
      <w:marLeft w:val="0"/>
      <w:marRight w:val="0"/>
      <w:marTop w:val="0"/>
      <w:marBottom w:val="0"/>
      <w:divBdr>
        <w:top w:val="none" w:sz="0" w:space="0" w:color="auto"/>
        <w:left w:val="none" w:sz="0" w:space="0" w:color="auto"/>
        <w:bottom w:val="none" w:sz="0" w:space="0" w:color="auto"/>
        <w:right w:val="none" w:sz="0" w:space="0" w:color="auto"/>
      </w:divBdr>
    </w:div>
    <w:div w:id="1889796664">
      <w:bodyDiv w:val="1"/>
      <w:marLeft w:val="0"/>
      <w:marRight w:val="0"/>
      <w:marTop w:val="0"/>
      <w:marBottom w:val="0"/>
      <w:divBdr>
        <w:top w:val="none" w:sz="0" w:space="0" w:color="auto"/>
        <w:left w:val="none" w:sz="0" w:space="0" w:color="auto"/>
        <w:bottom w:val="none" w:sz="0" w:space="0" w:color="auto"/>
        <w:right w:val="none" w:sz="0" w:space="0" w:color="auto"/>
      </w:divBdr>
    </w:div>
    <w:div w:id="1921938860">
      <w:bodyDiv w:val="1"/>
      <w:marLeft w:val="0"/>
      <w:marRight w:val="0"/>
      <w:marTop w:val="0"/>
      <w:marBottom w:val="0"/>
      <w:divBdr>
        <w:top w:val="none" w:sz="0" w:space="0" w:color="auto"/>
        <w:left w:val="none" w:sz="0" w:space="0" w:color="auto"/>
        <w:bottom w:val="none" w:sz="0" w:space="0" w:color="auto"/>
        <w:right w:val="none" w:sz="0" w:space="0" w:color="auto"/>
      </w:divBdr>
    </w:div>
    <w:div w:id="1991130855">
      <w:bodyDiv w:val="1"/>
      <w:marLeft w:val="0"/>
      <w:marRight w:val="0"/>
      <w:marTop w:val="0"/>
      <w:marBottom w:val="0"/>
      <w:divBdr>
        <w:top w:val="none" w:sz="0" w:space="0" w:color="auto"/>
        <w:left w:val="none" w:sz="0" w:space="0" w:color="auto"/>
        <w:bottom w:val="none" w:sz="0" w:space="0" w:color="auto"/>
        <w:right w:val="none" w:sz="0" w:space="0" w:color="auto"/>
      </w:divBdr>
      <w:divsChild>
        <w:div w:id="5835986">
          <w:marLeft w:val="0"/>
          <w:marRight w:val="0"/>
          <w:marTop w:val="0"/>
          <w:marBottom w:val="0"/>
          <w:divBdr>
            <w:top w:val="none" w:sz="0" w:space="0" w:color="auto"/>
            <w:left w:val="none" w:sz="0" w:space="0" w:color="auto"/>
            <w:bottom w:val="none" w:sz="0" w:space="0" w:color="auto"/>
            <w:right w:val="none" w:sz="0" w:space="0" w:color="auto"/>
          </w:divBdr>
        </w:div>
        <w:div w:id="88236240">
          <w:marLeft w:val="0"/>
          <w:marRight w:val="0"/>
          <w:marTop w:val="0"/>
          <w:marBottom w:val="0"/>
          <w:divBdr>
            <w:top w:val="none" w:sz="0" w:space="0" w:color="auto"/>
            <w:left w:val="none" w:sz="0" w:space="0" w:color="auto"/>
            <w:bottom w:val="none" w:sz="0" w:space="0" w:color="auto"/>
            <w:right w:val="none" w:sz="0" w:space="0" w:color="auto"/>
          </w:divBdr>
        </w:div>
        <w:div w:id="125394470">
          <w:marLeft w:val="0"/>
          <w:marRight w:val="0"/>
          <w:marTop w:val="0"/>
          <w:marBottom w:val="0"/>
          <w:divBdr>
            <w:top w:val="none" w:sz="0" w:space="0" w:color="auto"/>
            <w:left w:val="none" w:sz="0" w:space="0" w:color="auto"/>
            <w:bottom w:val="none" w:sz="0" w:space="0" w:color="auto"/>
            <w:right w:val="none" w:sz="0" w:space="0" w:color="auto"/>
          </w:divBdr>
        </w:div>
        <w:div w:id="199709094">
          <w:marLeft w:val="0"/>
          <w:marRight w:val="0"/>
          <w:marTop w:val="0"/>
          <w:marBottom w:val="0"/>
          <w:divBdr>
            <w:top w:val="none" w:sz="0" w:space="0" w:color="auto"/>
            <w:left w:val="none" w:sz="0" w:space="0" w:color="auto"/>
            <w:bottom w:val="none" w:sz="0" w:space="0" w:color="auto"/>
            <w:right w:val="none" w:sz="0" w:space="0" w:color="auto"/>
          </w:divBdr>
        </w:div>
        <w:div w:id="329337197">
          <w:marLeft w:val="0"/>
          <w:marRight w:val="0"/>
          <w:marTop w:val="0"/>
          <w:marBottom w:val="0"/>
          <w:divBdr>
            <w:top w:val="none" w:sz="0" w:space="0" w:color="auto"/>
            <w:left w:val="none" w:sz="0" w:space="0" w:color="auto"/>
            <w:bottom w:val="none" w:sz="0" w:space="0" w:color="auto"/>
            <w:right w:val="none" w:sz="0" w:space="0" w:color="auto"/>
          </w:divBdr>
        </w:div>
        <w:div w:id="364715659">
          <w:marLeft w:val="0"/>
          <w:marRight w:val="0"/>
          <w:marTop w:val="0"/>
          <w:marBottom w:val="0"/>
          <w:divBdr>
            <w:top w:val="none" w:sz="0" w:space="0" w:color="auto"/>
            <w:left w:val="none" w:sz="0" w:space="0" w:color="auto"/>
            <w:bottom w:val="none" w:sz="0" w:space="0" w:color="auto"/>
            <w:right w:val="none" w:sz="0" w:space="0" w:color="auto"/>
          </w:divBdr>
        </w:div>
        <w:div w:id="414909819">
          <w:marLeft w:val="0"/>
          <w:marRight w:val="0"/>
          <w:marTop w:val="0"/>
          <w:marBottom w:val="0"/>
          <w:divBdr>
            <w:top w:val="none" w:sz="0" w:space="0" w:color="auto"/>
            <w:left w:val="none" w:sz="0" w:space="0" w:color="auto"/>
            <w:bottom w:val="none" w:sz="0" w:space="0" w:color="auto"/>
            <w:right w:val="none" w:sz="0" w:space="0" w:color="auto"/>
          </w:divBdr>
        </w:div>
        <w:div w:id="578172676">
          <w:marLeft w:val="0"/>
          <w:marRight w:val="0"/>
          <w:marTop w:val="0"/>
          <w:marBottom w:val="0"/>
          <w:divBdr>
            <w:top w:val="none" w:sz="0" w:space="0" w:color="auto"/>
            <w:left w:val="none" w:sz="0" w:space="0" w:color="auto"/>
            <w:bottom w:val="none" w:sz="0" w:space="0" w:color="auto"/>
            <w:right w:val="none" w:sz="0" w:space="0" w:color="auto"/>
          </w:divBdr>
        </w:div>
        <w:div w:id="603415984">
          <w:marLeft w:val="0"/>
          <w:marRight w:val="0"/>
          <w:marTop w:val="0"/>
          <w:marBottom w:val="0"/>
          <w:divBdr>
            <w:top w:val="none" w:sz="0" w:space="0" w:color="auto"/>
            <w:left w:val="none" w:sz="0" w:space="0" w:color="auto"/>
            <w:bottom w:val="none" w:sz="0" w:space="0" w:color="auto"/>
            <w:right w:val="none" w:sz="0" w:space="0" w:color="auto"/>
          </w:divBdr>
        </w:div>
        <w:div w:id="804740029">
          <w:marLeft w:val="0"/>
          <w:marRight w:val="0"/>
          <w:marTop w:val="0"/>
          <w:marBottom w:val="0"/>
          <w:divBdr>
            <w:top w:val="none" w:sz="0" w:space="0" w:color="auto"/>
            <w:left w:val="none" w:sz="0" w:space="0" w:color="auto"/>
            <w:bottom w:val="none" w:sz="0" w:space="0" w:color="auto"/>
            <w:right w:val="none" w:sz="0" w:space="0" w:color="auto"/>
          </w:divBdr>
        </w:div>
        <w:div w:id="1046099912">
          <w:marLeft w:val="0"/>
          <w:marRight w:val="0"/>
          <w:marTop w:val="0"/>
          <w:marBottom w:val="0"/>
          <w:divBdr>
            <w:top w:val="none" w:sz="0" w:space="0" w:color="auto"/>
            <w:left w:val="none" w:sz="0" w:space="0" w:color="auto"/>
            <w:bottom w:val="none" w:sz="0" w:space="0" w:color="auto"/>
            <w:right w:val="none" w:sz="0" w:space="0" w:color="auto"/>
          </w:divBdr>
        </w:div>
        <w:div w:id="1053191073">
          <w:marLeft w:val="0"/>
          <w:marRight w:val="0"/>
          <w:marTop w:val="0"/>
          <w:marBottom w:val="0"/>
          <w:divBdr>
            <w:top w:val="none" w:sz="0" w:space="0" w:color="auto"/>
            <w:left w:val="none" w:sz="0" w:space="0" w:color="auto"/>
            <w:bottom w:val="none" w:sz="0" w:space="0" w:color="auto"/>
            <w:right w:val="none" w:sz="0" w:space="0" w:color="auto"/>
          </w:divBdr>
        </w:div>
        <w:div w:id="1069693580">
          <w:marLeft w:val="0"/>
          <w:marRight w:val="0"/>
          <w:marTop w:val="0"/>
          <w:marBottom w:val="0"/>
          <w:divBdr>
            <w:top w:val="none" w:sz="0" w:space="0" w:color="auto"/>
            <w:left w:val="none" w:sz="0" w:space="0" w:color="auto"/>
            <w:bottom w:val="none" w:sz="0" w:space="0" w:color="auto"/>
            <w:right w:val="none" w:sz="0" w:space="0" w:color="auto"/>
          </w:divBdr>
        </w:div>
        <w:div w:id="1198618706">
          <w:marLeft w:val="0"/>
          <w:marRight w:val="0"/>
          <w:marTop w:val="0"/>
          <w:marBottom w:val="0"/>
          <w:divBdr>
            <w:top w:val="none" w:sz="0" w:space="0" w:color="auto"/>
            <w:left w:val="none" w:sz="0" w:space="0" w:color="auto"/>
            <w:bottom w:val="none" w:sz="0" w:space="0" w:color="auto"/>
            <w:right w:val="none" w:sz="0" w:space="0" w:color="auto"/>
          </w:divBdr>
        </w:div>
        <w:div w:id="1427265036">
          <w:marLeft w:val="0"/>
          <w:marRight w:val="0"/>
          <w:marTop w:val="0"/>
          <w:marBottom w:val="0"/>
          <w:divBdr>
            <w:top w:val="none" w:sz="0" w:space="0" w:color="auto"/>
            <w:left w:val="none" w:sz="0" w:space="0" w:color="auto"/>
            <w:bottom w:val="none" w:sz="0" w:space="0" w:color="auto"/>
            <w:right w:val="none" w:sz="0" w:space="0" w:color="auto"/>
          </w:divBdr>
        </w:div>
        <w:div w:id="1505322568">
          <w:marLeft w:val="0"/>
          <w:marRight w:val="0"/>
          <w:marTop w:val="0"/>
          <w:marBottom w:val="0"/>
          <w:divBdr>
            <w:top w:val="none" w:sz="0" w:space="0" w:color="auto"/>
            <w:left w:val="none" w:sz="0" w:space="0" w:color="auto"/>
            <w:bottom w:val="none" w:sz="0" w:space="0" w:color="auto"/>
            <w:right w:val="none" w:sz="0" w:space="0" w:color="auto"/>
          </w:divBdr>
        </w:div>
        <w:div w:id="1994486999">
          <w:marLeft w:val="0"/>
          <w:marRight w:val="0"/>
          <w:marTop w:val="0"/>
          <w:marBottom w:val="0"/>
          <w:divBdr>
            <w:top w:val="none" w:sz="0" w:space="0" w:color="auto"/>
            <w:left w:val="none" w:sz="0" w:space="0" w:color="auto"/>
            <w:bottom w:val="none" w:sz="0" w:space="0" w:color="auto"/>
            <w:right w:val="none" w:sz="0" w:space="0" w:color="auto"/>
          </w:divBdr>
        </w:div>
      </w:divsChild>
    </w:div>
    <w:div w:id="2064018462">
      <w:bodyDiv w:val="1"/>
      <w:marLeft w:val="0"/>
      <w:marRight w:val="0"/>
      <w:marTop w:val="0"/>
      <w:marBottom w:val="0"/>
      <w:divBdr>
        <w:top w:val="none" w:sz="0" w:space="0" w:color="auto"/>
        <w:left w:val="none" w:sz="0" w:space="0" w:color="auto"/>
        <w:bottom w:val="none" w:sz="0" w:space="0" w:color="auto"/>
        <w:right w:val="none" w:sz="0" w:space="0" w:color="auto"/>
      </w:divBdr>
      <w:divsChild>
        <w:div w:id="67313740">
          <w:marLeft w:val="0"/>
          <w:marRight w:val="0"/>
          <w:marTop w:val="0"/>
          <w:marBottom w:val="0"/>
          <w:divBdr>
            <w:top w:val="none" w:sz="0" w:space="0" w:color="auto"/>
            <w:left w:val="none" w:sz="0" w:space="0" w:color="auto"/>
            <w:bottom w:val="none" w:sz="0" w:space="0" w:color="auto"/>
            <w:right w:val="none" w:sz="0" w:space="0" w:color="auto"/>
          </w:divBdr>
          <w:divsChild>
            <w:div w:id="2067995513">
              <w:marLeft w:val="0"/>
              <w:marRight w:val="0"/>
              <w:marTop w:val="0"/>
              <w:marBottom w:val="0"/>
              <w:divBdr>
                <w:top w:val="none" w:sz="0" w:space="0" w:color="auto"/>
                <w:left w:val="none" w:sz="0" w:space="0" w:color="auto"/>
                <w:bottom w:val="none" w:sz="0" w:space="0" w:color="auto"/>
                <w:right w:val="none" w:sz="0" w:space="0" w:color="auto"/>
              </w:divBdr>
            </w:div>
          </w:divsChild>
        </w:div>
        <w:div w:id="94907854">
          <w:marLeft w:val="0"/>
          <w:marRight w:val="0"/>
          <w:marTop w:val="0"/>
          <w:marBottom w:val="0"/>
          <w:divBdr>
            <w:top w:val="none" w:sz="0" w:space="0" w:color="auto"/>
            <w:left w:val="none" w:sz="0" w:space="0" w:color="auto"/>
            <w:bottom w:val="none" w:sz="0" w:space="0" w:color="auto"/>
            <w:right w:val="none" w:sz="0" w:space="0" w:color="auto"/>
          </w:divBdr>
          <w:divsChild>
            <w:div w:id="268896597">
              <w:marLeft w:val="0"/>
              <w:marRight w:val="0"/>
              <w:marTop w:val="0"/>
              <w:marBottom w:val="0"/>
              <w:divBdr>
                <w:top w:val="none" w:sz="0" w:space="0" w:color="auto"/>
                <w:left w:val="none" w:sz="0" w:space="0" w:color="auto"/>
                <w:bottom w:val="none" w:sz="0" w:space="0" w:color="auto"/>
                <w:right w:val="none" w:sz="0" w:space="0" w:color="auto"/>
              </w:divBdr>
            </w:div>
          </w:divsChild>
        </w:div>
        <w:div w:id="337271604">
          <w:marLeft w:val="0"/>
          <w:marRight w:val="0"/>
          <w:marTop w:val="0"/>
          <w:marBottom w:val="0"/>
          <w:divBdr>
            <w:top w:val="none" w:sz="0" w:space="0" w:color="auto"/>
            <w:left w:val="none" w:sz="0" w:space="0" w:color="auto"/>
            <w:bottom w:val="none" w:sz="0" w:space="0" w:color="auto"/>
            <w:right w:val="none" w:sz="0" w:space="0" w:color="auto"/>
          </w:divBdr>
          <w:divsChild>
            <w:div w:id="830215216">
              <w:marLeft w:val="0"/>
              <w:marRight w:val="0"/>
              <w:marTop w:val="0"/>
              <w:marBottom w:val="0"/>
              <w:divBdr>
                <w:top w:val="none" w:sz="0" w:space="0" w:color="auto"/>
                <w:left w:val="none" w:sz="0" w:space="0" w:color="auto"/>
                <w:bottom w:val="none" w:sz="0" w:space="0" w:color="auto"/>
                <w:right w:val="none" w:sz="0" w:space="0" w:color="auto"/>
              </w:divBdr>
            </w:div>
          </w:divsChild>
        </w:div>
        <w:div w:id="639505562">
          <w:marLeft w:val="0"/>
          <w:marRight w:val="0"/>
          <w:marTop w:val="0"/>
          <w:marBottom w:val="0"/>
          <w:divBdr>
            <w:top w:val="none" w:sz="0" w:space="0" w:color="auto"/>
            <w:left w:val="none" w:sz="0" w:space="0" w:color="auto"/>
            <w:bottom w:val="none" w:sz="0" w:space="0" w:color="auto"/>
            <w:right w:val="none" w:sz="0" w:space="0" w:color="auto"/>
          </w:divBdr>
          <w:divsChild>
            <w:div w:id="605387302">
              <w:marLeft w:val="0"/>
              <w:marRight w:val="0"/>
              <w:marTop w:val="0"/>
              <w:marBottom w:val="0"/>
              <w:divBdr>
                <w:top w:val="none" w:sz="0" w:space="0" w:color="auto"/>
                <w:left w:val="none" w:sz="0" w:space="0" w:color="auto"/>
                <w:bottom w:val="none" w:sz="0" w:space="0" w:color="auto"/>
                <w:right w:val="none" w:sz="0" w:space="0" w:color="auto"/>
              </w:divBdr>
            </w:div>
          </w:divsChild>
        </w:div>
        <w:div w:id="769399815">
          <w:marLeft w:val="0"/>
          <w:marRight w:val="0"/>
          <w:marTop w:val="0"/>
          <w:marBottom w:val="0"/>
          <w:divBdr>
            <w:top w:val="none" w:sz="0" w:space="0" w:color="auto"/>
            <w:left w:val="none" w:sz="0" w:space="0" w:color="auto"/>
            <w:bottom w:val="none" w:sz="0" w:space="0" w:color="auto"/>
            <w:right w:val="none" w:sz="0" w:space="0" w:color="auto"/>
          </w:divBdr>
          <w:divsChild>
            <w:div w:id="1333097171">
              <w:marLeft w:val="0"/>
              <w:marRight w:val="0"/>
              <w:marTop w:val="0"/>
              <w:marBottom w:val="0"/>
              <w:divBdr>
                <w:top w:val="none" w:sz="0" w:space="0" w:color="auto"/>
                <w:left w:val="none" w:sz="0" w:space="0" w:color="auto"/>
                <w:bottom w:val="none" w:sz="0" w:space="0" w:color="auto"/>
                <w:right w:val="none" w:sz="0" w:space="0" w:color="auto"/>
              </w:divBdr>
            </w:div>
          </w:divsChild>
        </w:div>
        <w:div w:id="904682444">
          <w:marLeft w:val="0"/>
          <w:marRight w:val="0"/>
          <w:marTop w:val="0"/>
          <w:marBottom w:val="0"/>
          <w:divBdr>
            <w:top w:val="none" w:sz="0" w:space="0" w:color="auto"/>
            <w:left w:val="none" w:sz="0" w:space="0" w:color="auto"/>
            <w:bottom w:val="none" w:sz="0" w:space="0" w:color="auto"/>
            <w:right w:val="none" w:sz="0" w:space="0" w:color="auto"/>
          </w:divBdr>
          <w:divsChild>
            <w:div w:id="1754817274">
              <w:marLeft w:val="0"/>
              <w:marRight w:val="0"/>
              <w:marTop w:val="0"/>
              <w:marBottom w:val="0"/>
              <w:divBdr>
                <w:top w:val="none" w:sz="0" w:space="0" w:color="auto"/>
                <w:left w:val="none" w:sz="0" w:space="0" w:color="auto"/>
                <w:bottom w:val="none" w:sz="0" w:space="0" w:color="auto"/>
                <w:right w:val="none" w:sz="0" w:space="0" w:color="auto"/>
              </w:divBdr>
            </w:div>
          </w:divsChild>
        </w:div>
        <w:div w:id="1220559329">
          <w:marLeft w:val="0"/>
          <w:marRight w:val="0"/>
          <w:marTop w:val="0"/>
          <w:marBottom w:val="0"/>
          <w:divBdr>
            <w:top w:val="none" w:sz="0" w:space="0" w:color="auto"/>
            <w:left w:val="none" w:sz="0" w:space="0" w:color="auto"/>
            <w:bottom w:val="none" w:sz="0" w:space="0" w:color="auto"/>
            <w:right w:val="none" w:sz="0" w:space="0" w:color="auto"/>
          </w:divBdr>
          <w:divsChild>
            <w:div w:id="2071686353">
              <w:marLeft w:val="0"/>
              <w:marRight w:val="0"/>
              <w:marTop w:val="0"/>
              <w:marBottom w:val="0"/>
              <w:divBdr>
                <w:top w:val="none" w:sz="0" w:space="0" w:color="auto"/>
                <w:left w:val="none" w:sz="0" w:space="0" w:color="auto"/>
                <w:bottom w:val="none" w:sz="0" w:space="0" w:color="auto"/>
                <w:right w:val="none" w:sz="0" w:space="0" w:color="auto"/>
              </w:divBdr>
            </w:div>
          </w:divsChild>
        </w:div>
        <w:div w:id="2037267196">
          <w:marLeft w:val="0"/>
          <w:marRight w:val="0"/>
          <w:marTop w:val="0"/>
          <w:marBottom w:val="0"/>
          <w:divBdr>
            <w:top w:val="none" w:sz="0" w:space="0" w:color="auto"/>
            <w:left w:val="none" w:sz="0" w:space="0" w:color="auto"/>
            <w:bottom w:val="none" w:sz="0" w:space="0" w:color="auto"/>
            <w:right w:val="none" w:sz="0" w:space="0" w:color="auto"/>
          </w:divBdr>
          <w:divsChild>
            <w:div w:id="147536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46618">
      <w:bodyDiv w:val="1"/>
      <w:marLeft w:val="0"/>
      <w:marRight w:val="0"/>
      <w:marTop w:val="0"/>
      <w:marBottom w:val="0"/>
      <w:divBdr>
        <w:top w:val="none" w:sz="0" w:space="0" w:color="auto"/>
        <w:left w:val="none" w:sz="0" w:space="0" w:color="auto"/>
        <w:bottom w:val="none" w:sz="0" w:space="0" w:color="auto"/>
        <w:right w:val="none" w:sz="0" w:space="0" w:color="auto"/>
      </w:divBdr>
    </w:div>
    <w:div w:id="2138835024">
      <w:bodyDiv w:val="1"/>
      <w:marLeft w:val="0"/>
      <w:marRight w:val="0"/>
      <w:marTop w:val="0"/>
      <w:marBottom w:val="0"/>
      <w:divBdr>
        <w:top w:val="none" w:sz="0" w:space="0" w:color="auto"/>
        <w:left w:val="none" w:sz="0" w:space="0" w:color="auto"/>
        <w:bottom w:val="none" w:sz="0" w:space="0" w:color="auto"/>
        <w:right w:val="none" w:sz="0" w:space="0" w:color="auto"/>
      </w:divBdr>
      <w:divsChild>
        <w:div w:id="1526746905">
          <w:marLeft w:val="0"/>
          <w:marRight w:val="0"/>
          <w:marTop w:val="0"/>
          <w:marBottom w:val="0"/>
          <w:divBdr>
            <w:top w:val="none" w:sz="0" w:space="0" w:color="auto"/>
            <w:left w:val="none" w:sz="0" w:space="0" w:color="auto"/>
            <w:bottom w:val="none" w:sz="0" w:space="0" w:color="auto"/>
            <w:right w:val="none" w:sz="0" w:space="0" w:color="auto"/>
          </w:divBdr>
          <w:divsChild>
            <w:div w:id="15274961">
              <w:marLeft w:val="0"/>
              <w:marRight w:val="0"/>
              <w:marTop w:val="0"/>
              <w:marBottom w:val="0"/>
              <w:divBdr>
                <w:top w:val="none" w:sz="0" w:space="0" w:color="auto"/>
                <w:left w:val="none" w:sz="0" w:space="0" w:color="auto"/>
                <w:bottom w:val="none" w:sz="0" w:space="0" w:color="auto"/>
                <w:right w:val="none" w:sz="0" w:space="0" w:color="auto"/>
              </w:divBdr>
            </w:div>
            <w:div w:id="185365238">
              <w:marLeft w:val="0"/>
              <w:marRight w:val="0"/>
              <w:marTop w:val="0"/>
              <w:marBottom w:val="0"/>
              <w:divBdr>
                <w:top w:val="none" w:sz="0" w:space="0" w:color="auto"/>
                <w:left w:val="none" w:sz="0" w:space="0" w:color="auto"/>
                <w:bottom w:val="none" w:sz="0" w:space="0" w:color="auto"/>
                <w:right w:val="none" w:sz="0" w:space="0" w:color="auto"/>
              </w:divBdr>
            </w:div>
            <w:div w:id="915360755">
              <w:marLeft w:val="0"/>
              <w:marRight w:val="0"/>
              <w:marTop w:val="0"/>
              <w:marBottom w:val="0"/>
              <w:divBdr>
                <w:top w:val="none" w:sz="0" w:space="0" w:color="auto"/>
                <w:left w:val="none" w:sz="0" w:space="0" w:color="auto"/>
                <w:bottom w:val="none" w:sz="0" w:space="0" w:color="auto"/>
                <w:right w:val="none" w:sz="0" w:space="0" w:color="auto"/>
              </w:divBdr>
            </w:div>
            <w:div w:id="167425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 StyleName=""/>
</file>

<file path=customXml/item2.xml><?xml version="1.0" encoding="utf-8"?>
<p:properties xmlns:p="http://schemas.microsoft.com/office/2006/metadata/properties" xmlns:xsi="http://www.w3.org/2001/XMLSchema-instance" xmlns:pc="http://schemas.microsoft.com/office/infopath/2007/PartnerControls">
  <documentManagement>
    <_activity xmlns="4cdce085-67ed-4783-8e7b-eaa90ede39bd"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6EAC95E2F7BD1E4E882958F07BB34D99" ma:contentTypeVersion="15" ma:contentTypeDescription="Crie um novo documento." ma:contentTypeScope="" ma:versionID="4003eb3914dfaee3d416cffb6bfc9e77">
  <xsd:schema xmlns:xsd="http://www.w3.org/2001/XMLSchema" xmlns:xs="http://www.w3.org/2001/XMLSchema" xmlns:p="http://schemas.microsoft.com/office/2006/metadata/properties" xmlns:ns3="4cdce085-67ed-4783-8e7b-eaa90ede39bd" xmlns:ns4="a1409aef-99c6-4ff9-9159-36b88da3359a" targetNamespace="http://schemas.microsoft.com/office/2006/metadata/properties" ma:root="true" ma:fieldsID="5da8f12ba82aa7011badcc2d3596d0e5" ns3:_="" ns4:_="">
    <xsd:import namespace="4cdce085-67ed-4783-8e7b-eaa90ede39bd"/>
    <xsd:import namespace="a1409aef-99c6-4ff9-9159-36b88da3359a"/>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SearchProperties" minOccurs="0"/>
                <xsd:element ref="ns3:_activity" minOccurs="0"/>
                <xsd:element ref="ns3:MediaServiceObjectDetectorVersions" minOccurs="0"/>
                <xsd:element ref="ns3:MediaServiceSystemTag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cdce085-67ed-4783-8e7b-eaa90ede39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SearchProperties" ma:index="18" nillable="true" ma:displayName="MediaServiceSearchProperties" ma:hidden="true" ma:internalName="MediaServiceSearchProperties" ma:readOnly="true">
      <xsd:simpleType>
        <xsd:restriction base="dms:Note"/>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ystemTags" ma:index="21" nillable="true" ma:displayName="MediaServiceSystemTags" ma:hidden="true" ma:internalName="MediaServiceSystemTags" ma:readOnly="true">
      <xsd:simpleType>
        <xsd:restriction base="dms:Note"/>
      </xsd:simple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1409aef-99c6-4ff9-9159-36b88da3359a" elementFormDefault="qualified">
    <xsd:import namespace="http://schemas.microsoft.com/office/2006/documentManagement/types"/>
    <xsd:import namespace="http://schemas.microsoft.com/office/infopath/2007/PartnerControls"/>
    <xsd:element name="SharedWithUsers" ma:index="10"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Compartilhado Com" ma:internalName="SharedWithDetails" ma:readOnly="true">
      <xsd:simpleType>
        <xsd:restriction base="dms:Note">
          <xsd:maxLength value="255"/>
        </xsd:restriction>
      </xsd:simpleType>
    </xsd:element>
    <xsd:element name="SharingHintHash" ma:index="12" nillable="true" ma:displayName="Hash de Dica de Compartilhamento"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customXml/itemProps2.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4cdce085-67ed-4783-8e7b-eaa90ede39bd"/>
  </ds:schemaRefs>
</ds:datastoreItem>
</file>

<file path=customXml/itemProps3.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4.xml><?xml version="1.0" encoding="utf-8"?>
<ds:datastoreItem xmlns:ds="http://schemas.openxmlformats.org/officeDocument/2006/customXml" ds:itemID="{7D0FA8D1-6310-4EEC-944C-BBC0596DF25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cdce085-67ed-4783-8e7b-eaa90ede39bd"/>
    <ds:schemaRef ds:uri="a1409aef-99c6-4ff9-9159-36b88da335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10</Pages>
  <Words>5507</Words>
  <Characters>29739</Characters>
  <Application>Microsoft Office Word</Application>
  <DocSecurity>0</DocSecurity>
  <Lines>247</Lines>
  <Paragraphs>70</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35176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dc:description/>
  <cp:lastModifiedBy>Dalton Solano dos Reis</cp:lastModifiedBy>
  <cp:revision>5</cp:revision>
  <cp:lastPrinted>2015-03-26T13:00:00Z</cp:lastPrinted>
  <dcterms:created xsi:type="dcterms:W3CDTF">2024-05-07T00:56:00Z</dcterms:created>
  <dcterms:modified xsi:type="dcterms:W3CDTF">2024-06-03T22:30:00Z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0x0101006EAC95E2F7BD1E4E882958F07BB34D99</vt:lpwstr>
  </property>
</Properties>
</file>