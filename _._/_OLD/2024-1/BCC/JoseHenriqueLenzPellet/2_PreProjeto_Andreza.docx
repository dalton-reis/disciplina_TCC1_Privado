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rsidP="007175DB">
            <w:pPr>
              <w:pStyle w:val="Cabealho"/>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50BE91DD" w:rsidR="00F0030C" w:rsidRPr="003C5262" w:rsidRDefault="00F0030C" w:rsidP="00BE39CF">
            <w:pPr>
              <w:pStyle w:val="Cabealho"/>
              <w:tabs>
                <w:tab w:val="clear" w:pos="8640"/>
                <w:tab w:val="right" w:pos="8931"/>
              </w:tabs>
              <w:ind w:right="141"/>
            </w:pPr>
            <w:r>
              <w:rPr>
                <w:rStyle w:val="Nmerodepgina"/>
              </w:rPr>
              <w:t xml:space="preserve">(  </w:t>
            </w:r>
            <w:r w:rsidR="00E85ABE">
              <w:rPr>
                <w:rStyle w:val="Nmerodepgina"/>
              </w:rPr>
              <w:t>X</w:t>
            </w:r>
            <w:r>
              <w:rPr>
                <w:rStyle w:val="Nmerodepgina"/>
              </w:rPr>
              <w:t xml:space="preserve">  ) PRÉ-PROJETO     (</w:t>
            </w:r>
            <w:r>
              <w:t xml:space="preserve">     ) </w:t>
            </w:r>
            <w:r>
              <w:rPr>
                <w:rStyle w:val="Nmerodepgina"/>
              </w:rPr>
              <w:t xml:space="preserve">PROJETO </w:t>
            </w:r>
          </w:p>
        </w:tc>
        <w:tc>
          <w:tcPr>
            <w:tcW w:w="3685" w:type="dxa"/>
            <w:shd w:val="clear" w:color="auto" w:fill="auto"/>
          </w:tcPr>
          <w:p w14:paraId="1D47DDD6" w14:textId="40915035"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FB6B89">
              <w:rPr>
                <w:rStyle w:val="Nmerodepgina"/>
              </w:rPr>
              <w:t>4</w:t>
            </w:r>
            <w:r>
              <w:rPr>
                <w:rStyle w:val="Nmerodepgina"/>
              </w:rPr>
              <w:t>/</w:t>
            </w:r>
            <w:r w:rsidR="002F6021">
              <w:rPr>
                <w:rStyle w:val="Nmerodepgina"/>
              </w:rPr>
              <w:t>1</w:t>
            </w:r>
          </w:p>
        </w:tc>
      </w:tr>
    </w:tbl>
    <w:p w14:paraId="0E3D8B3E" w14:textId="77777777" w:rsidR="00F0030C" w:rsidRDefault="00F0030C" w:rsidP="001E682E">
      <w:pPr>
        <w:pStyle w:val="TF-TTULO"/>
      </w:pPr>
    </w:p>
    <w:p w14:paraId="6A138A2F" w14:textId="6890A400" w:rsidR="002B0EDC" w:rsidRPr="00B00E04" w:rsidRDefault="00E85ABE" w:rsidP="001E682E">
      <w:pPr>
        <w:pStyle w:val="TF-TTULO"/>
      </w:pPr>
      <w:r w:rsidRPr="00E85ABE">
        <w:t xml:space="preserve">Previsão da Direção de Chutes em Pênaltis </w:t>
      </w:r>
      <w:r w:rsidR="00E6378B">
        <w:t>utilizando</w:t>
      </w:r>
      <w:r w:rsidRPr="00E85ABE">
        <w:t xml:space="preserve"> Estimação de Pose Humana e </w:t>
      </w:r>
      <w:r w:rsidR="00E6378B">
        <w:t>aprendizado de máquina</w:t>
      </w:r>
    </w:p>
    <w:p w14:paraId="0AA923EA" w14:textId="1A2E24A4" w:rsidR="001E682E" w:rsidRDefault="00E85ABE" w:rsidP="00752038">
      <w:pPr>
        <w:pStyle w:val="TF-AUTOR0"/>
      </w:pPr>
      <w:r>
        <w:t>José Henrique Lenz Pellet</w:t>
      </w:r>
    </w:p>
    <w:p w14:paraId="6DADD049" w14:textId="31D664ED" w:rsidR="001E682E" w:rsidRDefault="001E682E" w:rsidP="001E682E">
      <w:pPr>
        <w:pStyle w:val="TF-AUTOR0"/>
      </w:pPr>
      <w:r>
        <w:t xml:space="preserve">Prof. </w:t>
      </w:r>
      <w:r w:rsidR="00E85ABE" w:rsidRPr="00E85ABE">
        <w:t>Aurélio Faustino Hoppe</w:t>
      </w:r>
      <w:r>
        <w:t xml:space="preserve"> – Orientador</w:t>
      </w:r>
    </w:p>
    <w:p w14:paraId="401C6CA4" w14:textId="2E6A3E71" w:rsidR="00F255FC" w:rsidRPr="007D10F2"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62BF9710" w14:textId="77777777" w:rsidR="00635536" w:rsidRDefault="006773BE" w:rsidP="00246AE2">
      <w:pPr>
        <w:pStyle w:val="TF-TEXTO"/>
      </w:pPr>
      <w:r>
        <w:t xml:space="preserve">Ao longo do tempo, o futebol tem se transformado em um esporte cada vez mais competitivo, </w:t>
      </w:r>
      <w:r w:rsidR="007B26B6">
        <w:t>no qual</w:t>
      </w:r>
      <w:r>
        <w:t xml:space="preserve"> cada detalhe pode significar a diferença entre a vitória e a derrota. </w:t>
      </w:r>
      <w:r w:rsidR="00A13849">
        <w:t>Diante disso</w:t>
      </w:r>
      <w:r>
        <w:t xml:space="preserve">, </w:t>
      </w:r>
      <w:r w:rsidR="00635536">
        <w:t xml:space="preserve">de acordo com </w:t>
      </w:r>
      <w:r w:rsidR="00635536" w:rsidRPr="00B34D6F">
        <w:t>Curley e Roeder (2016)</w:t>
      </w:r>
      <w:r w:rsidR="00635536">
        <w:t xml:space="preserve">, </w:t>
      </w:r>
      <w:r>
        <w:t>a análise dos comportamentos e jogadas dos jogadores tornou-se uma prática fundamental para equipes e atletas em busca do alto desempenho</w:t>
      </w:r>
      <w:r w:rsidR="00635536">
        <w:t xml:space="preserve">. </w:t>
      </w:r>
    </w:p>
    <w:p w14:paraId="498D9441" w14:textId="4C49523A" w:rsidR="006773BE" w:rsidRDefault="00635536" w:rsidP="00246AE2">
      <w:pPr>
        <w:pStyle w:val="TF-TEXTO"/>
      </w:pPr>
      <w:r w:rsidRPr="00B34D6F">
        <w:t>Curley e Roeder (2016)</w:t>
      </w:r>
      <w:r w:rsidR="0082244F">
        <w:t xml:space="preserve"> também afirmam que</w:t>
      </w:r>
      <w:r w:rsidR="00A13849">
        <w:t xml:space="preserve"> </w:t>
      </w:r>
      <w:r w:rsidR="00A94A33">
        <w:t>a disponibilidade de ferramentas avançadas de análise de dados, como a visão computacional e o aprendizado de máquina, tem revolucionado a forma como essas análises são realizadas, permitindo uma compreensão mais profunda dos padrões de jogo e possibilitando o desenvolvimento de estratégias mais eficazes.</w:t>
      </w:r>
      <w:r w:rsidR="00AB39FF">
        <w:t xml:space="preserve"> Por exemplo,</w:t>
      </w:r>
      <w:r w:rsidR="00A94A33">
        <w:t xml:space="preserve"> Cui </w:t>
      </w:r>
      <w:r w:rsidR="00A94A33" w:rsidRPr="00A94A33">
        <w:rPr>
          <w:i/>
          <w:iCs/>
        </w:rPr>
        <w:t>et al</w:t>
      </w:r>
      <w:r w:rsidR="00A94A33">
        <w:t xml:space="preserve">. (2018) exploraram o potencial das redes neurais convolucionais na identificação e classificação de padrões de movimento em vídeos de futebol, enquanto Memar </w:t>
      </w:r>
      <w:r w:rsidR="00A94A33" w:rsidRPr="00A94A33">
        <w:rPr>
          <w:i/>
          <w:iCs/>
        </w:rPr>
        <w:t>et al</w:t>
      </w:r>
      <w:r w:rsidR="00A94A33">
        <w:t>. (2020) desenvolveram um sistema que utiliza visão computacional e aprendizado profundo para prever a direção dos chutes em cobranças de pênaltis</w:t>
      </w:r>
      <w:r w:rsidR="006773BE">
        <w:t xml:space="preserve">. </w:t>
      </w:r>
    </w:p>
    <w:p w14:paraId="658292AA" w14:textId="46849B0B" w:rsidR="006773BE" w:rsidRDefault="006773BE" w:rsidP="006773BE">
      <w:pPr>
        <w:pStyle w:val="TF-TEXTO"/>
      </w:pPr>
      <w:r>
        <w:t xml:space="preserve">Além das pesquisas acadêmicas, </w:t>
      </w:r>
      <w:r w:rsidR="00430C49" w:rsidRPr="00B34D6F">
        <w:t>Curley e Roeder (2016)</w:t>
      </w:r>
      <w:r w:rsidR="00430C49">
        <w:t>, também apontam que</w:t>
      </w:r>
      <w:r w:rsidR="00413BF4">
        <w:t xml:space="preserve"> existem</w:t>
      </w:r>
      <w:r w:rsidR="00430C49">
        <w:t xml:space="preserve"> </w:t>
      </w:r>
      <w:r>
        <w:t xml:space="preserve">várias ferramentas comerciais para análise de dados de movimento humano no esporte. </w:t>
      </w:r>
      <w:r w:rsidR="00430C49">
        <w:t xml:space="preserve">Segundo </w:t>
      </w:r>
      <w:r w:rsidR="00413BF4">
        <w:t>os autores,</w:t>
      </w:r>
      <w:r w:rsidR="00430C49">
        <w:t xml:space="preserve"> u</w:t>
      </w:r>
      <w:r>
        <w:t>ma dessas ferramentas é o sistema de análise de vídeo Dartfish, amplamente utilizado por equipes esportivas profissionais. O Dartfish permite aos usuários capturar vídeos de eventos esportivos, analisar o desempenho dos atletas por meio de ferramentas de marcação e anotação, e extrair métricas importantes relacionadas ao movimento e técnica</w:t>
      </w:r>
      <w:r w:rsidR="00413BF4">
        <w:t xml:space="preserve"> (DARTFISH, 1999)</w:t>
      </w:r>
      <w:r>
        <w:t>.</w:t>
      </w:r>
      <w:r w:rsidR="00246AE2">
        <w:t xml:space="preserve"> </w:t>
      </w:r>
      <w:r>
        <w:t>Outra ferramenta comercial popular é o Prozone Sports, que oferece uma plataforma abrangente para análise de desempenho esportivo</w:t>
      </w:r>
      <w:r w:rsidR="00430C49">
        <w:t xml:space="preserve"> (PROZONE, 1995)</w:t>
      </w:r>
      <w:r>
        <w:t xml:space="preserve">. O Prozone Sports combina análise de vídeo com tecnologias avançadas de rastreamento de movimento para fornecer </w:t>
      </w:r>
      <w:r w:rsidR="00246AE2">
        <w:t xml:space="preserve">informações </w:t>
      </w:r>
      <w:r>
        <w:t>sobre o desempenho dos jogadores.</w:t>
      </w:r>
      <w:r w:rsidR="00246AE2">
        <w:t xml:space="preserve"> </w:t>
      </w:r>
      <w:r w:rsidR="0082244F">
        <w:t xml:space="preserve">Segundo </w:t>
      </w:r>
      <w:r w:rsidR="0082244F" w:rsidRPr="00B34D6F">
        <w:t>Curley e Roeder (2016)</w:t>
      </w:r>
      <w:r w:rsidR="0082244F">
        <w:t>, e</w:t>
      </w:r>
      <w:r w:rsidR="00246AE2">
        <w:t xml:space="preserve">ssas ferramentas oferecem uma solução completa para equipes e treinadores interessados em aprimorar o desempenho de seus atletas por meio da análise de dados de movimento. </w:t>
      </w:r>
      <w:r>
        <w:t>Além disso,</w:t>
      </w:r>
      <w:r w:rsidR="00430C49">
        <w:t xml:space="preserve"> </w:t>
      </w:r>
      <w:r>
        <w:t xml:space="preserve">empresas como a Catapult Sports e a STATSports </w:t>
      </w:r>
      <w:r w:rsidR="00635536">
        <w:t xml:space="preserve">também </w:t>
      </w:r>
      <w:r>
        <w:t xml:space="preserve">oferecem sistemas de monitoramento </w:t>
      </w:r>
      <w:r w:rsidRPr="00E6378B">
        <w:rPr>
          <w:i/>
          <w:iCs/>
        </w:rPr>
        <w:t>wearable</w:t>
      </w:r>
      <w:r>
        <w:t xml:space="preserve"> que permitem a coleta de dados biométricos e de movimento durante treinamentos e jogos.</w:t>
      </w:r>
    </w:p>
    <w:p w14:paraId="444EFAAB" w14:textId="26BE3193" w:rsidR="00A94A33" w:rsidRDefault="00AB39FF" w:rsidP="00A94A33">
      <w:pPr>
        <w:pStyle w:val="TF-TEXTO"/>
      </w:pPr>
      <w:r w:rsidRPr="00635536">
        <w:t xml:space="preserve">Segundo </w:t>
      </w:r>
      <w:r w:rsidR="00635536" w:rsidRPr="00635536">
        <w:t xml:space="preserve">Bridgeman </w:t>
      </w:r>
      <w:r w:rsidR="00635536" w:rsidRPr="00635536">
        <w:rPr>
          <w:i/>
          <w:iCs/>
        </w:rPr>
        <w:t>et al</w:t>
      </w:r>
      <w:r w:rsidR="00635536" w:rsidRPr="00635536">
        <w:t>. (2019)</w:t>
      </w:r>
      <w:r>
        <w:t>, tais ferramentas</w:t>
      </w:r>
      <w:r w:rsidR="00FB3A46">
        <w:t xml:space="preserve"> não apenas oferecem uma vantagem estratégica para equipes e atletas, mas também contribuem para o avanço do conhecimento científico sobre o movimento humano e seu desempenho no contexto esportivo</w:t>
      </w:r>
      <w:r w:rsidR="00A94A33">
        <w:t>. À medida que essas ferramentas e técnicas se tornam mais acessíveis, espera-se que a análise de dados de movimento continue a se expandir para novas áreas do esporte. Além das situações de jogo, os dribles, passes e marcação, estão se tornando alvos de estudo e análise. Essa abordagem holística</w:t>
      </w:r>
      <w:r w:rsidR="00E6378B">
        <w:t>, segundo os autores,</w:t>
      </w:r>
      <w:r w:rsidR="00A94A33">
        <w:t xml:space="preserve"> não só aprimora o desempenho individual dos jogadores, mas também permite uma compreensão mais profunda das dinâmicas coletivas e táticas dentro de uma partida de futebol.</w:t>
      </w:r>
      <w:r w:rsidR="00413BF4">
        <w:t xml:space="preserve"> </w:t>
      </w:r>
    </w:p>
    <w:p w14:paraId="30F9E43F" w14:textId="1052267A" w:rsidR="00A13849" w:rsidRDefault="00413BF4" w:rsidP="00A13849">
      <w:pPr>
        <w:pStyle w:val="TF-TEXTO"/>
        <w:rPr>
          <w:sz w:val="24"/>
          <w:szCs w:val="24"/>
        </w:rPr>
      </w:pPr>
      <w:r w:rsidRPr="0051550B">
        <w:t xml:space="preserve">Pinheiro </w:t>
      </w:r>
      <w:r w:rsidRPr="00413BF4">
        <w:rPr>
          <w:i/>
          <w:iCs/>
        </w:rPr>
        <w:t>et al</w:t>
      </w:r>
      <w:r w:rsidRPr="0051550B">
        <w:t xml:space="preserve">. (2022) </w:t>
      </w:r>
      <w:r w:rsidR="00AB39FF">
        <w:t>destaca</w:t>
      </w:r>
      <w:r>
        <w:t>m</w:t>
      </w:r>
      <w:r w:rsidR="00AB39FF">
        <w:t xml:space="preserve"> que a cobrança de pênaltis, um dos momentos mais tensos e decisivos do jogo, não escapou dessa análise. A busca por compreender e prever o movimento do jogador e da bola durante uma cobrança de pênalti tornou-se um objetivo ambicioso, mas crucial, para equipes e pesquisadores interessados em maximizar suas chances de sucesso</w:t>
      </w:r>
      <w:r w:rsidR="00A13849">
        <w:t>.</w:t>
      </w:r>
      <w:r>
        <w:t xml:space="preserve"> </w:t>
      </w:r>
      <w:r w:rsidR="00A13849">
        <w:t xml:space="preserve">Na análise da cobrança de pênaltis, </w:t>
      </w:r>
      <w:r>
        <w:t xml:space="preserve">segundo os autores, </w:t>
      </w:r>
      <w:r w:rsidR="00A13849">
        <w:t xml:space="preserve">a identificação da posição corporal do jogador é um aspecto fundamental. </w:t>
      </w:r>
      <w:r>
        <w:t xml:space="preserve">Para </w:t>
      </w:r>
      <w:r w:rsidRPr="0051550B">
        <w:t xml:space="preserve">Kleina </w:t>
      </w:r>
      <w:r w:rsidRPr="00413BF4">
        <w:rPr>
          <w:i/>
          <w:iCs/>
        </w:rPr>
        <w:t>et al</w:t>
      </w:r>
      <w:r w:rsidRPr="0051550B">
        <w:t>. (2021)</w:t>
      </w:r>
      <w:r>
        <w:t>, a</w:t>
      </w:r>
      <w:r w:rsidR="00A13849">
        <w:t>través do uso de técnicas avançadas de visão computacional e aprendizado de máquina, é possível analisar meticulosamente a postura do jogador, desde a posição dos pés até a orientação do tronco e dos membros superiores.</w:t>
      </w:r>
      <w:r>
        <w:t xml:space="preserve"> Tal</w:t>
      </w:r>
      <w:r w:rsidR="00A13849">
        <w:t xml:space="preserve"> análise</w:t>
      </w:r>
      <w:r>
        <w:t xml:space="preserve">, conforme os autores, também </w:t>
      </w:r>
      <w:r w:rsidR="00A13849">
        <w:t>permite prever a direção do chute,</w:t>
      </w:r>
      <w:r>
        <w:t xml:space="preserve"> assim como </w:t>
      </w:r>
      <w:r w:rsidR="00A13849">
        <w:t>avaliar a confiança e a técnica do jogador no momento da cobrança.</w:t>
      </w:r>
    </w:p>
    <w:p w14:paraId="7DB60BC4" w14:textId="663BC999" w:rsidR="00A13849" w:rsidRPr="00635536" w:rsidRDefault="00413BF4" w:rsidP="00A13849">
      <w:pPr>
        <w:pStyle w:val="TF-TEXTO"/>
      </w:pPr>
      <w:r>
        <w:t xml:space="preserve">De acordo com Zhang </w:t>
      </w:r>
      <w:r w:rsidRPr="00413BF4">
        <w:rPr>
          <w:i/>
          <w:iCs/>
        </w:rPr>
        <w:t>et al</w:t>
      </w:r>
      <w:r>
        <w:t xml:space="preserve">. (2021), </w:t>
      </w:r>
      <w:r w:rsidR="00E6378B">
        <w:t>nesse processo</w:t>
      </w:r>
      <w:r w:rsidR="00AA358F">
        <w:t xml:space="preserve"> de análise</w:t>
      </w:r>
      <w:r w:rsidR="00E6378B">
        <w:t xml:space="preserve">, </w:t>
      </w:r>
      <w:r>
        <w:t>a</w:t>
      </w:r>
      <w:r w:rsidR="00A13849">
        <w:t xml:space="preserve">s redes neurais convolucionais têm se destacado, sendo capazes de reconhecer padrões sutis na postura do jogador que podem influenciar o resultado da cobrança. Ao treinar esses modelos com um grande volume de dados de cobranças de pênaltis, </w:t>
      </w:r>
      <w:r w:rsidR="00E6378B">
        <w:t xml:space="preserve">segundo os autores, </w:t>
      </w:r>
      <w:r w:rsidR="00A13849">
        <w:t xml:space="preserve">é possível desenvolver algoritmos precisos que podem identificar os sinais indicativos de uma </w:t>
      </w:r>
      <w:r w:rsidR="00E6378B">
        <w:t>cobrança</w:t>
      </w:r>
      <w:r w:rsidR="00A13849">
        <w:t xml:space="preserve"> bem-sucedida ou de uma possível falha. </w:t>
      </w:r>
      <w:r w:rsidR="00E6378B">
        <w:t>Ainda s</w:t>
      </w:r>
      <w:r w:rsidR="005F2DCC">
        <w:t xml:space="preserve">egundo </w:t>
      </w:r>
      <w:r w:rsidR="00E6378B">
        <w:t xml:space="preserve">Zhang </w:t>
      </w:r>
      <w:r w:rsidR="00E6378B" w:rsidRPr="00413BF4">
        <w:rPr>
          <w:i/>
          <w:iCs/>
        </w:rPr>
        <w:t>et al</w:t>
      </w:r>
      <w:r w:rsidR="00E6378B">
        <w:t>. (2021)</w:t>
      </w:r>
      <w:r w:rsidR="005F2DCC" w:rsidRPr="00635536">
        <w:t>, e</w:t>
      </w:r>
      <w:r w:rsidR="00A13849" w:rsidRPr="00635536">
        <w:t>ssa análise aprofundada não só oferece informações importante</w:t>
      </w:r>
      <w:r w:rsidR="00E6378B">
        <w:t>s</w:t>
      </w:r>
      <w:r w:rsidR="00A13849" w:rsidRPr="00635536">
        <w:t xml:space="preserve"> para os treinadores e analistas durante os jogos, mas também pode ser utilizada para o aprimoramento individual dos jogadores, ajudando-os a aperfeiçoar sua técnica e aumentar suas chances de sucesso em momentos decisivos.</w:t>
      </w:r>
    </w:p>
    <w:p w14:paraId="6692F3C1" w14:textId="77777777" w:rsidR="00A13849" w:rsidRPr="00635536" w:rsidRDefault="00A13849" w:rsidP="00AB39FF">
      <w:pPr>
        <w:pStyle w:val="TF-TEXTO"/>
      </w:pPr>
    </w:p>
    <w:p w14:paraId="6DED5125" w14:textId="77777777" w:rsidR="00A94A33" w:rsidRPr="00635536" w:rsidRDefault="00A94A33" w:rsidP="00FB3A46">
      <w:pPr>
        <w:pStyle w:val="TF-TEXTO"/>
      </w:pPr>
    </w:p>
    <w:p w14:paraId="5878CD90" w14:textId="4AA4BECB" w:rsidR="006773BE" w:rsidRDefault="005F2DCC" w:rsidP="00CF10D4">
      <w:pPr>
        <w:pStyle w:val="TF-TEXTO"/>
      </w:pPr>
      <w:r w:rsidRPr="00635536">
        <w:t>Diante deste contexto, este trabalho apresenta a seguinte pergunta de pesquisa</w:t>
      </w:r>
      <w:r w:rsidR="006773BE" w:rsidRPr="00635536">
        <w:t>: “</w:t>
      </w:r>
      <w:r w:rsidR="00635536" w:rsidRPr="00635536">
        <w:t>De que forma a combinação da estimação de pose humana com técnicas de aprendizado de máquina pode ser empregada para prever, em tempo real, a direção de cobranças em pênaltis</w:t>
      </w:r>
      <w:ins w:id="9" w:author="Andreza Sartori" w:date="2024-05-20T21:49:00Z">
        <w:r w:rsidR="00D623CD">
          <w:t>?</w:t>
        </w:r>
      </w:ins>
      <w:r w:rsidR="006773BE" w:rsidRPr="00635536">
        <w:t>”</w:t>
      </w:r>
      <w:del w:id="10" w:author="Andreza Sartori" w:date="2024-05-20T21:50:00Z">
        <w:r w:rsidR="006773BE" w:rsidRPr="00635536" w:rsidDel="00D623CD">
          <w:delText>.</w:delText>
        </w:r>
      </w:del>
      <w:r w:rsidR="006773BE" w:rsidRPr="00635536">
        <w:t xml:space="preserve"> </w:t>
      </w:r>
    </w:p>
    <w:p w14:paraId="4DEEAE1F" w14:textId="7E56D092" w:rsidR="00F255FC" w:rsidRPr="007D10F2" w:rsidRDefault="00F255FC" w:rsidP="002B6C98">
      <w:pPr>
        <w:pStyle w:val="Ttulo2"/>
      </w:pPr>
      <w:bookmarkStart w:id="11" w:name="_Toc419598576"/>
      <w:bookmarkStart w:id="12" w:name="_Toc420721317"/>
      <w:bookmarkStart w:id="13" w:name="_Toc420721467"/>
      <w:bookmarkStart w:id="14" w:name="_Toc420721562"/>
      <w:bookmarkStart w:id="15" w:name="_Toc420721768"/>
      <w:bookmarkStart w:id="16" w:name="_Toc420723209"/>
      <w:bookmarkStart w:id="17" w:name="_Toc482682370"/>
      <w:bookmarkStart w:id="18" w:name="_Toc54164904"/>
      <w:bookmarkStart w:id="19" w:name="_Toc54165664"/>
      <w:bookmarkStart w:id="20" w:name="_Toc54169316"/>
      <w:bookmarkStart w:id="21" w:name="_Toc96347426"/>
      <w:bookmarkStart w:id="22" w:name="_Toc96357710"/>
      <w:bookmarkStart w:id="23" w:name="_Toc96491850"/>
      <w:bookmarkStart w:id="24" w:name="_Toc411603090"/>
      <w:r w:rsidRPr="007D10F2">
        <w:t>OBJETIVOS</w:t>
      </w:r>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3206367A" w14:textId="11715A52" w:rsidR="00DD360C" w:rsidRPr="00E6378B" w:rsidRDefault="00C526AD" w:rsidP="006D0C1A">
      <w:pPr>
        <w:pStyle w:val="TF-TEXTO"/>
      </w:pPr>
      <w:r w:rsidRPr="00E6378B">
        <w:t xml:space="preserve">O </w:t>
      </w:r>
      <w:r w:rsidR="00845A3B" w:rsidRPr="00E6378B">
        <w:t>o</w:t>
      </w:r>
      <w:r w:rsidRPr="00E6378B">
        <w:t xml:space="preserve">bjetivo principal </w:t>
      </w:r>
      <w:r w:rsidR="000F2253" w:rsidRPr="00E6378B">
        <w:t xml:space="preserve">deste </w:t>
      </w:r>
      <w:r w:rsidRPr="00E6378B">
        <w:t xml:space="preserve">trabalho </w:t>
      </w:r>
      <w:r w:rsidR="000F2253" w:rsidRPr="00E6378B">
        <w:t xml:space="preserve">é </w:t>
      </w:r>
      <w:commentRangeStart w:id="25"/>
      <w:commentRangeStart w:id="26"/>
      <w:r w:rsidR="000F2253" w:rsidRPr="00E6378B">
        <w:t>desenvolver</w:t>
      </w:r>
      <w:commentRangeEnd w:id="25"/>
      <w:r w:rsidR="00F41CA2">
        <w:rPr>
          <w:rStyle w:val="Refdecomentrio"/>
        </w:rPr>
        <w:commentReference w:id="25"/>
      </w:r>
      <w:commentRangeEnd w:id="26"/>
      <w:r w:rsidR="00A94B94">
        <w:rPr>
          <w:rStyle w:val="Refdecomentrio"/>
        </w:rPr>
        <w:commentReference w:id="26"/>
      </w:r>
      <w:r w:rsidR="000F2253" w:rsidRPr="00E6378B">
        <w:t xml:space="preserve"> um </w:t>
      </w:r>
      <w:r w:rsidR="00891E9F">
        <w:t>artefato</w:t>
      </w:r>
      <w:r w:rsidR="000F2253" w:rsidRPr="00E6378B">
        <w:t xml:space="preserve"> computacion</w:t>
      </w:r>
      <w:r w:rsidR="005F3C7D" w:rsidRPr="00E6378B">
        <w:t xml:space="preserve">al que </w:t>
      </w:r>
      <w:r w:rsidRPr="00E6378B">
        <w:t>detec</w:t>
      </w:r>
      <w:r w:rsidR="005F3C7D" w:rsidRPr="00E6378B">
        <w:t xml:space="preserve">te </w:t>
      </w:r>
      <w:r w:rsidR="00E6378B" w:rsidRPr="00E6378B">
        <w:t>a pose do jogador</w:t>
      </w:r>
      <w:r w:rsidRPr="00E6378B">
        <w:t xml:space="preserve"> na cobrança de pênalti, de modo a identificar o momento do contato</w:t>
      </w:r>
      <w:r w:rsidR="00845A3B" w:rsidRPr="00E6378B">
        <w:t xml:space="preserve"> </w:t>
      </w:r>
      <w:r w:rsidRPr="00E6378B">
        <w:t xml:space="preserve">entre o pé e a bola, bem como </w:t>
      </w:r>
      <w:r w:rsidR="00845A3B" w:rsidRPr="00E6378B">
        <w:t>prever a direção de pênaltis em tempo real</w:t>
      </w:r>
      <w:r w:rsidR="000C7AEA" w:rsidRPr="00E6378B">
        <w:t>.</w:t>
      </w:r>
    </w:p>
    <w:p w14:paraId="398EC931" w14:textId="49E4D676" w:rsidR="00DD360C" w:rsidRPr="00C31562" w:rsidRDefault="00870989" w:rsidP="006D0C1A">
      <w:pPr>
        <w:pStyle w:val="TF-TEXTO"/>
        <w:rPr>
          <w:highlight w:val="yellow"/>
        </w:rPr>
      </w:pPr>
      <w:r w:rsidRPr="00A43290">
        <w:t>Os objetivos específicos são:</w:t>
      </w:r>
    </w:p>
    <w:p w14:paraId="665F9DFE" w14:textId="1EB1EEF7" w:rsidR="00870989" w:rsidRDefault="00870989" w:rsidP="00490840">
      <w:pPr>
        <w:pStyle w:val="TF-ALNEA"/>
        <w:numPr>
          <w:ilvl w:val="0"/>
          <w:numId w:val="24"/>
        </w:numPr>
      </w:pPr>
      <w:commentRangeStart w:id="27"/>
      <w:r>
        <w:t xml:space="preserve">empregar técnicas avançadas de aprendizado de máquina e visão computacional para prever a pose, </w:t>
      </w:r>
      <w:r w:rsidRPr="00490840">
        <w:t xml:space="preserve">movimentos </w:t>
      </w:r>
      <w:r>
        <w:t>do jogador e a trajetória da bola durante as cobranças de pênalti;</w:t>
      </w:r>
    </w:p>
    <w:p w14:paraId="607CCECC" w14:textId="04A51003" w:rsidR="00891E9F" w:rsidRPr="00490840" w:rsidRDefault="00891E9F" w:rsidP="00490840">
      <w:pPr>
        <w:pStyle w:val="TF-ALNEA"/>
        <w:numPr>
          <w:ilvl w:val="0"/>
          <w:numId w:val="24"/>
        </w:numPr>
      </w:pPr>
      <w:r w:rsidRPr="00CC287C">
        <w:t xml:space="preserve">disponibilizar um mecanismo para visualização </w:t>
      </w:r>
      <w:r>
        <w:t xml:space="preserve">dos dados e das previsões de direção dos chutes; </w:t>
      </w:r>
    </w:p>
    <w:p w14:paraId="47218FEE" w14:textId="407DA572" w:rsidR="00490840" w:rsidRDefault="00870989" w:rsidP="00490840">
      <w:pPr>
        <w:pStyle w:val="TF-ALNEA"/>
        <w:numPr>
          <w:ilvl w:val="0"/>
          <w:numId w:val="24"/>
        </w:numPr>
      </w:pPr>
      <w:r>
        <w:t>quantificar aspectos específicos do desempenho dos jogadores durante as cobranças de pênaltis, tais como a precisão dos chutes e a eficácia das defesas, utilizando os dados de rastreamento e análise da pose do jogador como base</w:t>
      </w:r>
      <w:r w:rsidR="00891E9F">
        <w:t>;</w:t>
      </w:r>
      <w:r w:rsidR="00C31562">
        <w:t xml:space="preserve"> </w:t>
      </w:r>
    </w:p>
    <w:p w14:paraId="1C4A5776" w14:textId="3051A487" w:rsidR="00C35E57" w:rsidRDefault="00490840" w:rsidP="00490840">
      <w:pPr>
        <w:pStyle w:val="TF-ALNEA"/>
        <w:numPr>
          <w:ilvl w:val="0"/>
          <w:numId w:val="24"/>
        </w:numPr>
        <w:tabs>
          <w:tab w:val="num" w:pos="1077"/>
        </w:tabs>
      </w:pPr>
      <w:r w:rsidRPr="00A43290">
        <w:t>realizar uma análise qualitativa e quantitativa dos resultados obtidos pelo modelo, identificando suas principais vantagens e limitações em relação a abordagens tradicionais de análise de desempenho.</w:t>
      </w:r>
      <w:commentRangeEnd w:id="27"/>
      <w:r w:rsidR="00036288">
        <w:rPr>
          <w:rStyle w:val="Refdecomentrio"/>
        </w:rPr>
        <w:commentReference w:id="27"/>
      </w:r>
    </w:p>
    <w:p w14:paraId="6B0A09B4" w14:textId="77777777" w:rsidR="00A44581" w:rsidRDefault="00A44581" w:rsidP="00424AD5">
      <w:pPr>
        <w:pStyle w:val="Ttulo1"/>
      </w:pPr>
      <w:bookmarkStart w:id="28" w:name="_Toc419598587"/>
      <w:r>
        <w:t xml:space="preserve">trabalhos </w:t>
      </w:r>
      <w:r w:rsidRPr="00FC4A9F">
        <w:t>correlatos</w:t>
      </w:r>
    </w:p>
    <w:p w14:paraId="0327BA8B" w14:textId="21CCD2EA" w:rsidR="004C20B1" w:rsidRPr="004E1041" w:rsidRDefault="00F44D08" w:rsidP="004C20B1">
      <w:pPr>
        <w:pStyle w:val="TF-TEXTO"/>
      </w:pPr>
      <w:r>
        <w:t xml:space="preserve">Nesta seção serão apresentados três trabalhos correlatos com semelhanças à proposta deste projeto. A seção 2.1 discute o estudo de Pinheiro (2022), que combina a estimação de pose humana com análise notacional para avaliar cobranças de pênalti. A seção 2.2 descreve o trabalho de Silva (2022), que utiliza visão computacional para detectar o momento exato de contato do pé com a bola durante pênaltis, visando prever a direção do chute. Por fim, a seção 2.3 discute a pesquisa de Bridgeman </w:t>
      </w:r>
      <w:r w:rsidRPr="009300DB">
        <w:rPr>
          <w:i/>
          <w:iCs/>
        </w:rPr>
        <w:t>et al</w:t>
      </w:r>
      <w:r>
        <w:t>. (2019), que se concentra na estimação e rastreamento de pose 3D em ambientes esportivos, superando desafios como movimentos rápidos e interações físicas entre atletas</w:t>
      </w:r>
      <w:r w:rsidR="000579D5" w:rsidRPr="000579D5">
        <w:t>.</w:t>
      </w:r>
    </w:p>
    <w:p w14:paraId="37EDCF08" w14:textId="1B4B6737" w:rsidR="00E56292" w:rsidRPr="006773BE" w:rsidRDefault="006565E6" w:rsidP="002B6C98">
      <w:pPr>
        <w:pStyle w:val="Ttulo2"/>
        <w:rPr>
          <w:lang w:val="pt-BR"/>
        </w:rPr>
      </w:pPr>
      <w:r w:rsidRPr="006773BE">
        <w:rPr>
          <w:lang w:val="pt-BR"/>
        </w:rPr>
        <w:t>ESTIMAÇÃO DE POSE CORPORAL INTEGRADA À ANÁLISE NOTACIONAL: UMA NOVA ABORDAGEM PARA ANALISAR ESTRATÉGIAS DE CHUTES DE PÊNALTI NO FUTEBOL DE ELITE</w:t>
      </w:r>
      <w:r w:rsidR="00A44581" w:rsidRPr="006773BE">
        <w:rPr>
          <w:lang w:val="pt-BR"/>
        </w:rPr>
        <w:t>.</w:t>
      </w:r>
    </w:p>
    <w:p w14:paraId="2E0D6E80" w14:textId="49C41BD2" w:rsidR="00DE66A1" w:rsidRPr="008F56D4" w:rsidRDefault="00E8020F" w:rsidP="008F56D4">
      <w:pPr>
        <w:pStyle w:val="TF-TEXTO"/>
      </w:pPr>
      <w:r w:rsidRPr="00525A94">
        <w:t>Pinheiro (2022)</w:t>
      </w:r>
      <w:r w:rsidR="00AE495C" w:rsidRPr="00525A94">
        <w:t xml:space="preserve"> explor</w:t>
      </w:r>
      <w:r w:rsidR="00E37D3A" w:rsidRPr="00525A94">
        <w:t>ou</w:t>
      </w:r>
      <w:r w:rsidR="00AE495C" w:rsidRPr="00525A94">
        <w:t xml:space="preserve"> </w:t>
      </w:r>
      <w:r w:rsidR="00DE66A1" w:rsidRPr="00525A94">
        <w:t xml:space="preserve">a intersecção entre a tecnologia de estimação de pose humana, com </w:t>
      </w:r>
      <w:r w:rsidR="00AE495C" w:rsidRPr="00525A94">
        <w:t>foco</w:t>
      </w:r>
      <w:r w:rsidR="00DE66A1" w:rsidRPr="00525A94">
        <w:t xml:space="preserve"> </w:t>
      </w:r>
      <w:r w:rsidR="00E81A06" w:rsidRPr="00525A94">
        <w:t>n</w:t>
      </w:r>
      <w:r w:rsidR="00DE66A1" w:rsidRPr="00525A94">
        <w:t>o uso do OpenPose e a análise notacional para avaliar as estratégias adotadas em momentos decisivos de cobranças de pênalti em competições de futebol de alto nível.</w:t>
      </w:r>
      <w:r w:rsidR="00DE66A1" w:rsidRPr="008F56D4">
        <w:t xml:space="preserve"> </w:t>
      </w:r>
      <w:commentRangeStart w:id="29"/>
      <w:r w:rsidR="00DE66A1" w:rsidRPr="008F56D4">
        <w:t>Com o objetivo de detalhar os ângulos de orientação corporal dos jogadores e associá-los às táticas de ataque e defesa</w:t>
      </w:r>
      <w:r w:rsidR="00E81A06" w:rsidRPr="008F56D4">
        <w:t>,</w:t>
      </w:r>
      <w:r w:rsidR="00DE66A1" w:rsidRPr="008F56D4">
        <w:t xml:space="preserve"> incorporando a análise de 34 vídeos de cobranças de pênalti, coletados de transmissões televisivas das principais ligas europeias entre os anos de 2017 e 2020.</w:t>
      </w:r>
      <w:commentRangeEnd w:id="29"/>
      <w:r w:rsidR="007A2F2C">
        <w:rPr>
          <w:rStyle w:val="Refdecomentrio"/>
        </w:rPr>
        <w:commentReference w:id="29"/>
      </w:r>
    </w:p>
    <w:p w14:paraId="0E6D32D3" w14:textId="4569389E" w:rsidR="001A3EEB" w:rsidRPr="008F56D4" w:rsidRDefault="00DE66A1" w:rsidP="008F56D4">
      <w:pPr>
        <w:pStyle w:val="TF-TEXTO"/>
      </w:pPr>
      <w:r w:rsidRPr="008F56D4">
        <w:t xml:space="preserve">Para a </w:t>
      </w:r>
      <w:r w:rsidRPr="00525A94">
        <w:t xml:space="preserve">análise dos vídeos, </w:t>
      </w:r>
      <w:r w:rsidR="004838A6" w:rsidRPr="00525A94">
        <w:t xml:space="preserve">Pinheiro (2022) utilizou </w:t>
      </w:r>
      <w:r w:rsidRPr="00525A94">
        <w:t>a técnica OpenPose, uma solução avançada de visão computacional, que permit</w:t>
      </w:r>
      <w:r w:rsidR="004838A6" w:rsidRPr="00525A94">
        <w:t>e</w:t>
      </w:r>
      <w:r w:rsidRPr="00525A94">
        <w:t xml:space="preserve"> a extração precisa de informações sobre a orientação dos ombros, quadris e pés dos jogadores no momento </w:t>
      </w:r>
      <w:r w:rsidR="0009204E" w:rsidRPr="00525A94">
        <w:t>antes</w:t>
      </w:r>
      <w:r w:rsidRPr="00525A94">
        <w:t xml:space="preserve"> </w:t>
      </w:r>
      <w:r w:rsidR="0009204E" w:rsidRPr="00525A94">
        <w:t>d</w:t>
      </w:r>
      <w:r w:rsidRPr="00525A94">
        <w:t xml:space="preserve">o chute. </w:t>
      </w:r>
      <w:r w:rsidR="000D6FEE" w:rsidRPr="00525A94">
        <w:t>Segundo o autor, e</w:t>
      </w:r>
      <w:r w:rsidRPr="00525A94">
        <w:t xml:space="preserve">sta abordagem forneceu uma compreensão detalhada das dinâmicas envolvidas nas cobranças de pênalti, evidenciando como a postura corporal dos jogadores influencia diretamente </w:t>
      </w:r>
      <w:r w:rsidR="00525A94" w:rsidRPr="00525A94">
        <w:t>n</w:t>
      </w:r>
      <w:r w:rsidRPr="00525A94">
        <w:t>as estratégias de chute adotadas.</w:t>
      </w:r>
      <w:r w:rsidR="005A1777" w:rsidRPr="00525A94">
        <w:t xml:space="preserve"> A </w:t>
      </w:r>
      <w:r w:rsidR="005A1777" w:rsidRPr="00525A94">
        <w:fldChar w:fldCharType="begin"/>
      </w:r>
      <w:r w:rsidR="005A1777" w:rsidRPr="00525A94">
        <w:instrText xml:space="preserve"> REF _Ref165381873 \h </w:instrText>
      </w:r>
      <w:r w:rsidR="00C76A84" w:rsidRPr="00525A94">
        <w:instrText xml:space="preserve"> \* MERGEFORMAT </w:instrText>
      </w:r>
      <w:r w:rsidR="005A1777" w:rsidRPr="00525A94">
        <w:fldChar w:fldCharType="separate"/>
      </w:r>
      <w:r w:rsidR="00E76269">
        <w:t>Figura 1</w:t>
      </w:r>
      <w:r w:rsidR="005A1777" w:rsidRPr="00525A94">
        <w:fldChar w:fldCharType="end"/>
      </w:r>
      <w:r w:rsidR="00061FA6" w:rsidRPr="00525A94">
        <w:t xml:space="preserve"> exemplifica a análise co</w:t>
      </w:r>
      <w:r w:rsidR="00C76A84" w:rsidRPr="00525A94">
        <w:t>rporal dos jogadores envolvidos na batida de pênalti.</w:t>
      </w:r>
    </w:p>
    <w:p w14:paraId="3B1F04EE" w14:textId="0E1C0CB7" w:rsidR="001A3EEB" w:rsidRDefault="005A1777" w:rsidP="008F56D4">
      <w:pPr>
        <w:pStyle w:val="TF-LEGENDA"/>
      </w:pPr>
      <w:bookmarkStart w:id="30" w:name="_Ref165381873"/>
      <w:r>
        <w:t xml:space="preserve">Figura </w:t>
      </w:r>
      <w:r w:rsidR="00000000">
        <w:fldChar w:fldCharType="begin"/>
      </w:r>
      <w:r w:rsidR="00000000">
        <w:instrText xml:space="preserve"> SEQ Figura \* ARABIC </w:instrText>
      </w:r>
      <w:r w:rsidR="00000000">
        <w:fldChar w:fldCharType="separate"/>
      </w:r>
      <w:r w:rsidR="00E76269">
        <w:rPr>
          <w:noProof/>
        </w:rPr>
        <w:t>1</w:t>
      </w:r>
      <w:r w:rsidR="00000000">
        <w:rPr>
          <w:noProof/>
        </w:rPr>
        <w:fldChar w:fldCharType="end"/>
      </w:r>
      <w:bookmarkEnd w:id="30"/>
      <w:r>
        <w:t xml:space="preserve"> </w:t>
      </w:r>
      <w:r w:rsidR="00A66556">
        <w:t>–</w:t>
      </w:r>
      <w:r w:rsidR="001A3EEB">
        <w:t xml:space="preserve"> </w:t>
      </w:r>
      <w:r w:rsidR="001A3EEB" w:rsidRPr="00701701">
        <w:t>Análise batedor e goleiro em pênaltis, focando em orientação corporal e movimento dos pés</w:t>
      </w:r>
    </w:p>
    <w:tbl>
      <w:tblPr>
        <w:tblStyle w:val="Tabelacomgrade"/>
        <w:tblW w:w="0" w:type="auto"/>
        <w:tblInd w:w="704" w:type="dxa"/>
        <w:tblLook w:val="04A0" w:firstRow="1" w:lastRow="0" w:firstColumn="1" w:lastColumn="0" w:noHBand="0" w:noVBand="1"/>
      </w:tblPr>
      <w:tblGrid>
        <w:gridCol w:w="3936"/>
        <w:gridCol w:w="3794"/>
      </w:tblGrid>
      <w:tr w:rsidR="008F56D4" w14:paraId="439B96C1" w14:textId="77777777" w:rsidTr="008F56D4">
        <w:tc>
          <w:tcPr>
            <w:tcW w:w="3936" w:type="dxa"/>
          </w:tcPr>
          <w:p w14:paraId="19967236" w14:textId="548AA28F" w:rsidR="008F56D4" w:rsidRPr="008F56D4" w:rsidRDefault="008F56D4" w:rsidP="008F56D4">
            <w:pPr>
              <w:pStyle w:val="TF-FIGURA"/>
            </w:pPr>
            <w:r>
              <w:rPr>
                <w:noProof/>
              </w:rPr>
              <w:drawing>
                <wp:inline distT="0" distB="0" distL="0" distR="0" wp14:anchorId="1476FB9F" wp14:editId="41C73D64">
                  <wp:extent cx="2320746" cy="1550442"/>
                  <wp:effectExtent l="0" t="0" r="3810" b="0"/>
                  <wp:docPr id="1290666858"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66858" name="Imagem 1" descr="Uma imagem contendo Interface gráfica do usuário&#10;&#10;Descrição gerada automaticamente"/>
                          <pic:cNvPicPr/>
                        </pic:nvPicPr>
                        <pic:blipFill rotWithShape="1">
                          <a:blip r:embed="rId15"/>
                          <a:srcRect b="50769"/>
                          <a:stretch/>
                        </pic:blipFill>
                        <pic:spPr bwMode="auto">
                          <a:xfrm>
                            <a:off x="0" y="0"/>
                            <a:ext cx="2348214" cy="1568793"/>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tc>
        <w:tc>
          <w:tcPr>
            <w:tcW w:w="3794" w:type="dxa"/>
          </w:tcPr>
          <w:p w14:paraId="3BA85397" w14:textId="1C0AF191" w:rsidR="008F56D4" w:rsidRDefault="008F56D4" w:rsidP="008F56D4">
            <w:pPr>
              <w:pStyle w:val="TF-FIGURA"/>
              <w:rPr>
                <w:sz w:val="18"/>
                <w:szCs w:val="18"/>
              </w:rPr>
            </w:pPr>
            <w:r>
              <w:rPr>
                <w:noProof/>
              </w:rPr>
              <w:drawing>
                <wp:inline distT="0" distB="0" distL="0" distR="0" wp14:anchorId="6AE20F4E" wp14:editId="7405E805">
                  <wp:extent cx="2272352" cy="1588928"/>
                  <wp:effectExtent l="0" t="0" r="0" b="0"/>
                  <wp:docPr id="1629904478"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66858" name="Imagem 1" descr="Uma imagem contendo Interface gráfica do usuário&#10;&#10;Descrição gerada automaticamente"/>
                          <pic:cNvPicPr/>
                        </pic:nvPicPr>
                        <pic:blipFill rotWithShape="1">
                          <a:blip r:embed="rId15"/>
                          <a:srcRect t="48472"/>
                          <a:stretch/>
                        </pic:blipFill>
                        <pic:spPr bwMode="auto">
                          <a:xfrm>
                            <a:off x="0" y="0"/>
                            <a:ext cx="2306198" cy="1612594"/>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tc>
      </w:tr>
    </w:tbl>
    <w:p w14:paraId="6BC336ED" w14:textId="212B6CF7" w:rsidR="001A3EEB" w:rsidRPr="006D0C1A" w:rsidRDefault="001A3EEB" w:rsidP="008F56D4">
      <w:pPr>
        <w:pStyle w:val="TF-FONTE"/>
      </w:pPr>
      <w:r w:rsidRPr="006D0C1A">
        <w:t>Fonte: Pinheiro (2022)</w:t>
      </w:r>
      <w:r w:rsidR="00DF7F38">
        <w:t>.</w:t>
      </w:r>
    </w:p>
    <w:p w14:paraId="62F1B3C9" w14:textId="5A5F80AB" w:rsidR="00DE66A1" w:rsidRPr="008F56D4" w:rsidRDefault="00F85123" w:rsidP="008F56D4">
      <w:pPr>
        <w:pStyle w:val="TF-TEXTO"/>
      </w:pPr>
      <w:r w:rsidRPr="00525A94">
        <w:lastRenderedPageBreak/>
        <w:t xml:space="preserve">Pinheiro (2022) </w:t>
      </w:r>
      <w:r w:rsidR="00261DD3" w:rsidRPr="00525A94">
        <w:t xml:space="preserve">também calculou </w:t>
      </w:r>
      <w:r w:rsidR="00DE66A1" w:rsidRPr="00525A94">
        <w:t>a velocidade da bola utilizando o software Kinovea, complementando os dados de pose com métricas dinâmicas do chute. Esse método</w:t>
      </w:r>
      <w:r w:rsidR="007D29F0" w:rsidRPr="00525A94">
        <w:t xml:space="preserve">, segundo o autor, </w:t>
      </w:r>
      <w:r w:rsidR="00DE66A1" w:rsidRPr="00525A94">
        <w:t>permitiu identifica</w:t>
      </w:r>
      <w:r w:rsidR="007D29F0" w:rsidRPr="00525A94">
        <w:t>ção de</w:t>
      </w:r>
      <w:r w:rsidR="00DE66A1" w:rsidRPr="00525A94">
        <w:t xml:space="preserve"> padrões nas estratégias de cobrança de pênalti, destacando a eficácia do OpenPose na análise de desempenh</w:t>
      </w:r>
      <w:r w:rsidR="006224F8" w:rsidRPr="00525A94">
        <w:t>o</w:t>
      </w:r>
      <w:r w:rsidR="00DE66A1" w:rsidRPr="00525A94">
        <w:t>.</w:t>
      </w:r>
    </w:p>
    <w:p w14:paraId="3F424203" w14:textId="506DA273" w:rsidR="00ED5973" w:rsidRPr="006D0C1A" w:rsidRDefault="00DE66A1" w:rsidP="00ED5973">
      <w:pPr>
        <w:pStyle w:val="TF-TEXTO"/>
        <w:rPr>
          <w:sz w:val="18"/>
          <w:szCs w:val="18"/>
        </w:rPr>
      </w:pPr>
      <w:r w:rsidRPr="00525A94">
        <w:t xml:space="preserve">Na fase de resultados, </w:t>
      </w:r>
      <w:r w:rsidR="006543C1" w:rsidRPr="00525A94">
        <w:t>Pinheiro</w:t>
      </w:r>
      <w:r w:rsidR="00147217" w:rsidRPr="00525A94">
        <w:t xml:space="preserve"> </w:t>
      </w:r>
      <w:r w:rsidR="006543C1" w:rsidRPr="00525A94">
        <w:t xml:space="preserve">(2022) </w:t>
      </w:r>
      <w:r w:rsidRPr="00525A94">
        <w:t xml:space="preserve">observou que </w:t>
      </w:r>
      <w:r w:rsidR="006224F8" w:rsidRPr="00525A94">
        <w:t xml:space="preserve">o ângulo </w:t>
      </w:r>
      <w:r w:rsidRPr="00525A94">
        <w:t xml:space="preserve">dos ombros e quadris </w:t>
      </w:r>
      <w:r w:rsidR="00831696" w:rsidRPr="00525A94">
        <w:t xml:space="preserve">dos jogadores </w:t>
      </w:r>
      <w:r w:rsidRPr="00525A94">
        <w:t xml:space="preserve">no momento que precede o chute, forneceram indicativos claros da direção </w:t>
      </w:r>
      <w:r w:rsidR="006224F8" w:rsidRPr="00525A94">
        <w:t>da</w:t>
      </w:r>
      <w:r w:rsidRPr="00525A94">
        <w:t xml:space="preserve"> bola. Por exemplo, uma inclinação de 17° nos ombros em relação à direção do gol </w:t>
      </w:r>
      <w:r w:rsidR="006224F8" w:rsidRPr="00525A94">
        <w:t xml:space="preserve">mostra </w:t>
      </w:r>
      <w:r w:rsidRPr="00525A94">
        <w:t xml:space="preserve">um </w:t>
      </w:r>
      <w:r w:rsidR="00831696" w:rsidRPr="00525A94">
        <w:t>ind</w:t>
      </w:r>
      <w:r w:rsidR="0049103B" w:rsidRPr="00525A94">
        <w:t>í</w:t>
      </w:r>
      <w:r w:rsidR="00831696" w:rsidRPr="00525A94">
        <w:t>cio</w:t>
      </w:r>
      <w:r w:rsidRPr="00525A94">
        <w:t xml:space="preserve"> da escolha da direção do chute, com uma precisão de 82% nos casos analisados.</w:t>
      </w:r>
      <w:r w:rsidR="00C317DB">
        <w:t xml:space="preserve"> No entanto, a</w:t>
      </w:r>
      <w:r w:rsidR="00B301B7">
        <w:t>o</w:t>
      </w:r>
      <w:r w:rsidRPr="008F56D4">
        <w:t xml:space="preserve"> </w:t>
      </w:r>
      <w:r w:rsidR="00B301B7">
        <w:t xml:space="preserve">realizar a </w:t>
      </w:r>
      <w:r w:rsidRPr="008F56D4">
        <w:t xml:space="preserve">análise notacional das respostas dos goleiros frente aos </w:t>
      </w:r>
      <w:r w:rsidRPr="00C317DB">
        <w:t>chutes</w:t>
      </w:r>
      <w:r w:rsidR="00A06D0D" w:rsidRPr="00C317DB">
        <w:t>, Pinheiro (2022)</w:t>
      </w:r>
      <w:r w:rsidRPr="00C317DB">
        <w:t xml:space="preserve"> </w:t>
      </w:r>
      <w:r w:rsidR="00A06D0D" w:rsidRPr="00C317DB">
        <w:t>observou</w:t>
      </w:r>
      <w:r w:rsidRPr="00C317DB">
        <w:t xml:space="preserve"> que os goleiros que </w:t>
      </w:r>
      <w:r w:rsidR="00377736" w:rsidRPr="00C317DB">
        <w:t xml:space="preserve">anteciparam </w:t>
      </w:r>
      <w:r w:rsidR="00EA55DC" w:rsidRPr="00C317DB">
        <w:t>o</w:t>
      </w:r>
      <w:r w:rsidRPr="00C317DB">
        <w:t xml:space="preserve"> movimento </w:t>
      </w:r>
      <w:r w:rsidR="00ED5973" w:rsidRPr="00C317DB">
        <w:t xml:space="preserve">em </w:t>
      </w:r>
      <w:r w:rsidRPr="00C317DB">
        <w:t>0</w:t>
      </w:r>
      <w:r w:rsidR="00EA55DC" w:rsidRPr="00C317DB">
        <w:t>,</w:t>
      </w:r>
      <w:r w:rsidRPr="00C317DB">
        <w:t>7 segundos antes do chute</w:t>
      </w:r>
      <w:r w:rsidR="00EA55DC" w:rsidRPr="00C317DB">
        <w:t>,</w:t>
      </w:r>
      <w:r w:rsidRPr="00C317DB">
        <w:t xml:space="preserve"> conseguiram um índice de sucesso na defesa de 70%, em comparação aos que reagiram mais tarde, cujo índice caiu para 45%.</w:t>
      </w:r>
    </w:p>
    <w:p w14:paraId="0E91CA64" w14:textId="20FBFB9A" w:rsidR="00D43219" w:rsidRDefault="00C317DB" w:rsidP="00D43219">
      <w:pPr>
        <w:pStyle w:val="TF-TEXTO"/>
        <w:ind w:firstLine="567"/>
      </w:pPr>
      <w:r w:rsidRPr="00C317DB">
        <w:t>Ainda</w:t>
      </w:r>
      <w:ins w:id="31" w:author="Andreza Sartori" w:date="2024-05-22T17:16:00Z">
        <w:r w:rsidR="007F15D4">
          <w:t>,</w:t>
        </w:r>
      </w:ins>
      <w:r w:rsidRPr="00C317DB">
        <w:t xml:space="preserve"> d</w:t>
      </w:r>
      <w:r w:rsidR="00A32F41" w:rsidRPr="00C317DB">
        <w:t>e ac</w:t>
      </w:r>
      <w:r w:rsidR="008A265C" w:rsidRPr="00C317DB">
        <w:t xml:space="preserve">ordo com Pinheiro (2022), tais </w:t>
      </w:r>
      <w:r w:rsidR="00831696" w:rsidRPr="00C317DB">
        <w:t>descobertas</w:t>
      </w:r>
      <w:r w:rsidR="00D43219" w:rsidRPr="00C317DB">
        <w:t xml:space="preserve"> </w:t>
      </w:r>
      <w:r w:rsidR="0061766D" w:rsidRPr="00C317DB">
        <w:t xml:space="preserve">resultam em </w:t>
      </w:r>
      <w:r w:rsidR="00D43219" w:rsidRPr="00C317DB">
        <w:t>implicações práticas para treinadores e analistas esportivos, sugerindo que o treinamento focado na interpretação da linguagem corporal pode melhorar a capacidade dos goleiros em antecipar os chutes. Por outro lado, os batedores podem beneficiar-se ao compreender como atenuar sinais visuais que denunciem suas intenções de chute.</w:t>
      </w:r>
    </w:p>
    <w:p w14:paraId="495674EB" w14:textId="534888BA" w:rsidR="009141C4" w:rsidRPr="009141C4" w:rsidRDefault="00140F23" w:rsidP="00D43219">
      <w:pPr>
        <w:pStyle w:val="TF-TEXTO"/>
        <w:ind w:firstLine="567"/>
      </w:pPr>
      <w:r w:rsidRPr="00C317DB">
        <w:t xml:space="preserve">Por fim, Pinheiro (2022) </w:t>
      </w:r>
      <w:r w:rsidR="0000085C" w:rsidRPr="00C317DB">
        <w:t>afirma que o</w:t>
      </w:r>
      <w:r w:rsidR="00D43219" w:rsidRPr="00C317DB">
        <w:t xml:space="preserve"> estudo amplia o entendimento atual sobre análise de desempenho no futebol, ao integrar tecnologias </w:t>
      </w:r>
      <w:r w:rsidR="00C317DB" w:rsidRPr="00C317DB">
        <w:t xml:space="preserve">que </w:t>
      </w:r>
      <w:r w:rsidR="00D43219" w:rsidRPr="00C317DB">
        <w:t>estima</w:t>
      </w:r>
      <w:r w:rsidR="00C317DB" w:rsidRPr="00C317DB">
        <w:t>m</w:t>
      </w:r>
      <w:r w:rsidR="00D43219" w:rsidRPr="00C317DB">
        <w:t xml:space="preserve"> </w:t>
      </w:r>
      <w:r w:rsidR="00C317DB" w:rsidRPr="00C317DB">
        <w:t>a</w:t>
      </w:r>
      <w:r w:rsidR="00D43219" w:rsidRPr="00C317DB">
        <w:t xml:space="preserve"> pose com análise notacional. </w:t>
      </w:r>
      <w:r w:rsidR="00C317DB" w:rsidRPr="00C317DB">
        <w:t>O autor t</w:t>
      </w:r>
      <w:r w:rsidR="006224F8" w:rsidRPr="00C317DB">
        <w:t>ambém</w:t>
      </w:r>
      <w:r w:rsidR="00D43219" w:rsidRPr="00C317DB">
        <w:t xml:space="preserve"> </w:t>
      </w:r>
      <w:r w:rsidR="00C317DB" w:rsidRPr="00C317DB">
        <w:t>sugere</w:t>
      </w:r>
      <w:r w:rsidR="00D43219" w:rsidRPr="00C317DB">
        <w:t xml:space="preserve"> a aplicação dessas tecnologias em outras situações de jogo, com o objetivo de compreender de forma mais ampla as dinâmicas de jogo e </w:t>
      </w:r>
      <w:r w:rsidR="00831696" w:rsidRPr="00C317DB">
        <w:t>fornece</w:t>
      </w:r>
      <w:r w:rsidR="00D43219" w:rsidRPr="00C317DB">
        <w:t xml:space="preserve"> novos recursos para o treinamento</w:t>
      </w:r>
      <w:r w:rsidR="00D43219">
        <w:t xml:space="preserve"> e preparação de atletas em competições de alto nível.</w:t>
      </w:r>
    </w:p>
    <w:p w14:paraId="1ABB6976" w14:textId="3B95F0B6" w:rsidR="00A44581" w:rsidRPr="006773BE" w:rsidRDefault="00831696" w:rsidP="002B6C98">
      <w:pPr>
        <w:pStyle w:val="Ttulo2"/>
        <w:rPr>
          <w:lang w:val="pt-BR"/>
        </w:rPr>
      </w:pPr>
      <w:r w:rsidRPr="006773BE">
        <w:rPr>
          <w:lang w:val="pt-BR"/>
        </w:rPr>
        <w:t>Explorando a Captação de Movimento dos Jogadores de Futebol em Cobranças de Pênaltis</w:t>
      </w:r>
      <w:r w:rsidR="00A44581" w:rsidRPr="006773BE">
        <w:rPr>
          <w:lang w:val="pt-BR"/>
        </w:rPr>
        <w:t xml:space="preserve"> </w:t>
      </w:r>
    </w:p>
    <w:p w14:paraId="5B158A36" w14:textId="154FA7E3" w:rsidR="00AA760B" w:rsidRPr="00C317DB" w:rsidRDefault="00AA760B" w:rsidP="00AA760B">
      <w:pPr>
        <w:pStyle w:val="TF-TEXTO"/>
      </w:pPr>
      <w:r w:rsidRPr="00C317DB">
        <w:t>Silva (2022) desenvolv</w:t>
      </w:r>
      <w:r w:rsidR="005E5878" w:rsidRPr="00C317DB">
        <w:t>eu</w:t>
      </w:r>
      <w:r w:rsidRPr="00C317DB">
        <w:t xml:space="preserve"> um sistema que utiliza algoritmos de visão computacional para identificar o momento exato do contato do pé do jogador com a bola durante </w:t>
      </w:r>
      <w:r w:rsidR="00C60437">
        <w:t xml:space="preserve">a </w:t>
      </w:r>
      <w:r w:rsidRPr="00C317DB">
        <w:t>cobrança de pênalti.</w:t>
      </w:r>
      <w:r w:rsidR="000044D6" w:rsidRPr="00C317DB">
        <w:t xml:space="preserve"> </w:t>
      </w:r>
      <w:r w:rsidRPr="00C317DB">
        <w:t>Inicialmente, o estudo enfatizou a necessidade de um pré-processamento detalhado dos dados, incorporando a segmentação e captura de vídeos e imagens de pênaltis sob variadas condições de iluminação e de diferentes ângulos.</w:t>
      </w:r>
      <w:r w:rsidR="00D06FD8" w:rsidRPr="00C317DB">
        <w:t xml:space="preserve"> Segundo o autor, e</w:t>
      </w:r>
      <w:r w:rsidRPr="00C317DB">
        <w:t>ste processo foi essencial para desenvolver um banco de dados sólido, propício para análises aprofundadas dos movimentos dos jogadores.</w:t>
      </w:r>
    </w:p>
    <w:p w14:paraId="37D4DAC5" w14:textId="47F99516" w:rsidR="00106302" w:rsidRDefault="00794EB6" w:rsidP="00AA760B">
      <w:pPr>
        <w:pStyle w:val="TF-TEXTO"/>
      </w:pPr>
      <w:r w:rsidRPr="00C317DB">
        <w:t xml:space="preserve">Segundo Silva (2022), </w:t>
      </w:r>
      <w:r w:rsidR="006C5BB3" w:rsidRPr="00C317DB">
        <w:t xml:space="preserve">utilizou-se a </w:t>
      </w:r>
      <w:r w:rsidR="00AA760B" w:rsidRPr="00C317DB">
        <w:t xml:space="preserve">biblioteca OpenCV junto a modelos de </w:t>
      </w:r>
      <w:r w:rsidR="003B3FAD" w:rsidRPr="00C317DB">
        <w:rPr>
          <w:rStyle w:val="nfase"/>
        </w:rPr>
        <w:t>Deep Neural Networks</w:t>
      </w:r>
      <w:r w:rsidR="00AA760B" w:rsidRPr="00C317DB">
        <w:t xml:space="preserve"> (DNN) para efetuar a detecção de poses e a identificação precisa da bola. </w:t>
      </w:r>
      <w:r w:rsidR="00772226" w:rsidRPr="00C317DB">
        <w:t>Tal</w:t>
      </w:r>
      <w:r w:rsidR="00AA760B" w:rsidRPr="00C317DB">
        <w:t xml:space="preserve"> combinação permitiu a exploração da relação entre a postura do jogador e o momento de contato com a bola, estabelecendo a base para a criação de um modelo preditivo. </w:t>
      </w:r>
      <w:r w:rsidR="00E50A07" w:rsidRPr="00C317DB">
        <w:t>Silva (2022)</w:t>
      </w:r>
      <w:r w:rsidR="00C317DB">
        <w:t xml:space="preserve"> também</w:t>
      </w:r>
      <w:r w:rsidR="00E50A07" w:rsidRPr="00C317DB">
        <w:t xml:space="preserve"> </w:t>
      </w:r>
      <w:r w:rsidR="005770DD" w:rsidRPr="00C317DB">
        <w:t xml:space="preserve">afirma que </w:t>
      </w:r>
      <w:r w:rsidR="00C317DB">
        <w:t>o</w:t>
      </w:r>
      <w:r w:rsidR="00AA760B" w:rsidRPr="00C317DB">
        <w:t xml:space="preserve"> modelo foi capaz de inferir a direção provável do chute com base na dinâmica e na orientação corporal do jogador momentos antes do chute, demonstrando a potencial da visão computacional na análise esportiva.</w:t>
      </w:r>
      <w:r w:rsidR="004414E5" w:rsidRPr="00C317DB">
        <w:t xml:space="preserve"> A </w:t>
      </w:r>
      <w:r w:rsidR="004414E5" w:rsidRPr="00C317DB">
        <w:fldChar w:fldCharType="begin"/>
      </w:r>
      <w:r w:rsidR="004414E5" w:rsidRPr="00C317DB">
        <w:instrText xml:space="preserve"> REF _Ref165386723 \h </w:instrText>
      </w:r>
      <w:r w:rsidR="00C317DB">
        <w:instrText xml:space="preserve"> \* MERGEFORMAT </w:instrText>
      </w:r>
      <w:r w:rsidR="004414E5" w:rsidRPr="00C317DB">
        <w:fldChar w:fldCharType="separate"/>
      </w:r>
      <w:r w:rsidR="00E76269">
        <w:t xml:space="preserve">Figura </w:t>
      </w:r>
      <w:r w:rsidR="00E76269">
        <w:rPr>
          <w:noProof/>
        </w:rPr>
        <w:t>2</w:t>
      </w:r>
      <w:r w:rsidR="004414E5" w:rsidRPr="00C317DB">
        <w:fldChar w:fldCharType="end"/>
      </w:r>
      <w:r w:rsidR="004414E5" w:rsidRPr="00C317DB">
        <w:t xml:space="preserve"> mostra a detecção do jogador e da bola.</w:t>
      </w:r>
    </w:p>
    <w:p w14:paraId="6444991B" w14:textId="59D9C50B" w:rsidR="00106302" w:rsidRDefault="001579F1" w:rsidP="001579F1">
      <w:pPr>
        <w:pStyle w:val="TF-LEGENDA"/>
      </w:pPr>
      <w:bookmarkStart w:id="32" w:name="_Ref165386723"/>
      <w:r>
        <w:t xml:space="preserve">Figura </w:t>
      </w:r>
      <w:r w:rsidR="00000000">
        <w:fldChar w:fldCharType="begin"/>
      </w:r>
      <w:r w:rsidR="00000000">
        <w:instrText xml:space="preserve"> SEQ Figura \* ARABIC </w:instrText>
      </w:r>
      <w:r w:rsidR="00000000">
        <w:fldChar w:fldCharType="separate"/>
      </w:r>
      <w:r w:rsidR="00E76269">
        <w:rPr>
          <w:noProof/>
        </w:rPr>
        <w:t>2</w:t>
      </w:r>
      <w:r w:rsidR="00000000">
        <w:rPr>
          <w:noProof/>
        </w:rPr>
        <w:fldChar w:fldCharType="end"/>
      </w:r>
      <w:bookmarkEnd w:id="32"/>
      <w:r>
        <w:t xml:space="preserve"> </w:t>
      </w:r>
      <w:r w:rsidR="00106302">
        <w:t>– Jogador e bola detectados</w:t>
      </w:r>
    </w:p>
    <w:p w14:paraId="327CC86D" w14:textId="589C14AC" w:rsidR="00106302" w:rsidRDefault="00106302" w:rsidP="001579F1">
      <w:pPr>
        <w:pStyle w:val="TF-FIGURA"/>
      </w:pPr>
      <w:r>
        <w:rPr>
          <w:noProof/>
        </w:rPr>
        <w:drawing>
          <wp:inline distT="0" distB="0" distL="0" distR="0" wp14:anchorId="509A8D16" wp14:editId="710E6226">
            <wp:extent cx="2965450" cy="1968500"/>
            <wp:effectExtent l="19050" t="19050" r="25400" b="12700"/>
            <wp:docPr id="1504079958" name="Imagem 1" descr="Pessoas em campo de futebo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79958" name="Imagem 1" descr="Pessoas em campo de futebol&#10;&#10;Descrição gerada automaticamente"/>
                    <pic:cNvPicPr/>
                  </pic:nvPicPr>
                  <pic:blipFill rotWithShape="1">
                    <a:blip r:embed="rId16"/>
                    <a:srcRect r="26607" b="19933"/>
                    <a:stretch/>
                  </pic:blipFill>
                  <pic:spPr bwMode="auto">
                    <a:xfrm>
                      <a:off x="0" y="0"/>
                      <a:ext cx="3006970" cy="199606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511645" w14:textId="7C857202" w:rsidR="00106302" w:rsidRPr="006D0C1A" w:rsidRDefault="00106302" w:rsidP="001579F1">
      <w:pPr>
        <w:pStyle w:val="TF-FONTE"/>
      </w:pPr>
      <w:r w:rsidRPr="006D0C1A">
        <w:t>Fonte: Silva (2022)</w:t>
      </w:r>
      <w:r w:rsidR="00DF7F38">
        <w:t>.</w:t>
      </w:r>
    </w:p>
    <w:p w14:paraId="2AD144B1" w14:textId="446AB2DC" w:rsidR="00711085" w:rsidRPr="00C60437" w:rsidRDefault="004E59B7" w:rsidP="00711085">
      <w:pPr>
        <w:pStyle w:val="TF-TEXTO"/>
      </w:pPr>
      <w:r w:rsidRPr="00C60437">
        <w:t>De acordo com Silva (2022), a</w:t>
      </w:r>
      <w:r w:rsidR="00703C9A" w:rsidRPr="00C60437">
        <w:t xml:space="preserve"> coleta de dados </w:t>
      </w:r>
      <w:r w:rsidR="00A05D24" w:rsidRPr="00C60437">
        <w:t>foi uma das principais etapas d</w:t>
      </w:r>
      <w:r w:rsidR="00703C9A" w:rsidRPr="00C60437">
        <w:t>o sistema.</w:t>
      </w:r>
      <w:r w:rsidR="00C87AFC" w:rsidRPr="00C60437">
        <w:t xml:space="preserve"> Nelas, r</w:t>
      </w:r>
      <w:r w:rsidR="00703C9A" w:rsidRPr="00C60437">
        <w:t xml:space="preserve">ealizaram-se gravações tanto diurnas quanto noturnas em um campo de futebol padrão, empregando múltiplas câmeras de alta definição posicionadas em ângulos diferentes para capturar todos os movimentos dos jogadores durante as cobranças de pênalti. </w:t>
      </w:r>
      <w:r w:rsidR="00C317DB" w:rsidRPr="00C60437">
        <w:t>Ainda s</w:t>
      </w:r>
      <w:r w:rsidR="00C87AFC" w:rsidRPr="00C60437">
        <w:t>egundo Silva (2022), e</w:t>
      </w:r>
      <w:r w:rsidR="00703C9A" w:rsidRPr="00C60437">
        <w:t>ste arranjo assegurou a captura de uma ampla quantidade de dados sob variadas condições de iluminação, refletindo as situações reais enfrentadas em partidas oficiais.</w:t>
      </w:r>
    </w:p>
    <w:p w14:paraId="219F9D3C" w14:textId="2A63657A" w:rsidR="00703C9A" w:rsidRDefault="00703C9A" w:rsidP="00703C9A">
      <w:pPr>
        <w:pStyle w:val="TF-TEXTO"/>
      </w:pPr>
      <w:r w:rsidRPr="00C60437">
        <w:t xml:space="preserve">Para testar a eficácia do sistema, um grupo de 50 jogadores, divididos igualmente entre profissionais e amadores, realizaram cobranças de pênalti em grupos de dez tentativas cada. </w:t>
      </w:r>
      <w:r w:rsidR="00C60437" w:rsidRPr="00C60437">
        <w:t>De acordo com</w:t>
      </w:r>
      <w:r w:rsidR="00404973" w:rsidRPr="00C60437">
        <w:t xml:space="preserve"> Silva (2022), d</w:t>
      </w:r>
      <w:r w:rsidRPr="00C60437">
        <w:t>urante essas sessões, o sistema foi encarregado de identificar o momento exato do contato do pé com a bola e de analisar a postura corporal dos jogadores imediatamente antes do chute. Os resultados</w:t>
      </w:r>
      <w:r>
        <w:t xml:space="preserve"> demonstraram uma precisão de 94% na identificação correta do momento do chute para jogadores profissionais e de 89% para amadores. Além disso, </w:t>
      </w:r>
      <w:r>
        <w:lastRenderedPageBreak/>
        <w:t>a análise da postura revelou que, em 85% dos casos, era possível prever a direção do chute com base na orientação dos ombros e quadris do jogador momentos antes da execução da penalidade.</w:t>
      </w:r>
    </w:p>
    <w:p w14:paraId="4232F381" w14:textId="7FCF8DD3" w:rsidR="00703C9A" w:rsidRDefault="009C0B2B" w:rsidP="00864CA1">
      <w:pPr>
        <w:pStyle w:val="TF-TEXTO"/>
      </w:pPr>
      <w:r w:rsidRPr="00C60437">
        <w:t>Segundo Silva (2022), o</w:t>
      </w:r>
      <w:r w:rsidR="00703C9A" w:rsidRPr="00C60437">
        <w:t xml:space="preserve">s testes também exploraram a solidez do algoritmo em diferentes condições de iluminação, notando-se uma diminuição na precisão da detecção sob iluminação noturna para 92% para profissionais e 86% para amadores, demonstrando a importância de ajustes no algoritmo para maximizar o desempenho em todas as condições ambientais. Embora promissor, </w:t>
      </w:r>
      <w:r w:rsidR="00864CA1" w:rsidRPr="00C60437">
        <w:t xml:space="preserve">Silva (2022), </w:t>
      </w:r>
      <w:r w:rsidR="00703C9A" w:rsidRPr="00C60437">
        <w:t xml:space="preserve">reconhece a necessidade </w:t>
      </w:r>
      <w:r w:rsidR="00C60437">
        <w:t>novas pesquisas</w:t>
      </w:r>
      <w:r w:rsidR="00703C9A" w:rsidRPr="00C60437">
        <w:t xml:space="preserve"> para abordar outras variáveis cinemáticas e biomecânicas.</w:t>
      </w:r>
      <w:r w:rsidR="00703C9A" w:rsidRPr="00703C9A">
        <w:t xml:space="preserve"> </w:t>
      </w:r>
    </w:p>
    <w:p w14:paraId="64B4283E" w14:textId="749ACBD2" w:rsidR="00D42C20" w:rsidRPr="002B6C98" w:rsidRDefault="002B6C98" w:rsidP="002B6C98">
      <w:pPr>
        <w:pStyle w:val="Ttulo2"/>
      </w:pPr>
      <w:bookmarkStart w:id="33" w:name="_Toc54164921"/>
      <w:bookmarkStart w:id="34" w:name="_Toc54165675"/>
      <w:bookmarkStart w:id="35" w:name="_Toc54169333"/>
      <w:bookmarkStart w:id="36" w:name="_Toc96347439"/>
      <w:bookmarkStart w:id="37" w:name="_Toc96357723"/>
      <w:bookmarkStart w:id="38" w:name="_Toc96491866"/>
      <w:bookmarkStart w:id="39" w:name="_Toc411603107"/>
      <w:bookmarkEnd w:id="28"/>
      <w:r w:rsidRPr="002B6C98">
        <w:t>Multi-Person 3D Pose Estimation and Tracking in Sports</w:t>
      </w:r>
    </w:p>
    <w:p w14:paraId="0DDAE4A1" w14:textId="541DE0AC" w:rsidR="00E4748F" w:rsidRPr="00E4748F" w:rsidRDefault="00D42C20" w:rsidP="00E4748F">
      <w:pPr>
        <w:pStyle w:val="TF-TEXTO"/>
      </w:pPr>
      <w:r w:rsidRPr="00D42C20">
        <w:t xml:space="preserve">O estudo realizado por Bridgeman </w:t>
      </w:r>
      <w:r w:rsidRPr="008A02AC">
        <w:rPr>
          <w:i/>
          <w:iCs/>
        </w:rPr>
        <w:t>et al</w:t>
      </w:r>
      <w:r w:rsidRPr="00D42C20">
        <w:t xml:space="preserve">. (2019) </w:t>
      </w:r>
      <w:r w:rsidR="008A02AC">
        <w:t>visava enfrentar os desafios relacionados à estimativa e rastreamento da pose tridimensional de múltiplas pessoas em ambientes esportivos dinâmicos</w:t>
      </w:r>
      <w:r w:rsidRPr="00D42C20">
        <w:t xml:space="preserve">. </w:t>
      </w:r>
      <w:r w:rsidR="0032255A">
        <w:t>Buscando e</w:t>
      </w:r>
      <w:r>
        <w:t>ntende</w:t>
      </w:r>
      <w:r w:rsidR="0032255A">
        <w:t>r</w:t>
      </w:r>
      <w:r w:rsidRPr="00D42C20">
        <w:t xml:space="preserve"> a complexidade apresentada por esses cenários, que incluem movimentos rápidos dos atletas, interações físicas frequentes entre jogadores, e problemas comuns de visibilidade como </w:t>
      </w:r>
      <w:r w:rsidR="007D4755" w:rsidRPr="007D4755">
        <w:t xml:space="preserve">obstrução </w:t>
      </w:r>
      <w:r w:rsidRPr="00D42C20">
        <w:t xml:space="preserve">substanciais e falhas de calibração das câmeras, os autores propuseram uma solução que busca não apenas aumentar a precisão da estimativa de pose, mas também acelerar o processamento em tempo real. </w:t>
      </w:r>
      <w:r w:rsidR="0032255A">
        <w:t>A partir disso</w:t>
      </w:r>
      <w:r w:rsidRPr="00D42C20">
        <w:t xml:space="preserve">, </w:t>
      </w:r>
      <w:r w:rsidR="008A02AC" w:rsidRPr="00D42C20">
        <w:t xml:space="preserve">Bridgeman </w:t>
      </w:r>
      <w:r w:rsidR="008A02AC" w:rsidRPr="008A02AC">
        <w:rPr>
          <w:i/>
          <w:iCs/>
        </w:rPr>
        <w:t>et al</w:t>
      </w:r>
      <w:r w:rsidR="008A02AC" w:rsidRPr="00D42C20">
        <w:t>. (2019)</w:t>
      </w:r>
      <w:r w:rsidR="008A02AC">
        <w:t xml:space="preserve"> </w:t>
      </w:r>
      <w:r w:rsidRPr="00D42C20">
        <w:t>desenvolver</w:t>
      </w:r>
      <w:r w:rsidR="008A02AC">
        <w:t>am</w:t>
      </w:r>
      <w:r w:rsidRPr="00D42C20">
        <w:t xml:space="preserve"> </w:t>
      </w:r>
      <w:r w:rsidR="0032255A">
        <w:t>um método para</w:t>
      </w:r>
      <w:r w:rsidRPr="00D42C20">
        <w:t xml:space="preserve"> gerar e rastrear esqueletos 3D utilizando informações de múltiplas câmeras sem depender de modelos baseados em aparência, que são menos eficazes em ambientes esportivos devido às semelhanças de vestimentas e rápida mudança de cenários.</w:t>
      </w:r>
    </w:p>
    <w:p w14:paraId="7C9CBFE5" w14:textId="44C0914F" w:rsidR="00D42C20" w:rsidRDefault="00D42C20" w:rsidP="00D42C20">
      <w:pPr>
        <w:pStyle w:val="TF-TEXTO"/>
      </w:pPr>
      <w:r>
        <w:t>O método</w:t>
      </w:r>
      <w:r w:rsidR="0032255A">
        <w:t xml:space="preserve"> proposto por</w:t>
      </w:r>
      <w:r>
        <w:t xml:space="preserve"> </w:t>
      </w:r>
      <w:r w:rsidR="0032255A" w:rsidRPr="00D42C20">
        <w:t xml:space="preserve">Bridgeman </w:t>
      </w:r>
      <w:r w:rsidR="0032255A" w:rsidRPr="008A02AC">
        <w:rPr>
          <w:i/>
          <w:iCs/>
        </w:rPr>
        <w:t>et al</w:t>
      </w:r>
      <w:r w:rsidR="0032255A" w:rsidRPr="00D42C20">
        <w:t>. (2019)</w:t>
      </w:r>
      <w:r w:rsidR="0032255A">
        <w:t xml:space="preserve"> </w:t>
      </w:r>
      <w:r>
        <w:t>consiste</w:t>
      </w:r>
      <w:r w:rsidR="00342483">
        <w:t xml:space="preserve"> inicialmente</w:t>
      </w:r>
      <w:r>
        <w:t xml:space="preserve"> na detecção independente de poses 2D </w:t>
      </w:r>
      <w:r w:rsidR="0032255A">
        <w:t>em diferentes ângulos de captura das imagens</w:t>
      </w:r>
      <w:r w:rsidR="00342483">
        <w:t xml:space="preserve"> (</w:t>
      </w:r>
      <w:r w:rsidR="00342483" w:rsidRPr="00D42C20">
        <w:t>multivisão</w:t>
      </w:r>
      <w:r w:rsidR="00342483">
        <w:t>)</w:t>
      </w:r>
      <w:r>
        <w:t xml:space="preserve">. </w:t>
      </w:r>
      <w:r w:rsidR="00342483">
        <w:t xml:space="preserve">Posteriormente, os </w:t>
      </w:r>
      <w:r>
        <w:t>erros de saída do detector de poses são corrigidos antes de aplicar um algoritmo guloso (</w:t>
      </w:r>
      <w:r w:rsidRPr="0032255A">
        <w:rPr>
          <w:i/>
          <w:iCs/>
        </w:rPr>
        <w:t>greedy</w:t>
      </w:r>
      <w:r>
        <w:t xml:space="preserve">) para associar as detecções de poses 2D. A partir dessas </w:t>
      </w:r>
      <w:r w:rsidR="0032255A">
        <w:t>junções</w:t>
      </w:r>
      <w:r>
        <w:t xml:space="preserve">, esqueletos 3D são gerados </w:t>
      </w:r>
      <w:r w:rsidR="00342483">
        <w:t>utilizando triangulação para gerar os esqueletos 3D, ao qual permitem o</w:t>
      </w:r>
      <w:r>
        <w:t xml:space="preserve"> rastrea</w:t>
      </w:r>
      <w:r w:rsidR="00342483">
        <w:t xml:space="preserve">mento </w:t>
      </w:r>
      <w:r>
        <w:t>ao longo do tempo.</w:t>
      </w:r>
      <w:r w:rsidR="00342483">
        <w:t xml:space="preserve"> A </w:t>
      </w:r>
      <w:r w:rsidR="00342483">
        <w:fldChar w:fldCharType="begin"/>
      </w:r>
      <w:r w:rsidR="00342483">
        <w:instrText xml:space="preserve"> REF _Ref165615580 \h </w:instrText>
      </w:r>
      <w:r w:rsidR="00342483">
        <w:fldChar w:fldCharType="separate"/>
      </w:r>
      <w:r w:rsidR="00E76269">
        <w:t xml:space="preserve">Figura </w:t>
      </w:r>
      <w:r w:rsidR="00E76269">
        <w:rPr>
          <w:noProof/>
        </w:rPr>
        <w:t>3</w:t>
      </w:r>
      <w:r w:rsidR="00342483">
        <w:fldChar w:fldCharType="end"/>
      </w:r>
      <w:r w:rsidR="00342483">
        <w:t xml:space="preserve"> exibe as etapas da representação 3D dos esqueletos gerados a partir de imagens 2D</w:t>
      </w:r>
      <w:ins w:id="40" w:author="Andreza Sartori" w:date="2024-05-22T17:30:00Z">
        <w:r w:rsidR="000D3B05">
          <w:t>.</w:t>
        </w:r>
      </w:ins>
    </w:p>
    <w:p w14:paraId="24F9BB6A" w14:textId="30F02F45" w:rsidR="00E4748F" w:rsidRDefault="00342483" w:rsidP="00342483">
      <w:pPr>
        <w:pStyle w:val="TF-FIGURA"/>
        <w:rPr>
          <w:highlight w:val="yellow"/>
        </w:rPr>
      </w:pPr>
      <w:bookmarkStart w:id="41" w:name="_Ref165615580"/>
      <w:r>
        <w:t xml:space="preserve">Figura </w:t>
      </w:r>
      <w:r w:rsidR="00000000">
        <w:fldChar w:fldCharType="begin"/>
      </w:r>
      <w:r w:rsidR="00000000">
        <w:instrText xml:space="preserve"> SEQ Figura \* ARABIC </w:instrText>
      </w:r>
      <w:r w:rsidR="00000000">
        <w:fldChar w:fldCharType="separate"/>
      </w:r>
      <w:r w:rsidR="00E76269">
        <w:rPr>
          <w:noProof/>
        </w:rPr>
        <w:t>3</w:t>
      </w:r>
      <w:r w:rsidR="00000000">
        <w:rPr>
          <w:noProof/>
        </w:rPr>
        <w:fldChar w:fldCharType="end"/>
      </w:r>
      <w:bookmarkEnd w:id="41"/>
      <w:r>
        <w:t xml:space="preserve"> </w:t>
      </w:r>
      <w:r w:rsidR="00E4748F" w:rsidRPr="00E4748F">
        <w:t xml:space="preserve">– </w:t>
      </w:r>
      <w:r>
        <w:t xml:space="preserve">Etapas da representação 3D dos esqueletos </w:t>
      </w:r>
      <w:r w:rsidR="00892DB8" w:rsidRPr="00892DB8">
        <w:rPr>
          <w:noProof/>
        </w:rPr>
        <w:drawing>
          <wp:inline distT="0" distB="0" distL="0" distR="0" wp14:anchorId="12D34F5C" wp14:editId="178B1C7C">
            <wp:extent cx="5270012" cy="1956054"/>
            <wp:effectExtent l="19050" t="19050" r="26035" b="25400"/>
            <wp:docPr id="16788281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28155" name=""/>
                    <pic:cNvPicPr/>
                  </pic:nvPicPr>
                  <pic:blipFill>
                    <a:blip r:embed="rId17"/>
                    <a:stretch>
                      <a:fillRect/>
                    </a:stretch>
                  </pic:blipFill>
                  <pic:spPr>
                    <a:xfrm>
                      <a:off x="0" y="0"/>
                      <a:ext cx="5286220" cy="1962070"/>
                    </a:xfrm>
                    <a:prstGeom prst="rect">
                      <a:avLst/>
                    </a:prstGeom>
                    <a:ln w="3175">
                      <a:solidFill>
                        <a:schemeClr val="tx1"/>
                      </a:solidFill>
                    </a:ln>
                  </pic:spPr>
                </pic:pic>
              </a:graphicData>
            </a:graphic>
          </wp:inline>
        </w:drawing>
      </w:r>
    </w:p>
    <w:p w14:paraId="793CF1C8" w14:textId="5320F936" w:rsidR="00E4748F" w:rsidRPr="002D0F4D" w:rsidRDefault="00E4748F" w:rsidP="00342483">
      <w:pPr>
        <w:pStyle w:val="TF-FONTE"/>
        <w:rPr>
          <w:lang w:val="en-US"/>
        </w:rPr>
      </w:pPr>
      <w:r w:rsidRPr="002D0F4D">
        <w:rPr>
          <w:lang w:val="en-US"/>
        </w:rPr>
        <w:t xml:space="preserve">Fonte: </w:t>
      </w:r>
      <w:r w:rsidR="007D4755" w:rsidRPr="002D0F4D">
        <w:rPr>
          <w:lang w:val="en-US"/>
        </w:rPr>
        <w:t xml:space="preserve">Bridgeman </w:t>
      </w:r>
      <w:r w:rsidR="007D4755" w:rsidRPr="002D0F4D">
        <w:rPr>
          <w:i/>
          <w:iCs/>
          <w:lang w:val="en-US"/>
        </w:rPr>
        <w:t>et al</w:t>
      </w:r>
      <w:r w:rsidR="00342483" w:rsidRPr="002D0F4D">
        <w:rPr>
          <w:lang w:val="en-US"/>
        </w:rPr>
        <w:t>.</w:t>
      </w:r>
      <w:r w:rsidR="007D4755" w:rsidRPr="002D0F4D">
        <w:rPr>
          <w:lang w:val="en-US"/>
        </w:rPr>
        <w:t xml:space="preserve"> </w:t>
      </w:r>
      <w:r w:rsidRPr="002D0F4D">
        <w:rPr>
          <w:lang w:val="en-US"/>
        </w:rPr>
        <w:t>(2019).</w:t>
      </w:r>
    </w:p>
    <w:p w14:paraId="7D342566" w14:textId="42882057" w:rsidR="00D42C20" w:rsidRPr="00E4748F" w:rsidRDefault="00342483" w:rsidP="00D42C20">
      <w:pPr>
        <w:pStyle w:val="TF-TEXTO"/>
      </w:pPr>
      <w:r w:rsidRPr="002D0F4D">
        <w:rPr>
          <w:lang w:val="en-US"/>
        </w:rPr>
        <w:t xml:space="preserve">Bridgeman </w:t>
      </w:r>
      <w:r w:rsidRPr="002D0F4D">
        <w:rPr>
          <w:i/>
          <w:iCs/>
          <w:lang w:val="en-US"/>
        </w:rPr>
        <w:t>et al</w:t>
      </w:r>
      <w:r w:rsidRPr="002D0F4D">
        <w:rPr>
          <w:lang w:val="en-US"/>
        </w:rPr>
        <w:t xml:space="preserve">. </w:t>
      </w:r>
      <w:r w:rsidRPr="00D42C20">
        <w:t>(2019)</w:t>
      </w:r>
      <w:r>
        <w:t xml:space="preserve"> </w:t>
      </w:r>
      <w:r w:rsidR="00D42C20" w:rsidRPr="00D42C20">
        <w:t xml:space="preserve">desenvolveram técnicas para corrigir erros comuns associados aos detectores de pose multivisão, que são particularmente desafiadores em ambientes esportivos. </w:t>
      </w:r>
      <w:r>
        <w:t xml:space="preserve">Os autores </w:t>
      </w:r>
      <w:r w:rsidR="00D42C20" w:rsidRPr="00D42C20">
        <w:t xml:space="preserve">focaram em problemas como </w:t>
      </w:r>
      <w:r>
        <w:t xml:space="preserve">(i) </w:t>
      </w:r>
      <w:r w:rsidR="00D42C20" w:rsidRPr="00D42C20">
        <w:t xml:space="preserve">poses divididas, onde uma única pessoa é detectada como várias entidades separadas, </w:t>
      </w:r>
      <w:r>
        <w:t xml:space="preserve">(ii) </w:t>
      </w:r>
      <w:r w:rsidR="00D42C20" w:rsidRPr="00D42C20">
        <w:t>poses fundidas, onde partes de múltiplos indivíduos são erroneamente combinadas em uma única detecção, e</w:t>
      </w:r>
      <w:r>
        <w:t xml:space="preserve"> (iii)</w:t>
      </w:r>
      <w:r w:rsidR="00D42C20" w:rsidRPr="00D42C20">
        <w:t xml:space="preserve"> junções trocadas, onde as conexões entre as partes do corpo são atribuídas incorretamente. Para resolver essas questões, </w:t>
      </w:r>
      <w:r w:rsidRPr="00D42C20">
        <w:t xml:space="preserve">Bridgeman </w:t>
      </w:r>
      <w:r w:rsidRPr="008A02AC">
        <w:rPr>
          <w:i/>
          <w:iCs/>
        </w:rPr>
        <w:t>et al</w:t>
      </w:r>
      <w:r w:rsidRPr="00D42C20">
        <w:t>. (2019)</w:t>
      </w:r>
      <w:r>
        <w:t xml:space="preserve"> </w:t>
      </w:r>
      <w:r w:rsidR="00D42C20" w:rsidRPr="00D42C20">
        <w:t>utiliza</w:t>
      </w:r>
      <w:r>
        <w:t>ram</w:t>
      </w:r>
      <w:r w:rsidR="00D42C20" w:rsidRPr="00D42C20">
        <w:t xml:space="preserve"> informações de </w:t>
      </w:r>
      <w:r>
        <w:t>várias imagens (</w:t>
      </w:r>
      <w:r w:rsidR="00D42C20" w:rsidRPr="00D42C20">
        <w:t xml:space="preserve">múltiplas </w:t>
      </w:r>
      <w:r>
        <w:t xml:space="preserve">visões) </w:t>
      </w:r>
      <w:r w:rsidR="00D42C20" w:rsidRPr="00D42C20">
        <w:t xml:space="preserve">para identificar e corrigir esses erros de forma eficaz. </w:t>
      </w:r>
      <w:r w:rsidR="00523A43">
        <w:t>Segundo os autores, e</w:t>
      </w:r>
      <w:r w:rsidR="00D42C20" w:rsidRPr="00D42C20">
        <w:t xml:space="preserve">ssas correções são cruciais para garantir a precisão na geração e no rastreamento subsequente de esqueletos 3D, tornando o </w:t>
      </w:r>
      <w:r w:rsidR="002B6C98">
        <w:t>método</w:t>
      </w:r>
      <w:r w:rsidR="00D42C20" w:rsidRPr="00D42C20">
        <w:t xml:space="preserve"> robusto mesmo em situações </w:t>
      </w:r>
      <w:r w:rsidR="002B6C98">
        <w:t>aos quais</w:t>
      </w:r>
      <w:r w:rsidR="00D42C20" w:rsidRPr="00D42C20">
        <w:t xml:space="preserve"> as detecções </w:t>
      </w:r>
      <w:r w:rsidR="002B6C98">
        <w:t>possuem</w:t>
      </w:r>
      <w:r w:rsidR="00D42C20">
        <w:t xml:space="preserve"> ru</w:t>
      </w:r>
      <w:r w:rsidR="002B6C98">
        <w:t>í</w:t>
      </w:r>
      <w:r w:rsidR="00D42C20">
        <w:t>do</w:t>
      </w:r>
      <w:r w:rsidR="002B6C98">
        <w:t>s</w:t>
      </w:r>
      <w:r w:rsidR="00D42C20">
        <w:t xml:space="preserve"> </w:t>
      </w:r>
      <w:r w:rsidR="00D42C20" w:rsidRPr="00D42C20">
        <w:t xml:space="preserve">ou </w:t>
      </w:r>
      <w:r w:rsidR="00D42C20">
        <w:t xml:space="preserve">são </w:t>
      </w:r>
      <w:r w:rsidR="00D42C20" w:rsidRPr="00D42C20">
        <w:t>incompletas devido à rápida ação e interações complexas entre os jogadores.</w:t>
      </w:r>
    </w:p>
    <w:p w14:paraId="7E927CA5" w14:textId="1FFC24FB" w:rsidR="00082AE4" w:rsidRDefault="00D42C20" w:rsidP="008C0B23">
      <w:pPr>
        <w:pStyle w:val="TF-TEXTO"/>
      </w:pPr>
      <w:r w:rsidRPr="00D42C20">
        <w:t xml:space="preserve">Para validar essa abordagem, </w:t>
      </w:r>
      <w:r w:rsidR="002B6C98" w:rsidRPr="00D42C20">
        <w:t xml:space="preserve">Bridgeman </w:t>
      </w:r>
      <w:r w:rsidR="002B6C98" w:rsidRPr="008A02AC">
        <w:rPr>
          <w:i/>
          <w:iCs/>
        </w:rPr>
        <w:t>et al</w:t>
      </w:r>
      <w:r w:rsidR="002B6C98" w:rsidRPr="00D42C20">
        <w:t>. (2019)</w:t>
      </w:r>
      <w:r w:rsidR="002B6C98">
        <w:t xml:space="preserve"> utilizaram uma </w:t>
      </w:r>
      <w:r w:rsidRPr="00D42C20">
        <w:t>série de conjuntos de dados esportivos, conhecidos por sua má calibração e</w:t>
      </w:r>
      <w:r w:rsidR="002B6C98">
        <w:t xml:space="preserve"> com</w:t>
      </w:r>
      <w:r w:rsidRPr="00D42C20">
        <w:t xml:space="preserve"> frequentes erros de detecção de pose. Esses conjuntos de dados representam cenários dinâmicos, como jogos de futebol e basquete, onde os participantes se movem rapidamente e interagem fisicamente de maneiras que podem confundir </w:t>
      </w:r>
      <w:r w:rsidR="002B6C98">
        <w:t xml:space="preserve">os </w:t>
      </w:r>
      <w:r w:rsidRPr="00D42C20">
        <w:t>algoritmos</w:t>
      </w:r>
      <w:r w:rsidR="002B6C98">
        <w:t xml:space="preserve"> de detecção</w:t>
      </w:r>
      <w:r w:rsidRPr="00D42C20">
        <w:t>.</w:t>
      </w:r>
      <w:r w:rsidR="002B3A7A">
        <w:t xml:space="preserve"> </w:t>
      </w:r>
      <w:r w:rsidR="002B6C98">
        <w:t>Segundo os autores, est</w:t>
      </w:r>
      <w:ins w:id="42" w:author="Andreza Sartori" w:date="2024-05-22T17:40:00Z">
        <w:r w:rsidR="002C64A1">
          <w:t>a</w:t>
        </w:r>
      </w:ins>
      <w:del w:id="43" w:author="Andreza Sartori" w:date="2024-05-22T17:40:00Z">
        <w:r w:rsidR="002B6C98" w:rsidDel="002C64A1">
          <w:delText>á</w:delText>
        </w:r>
      </w:del>
      <w:r w:rsidR="002B6C98">
        <w:t xml:space="preserve"> abordagem </w:t>
      </w:r>
      <w:r w:rsidRPr="00D42C20">
        <w:t>mostrou-se capaz de superar os métodos existentes, demonstrando uma melhoria substancial na velocidade de processamento, alcançando mais de 110 quadros por segundo no rastreamento de esqueletos 3D no conjunto de dados "Shelf". Este conjunto é particularmente complexo devido à alta densidade de jogadores e à dinâmica variável, que frequentemente inclui oclusões e rápida mudança de posições, desafiando os limites do que era anteriormente possível em termos de análise de movimento esportivo em tempo real.</w:t>
      </w:r>
    </w:p>
    <w:p w14:paraId="259123E3" w14:textId="2318E8F4" w:rsidR="008C0B23" w:rsidRPr="00E4748F" w:rsidRDefault="008C0B23" w:rsidP="008C0B23">
      <w:pPr>
        <w:pStyle w:val="TF-TEXTO"/>
        <w:rPr>
          <w:sz w:val="18"/>
          <w:szCs w:val="18"/>
        </w:rPr>
      </w:pPr>
      <w:r w:rsidRPr="00D42C20">
        <w:lastRenderedPageBreak/>
        <w:t xml:space="preserve">Bridgeman </w:t>
      </w:r>
      <w:r w:rsidRPr="008A02AC">
        <w:rPr>
          <w:i/>
          <w:iCs/>
        </w:rPr>
        <w:t>et al</w:t>
      </w:r>
      <w:r w:rsidRPr="00D42C20">
        <w:t>. (2019)</w:t>
      </w:r>
      <w:r>
        <w:t xml:space="preserve"> também criaram conjuntos de imagens com diferentes números de pessoas e câmeras, e com arranjos de câmeras de linha de base estreita e ampla. Neste caso, as pessoas estão contidas dentro de um círculo de raio de 2,5m, e as câmeras em um círculo de raio de 5m. As câmeras de linha de base estreita têm um espaçamento de 10 graus, e as câmeras de linha de base ampla estão equidistantes ao redor do círculo. Segundo os autores, ao executar o detector de pose em cada conjunto de imagens, </w:t>
      </w:r>
      <w:ins w:id="44" w:author="Andreza Sartori" w:date="2024-05-22T17:50:00Z">
        <w:r w:rsidR="00321414">
          <w:t xml:space="preserve">é </w:t>
        </w:r>
      </w:ins>
      <w:r>
        <w:t>gera</w:t>
      </w:r>
      <w:ins w:id="45" w:author="Andreza Sartori" w:date="2024-05-22T17:50:00Z">
        <w:r w:rsidR="00321414">
          <w:t>da</w:t>
        </w:r>
      </w:ins>
      <w:del w:id="46" w:author="Andreza Sartori" w:date="2024-05-22T17:50:00Z">
        <w:r w:rsidDel="00321414">
          <w:delText>ndo</w:delText>
        </w:r>
      </w:del>
      <w:r>
        <w:t xml:space="preserve"> uma matriz binária onde cada célula representa um par de poses</w:t>
      </w:r>
      <w:del w:id="47" w:author="Andreza Sartori" w:date="2024-05-22T17:50:00Z">
        <w:r w:rsidDel="00CB7F07">
          <w:delText xml:space="preserve">; </w:delText>
        </w:r>
      </w:del>
      <w:ins w:id="48" w:author="Andreza Sartori" w:date="2024-05-22T17:50:00Z">
        <w:r w:rsidR="00CB7F07">
          <w:t xml:space="preserve">: </w:t>
        </w:r>
      </w:ins>
      <w:r>
        <w:t xml:space="preserve">1 representa uma correspondência e 0 caso contrário. </w:t>
      </w:r>
      <w:r w:rsidRPr="00D42C20">
        <w:t xml:space="preserve">Bridgeman </w:t>
      </w:r>
      <w:r w:rsidRPr="008A02AC">
        <w:rPr>
          <w:i/>
          <w:iCs/>
        </w:rPr>
        <w:t>et al</w:t>
      </w:r>
      <w:r w:rsidRPr="00D42C20">
        <w:t>. (2019)</w:t>
      </w:r>
      <w:r>
        <w:t xml:space="preserve"> relatam que o método alcança uma precisão mais alta com o arranjo de câmera de linha de base ampla para um número menor de câmeras e um maior número de pessoas. Isso se deve à melhoria da robustez à oclusão e à precisão da triangulação com visualizações de linha de base ampla. Notavelmente, segundo os autores, o método alcança 100% em cenas com duas pessoas para todas as configurações de câmera.</w:t>
      </w:r>
    </w:p>
    <w:p w14:paraId="54C4C971" w14:textId="736DFC27" w:rsidR="00082AE4" w:rsidRDefault="008C0B23" w:rsidP="00E81A06">
      <w:pPr>
        <w:pStyle w:val="TF-TEXTO"/>
      </w:pPr>
      <w:r>
        <w:t xml:space="preserve">Por fim, </w:t>
      </w:r>
      <w:r w:rsidR="00D42C20" w:rsidRPr="00D42C20">
        <w:t xml:space="preserve">Bridgeman </w:t>
      </w:r>
      <w:r w:rsidR="00D42C20" w:rsidRPr="002B3A7A">
        <w:rPr>
          <w:i/>
          <w:iCs/>
        </w:rPr>
        <w:t>et al</w:t>
      </w:r>
      <w:r w:rsidR="00D42C20" w:rsidRPr="00D42C20">
        <w:t>.</w:t>
      </w:r>
      <w:r>
        <w:t xml:space="preserve"> (2019) concluem </w:t>
      </w:r>
      <w:r w:rsidR="00D42C20" w:rsidRPr="00D42C20">
        <w:t xml:space="preserve">que </w:t>
      </w:r>
      <w:r>
        <w:t>o</w:t>
      </w:r>
      <w:r w:rsidR="00D42C20" w:rsidRPr="00D42C20">
        <w:t xml:space="preserve"> método representa um avanço significativo na análise esportiva, proporcionando uma ferramenta poderosa para estimação e rastreamento de pose 3D em tempo real. Entretanto, </w:t>
      </w:r>
      <w:r>
        <w:t>os autores</w:t>
      </w:r>
      <w:r w:rsidR="00D42C20" w:rsidRPr="00D42C20">
        <w:t xml:space="preserve"> reconhecem que o </w:t>
      </w:r>
      <w:r>
        <w:t>método</w:t>
      </w:r>
      <w:r w:rsidR="00D42C20" w:rsidRPr="00D42C20">
        <w:t xml:space="preserve"> ainda enfrenta desafios com oclusões extremas e detecções errôneas. </w:t>
      </w:r>
      <w:r>
        <w:t>Além disso, também s</w:t>
      </w:r>
      <w:r w:rsidR="00D42C20" w:rsidRPr="00D42C20">
        <w:t xml:space="preserve">ugerem </w:t>
      </w:r>
      <w:r>
        <w:t xml:space="preserve">a utilização de outros </w:t>
      </w:r>
      <w:r w:rsidR="00D42C20" w:rsidRPr="00D42C20">
        <w:t xml:space="preserve">algoritmos para </w:t>
      </w:r>
      <w:r>
        <w:t xml:space="preserve">realizar a </w:t>
      </w:r>
      <w:r w:rsidR="00D42C20" w:rsidRPr="00D42C20">
        <w:t>correção de erros e associação de poses.</w:t>
      </w:r>
      <w:r w:rsidR="00082AE4" w:rsidRPr="00082AE4">
        <w:t xml:space="preserve"> </w:t>
      </w:r>
    </w:p>
    <w:p w14:paraId="25B7474A" w14:textId="77777777" w:rsidR="00451B94" w:rsidRDefault="00451B94" w:rsidP="00424AD5">
      <w:pPr>
        <w:pStyle w:val="Ttulo1"/>
      </w:pPr>
      <w:r>
        <w:t>proposta</w:t>
      </w:r>
    </w:p>
    <w:p w14:paraId="1018C14C" w14:textId="6431EEF6" w:rsidR="00BE004C" w:rsidRPr="00286FED" w:rsidRDefault="008E4FB8" w:rsidP="00BE004C">
      <w:pPr>
        <w:pStyle w:val="TF-TEXTO"/>
      </w:pPr>
      <w:bookmarkStart w:id="49" w:name="_Toc54164915"/>
      <w:bookmarkStart w:id="50" w:name="_Toc54165669"/>
      <w:bookmarkStart w:id="51" w:name="_Toc54169327"/>
      <w:bookmarkStart w:id="52" w:name="_Toc96347433"/>
      <w:bookmarkStart w:id="53" w:name="_Toc96357717"/>
      <w:bookmarkStart w:id="54" w:name="_Toc96491860"/>
      <w:bookmarkStart w:id="55" w:name="_Toc351015594"/>
      <w:r>
        <w:t xml:space="preserve">Nesta seção serão apresentadas as justificativas para a concepção deste projeto, também serão apresentados os </w:t>
      </w:r>
      <w:r w:rsidR="00AA358F">
        <w:t>R</w:t>
      </w:r>
      <w:r>
        <w:t xml:space="preserve">equisitos </w:t>
      </w:r>
      <w:r w:rsidR="00AA358F">
        <w:t>F</w:t>
      </w:r>
      <w:r>
        <w:t xml:space="preserve">uncionas (RF) juntamente com os </w:t>
      </w:r>
      <w:r w:rsidR="00AA358F">
        <w:t>R</w:t>
      </w:r>
      <w:r>
        <w:t xml:space="preserve">equisitos </w:t>
      </w:r>
      <w:r w:rsidR="00AA358F">
        <w:t>N</w:t>
      </w:r>
      <w:r>
        <w:t xml:space="preserve">ão </w:t>
      </w:r>
      <w:r w:rsidR="00AA358F">
        <w:t>F</w:t>
      </w:r>
      <w:r>
        <w:t>uncionais (RNF) e as metodologias que serão utilizadas.</w:t>
      </w:r>
    </w:p>
    <w:p w14:paraId="62F25ABA" w14:textId="77777777" w:rsidR="00451B94" w:rsidRDefault="00451B94" w:rsidP="002B6C98">
      <w:pPr>
        <w:pStyle w:val="Ttulo2"/>
      </w:pPr>
      <w:r>
        <w:t>JUSTIFICATIVA</w:t>
      </w:r>
    </w:p>
    <w:p w14:paraId="0D8A09D9" w14:textId="67E83A6E" w:rsidR="008E4FB8" w:rsidRDefault="008E4FB8" w:rsidP="008E4FB8">
      <w:pPr>
        <w:pStyle w:val="TF-TEXTO"/>
      </w:pPr>
      <w:bookmarkStart w:id="56" w:name="_Ref52025161"/>
      <w:r>
        <w:t xml:space="preserve">No </w:t>
      </w:r>
      <w:r>
        <w:fldChar w:fldCharType="begin"/>
      </w:r>
      <w:r>
        <w:instrText xml:space="preserve"> REF _Ref165618055 \h </w:instrText>
      </w:r>
      <w:r>
        <w:fldChar w:fldCharType="separate"/>
      </w:r>
      <w:r w:rsidR="00E76269">
        <w:t xml:space="preserve">Quadro </w:t>
      </w:r>
      <w:r w:rsidR="00E76269">
        <w:rPr>
          <w:noProof/>
        </w:rPr>
        <w:t>1</w:t>
      </w:r>
      <w:r>
        <w:fldChar w:fldCharType="end"/>
      </w:r>
      <w:r>
        <w:t xml:space="preserve"> será apresentado o comparativo entre os trabalhos correlatos no entorno das características destacadas de cada um deles, com ele consegue-se entender melhor os objetivos que serão desenvolvidos neste projeto.</w:t>
      </w:r>
    </w:p>
    <w:p w14:paraId="72A23E67" w14:textId="62CF8548" w:rsidR="006B0760" w:rsidRDefault="008E4FB8" w:rsidP="008E4FB8">
      <w:pPr>
        <w:pStyle w:val="TF-LEGENDA"/>
      </w:pPr>
      <w:bookmarkStart w:id="57" w:name="_Ref165618055"/>
      <w:bookmarkEnd w:id="56"/>
      <w:r>
        <w:t xml:space="preserve">Quadro </w:t>
      </w:r>
      <w:r w:rsidR="00000000">
        <w:fldChar w:fldCharType="begin"/>
      </w:r>
      <w:r w:rsidR="00000000">
        <w:instrText xml:space="preserve"> SEQ Quadro \* ARABIC </w:instrText>
      </w:r>
      <w:r w:rsidR="00000000">
        <w:fldChar w:fldCharType="separate"/>
      </w:r>
      <w:r w:rsidR="00E76269">
        <w:rPr>
          <w:noProof/>
        </w:rPr>
        <w:t>1</w:t>
      </w:r>
      <w:r w:rsidR="00000000">
        <w:rPr>
          <w:noProof/>
        </w:rPr>
        <w:fldChar w:fldCharType="end"/>
      </w:r>
      <w:bookmarkEnd w:id="57"/>
      <w:r>
        <w:t xml:space="preserve"> </w:t>
      </w:r>
      <w:r w:rsidRPr="00E4748F">
        <w:t>–</w:t>
      </w:r>
      <w:r w:rsidR="006B0760">
        <w:t xml:space="preserve"> </w:t>
      </w:r>
      <w:r w:rsidR="00F3649F">
        <w:t>Comparativo</w:t>
      </w:r>
      <w:r w:rsidR="006B0760">
        <w:t xml:space="preserve"> dos trabalhos correlatos</w:t>
      </w:r>
    </w:p>
    <w:tbl>
      <w:tblPr>
        <w:tblW w:w="91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81"/>
        <w:gridCol w:w="2154"/>
        <w:gridCol w:w="2154"/>
        <w:gridCol w:w="2211"/>
      </w:tblGrid>
      <w:tr w:rsidR="00802D0F" w14:paraId="4DC82DAE" w14:textId="77777777" w:rsidTr="008E4FB8">
        <w:trPr>
          <w:trHeight w:val="616"/>
        </w:trPr>
        <w:tc>
          <w:tcPr>
            <w:tcW w:w="2581" w:type="dxa"/>
            <w:tcBorders>
              <w:tl2br w:val="single" w:sz="4" w:space="0" w:color="auto"/>
            </w:tcBorders>
            <w:shd w:val="clear" w:color="auto" w:fill="A6A6A6"/>
          </w:tcPr>
          <w:p w14:paraId="221C7F34" w14:textId="77777777" w:rsidR="004437C3" w:rsidRDefault="004437C3" w:rsidP="00CA2AF6">
            <w:pPr>
              <w:pStyle w:val="TF-TEXTOQUADRO"/>
              <w:jc w:val="right"/>
            </w:pPr>
            <w:r>
              <w:t>Trabalhos Correlatos</w:t>
            </w:r>
          </w:p>
          <w:p w14:paraId="5540DD0B" w14:textId="62361F7F" w:rsidR="006B0760" w:rsidRPr="007D4566" w:rsidRDefault="004437C3" w:rsidP="00CA2AF6">
            <w:pPr>
              <w:pStyle w:val="TF-TEXTOQUADRO"/>
            </w:pPr>
            <w:r>
              <w:t>Características</w:t>
            </w:r>
          </w:p>
        </w:tc>
        <w:tc>
          <w:tcPr>
            <w:tcW w:w="2154" w:type="dxa"/>
            <w:shd w:val="clear" w:color="auto" w:fill="A6A6A6"/>
            <w:vAlign w:val="center"/>
          </w:tcPr>
          <w:p w14:paraId="346CD0EE" w14:textId="46A941B9" w:rsidR="006B0760" w:rsidRDefault="006F72C2" w:rsidP="00CA2AF6">
            <w:pPr>
              <w:pStyle w:val="TF-TEXTOQUADRO"/>
              <w:jc w:val="center"/>
            </w:pPr>
            <w:r w:rsidRPr="006F72C2">
              <w:t>Pinheiro (2022)</w:t>
            </w:r>
          </w:p>
        </w:tc>
        <w:tc>
          <w:tcPr>
            <w:tcW w:w="2154" w:type="dxa"/>
            <w:shd w:val="clear" w:color="auto" w:fill="A6A6A6"/>
            <w:vAlign w:val="center"/>
          </w:tcPr>
          <w:p w14:paraId="4D97FD72" w14:textId="4973F199" w:rsidR="006B0760" w:rsidRDefault="00E6165E" w:rsidP="00CA2AF6">
            <w:pPr>
              <w:pStyle w:val="TF-TEXTOQUADRO"/>
              <w:jc w:val="center"/>
            </w:pPr>
            <w:r w:rsidRPr="00E6165E">
              <w:t>Silva (2022)</w:t>
            </w:r>
          </w:p>
        </w:tc>
        <w:tc>
          <w:tcPr>
            <w:tcW w:w="2211" w:type="dxa"/>
            <w:shd w:val="clear" w:color="auto" w:fill="A6A6A6"/>
            <w:vAlign w:val="center"/>
          </w:tcPr>
          <w:p w14:paraId="5AE2E716" w14:textId="67C16C1F" w:rsidR="006B0760" w:rsidRPr="007E2698" w:rsidRDefault="004437C3" w:rsidP="00CA2AF6">
            <w:pPr>
              <w:pStyle w:val="TF-TEXTOQUADRO"/>
              <w:jc w:val="center"/>
              <w:rPr>
                <w:vanish/>
              </w:rPr>
            </w:pPr>
            <w:r w:rsidRPr="00D42C20">
              <w:t xml:space="preserve">Bridgeman </w:t>
            </w:r>
            <w:r w:rsidRPr="002B3A7A">
              <w:rPr>
                <w:i/>
                <w:iCs/>
              </w:rPr>
              <w:t>et al</w:t>
            </w:r>
            <w:r w:rsidRPr="00D42C20">
              <w:t>.</w:t>
            </w:r>
            <w:r>
              <w:t xml:space="preserve"> (2019) </w:t>
            </w:r>
            <w:r w:rsidR="00E6165E" w:rsidRPr="007E2698">
              <w:rPr>
                <w:vanish/>
              </w:rPr>
              <w:t>Bridgeman (2019)</w:t>
            </w:r>
          </w:p>
        </w:tc>
      </w:tr>
      <w:tr w:rsidR="004437C3" w:rsidRPr="004437C3" w14:paraId="55916372"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87A908" w14:textId="149F126E" w:rsidR="004437C3" w:rsidRPr="004437C3" w:rsidRDefault="004437C3" w:rsidP="00CA2AF6">
            <w:pPr>
              <w:pStyle w:val="TF-TEXTOQUADRO"/>
            </w:pPr>
            <w:r>
              <w:t>Objetivo</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6C7A4A" w14:textId="77777777" w:rsidR="004437C3" w:rsidRPr="004437C3" w:rsidRDefault="004437C3" w:rsidP="00CA2AF6">
            <w:pPr>
              <w:pStyle w:val="TF-TEXTOQUADRO"/>
              <w:jc w:val="center"/>
            </w:pPr>
            <w:r w:rsidRPr="004437C3">
              <w:t>Avaliação de estratégias de cobranças de pênalti em competições de futebol usando OpenPose e análise notacional</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9C2F51" w14:textId="77777777" w:rsidR="004437C3" w:rsidRPr="004437C3" w:rsidRDefault="004437C3" w:rsidP="00CA2AF6">
            <w:pPr>
              <w:pStyle w:val="TF-TEXTOQUADRO"/>
              <w:jc w:val="center"/>
            </w:pPr>
            <w:r w:rsidRPr="004437C3">
              <w:t>Identificação do momento exato do contato do pé do jogador com a bola durante a cobrança de pênalti</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0065F" w14:textId="77777777" w:rsidR="004437C3" w:rsidRPr="004437C3" w:rsidRDefault="004437C3" w:rsidP="00CA2AF6">
            <w:pPr>
              <w:pStyle w:val="TF-TEXTOQUADRO"/>
              <w:jc w:val="center"/>
            </w:pPr>
            <w:r w:rsidRPr="004437C3">
              <w:t>Estimativa e rastreamento da pose 3D de múltiplas pessoas em ambientes esportivos dinâmicos</w:t>
            </w:r>
          </w:p>
        </w:tc>
      </w:tr>
      <w:tr w:rsidR="004437C3" w:rsidRPr="004437C3" w14:paraId="6FFCCA7F"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A0ECB2" w14:textId="3522C03D" w:rsidR="004437C3" w:rsidRPr="004437C3" w:rsidRDefault="004437C3" w:rsidP="00CA2AF6">
            <w:pPr>
              <w:pStyle w:val="TF-TEXTOQUADRO"/>
            </w:pPr>
            <w:r w:rsidRPr="004437C3">
              <w:t xml:space="preserve">Tecnologias </w:t>
            </w:r>
            <w:r w:rsidR="00CA2AF6">
              <w:t>u</w:t>
            </w:r>
            <w:r w:rsidRPr="004437C3">
              <w:t>tilizadas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A5522A" w14:textId="77777777" w:rsidR="004437C3" w:rsidRPr="004437C3" w:rsidRDefault="004437C3" w:rsidP="00CA2AF6">
            <w:pPr>
              <w:pStyle w:val="TF-TEXTOQUADRO"/>
              <w:jc w:val="center"/>
            </w:pPr>
            <w:r w:rsidRPr="004437C3">
              <w:t>OpenPose, Kinovea</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4DE581" w14:textId="749B84C0" w:rsidR="004437C3" w:rsidRPr="006773BE" w:rsidRDefault="004437C3" w:rsidP="00CA2AF6">
            <w:pPr>
              <w:pStyle w:val="TF-TEXTOQUADRO"/>
              <w:jc w:val="center"/>
              <w:rPr>
                <w:lang w:val="en-US"/>
              </w:rPr>
            </w:pPr>
            <w:r w:rsidRPr="006773BE">
              <w:rPr>
                <w:lang w:val="en-US"/>
              </w:rPr>
              <w:t>OpenCV, Deep Neural Networks DNN)</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A744E" w14:textId="77777777" w:rsidR="004437C3" w:rsidRPr="004437C3" w:rsidRDefault="004437C3" w:rsidP="00CA2AF6">
            <w:pPr>
              <w:pStyle w:val="TF-TEXTOQUADRO"/>
              <w:jc w:val="center"/>
            </w:pPr>
            <w:r w:rsidRPr="004437C3">
              <w:t>Detecção independente de poses 2D, algoritmo guloso para associar poses, triangulação para gerar esqueletos 3D</w:t>
            </w:r>
          </w:p>
        </w:tc>
      </w:tr>
      <w:tr w:rsidR="004437C3" w:rsidRPr="004437C3" w14:paraId="50CCCB1D"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F15522" w14:textId="15BDFE95" w:rsidR="004437C3" w:rsidRPr="004437C3" w:rsidRDefault="004437C3" w:rsidP="00CA2AF6">
            <w:pPr>
              <w:pStyle w:val="TF-TEXTOQUADRO"/>
            </w:pPr>
            <w:r w:rsidRPr="004437C3">
              <w:t xml:space="preserve">Métodos de </w:t>
            </w:r>
            <w:r w:rsidR="00CA2AF6">
              <w:t>c</w:t>
            </w:r>
            <w:r w:rsidRPr="004437C3">
              <w:t xml:space="preserve">oleta de </w:t>
            </w:r>
            <w:r w:rsidR="00CA2AF6">
              <w:t>d</w:t>
            </w:r>
            <w:r w:rsidRPr="004437C3">
              <w:t>ados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5BE1E0" w14:textId="77777777" w:rsidR="004437C3" w:rsidRPr="004437C3" w:rsidRDefault="004437C3" w:rsidP="00CA2AF6">
            <w:pPr>
              <w:pStyle w:val="TF-TEXTOQUADRO"/>
              <w:jc w:val="center"/>
            </w:pPr>
            <w:r w:rsidRPr="004437C3">
              <w:t>Análise de vídeos de cobranças de pênalti, cálculo de velocidade da bola</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F5371F" w14:textId="77777777" w:rsidR="004437C3" w:rsidRPr="004437C3" w:rsidRDefault="004437C3" w:rsidP="00CA2AF6">
            <w:pPr>
              <w:pStyle w:val="TF-TEXTOQUADRO"/>
              <w:jc w:val="center"/>
            </w:pPr>
            <w:r w:rsidRPr="004437C3">
              <w:t>Gravação de vídeos em campo de futebol, uso de múltiplas câmeras de alta definição</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509E12" w14:textId="77777777" w:rsidR="004437C3" w:rsidRPr="004437C3" w:rsidRDefault="004437C3" w:rsidP="00CA2AF6">
            <w:pPr>
              <w:pStyle w:val="TF-TEXTOQUADRO"/>
              <w:jc w:val="center"/>
            </w:pPr>
            <w:r w:rsidRPr="004437C3">
              <w:t>Gravação de vídeos esportivos, criação de conjuntos de imagens com diferentes configurações de câmera e pessoas</w:t>
            </w:r>
          </w:p>
        </w:tc>
      </w:tr>
      <w:tr w:rsidR="004437C3" w14:paraId="5F21E447" w14:textId="77777777" w:rsidTr="008E4FB8">
        <w:trPr>
          <w:trHeight w:val="20"/>
        </w:trPr>
        <w:tc>
          <w:tcPr>
            <w:tcW w:w="2581" w:type="dxa"/>
            <w:shd w:val="clear" w:color="auto" w:fill="auto"/>
            <w:vAlign w:val="center"/>
          </w:tcPr>
          <w:p w14:paraId="66B7985E" w14:textId="623A2C64" w:rsidR="004437C3" w:rsidRDefault="004437C3" w:rsidP="00CA2AF6">
            <w:pPr>
              <w:pStyle w:val="TF-TEXTOQUADRO"/>
            </w:pPr>
            <w:r w:rsidRPr="006014F8">
              <w:t xml:space="preserve">Base de </w:t>
            </w:r>
            <w:r w:rsidR="00CA2AF6">
              <w:t>d</w:t>
            </w:r>
            <w:r w:rsidRPr="006014F8">
              <w:t xml:space="preserve">ados </w:t>
            </w:r>
            <w:r w:rsidR="00CA2AF6">
              <w:t>u</w:t>
            </w:r>
            <w:r w:rsidRPr="006014F8">
              <w:t>tilizada</w:t>
            </w:r>
            <w:r w:rsidR="00CA2AF6">
              <w:t>s</w:t>
            </w:r>
          </w:p>
        </w:tc>
        <w:tc>
          <w:tcPr>
            <w:tcW w:w="2154" w:type="dxa"/>
            <w:shd w:val="clear" w:color="auto" w:fill="auto"/>
            <w:vAlign w:val="center"/>
          </w:tcPr>
          <w:p w14:paraId="2C5D3121" w14:textId="77777777" w:rsidR="004437C3" w:rsidRDefault="004437C3" w:rsidP="00CA2AF6">
            <w:pPr>
              <w:pStyle w:val="TF-TEXTOQUADRO"/>
              <w:jc w:val="center"/>
            </w:pPr>
            <w:r w:rsidRPr="006014F8">
              <w:t>34 vídeos de cobranças de pênaltis das principais ligas europeias e da UEFA Champions League (2017-2020).</w:t>
            </w:r>
          </w:p>
        </w:tc>
        <w:tc>
          <w:tcPr>
            <w:tcW w:w="2154" w:type="dxa"/>
            <w:shd w:val="clear" w:color="auto" w:fill="auto"/>
            <w:vAlign w:val="center"/>
          </w:tcPr>
          <w:p w14:paraId="0E3296CF" w14:textId="77777777" w:rsidR="004437C3" w:rsidRDefault="004437C3" w:rsidP="00CA2AF6">
            <w:pPr>
              <w:pStyle w:val="TF-TEXTOQUADRO"/>
              <w:jc w:val="center"/>
            </w:pPr>
            <w:r w:rsidRPr="006014F8">
              <w:t>120 filmagens de cobranças de pênalti de um campo society, com diferentes ângulos e iluminação, 60 fps.</w:t>
            </w:r>
          </w:p>
        </w:tc>
        <w:tc>
          <w:tcPr>
            <w:tcW w:w="2211" w:type="dxa"/>
            <w:shd w:val="clear" w:color="auto" w:fill="auto"/>
            <w:vAlign w:val="center"/>
          </w:tcPr>
          <w:p w14:paraId="45D0322E" w14:textId="77777777" w:rsidR="004437C3" w:rsidRDefault="004437C3" w:rsidP="00CA2AF6">
            <w:pPr>
              <w:pStyle w:val="TF-TEXTOQUADRO"/>
              <w:jc w:val="center"/>
            </w:pPr>
            <w:r w:rsidRPr="006014F8">
              <w:t>Datasets "Campus" e "Shelf"</w:t>
            </w:r>
            <w:r>
              <w:t>.</w:t>
            </w:r>
          </w:p>
        </w:tc>
      </w:tr>
      <w:tr w:rsidR="004437C3" w:rsidRPr="004437C3" w14:paraId="5AB4A1D4"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9908AD" w14:textId="074E625E" w:rsidR="004437C3" w:rsidRPr="004437C3" w:rsidRDefault="00CA2AF6" w:rsidP="00CA2AF6">
            <w:pPr>
              <w:pStyle w:val="TF-TEXTOQUADRO"/>
            </w:pPr>
            <w:r>
              <w:t>M</w:t>
            </w:r>
            <w:r w:rsidR="004437C3" w:rsidRPr="004437C3">
              <w:t xml:space="preserve">étricas de </w:t>
            </w:r>
            <w:r>
              <w:t>a</w:t>
            </w:r>
            <w:r w:rsidR="004437C3" w:rsidRPr="004437C3">
              <w:t>valiação</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EEB954" w14:textId="77777777" w:rsidR="004437C3" w:rsidRPr="004437C3" w:rsidRDefault="004437C3" w:rsidP="00CA2AF6">
            <w:pPr>
              <w:pStyle w:val="TF-TEXTOQUADRO"/>
              <w:jc w:val="center"/>
            </w:pPr>
            <w:r w:rsidRPr="004437C3">
              <w:t>Precisão na identificação da direção do chute, antecipação dos movimentos dos goleiros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48953F" w14:textId="77777777" w:rsidR="004437C3" w:rsidRPr="004437C3" w:rsidRDefault="004437C3" w:rsidP="00CA2AF6">
            <w:pPr>
              <w:pStyle w:val="TF-TEXTOQUADRO"/>
              <w:jc w:val="center"/>
            </w:pPr>
            <w:r w:rsidRPr="004437C3">
              <w:t>Precisão na identificação do momento do chute, precisão na previsão da direção do chute</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92618A" w14:textId="77777777" w:rsidR="004437C3" w:rsidRPr="004437C3" w:rsidRDefault="004437C3" w:rsidP="00CA2AF6">
            <w:pPr>
              <w:pStyle w:val="TF-TEXTOQUADRO"/>
              <w:jc w:val="center"/>
            </w:pPr>
            <w:r w:rsidRPr="004437C3">
              <w:t>Precisão na estimativa e rastreamento da pose 3D, velocidade de processamento, robustez à oclusão e detecção de erros</w:t>
            </w:r>
          </w:p>
        </w:tc>
      </w:tr>
    </w:tbl>
    <w:p w14:paraId="2E8849AC" w14:textId="5AFCDD86" w:rsidR="006B0760" w:rsidRDefault="006B0760" w:rsidP="006B0760">
      <w:pPr>
        <w:pStyle w:val="TF-FONTE"/>
      </w:pPr>
      <w:r>
        <w:t>Fonte: elaborado pelo autor.</w:t>
      </w:r>
    </w:p>
    <w:p w14:paraId="1EDB8C96" w14:textId="5A0A9F7C" w:rsidR="00797A5D" w:rsidRDefault="008E4FB8" w:rsidP="00797A5D">
      <w:pPr>
        <w:pStyle w:val="TF-TEXTO"/>
        <w:rPr>
          <w:sz w:val="24"/>
          <w:szCs w:val="24"/>
        </w:rPr>
      </w:pPr>
      <w:r>
        <w:lastRenderedPageBreak/>
        <w:t xml:space="preserve">A partir do </w:t>
      </w:r>
      <w:r w:rsidR="00797A5D">
        <w:fldChar w:fldCharType="begin"/>
      </w:r>
      <w:r w:rsidR="00797A5D">
        <w:instrText xml:space="preserve"> REF _Ref165618055 \h  \* MERGEFORMAT </w:instrText>
      </w:r>
      <w:r w:rsidR="00797A5D">
        <w:fldChar w:fldCharType="separate"/>
      </w:r>
      <w:r w:rsidR="00E76269">
        <w:t xml:space="preserve">Quadro </w:t>
      </w:r>
      <w:r w:rsidR="00E76269">
        <w:rPr>
          <w:noProof/>
        </w:rPr>
        <w:t>1</w:t>
      </w:r>
      <w:r w:rsidR="00797A5D">
        <w:fldChar w:fldCharType="end"/>
      </w:r>
      <w:r w:rsidR="00797A5D">
        <w:t xml:space="preserve"> pode-se observar que os três trabalhos abordam a análise de cobranças de pênalti e estimativa de pose em ambientes esportivos, cada um com seus objetivos e métodos específicos. Pinheiro (2022) se concentra na avaliação das estratégias de cobranças de pênalti, utilizando o OpenPose e análise notacional para compreender a relação entre a postura dos jogadores e o sucesso nas cobranças. Enquanto</w:t>
      </w:r>
      <w:r w:rsidR="00595B89">
        <w:t xml:space="preserve"> </w:t>
      </w:r>
      <w:r w:rsidR="00797A5D">
        <w:t>Silva (2022) busca identificar o momento exato do contato do pé do jogador com a bola durante a cobrança, empregando a biblioteca OpenCV e modelos de Deep Neural Networks</w:t>
      </w:r>
      <w:r w:rsidR="00595B89">
        <w:t xml:space="preserve"> (DNN)</w:t>
      </w:r>
      <w:r w:rsidR="00797A5D">
        <w:t xml:space="preserve">. Por outro lado, Bridgeman </w:t>
      </w:r>
      <w:r w:rsidR="00797A5D" w:rsidRPr="00595B89">
        <w:rPr>
          <w:i/>
          <w:iCs/>
        </w:rPr>
        <w:t>et al</w:t>
      </w:r>
      <w:r w:rsidR="00797A5D">
        <w:t xml:space="preserve">. (2019) </w:t>
      </w:r>
      <w:r w:rsidR="00595B89">
        <w:t>tinham</w:t>
      </w:r>
      <w:r w:rsidR="00797A5D">
        <w:t xml:space="preserve"> como objetivo principal a estimativa e rastreamento da pose 3D de múltiplas pessoas em ambientes esportivos dinâmicos, utilizando detecção independente de poses 2D e triangulação para gerar esqueletos 3D.</w:t>
      </w:r>
    </w:p>
    <w:p w14:paraId="67AD1714" w14:textId="35E2A75B" w:rsidR="00797A5D" w:rsidRDefault="00595B89" w:rsidP="00797A5D">
      <w:pPr>
        <w:pStyle w:val="TF-TEXTO"/>
      </w:pPr>
      <w:r>
        <w:t>Em relação ao</w:t>
      </w:r>
      <w:r w:rsidR="00797A5D">
        <w:t>s métodos de coleta de dados</w:t>
      </w:r>
      <w:r>
        <w:t>,</w:t>
      </w:r>
      <w:r w:rsidR="00797A5D">
        <w:t xml:space="preserve"> Pinheiro (2022) analisa vídeos de cobranças de pênalti de competições de futebol de alto nível, Silva (2022) grava vídeos em campo de futebol, empregando múltiplas câmeras de alta definição. Já Bridgeman </w:t>
      </w:r>
      <w:r w:rsidR="00797A5D" w:rsidRPr="00595B89">
        <w:rPr>
          <w:i/>
          <w:iCs/>
        </w:rPr>
        <w:t>et al</w:t>
      </w:r>
      <w:r w:rsidR="00797A5D">
        <w:t>. (2019) gravam vídeos esportivos e criam conjuntos de imagens com diferentes configurações de câmera e pessoas, utilizando conjuntos de dados específicos.</w:t>
      </w:r>
    </w:p>
    <w:p w14:paraId="765B4A21" w14:textId="38F7568D" w:rsidR="00797A5D" w:rsidRDefault="00595B89" w:rsidP="00595B89">
      <w:pPr>
        <w:pStyle w:val="TF-TEXTO"/>
      </w:pPr>
      <w:r>
        <w:t>Quanto a abordagem tecnológica, Pinheiro (2022) opt</w:t>
      </w:r>
      <w:r w:rsidR="00AA358F">
        <w:t>ou</w:t>
      </w:r>
      <w:r>
        <w:t xml:space="preserve"> pela utilização do OpenPose, uma solução avançada de visão computacional, em conjunto com o software Kinovea, amplamente reconhecido por sua precisão na análise de movimentos. Por outro lado, Silva (2022) emprega a biblioteca OpenCV em combinação com modelos de Deep Neural Networks (DNN), destacando-se pela capacidade de processamento complexo de dados e reconhecimento de padrões. Em contrapartida, Bridgeman </w:t>
      </w:r>
      <w:r w:rsidRPr="00285AC2">
        <w:rPr>
          <w:i/>
          <w:iCs/>
        </w:rPr>
        <w:t>et al</w:t>
      </w:r>
      <w:r>
        <w:t>. (2019) adotam uma abordagem diferente, fazendo uso de detecção independente de poses 2D e triangulação para a geração de esqueletos 3D, um método que prioriza a robustez e a eficiência na estimativa de poses tridimensionais em ambientes esportivos dinâmicos</w:t>
      </w:r>
      <w:ins w:id="58" w:author="Andreza Sartori" w:date="2024-05-24T16:05:00Z">
        <w:r w:rsidR="00F753CE">
          <w:t>.</w:t>
        </w:r>
      </w:ins>
    </w:p>
    <w:p w14:paraId="2737DB76" w14:textId="43F29E65" w:rsidR="00797A5D" w:rsidRDefault="00285AC2" w:rsidP="00797A5D">
      <w:pPr>
        <w:pStyle w:val="TF-TEXTO"/>
      </w:pPr>
      <w:r>
        <w:t>No que diz respeito as</w:t>
      </w:r>
      <w:r w:rsidR="00797A5D">
        <w:t xml:space="preserve"> métricas de avaliação</w:t>
      </w:r>
      <w:r>
        <w:t>,</w:t>
      </w:r>
      <w:r w:rsidRPr="00285AC2">
        <w:t xml:space="preserve"> </w:t>
      </w:r>
      <w:r>
        <w:t xml:space="preserve">Pinheiro (2022) se concentra na avaliação da precisão na identificação da direção do chute e na antecipação dos movimentos dos goleiros, visando compreender a eficácia das estratégias adotadas pelos jogadores. Já Silva (2022) direciona sua análise para medir a precisão na identificação do momento exato do chute e na previsão da direção do mesmo, destacando a importância de capturar e interpretar os movimentos cruciais durante a cobrança. Por sua vez, Bridgeman </w:t>
      </w:r>
      <w:r w:rsidRPr="00285AC2">
        <w:rPr>
          <w:i/>
          <w:iCs/>
        </w:rPr>
        <w:t>et al</w:t>
      </w:r>
      <w:r>
        <w:t>. (2019) realizam uma abordagem abrangente, incluindo a análise da precisão na estimativa e rastreamento da pose 3D, a velocidade de processamento do algoritmo, além da robustez frente à oclusão e à detecção de erros, oferecendo uma visão detalhada do desempenho do método em cenários dinâmicos e desafiadores</w:t>
      </w:r>
      <w:r w:rsidR="00797A5D">
        <w:t>.</w:t>
      </w:r>
    </w:p>
    <w:p w14:paraId="23C362FA" w14:textId="4C25CC9A" w:rsidR="004537FE" w:rsidRDefault="004537FE" w:rsidP="00797A5D">
      <w:pPr>
        <w:pStyle w:val="TF-TEXTO"/>
      </w:pPr>
      <w:r>
        <w:t xml:space="preserve">Considerando as abordagens dos trabalhos correlatos, este trabalho torna-se relevante pois visa desenvolver um </w:t>
      </w:r>
      <w:r w:rsidR="003E6DE7">
        <w:t>artefato computacional</w:t>
      </w:r>
      <w:r w:rsidRPr="004537FE">
        <w:t xml:space="preserve"> que seja capaz de prever</w:t>
      </w:r>
      <w:r w:rsidR="003E6DE7">
        <w:t xml:space="preserve"> e mostrar</w:t>
      </w:r>
      <w:r w:rsidRPr="004537FE">
        <w:t>, em tempo real, a direção dos chutes durante as cobranças de pênalti. Dentre as</w:t>
      </w:r>
      <w:r>
        <w:t xml:space="preserve"> técnicas a serem exploradas estão algoritmos de aprendizado de máquina, como </w:t>
      </w:r>
      <w:r w:rsidR="003E6DE7">
        <w:rPr>
          <w:rStyle w:val="hgkelc"/>
          <w:lang w:val="pt-PT"/>
        </w:rPr>
        <w:t xml:space="preserve">Convolutional </w:t>
      </w:r>
      <w:r w:rsidR="003E6DE7" w:rsidRPr="003E6DE7">
        <w:rPr>
          <w:rStyle w:val="hgkelc"/>
          <w:lang w:val="pt-PT"/>
        </w:rPr>
        <w:t>Neural</w:t>
      </w:r>
      <w:r w:rsidR="003E6DE7">
        <w:rPr>
          <w:rStyle w:val="hgkelc"/>
          <w:lang w:val="pt-PT"/>
        </w:rPr>
        <w:t xml:space="preserve"> Network </w:t>
      </w:r>
      <w:r>
        <w:t>(CNNs) e métodos de visão computacional, como a detecção de pontos de referência anatômicos, análise de movimento, detecção e rastreamento de poses. Essas abordagens prometem não só melhorar o desempenho individual dos goleiros</w:t>
      </w:r>
      <w:r w:rsidR="00690BDD">
        <w:t xml:space="preserve"> ou sua habilidade de antecipação</w:t>
      </w:r>
      <w:r>
        <w:t xml:space="preserve">, mas também proporcionar uma compreensão mais abrangente das dinâmicas do jogo, </w:t>
      </w:r>
      <w:r w:rsidRPr="00690BDD">
        <w:t>aumentando a precisão das previsões e fornecendo informações importantes que podem ser utilizados para aprimorar as estratégias de treinamento e desempenho. Com isso, espera-se não apenas uma melhoria no desempenho dos atletas ao bater ou defender pênaltis, mas também um aumento na interpretação e competitividade do jogo, contribuindo para avanços significativos no campo da análise esportiva, fornecendo detalhes sobre a mecânica e a tomada de decisão dos jogadores em campo.</w:t>
      </w:r>
    </w:p>
    <w:p w14:paraId="3D7F289F" w14:textId="77777777" w:rsidR="00451B94" w:rsidRPr="00690BDD" w:rsidRDefault="00451B94" w:rsidP="002B6C98">
      <w:pPr>
        <w:pStyle w:val="Ttulo2"/>
        <w:rPr>
          <w:lang w:val="pt-BR"/>
        </w:rPr>
      </w:pPr>
      <w:r w:rsidRPr="00690BDD">
        <w:rPr>
          <w:lang w:val="pt-BR"/>
        </w:rPr>
        <w:t>REQUISITOS PRINCIPAIS DO PROBLEMA A SER TRABALHADO</w:t>
      </w:r>
      <w:bookmarkEnd w:id="49"/>
      <w:bookmarkEnd w:id="50"/>
      <w:bookmarkEnd w:id="51"/>
      <w:bookmarkEnd w:id="52"/>
      <w:bookmarkEnd w:id="53"/>
      <w:bookmarkEnd w:id="54"/>
      <w:bookmarkEnd w:id="55"/>
    </w:p>
    <w:p w14:paraId="7DB0167A" w14:textId="3224C581" w:rsidR="002102F2" w:rsidRDefault="002102F2" w:rsidP="002102F2">
      <w:pPr>
        <w:pStyle w:val="TF-TEXTO"/>
      </w:pPr>
      <w:r w:rsidRPr="0071653C">
        <w:t xml:space="preserve">Os requisitos estão divididos em duas partes, uma relacionada a aplicação que permite o cadastro de </w:t>
      </w:r>
      <w:r>
        <w:t>vídeos</w:t>
      </w:r>
      <w:r w:rsidRPr="0071653C">
        <w:t xml:space="preserve"> e a visualização</w:t>
      </w:r>
      <w:r>
        <w:t xml:space="preserve"> dos dados em tempo real</w:t>
      </w:r>
      <w:r w:rsidRPr="0071653C">
        <w:t xml:space="preserve"> </w:t>
      </w:r>
      <w:r>
        <w:t>por treinadores e goleiros</w:t>
      </w:r>
      <w:r w:rsidRPr="0071653C">
        <w:t xml:space="preserve">, e outra relacionada ao método </w:t>
      </w:r>
      <w:r w:rsidRPr="00671714">
        <w:t>de detecção</w:t>
      </w:r>
      <w:r>
        <w:t>,</w:t>
      </w:r>
      <w:r w:rsidRPr="00671714">
        <w:t xml:space="preserve"> rastreamento</w:t>
      </w:r>
      <w:r>
        <w:t xml:space="preserve"> e estimativa </w:t>
      </w:r>
      <w:r w:rsidRPr="00671714">
        <w:t>das poses dos jogadores</w:t>
      </w:r>
      <w:r>
        <w:t xml:space="preserve"> antes da cobrança de pênaltis</w:t>
      </w:r>
      <w:r w:rsidRPr="0071653C">
        <w:t>.</w:t>
      </w:r>
    </w:p>
    <w:p w14:paraId="675B3297" w14:textId="736CCFAC" w:rsidR="002102F2" w:rsidRPr="0071653C" w:rsidRDefault="002102F2" w:rsidP="002102F2">
      <w:pPr>
        <w:pStyle w:val="TF-TEXTO"/>
      </w:pPr>
      <w:r w:rsidRPr="0071653C">
        <w:t xml:space="preserve">A </w:t>
      </w:r>
      <w:commentRangeStart w:id="59"/>
      <w:r w:rsidRPr="0071653C">
        <w:t>aplicação</w:t>
      </w:r>
      <w:commentRangeEnd w:id="59"/>
      <w:r w:rsidR="005236C1">
        <w:rPr>
          <w:rStyle w:val="Refdecomentrio"/>
        </w:rPr>
        <w:commentReference w:id="59"/>
      </w:r>
      <w:r w:rsidRPr="0071653C">
        <w:t xml:space="preserve"> deverá: </w:t>
      </w:r>
    </w:p>
    <w:p w14:paraId="30B0B6D4" w14:textId="3E4D2F85" w:rsidR="002102F2" w:rsidRPr="0071653C" w:rsidRDefault="002102F2">
      <w:pPr>
        <w:pStyle w:val="TF-ALNEA"/>
        <w:numPr>
          <w:ilvl w:val="0"/>
          <w:numId w:val="27"/>
        </w:numPr>
        <w:pPrChange w:id="60" w:author="Andreza Sartori" w:date="2024-05-24T16:11:00Z">
          <w:pPr>
            <w:pStyle w:val="TF-ALNEA"/>
            <w:numPr>
              <w:numId w:val="24"/>
            </w:numPr>
            <w:ind w:left="1040" w:hanging="360"/>
          </w:pPr>
        </w:pPrChange>
      </w:pPr>
      <w:r w:rsidRPr="0071653C">
        <w:t xml:space="preserve">permitir que o usuário cadastre </w:t>
      </w:r>
      <w:r>
        <w:t xml:space="preserve">de vídeos de diferentes ângulos dos jogadores de futebol realizando cobranças de pênaltis </w:t>
      </w:r>
      <w:r w:rsidRPr="0071653C">
        <w:t>(Requisito Funcional - RF); </w:t>
      </w:r>
    </w:p>
    <w:p w14:paraId="0662B30B" w14:textId="6207BEB2" w:rsidR="002102F2" w:rsidRDefault="002102F2">
      <w:pPr>
        <w:pStyle w:val="TF-ALNEA"/>
        <w:numPr>
          <w:ilvl w:val="0"/>
          <w:numId w:val="27"/>
        </w:numPr>
        <w:pPrChange w:id="61" w:author="Andreza Sartori" w:date="2024-05-24T16:11:00Z">
          <w:pPr>
            <w:pStyle w:val="TF-ALNEA"/>
            <w:numPr>
              <w:numId w:val="24"/>
            </w:numPr>
            <w:ind w:left="1040" w:hanging="360"/>
          </w:pPr>
        </w:pPrChange>
      </w:pPr>
      <w:r w:rsidRPr="0071653C">
        <w:t xml:space="preserve">permitir que o usuário faça o </w:t>
      </w:r>
      <w:r w:rsidRPr="00561B87">
        <w:rPr>
          <w:i/>
          <w:iCs/>
        </w:rPr>
        <w:t>upload</w:t>
      </w:r>
      <w:r w:rsidRPr="0071653C">
        <w:t xml:space="preserve"> dos vídeos que serão usados para detectar</w:t>
      </w:r>
      <w:r>
        <w:t xml:space="preserve">, </w:t>
      </w:r>
      <w:r w:rsidRPr="00671714">
        <w:t>rastrea</w:t>
      </w:r>
      <w:r>
        <w:t xml:space="preserve">r e estimar </w:t>
      </w:r>
      <w:r w:rsidRPr="00671714">
        <w:t>as poses dos jogadores</w:t>
      </w:r>
      <w:r w:rsidRPr="0071653C">
        <w:t xml:space="preserve"> (RF); </w:t>
      </w:r>
    </w:p>
    <w:p w14:paraId="707E9DCE" w14:textId="6614A02D" w:rsidR="002102F2" w:rsidRDefault="002102F2">
      <w:pPr>
        <w:pStyle w:val="TF-ALNEA"/>
        <w:numPr>
          <w:ilvl w:val="0"/>
          <w:numId w:val="27"/>
        </w:numPr>
        <w:pPrChange w:id="62" w:author="Andreza Sartori" w:date="2024-05-24T16:11:00Z">
          <w:pPr>
            <w:pStyle w:val="TF-ALNEA"/>
            <w:numPr>
              <w:numId w:val="24"/>
            </w:numPr>
            <w:ind w:left="1040" w:hanging="360"/>
          </w:pPr>
        </w:pPrChange>
      </w:pPr>
      <w:r>
        <w:t xml:space="preserve">proporcionar </w:t>
      </w:r>
      <w:r w:rsidRPr="002102F2">
        <w:rPr>
          <w:i/>
          <w:iCs/>
        </w:rPr>
        <w:t>feedback</w:t>
      </w:r>
      <w:r>
        <w:t xml:space="preserve"> e análises pós-treino para goleiros e treinadores revisarem o desempenho (RF);</w:t>
      </w:r>
    </w:p>
    <w:p w14:paraId="31867EBD" w14:textId="77777777" w:rsidR="002102F2" w:rsidRDefault="002102F2">
      <w:pPr>
        <w:pStyle w:val="TF-ALNEA"/>
        <w:numPr>
          <w:ilvl w:val="0"/>
          <w:numId w:val="27"/>
        </w:numPr>
        <w:pPrChange w:id="63" w:author="Andreza Sartori" w:date="2024-05-24T16:11:00Z">
          <w:pPr>
            <w:pStyle w:val="TF-ALNEA"/>
            <w:numPr>
              <w:numId w:val="24"/>
            </w:numPr>
            <w:ind w:left="1040" w:hanging="360"/>
          </w:pPr>
        </w:pPrChange>
      </w:pPr>
      <w:r>
        <w:t>exibir as previsões de direção de chutes em uma interface de usuário intuitiva para os goleiros e treinadores (RF);</w:t>
      </w:r>
    </w:p>
    <w:p w14:paraId="19587F4B" w14:textId="1220125A" w:rsidR="002102F2" w:rsidRDefault="002102F2">
      <w:pPr>
        <w:pStyle w:val="TF-ALNEA"/>
        <w:numPr>
          <w:ilvl w:val="0"/>
          <w:numId w:val="27"/>
        </w:numPr>
        <w:pPrChange w:id="64" w:author="Andreza Sartori" w:date="2024-05-24T16:11:00Z">
          <w:pPr>
            <w:pStyle w:val="TF-ALNEA"/>
            <w:numPr>
              <w:numId w:val="24"/>
            </w:numPr>
            <w:ind w:left="1040" w:hanging="360"/>
          </w:pPr>
        </w:pPrChange>
      </w:pPr>
      <w:r>
        <w:t xml:space="preserve">utilizar a linguagem de programação Python juntamente com o </w:t>
      </w:r>
      <w:r w:rsidRPr="002102F2">
        <w:rPr>
          <w:i/>
          <w:iCs/>
        </w:rPr>
        <w:t>framework</w:t>
      </w:r>
      <w:r>
        <w:t xml:space="preserve"> Flask para o desenvolvimento da API rest </w:t>
      </w:r>
      <w:r w:rsidRPr="0071653C">
        <w:t>(Requisito Não Funcional - RNF)</w:t>
      </w:r>
      <w:r>
        <w:t>.</w:t>
      </w:r>
    </w:p>
    <w:p w14:paraId="731813A5" w14:textId="7317DD69" w:rsidR="002102F2" w:rsidRPr="0071653C" w:rsidRDefault="002102F2" w:rsidP="002102F2">
      <w:pPr>
        <w:pStyle w:val="TF-TEXTO"/>
      </w:pPr>
      <w:r w:rsidRPr="0071653C">
        <w:t xml:space="preserve">O método </w:t>
      </w:r>
      <w:r w:rsidRPr="00671714">
        <w:t>de detecção</w:t>
      </w:r>
      <w:r>
        <w:t>,</w:t>
      </w:r>
      <w:r w:rsidRPr="00671714">
        <w:t xml:space="preserve"> rastreamento</w:t>
      </w:r>
      <w:r>
        <w:t xml:space="preserve"> e estimativa </w:t>
      </w:r>
      <w:r w:rsidRPr="00671714">
        <w:t>das poses dos jogadores</w:t>
      </w:r>
      <w:r>
        <w:t xml:space="preserve"> antes da cobrança de pênaltis</w:t>
      </w:r>
      <w:r w:rsidRPr="0071653C">
        <w:t xml:space="preserve"> deverá: </w:t>
      </w:r>
    </w:p>
    <w:p w14:paraId="7DB69201" w14:textId="53382C85" w:rsidR="002102F2" w:rsidRPr="0071653C" w:rsidRDefault="002102F2" w:rsidP="002102F2">
      <w:pPr>
        <w:pStyle w:val="TF-ALNEA"/>
        <w:numPr>
          <w:ilvl w:val="0"/>
          <w:numId w:val="23"/>
        </w:numPr>
      </w:pPr>
      <w:r w:rsidRPr="0071653C">
        <w:t>utilizar </w:t>
      </w:r>
      <w:r>
        <w:t>técnicas de aprendizado de máquina</w:t>
      </w:r>
      <w:r w:rsidRPr="0071653C">
        <w:t xml:space="preserve"> para a detecção</w:t>
      </w:r>
      <w:r>
        <w:t xml:space="preserve"> </w:t>
      </w:r>
      <w:r w:rsidR="00D07820">
        <w:t xml:space="preserve">das poses </w:t>
      </w:r>
      <w:r>
        <w:t>d</w:t>
      </w:r>
      <w:r w:rsidR="00D07820">
        <w:t xml:space="preserve">os jogadores tais como </w:t>
      </w:r>
      <w:r w:rsidR="00D07820" w:rsidRPr="00671714">
        <w:t xml:space="preserve">redes neurais convolucionais </w:t>
      </w:r>
      <w:r w:rsidR="00D07820">
        <w:t>(</w:t>
      </w:r>
      <w:r w:rsidR="00D07820" w:rsidRPr="00671714">
        <w:t>YOLO, Inception-v3, Xception; DensePose, PoseNet e OpenPose</w:t>
      </w:r>
      <w:r w:rsidR="00D07820">
        <w:t>)</w:t>
      </w:r>
      <w:r w:rsidRPr="0071653C">
        <w:t xml:space="preserve"> (RF); </w:t>
      </w:r>
    </w:p>
    <w:p w14:paraId="600C344F" w14:textId="3F5D93F5" w:rsidR="002102F2" w:rsidRDefault="002102F2" w:rsidP="002102F2">
      <w:pPr>
        <w:pStyle w:val="TF-ALNEA"/>
        <w:numPr>
          <w:ilvl w:val="0"/>
          <w:numId w:val="23"/>
        </w:numPr>
      </w:pPr>
      <w:r w:rsidRPr="0071653C">
        <w:lastRenderedPageBreak/>
        <w:t xml:space="preserve">utilizar </w:t>
      </w:r>
      <w:r w:rsidR="00D07820">
        <w:t>técnicas de visão computação para estimar e prever a direção dos chutes</w:t>
      </w:r>
      <w:r w:rsidRPr="0071653C">
        <w:t xml:space="preserve"> (RF); </w:t>
      </w:r>
    </w:p>
    <w:p w14:paraId="4F3FB5F5" w14:textId="60509726" w:rsidR="002102F2" w:rsidRDefault="002102F2" w:rsidP="002102F2">
      <w:pPr>
        <w:pStyle w:val="TF-ALNEA"/>
        <w:numPr>
          <w:ilvl w:val="0"/>
          <w:numId w:val="23"/>
        </w:numPr>
      </w:pPr>
      <w:r>
        <w:t>identificar e interpretar padrões de movimento correlacionados à direção dos chutes (RF);</w:t>
      </w:r>
    </w:p>
    <w:p w14:paraId="675487AC" w14:textId="2D92C7F8" w:rsidR="002102F2" w:rsidRDefault="002102F2" w:rsidP="002102F2">
      <w:pPr>
        <w:pStyle w:val="TF-ALNEA"/>
        <w:numPr>
          <w:ilvl w:val="0"/>
          <w:numId w:val="23"/>
        </w:numPr>
      </w:pPr>
      <w:r>
        <w:t>armazenar dados de treino e jogos para aprimoramento contínuo do algoritmo de previsão (RF);</w:t>
      </w:r>
    </w:p>
    <w:p w14:paraId="5A344A20" w14:textId="77777777" w:rsidR="002102F2" w:rsidRDefault="002102F2" w:rsidP="002102F2">
      <w:pPr>
        <w:pStyle w:val="TF-ALNEA"/>
        <w:numPr>
          <w:ilvl w:val="0"/>
          <w:numId w:val="23"/>
        </w:numPr>
      </w:pPr>
      <w:r w:rsidRPr="0071653C">
        <w:t>ser desenvolvido na linguagem de programação Python (RNF); </w:t>
      </w:r>
    </w:p>
    <w:p w14:paraId="0F660B78" w14:textId="1A4068D4" w:rsidR="00E20E7F" w:rsidRDefault="002102F2" w:rsidP="002102F2">
      <w:pPr>
        <w:pStyle w:val="TF-ALNEA"/>
        <w:numPr>
          <w:ilvl w:val="0"/>
          <w:numId w:val="23"/>
        </w:numPr>
        <w:tabs>
          <w:tab w:val="num" w:pos="1077"/>
        </w:tabs>
      </w:pPr>
      <w:r>
        <w:t xml:space="preserve">utilizar o Keras para o auxílio na utilização de um algoritmo de detecção de objetos e o OpenCV para auxiliar na utilização de um algoritmo de rastreamento </w:t>
      </w:r>
      <w:r w:rsidR="00D07820">
        <w:t>e estimativa da posição e chutes</w:t>
      </w:r>
      <w:r>
        <w:t xml:space="preserve"> (RNF)</w:t>
      </w:r>
      <w:r w:rsidR="00D07820">
        <w:t>;</w:t>
      </w:r>
    </w:p>
    <w:p w14:paraId="272FA7E3" w14:textId="50EAD11F" w:rsidR="00D07820" w:rsidRDefault="00D07820" w:rsidP="00697E7A">
      <w:pPr>
        <w:pStyle w:val="TF-ALNEA"/>
        <w:numPr>
          <w:ilvl w:val="0"/>
          <w:numId w:val="23"/>
        </w:numPr>
      </w:pPr>
      <w:r>
        <w:t>analisar em tempo real a postura dos jogadores durante as cobranças de pênalti (RNF).</w:t>
      </w:r>
    </w:p>
    <w:p w14:paraId="693E553B" w14:textId="77777777" w:rsidR="00451B94" w:rsidRDefault="00451B94" w:rsidP="002B6C98">
      <w:pPr>
        <w:pStyle w:val="Ttulo2"/>
      </w:pPr>
      <w:r>
        <w:t>METODOLOGIA</w:t>
      </w:r>
    </w:p>
    <w:p w14:paraId="3241A23C" w14:textId="77777777" w:rsidR="002A3E16" w:rsidRPr="007E0D87" w:rsidRDefault="002A3E16" w:rsidP="002A3E16">
      <w:pPr>
        <w:pStyle w:val="TF-TEXTO"/>
      </w:pPr>
      <w:r w:rsidRPr="007E0D87">
        <w:t>O trabalho será desenvolvido observando as seguintes etapas:</w:t>
      </w:r>
    </w:p>
    <w:p w14:paraId="1AF99CBC" w14:textId="00F72CBC" w:rsidR="002A3E16" w:rsidRPr="00637E00" w:rsidRDefault="002A3E16" w:rsidP="002102F2">
      <w:pPr>
        <w:pStyle w:val="TF-ALNEA"/>
        <w:numPr>
          <w:ilvl w:val="0"/>
          <w:numId w:val="26"/>
        </w:numPr>
      </w:pPr>
      <w:r w:rsidRPr="00637E00">
        <w:t>levantamento bibliográfico: realizar o levantamento bibliográfico sobre</w:t>
      </w:r>
      <w:r>
        <w:t xml:space="preserve"> estimação de pose humana, </w:t>
      </w:r>
      <w:r w:rsidRPr="00637E00">
        <w:t xml:space="preserve">redes neurais convolucionais </w:t>
      </w:r>
      <w:r>
        <w:t>(</w:t>
      </w:r>
      <w:r w:rsidRPr="00637E00">
        <w:t>técnicas para rastreamento</w:t>
      </w:r>
      <w:r w:rsidR="00EF02E6">
        <w:t xml:space="preserve">, </w:t>
      </w:r>
      <w:r w:rsidRPr="00637E00">
        <w:t>detecção de objetos</w:t>
      </w:r>
      <w:r w:rsidR="00EF02E6">
        <w:t xml:space="preserve"> e estimação da pose</w:t>
      </w:r>
      <w:r>
        <w:t>)</w:t>
      </w:r>
      <w:r w:rsidRPr="00637E00">
        <w:t xml:space="preserve"> e trabalhos correlatos;</w:t>
      </w:r>
    </w:p>
    <w:p w14:paraId="74FE8FF7" w14:textId="77777777" w:rsidR="002A3E16" w:rsidRPr="00671714" w:rsidRDefault="002A3E16" w:rsidP="002102F2">
      <w:pPr>
        <w:pStyle w:val="TF-ALNEA"/>
        <w:numPr>
          <w:ilvl w:val="0"/>
          <w:numId w:val="26"/>
        </w:numPr>
        <w:tabs>
          <w:tab w:val="num" w:pos="1077"/>
        </w:tabs>
        <w:ind w:left="1077" w:hanging="397"/>
      </w:pPr>
      <w:r w:rsidRPr="00637E00">
        <w:t xml:space="preserve">validação dos requisitos: levando em consideração os dados da etapa anterior, reavaliar os requisitos para o </w:t>
      </w:r>
      <w:r w:rsidRPr="00671714">
        <w:t>modelo proposto;</w:t>
      </w:r>
    </w:p>
    <w:p w14:paraId="64E5F55B" w14:textId="251BE467" w:rsidR="002A3E16" w:rsidRPr="00671714" w:rsidRDefault="002A3E16" w:rsidP="002102F2">
      <w:pPr>
        <w:pStyle w:val="TF-ALNEA"/>
        <w:numPr>
          <w:ilvl w:val="0"/>
          <w:numId w:val="26"/>
        </w:numPr>
        <w:tabs>
          <w:tab w:val="num" w:pos="1077"/>
        </w:tabs>
        <w:ind w:left="1077" w:hanging="397"/>
      </w:pPr>
      <w:r w:rsidRPr="00671714">
        <w:t>coleta de vídeos de cobranças de pênaltis: coletar vídeos que serão usadas nos testes do método proposto. Obter vídeos de cobranças de pênaltis aos quais caracterizem os movimentos dos jogadores que precedem o chute;</w:t>
      </w:r>
    </w:p>
    <w:p w14:paraId="3141F191" w14:textId="49824BA0" w:rsidR="002A3E16" w:rsidRPr="00671714" w:rsidRDefault="002A3E16" w:rsidP="002102F2">
      <w:pPr>
        <w:pStyle w:val="TF-ALNEA"/>
        <w:numPr>
          <w:ilvl w:val="0"/>
          <w:numId w:val="26"/>
        </w:numPr>
        <w:tabs>
          <w:tab w:val="num" w:pos="1077"/>
        </w:tabs>
        <w:ind w:left="1077" w:hanging="397"/>
      </w:pPr>
      <w:r w:rsidRPr="00671714">
        <w:t>pesquisa e escolha do algoritmo de detecção de objet</w:t>
      </w:r>
      <w:del w:id="65" w:author="Andreza Sartori" w:date="2024-05-24T16:25:00Z">
        <w:r w:rsidRPr="00671714" w:rsidDel="00272DC4">
          <w:delText>iv</w:delText>
        </w:r>
      </w:del>
      <w:r w:rsidRPr="00671714">
        <w:t xml:space="preserve">os: pesquisar os principais algoritmos de detecção de objetos, escolhendo o mais adequado para identificação do </w:t>
      </w:r>
      <w:r w:rsidR="00671714" w:rsidRPr="00671714">
        <w:t>jogador</w:t>
      </w:r>
      <w:r w:rsidRPr="00671714">
        <w:t xml:space="preserve"> e da bola;</w:t>
      </w:r>
    </w:p>
    <w:p w14:paraId="49DD05CB" w14:textId="5F9BB1E5" w:rsidR="002A3E16" w:rsidRPr="00671714" w:rsidRDefault="002A3E16" w:rsidP="002102F2">
      <w:pPr>
        <w:pStyle w:val="TF-ALNEA"/>
        <w:numPr>
          <w:ilvl w:val="0"/>
          <w:numId w:val="26"/>
        </w:numPr>
        <w:tabs>
          <w:tab w:val="num" w:pos="1077"/>
        </w:tabs>
        <w:ind w:left="1077" w:hanging="397"/>
      </w:pPr>
      <w:r w:rsidRPr="00671714">
        <w:t>pesquisa e escolha do algoritmo de estimação e rastreamento das poses: pesquisar os principais algoritmos de estimação e rastreamento poses dos jogadores, escolhendo o mais adequado para o desenvolvimento do trabalho; </w:t>
      </w:r>
    </w:p>
    <w:p w14:paraId="49E945F8" w14:textId="66E77393" w:rsidR="002A3E16" w:rsidRPr="00671714" w:rsidRDefault="002A3E16" w:rsidP="002102F2">
      <w:pPr>
        <w:pStyle w:val="TF-ALNEA"/>
        <w:numPr>
          <w:ilvl w:val="0"/>
          <w:numId w:val="26"/>
        </w:numPr>
        <w:tabs>
          <w:tab w:val="num" w:pos="1077"/>
        </w:tabs>
        <w:ind w:left="1077" w:hanging="397"/>
      </w:pPr>
      <w:r w:rsidRPr="00671714">
        <w:t xml:space="preserve">desenvolvimento do modelo: desenvolver o método de detecção e rastreamento </w:t>
      </w:r>
      <w:r w:rsidR="00671714" w:rsidRPr="00671714">
        <w:t xml:space="preserve">das poses dos jogadores </w:t>
      </w:r>
      <w:r w:rsidRPr="00671714">
        <w:t xml:space="preserve">e a extração de </w:t>
      </w:r>
      <w:r w:rsidR="00671714" w:rsidRPr="00671714">
        <w:t>características</w:t>
      </w:r>
      <w:r w:rsidRPr="00671714">
        <w:t xml:space="preserve"> </w:t>
      </w:r>
      <w:r w:rsidR="00671714" w:rsidRPr="00671714">
        <w:t xml:space="preserve">para prever a direção do chute com base na pose do jogador momentos antes de executar o chute. Para isso, será utilizada </w:t>
      </w:r>
      <w:r w:rsidRPr="00671714">
        <w:t>a linguagem de programação Python e a biblioteca Keras juntamente com a biblioteca OpenCV, redes neurais convolucionais tais como, YOLO</w:t>
      </w:r>
      <w:r w:rsidR="00671714" w:rsidRPr="00671714">
        <w:t>, Inception-v3, Xception</w:t>
      </w:r>
      <w:r w:rsidRPr="00671714">
        <w:t xml:space="preserve">; </w:t>
      </w:r>
      <w:r w:rsidR="00671714" w:rsidRPr="00671714">
        <w:t>DensePose, PoseNet e OpenPose</w:t>
      </w:r>
      <w:r w:rsidR="005F5525">
        <w:t>;</w:t>
      </w:r>
    </w:p>
    <w:p w14:paraId="62C2FCE7" w14:textId="5849C803" w:rsidR="00EF02E6" w:rsidRDefault="00EF02E6" w:rsidP="002102F2">
      <w:pPr>
        <w:pStyle w:val="TF-ALNEA"/>
        <w:numPr>
          <w:ilvl w:val="0"/>
          <w:numId w:val="26"/>
        </w:numPr>
        <w:tabs>
          <w:tab w:val="num" w:pos="1077"/>
        </w:tabs>
        <w:ind w:left="1077" w:hanging="397"/>
      </w:pPr>
      <w:r>
        <w:t xml:space="preserve">validação e </w:t>
      </w:r>
      <w:r w:rsidR="002A3E16" w:rsidRPr="0077181A">
        <w:t>testes</w:t>
      </w:r>
      <w:r w:rsidR="00375FC3">
        <w:t xml:space="preserve"> do modelo</w:t>
      </w:r>
      <w:r w:rsidR="002A3E16" w:rsidRPr="0077181A">
        <w:t>: em paralelo ao desenvolvimento, verificar a assertividade do método proposto a partir d</w:t>
      </w:r>
      <w:r>
        <w:t xml:space="preserve">a detecção e estimativa correta da pose do jogador, assim como sua capacidade de prever a direção dos chutes. Avaliar o impacto da tecnologia no treinamento e desempenho dos goleiros, e refinar o modelo com base nos </w:t>
      </w:r>
      <w:r w:rsidRPr="00EF02E6">
        <w:t>feedbacks</w:t>
      </w:r>
      <w:r>
        <w:t xml:space="preserve"> dos usuários e resultados dos testes</w:t>
      </w:r>
      <w:r w:rsidR="005F5525">
        <w:t>;</w:t>
      </w:r>
    </w:p>
    <w:p w14:paraId="5801753C" w14:textId="6BC71C5A" w:rsidR="00671714" w:rsidRPr="00771C8E" w:rsidRDefault="00671714" w:rsidP="002102F2">
      <w:pPr>
        <w:pStyle w:val="TF-ALNEA"/>
        <w:numPr>
          <w:ilvl w:val="0"/>
          <w:numId w:val="26"/>
        </w:numPr>
        <w:tabs>
          <w:tab w:val="num" w:pos="1077"/>
        </w:tabs>
        <w:ind w:left="1077" w:hanging="397"/>
      </w:pPr>
      <w:r w:rsidRPr="00771C8E">
        <w:t>elicitação de requisitos</w:t>
      </w:r>
      <w:r>
        <w:t xml:space="preserve"> </w:t>
      </w:r>
      <w:r w:rsidRPr="009B0D60">
        <w:t xml:space="preserve">da </w:t>
      </w:r>
      <w:r>
        <w:t>interface gráfica com o usuário</w:t>
      </w:r>
      <w:r w:rsidRPr="00771C8E">
        <w:t xml:space="preserve">: detalhar e reavaliar os requisitos propostos para a aplicação e, se necessário, especificar outros a partir das necessidades observadas </w:t>
      </w:r>
      <w:r>
        <w:t>ao longo do trabalho</w:t>
      </w:r>
      <w:r w:rsidRPr="00771C8E">
        <w:t>; </w:t>
      </w:r>
    </w:p>
    <w:p w14:paraId="4AFB65AC" w14:textId="77777777" w:rsidR="00671714" w:rsidRPr="00771C8E" w:rsidRDefault="00671714" w:rsidP="002102F2">
      <w:pPr>
        <w:pStyle w:val="TF-ALNEA"/>
        <w:numPr>
          <w:ilvl w:val="0"/>
          <w:numId w:val="26"/>
        </w:numPr>
        <w:tabs>
          <w:tab w:val="num" w:pos="1077"/>
        </w:tabs>
        <w:ind w:left="1077" w:hanging="397"/>
      </w:pPr>
      <w:r w:rsidRPr="00771C8E">
        <w:t>especificação: elaborar os diagramas de casos de uso e de classes de acordo com a Unified Modeling Language (UML), utilizando a ferramenta Astah; </w:t>
      </w:r>
    </w:p>
    <w:p w14:paraId="29786063" w14:textId="1E93B74D" w:rsidR="00671714" w:rsidRPr="00771C8E" w:rsidRDefault="00671714" w:rsidP="002102F2">
      <w:pPr>
        <w:pStyle w:val="TF-ALNEA"/>
        <w:numPr>
          <w:ilvl w:val="0"/>
          <w:numId w:val="26"/>
        </w:numPr>
        <w:tabs>
          <w:tab w:val="num" w:pos="1077"/>
        </w:tabs>
        <w:ind w:left="1077" w:hanging="397"/>
      </w:pPr>
      <w:r w:rsidRPr="00771C8E">
        <w:t>desenvolvimento</w:t>
      </w:r>
      <w:ins w:id="66" w:author="Andreza Sartori" w:date="2024-05-24T16:26:00Z">
        <w:r w:rsidR="00195139">
          <w:t xml:space="preserve"> da </w:t>
        </w:r>
      </w:ins>
      <w:del w:id="67" w:author="Andreza Sartori" w:date="2024-05-24T16:26:00Z">
        <w:r w:rsidRPr="00771C8E" w:rsidDel="00195139">
          <w:delText>:</w:delText>
        </w:r>
      </w:del>
      <w:ins w:id="68" w:author="Andreza Sartori" w:date="2024-05-24T16:26:00Z">
        <w:r w:rsidR="00195139">
          <w:t>aplicação?</w:t>
        </w:r>
      </w:ins>
      <w:r w:rsidRPr="00771C8E">
        <w:t xml:space="preserve"> a partir do item (</w:t>
      </w:r>
      <w:r>
        <w:t>i</w:t>
      </w:r>
      <w:r w:rsidRPr="00771C8E">
        <w:t xml:space="preserve">) desenvolver a aplicação que </w:t>
      </w:r>
      <w:r>
        <w:t xml:space="preserve">permita aos treinadores e goleiros </w:t>
      </w:r>
      <w:r w:rsidR="00EF02E6">
        <w:t>visualizarem</w:t>
      </w:r>
      <w:r>
        <w:t xml:space="preserve"> e interpretar</w:t>
      </w:r>
      <w:r w:rsidR="00EF02E6">
        <w:t>em</w:t>
      </w:r>
      <w:r>
        <w:t xml:space="preserve"> os dados em tempo real, melhorando o processo de tomada de decisão durante os jogos e treinamentos. Para isso, será </w:t>
      </w:r>
      <w:r w:rsidRPr="00771C8E">
        <w:t>utiliza</w:t>
      </w:r>
      <w:r>
        <w:t>d</w:t>
      </w:r>
      <w:r w:rsidRPr="00771C8E">
        <w:t xml:space="preserve">o a linguagem de programação Python com o </w:t>
      </w:r>
      <w:r w:rsidRPr="0043147C">
        <w:rPr>
          <w:i/>
          <w:iCs/>
        </w:rPr>
        <w:t>framework</w:t>
      </w:r>
      <w:r w:rsidRPr="00771C8E">
        <w:t xml:space="preserve"> Flask;</w:t>
      </w:r>
    </w:p>
    <w:p w14:paraId="6FE4B04D" w14:textId="2184D252" w:rsidR="005F6075" w:rsidRDefault="00671714" w:rsidP="002102F2">
      <w:pPr>
        <w:pStyle w:val="TF-ALNEA"/>
        <w:numPr>
          <w:ilvl w:val="0"/>
          <w:numId w:val="26"/>
        </w:numPr>
        <w:tabs>
          <w:tab w:val="num" w:pos="1077"/>
        </w:tabs>
        <w:ind w:left="1077" w:hanging="397"/>
      </w:pPr>
      <w:r w:rsidRPr="00771C8E">
        <w:t xml:space="preserve">testes da aplicação: </w:t>
      </w:r>
      <w:r w:rsidRPr="00EF02E6">
        <w:t>elaborar testes para validar a usabilidade da aplicação</w:t>
      </w:r>
      <w:r w:rsidR="00D512FF">
        <w:t>.</w:t>
      </w:r>
    </w:p>
    <w:p w14:paraId="01558F06" w14:textId="556858AD" w:rsidR="00451B94" w:rsidRDefault="00451B94" w:rsidP="00D512FF">
      <w:pPr>
        <w:pStyle w:val="TF-TEXTO"/>
      </w:pPr>
      <w:r>
        <w:t>As etapas serão realizadas nos períodos relacionados no</w:t>
      </w:r>
      <w:r w:rsidR="00EF02E6">
        <w:t xml:space="preserve"> </w:t>
      </w:r>
      <w:r w:rsidR="00EF02E6">
        <w:fldChar w:fldCharType="begin"/>
      </w:r>
      <w:r w:rsidR="00EF02E6">
        <w:instrText xml:space="preserve"> REF _Ref165622818 \h </w:instrText>
      </w:r>
      <w:r w:rsidR="00EF02E6">
        <w:fldChar w:fldCharType="separate"/>
      </w:r>
      <w:r w:rsidR="00E76269">
        <w:t xml:space="preserve">Quadro </w:t>
      </w:r>
      <w:r w:rsidR="00E76269">
        <w:rPr>
          <w:noProof/>
        </w:rPr>
        <w:t>2</w:t>
      </w:r>
      <w:r w:rsidR="00EF02E6">
        <w:fldChar w:fldCharType="end"/>
      </w:r>
      <w:r>
        <w:t>.</w:t>
      </w:r>
    </w:p>
    <w:p w14:paraId="4A5C9559" w14:textId="73BE79A4" w:rsidR="00451B94" w:rsidRDefault="00EF02E6" w:rsidP="00EF02E6">
      <w:pPr>
        <w:pStyle w:val="TF-LEGENDA"/>
      </w:pPr>
      <w:bookmarkStart w:id="69" w:name="_Ref165622818"/>
      <w:r>
        <w:lastRenderedPageBreak/>
        <w:t xml:space="preserve">Quadro </w:t>
      </w:r>
      <w:r w:rsidR="00000000">
        <w:fldChar w:fldCharType="begin"/>
      </w:r>
      <w:r w:rsidR="00000000">
        <w:instrText xml:space="preserve"> SEQ Quadro \* ARABIC </w:instrText>
      </w:r>
      <w:r w:rsidR="00000000">
        <w:fldChar w:fldCharType="separate"/>
      </w:r>
      <w:r w:rsidR="00E76269">
        <w:rPr>
          <w:noProof/>
        </w:rPr>
        <w:t>2</w:t>
      </w:r>
      <w:r w:rsidR="00000000">
        <w:rPr>
          <w:noProof/>
        </w:rPr>
        <w:fldChar w:fldCharType="end"/>
      </w:r>
      <w:bookmarkEnd w:id="69"/>
      <w:r>
        <w:t xml:space="preserve"> –</w:t>
      </w:r>
      <w:r w:rsidR="00451B94" w:rsidRPr="007E0D87">
        <w:t xml:space="preserve"> Cronograma</w:t>
      </w:r>
      <w:r>
        <w:t xml:space="preserve"> de atividades a serem desenvolvidas</w:t>
      </w:r>
    </w:p>
    <w:tbl>
      <w:tblPr>
        <w:tblW w:w="5084" w:type="pct"/>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5504"/>
        <w:gridCol w:w="294"/>
        <w:gridCol w:w="297"/>
        <w:gridCol w:w="257"/>
        <w:gridCol w:w="260"/>
        <w:gridCol w:w="260"/>
        <w:gridCol w:w="260"/>
        <w:gridCol w:w="260"/>
        <w:gridCol w:w="260"/>
        <w:gridCol w:w="260"/>
        <w:gridCol w:w="260"/>
        <w:gridCol w:w="260"/>
        <w:gridCol w:w="260"/>
        <w:gridCol w:w="260"/>
        <w:gridCol w:w="256"/>
      </w:tblGrid>
      <w:tr w:rsidR="000B5C8E" w:rsidRPr="007E0D87" w14:paraId="4683FDE8" w14:textId="77777777" w:rsidTr="000B5C8E">
        <w:trPr>
          <w:cantSplit/>
          <w:trHeight w:val="283"/>
        </w:trPr>
        <w:tc>
          <w:tcPr>
            <w:tcW w:w="2989" w:type="pct"/>
            <w:tcBorders>
              <w:top w:val="single" w:sz="4" w:space="0" w:color="auto"/>
              <w:left w:val="single" w:sz="4" w:space="0" w:color="auto"/>
              <w:bottom w:val="nil"/>
              <w:right w:val="single" w:sz="4" w:space="0" w:color="auto"/>
            </w:tcBorders>
            <w:shd w:val="clear" w:color="auto" w:fill="A6A6A6"/>
          </w:tcPr>
          <w:p w14:paraId="340DC70A" w14:textId="77777777" w:rsidR="000B5C8E" w:rsidRPr="007E0D87" w:rsidRDefault="000B5C8E" w:rsidP="00785040">
            <w:pPr>
              <w:pStyle w:val="TF-TEXTOQUADRO"/>
            </w:pPr>
          </w:p>
        </w:tc>
        <w:tc>
          <w:tcPr>
            <w:tcW w:w="322" w:type="pct"/>
            <w:gridSpan w:val="2"/>
            <w:tcBorders>
              <w:top w:val="single" w:sz="4" w:space="0" w:color="auto"/>
              <w:left w:val="single" w:sz="4" w:space="0" w:color="auto"/>
              <w:right w:val="single" w:sz="4" w:space="0" w:color="auto"/>
            </w:tcBorders>
            <w:shd w:val="clear" w:color="auto" w:fill="A6A6A6"/>
            <w:vAlign w:val="center"/>
          </w:tcPr>
          <w:p w14:paraId="0F99A107" w14:textId="77777777" w:rsidR="000B5C8E" w:rsidRDefault="000B5C8E" w:rsidP="00785040">
            <w:pPr>
              <w:pStyle w:val="TF-TEXTOQUADROCentralizado"/>
            </w:pPr>
            <w:r>
              <w:t>2024</w:t>
            </w:r>
          </w:p>
        </w:tc>
        <w:tc>
          <w:tcPr>
            <w:tcW w:w="1689" w:type="pct"/>
            <w:gridSpan w:val="12"/>
            <w:tcBorders>
              <w:top w:val="single" w:sz="4" w:space="0" w:color="auto"/>
              <w:left w:val="single" w:sz="4" w:space="0" w:color="auto"/>
              <w:right w:val="single" w:sz="4" w:space="0" w:color="auto"/>
            </w:tcBorders>
            <w:shd w:val="clear" w:color="auto" w:fill="A6A6A6"/>
            <w:vAlign w:val="center"/>
          </w:tcPr>
          <w:p w14:paraId="13C34D95" w14:textId="77777777" w:rsidR="000B5C8E" w:rsidRDefault="000B5C8E" w:rsidP="00785040">
            <w:pPr>
              <w:pStyle w:val="TF-TEXTOQUADROCentralizado"/>
            </w:pPr>
            <w:r>
              <w:t>2025</w:t>
            </w:r>
          </w:p>
        </w:tc>
      </w:tr>
      <w:tr w:rsidR="000B5C8E" w:rsidRPr="007E0D87" w14:paraId="6FEEE751" w14:textId="77777777" w:rsidTr="000B5C8E">
        <w:trPr>
          <w:cantSplit/>
          <w:trHeight w:val="283"/>
        </w:trPr>
        <w:tc>
          <w:tcPr>
            <w:tcW w:w="2989" w:type="pct"/>
            <w:tcBorders>
              <w:top w:val="nil"/>
              <w:left w:val="single" w:sz="4" w:space="0" w:color="auto"/>
              <w:bottom w:val="nil"/>
            </w:tcBorders>
            <w:shd w:val="clear" w:color="auto" w:fill="A6A6A6"/>
          </w:tcPr>
          <w:p w14:paraId="50B090A3" w14:textId="77777777" w:rsidR="000B5C8E" w:rsidRPr="007E0D87" w:rsidRDefault="000B5C8E" w:rsidP="00785040">
            <w:pPr>
              <w:pStyle w:val="TF-TEXTOQUADRO"/>
            </w:pPr>
          </w:p>
        </w:tc>
        <w:tc>
          <w:tcPr>
            <w:tcW w:w="322" w:type="pct"/>
            <w:gridSpan w:val="2"/>
            <w:shd w:val="clear" w:color="auto" w:fill="A6A6A6"/>
            <w:vAlign w:val="center"/>
          </w:tcPr>
          <w:p w14:paraId="20A99183" w14:textId="77777777" w:rsidR="000B5C8E" w:rsidRPr="007E0D87" w:rsidRDefault="000B5C8E" w:rsidP="00785040">
            <w:pPr>
              <w:pStyle w:val="TF-TEXTOQUADROCentralizado"/>
            </w:pPr>
            <w:r>
              <w:t>dez.</w:t>
            </w:r>
          </w:p>
        </w:tc>
        <w:tc>
          <w:tcPr>
            <w:tcW w:w="281" w:type="pct"/>
            <w:gridSpan w:val="2"/>
            <w:shd w:val="clear" w:color="auto" w:fill="A6A6A6"/>
            <w:vAlign w:val="center"/>
          </w:tcPr>
          <w:p w14:paraId="24400F54" w14:textId="77777777" w:rsidR="000B5C8E" w:rsidRDefault="000B5C8E" w:rsidP="00785040">
            <w:pPr>
              <w:pStyle w:val="TF-TEXTOQUADROCentralizado"/>
            </w:pPr>
            <w:r>
              <w:t>jan.</w:t>
            </w:r>
          </w:p>
        </w:tc>
        <w:tc>
          <w:tcPr>
            <w:tcW w:w="282" w:type="pct"/>
            <w:gridSpan w:val="2"/>
            <w:shd w:val="clear" w:color="auto" w:fill="A6A6A6"/>
            <w:vAlign w:val="center"/>
          </w:tcPr>
          <w:p w14:paraId="4898E0F5" w14:textId="77777777" w:rsidR="000B5C8E" w:rsidRDefault="000B5C8E" w:rsidP="00785040">
            <w:pPr>
              <w:pStyle w:val="TF-TEXTOQUADROCentralizado"/>
            </w:pPr>
            <w:r>
              <w:t>fev.</w:t>
            </w:r>
          </w:p>
        </w:tc>
        <w:tc>
          <w:tcPr>
            <w:tcW w:w="282" w:type="pct"/>
            <w:gridSpan w:val="2"/>
            <w:shd w:val="clear" w:color="auto" w:fill="A6A6A6"/>
            <w:vAlign w:val="center"/>
          </w:tcPr>
          <w:p w14:paraId="2BFAEFDF" w14:textId="77777777" w:rsidR="000B5C8E" w:rsidRDefault="000B5C8E" w:rsidP="00785040">
            <w:pPr>
              <w:pStyle w:val="TF-TEXTOQUADROCentralizado"/>
            </w:pPr>
            <w:r>
              <w:t>mar.</w:t>
            </w:r>
          </w:p>
        </w:tc>
        <w:tc>
          <w:tcPr>
            <w:tcW w:w="282" w:type="pct"/>
            <w:gridSpan w:val="2"/>
            <w:shd w:val="clear" w:color="auto" w:fill="A6A6A6"/>
            <w:vAlign w:val="center"/>
          </w:tcPr>
          <w:p w14:paraId="54D101D2" w14:textId="77777777" w:rsidR="000B5C8E" w:rsidRDefault="000B5C8E" w:rsidP="00785040">
            <w:pPr>
              <w:pStyle w:val="TF-TEXTOQUADROCentralizado"/>
            </w:pPr>
            <w:r>
              <w:t>abr.</w:t>
            </w:r>
          </w:p>
        </w:tc>
        <w:tc>
          <w:tcPr>
            <w:tcW w:w="282" w:type="pct"/>
            <w:gridSpan w:val="2"/>
            <w:shd w:val="clear" w:color="auto" w:fill="A6A6A6"/>
            <w:vAlign w:val="center"/>
          </w:tcPr>
          <w:p w14:paraId="713FBDE3" w14:textId="77777777" w:rsidR="000B5C8E" w:rsidRDefault="000B5C8E" w:rsidP="00785040">
            <w:pPr>
              <w:pStyle w:val="TF-TEXTOQUADROCentralizado"/>
            </w:pPr>
            <w:r>
              <w:t>maio</w:t>
            </w:r>
          </w:p>
        </w:tc>
        <w:tc>
          <w:tcPr>
            <w:tcW w:w="278" w:type="pct"/>
            <w:gridSpan w:val="2"/>
            <w:shd w:val="clear" w:color="auto" w:fill="A6A6A6"/>
            <w:vAlign w:val="center"/>
          </w:tcPr>
          <w:p w14:paraId="35649D2F" w14:textId="77777777" w:rsidR="000B5C8E" w:rsidRDefault="000B5C8E" w:rsidP="00785040">
            <w:pPr>
              <w:pStyle w:val="TF-TEXTOQUADROCentralizado"/>
            </w:pPr>
            <w:r>
              <w:t>jun.</w:t>
            </w:r>
          </w:p>
        </w:tc>
      </w:tr>
      <w:tr w:rsidR="000B5C8E" w:rsidRPr="007E0D87" w14:paraId="1A3D176C" w14:textId="77777777" w:rsidTr="000B5C8E">
        <w:trPr>
          <w:cantSplit/>
          <w:trHeight w:val="283"/>
        </w:trPr>
        <w:tc>
          <w:tcPr>
            <w:tcW w:w="2989" w:type="pct"/>
            <w:tcBorders>
              <w:top w:val="nil"/>
              <w:left w:val="single" w:sz="4" w:space="0" w:color="auto"/>
            </w:tcBorders>
            <w:shd w:val="clear" w:color="auto" w:fill="A6A6A6"/>
          </w:tcPr>
          <w:p w14:paraId="3B2D0710" w14:textId="77777777" w:rsidR="000B5C8E" w:rsidRPr="007E0D87" w:rsidRDefault="000B5C8E" w:rsidP="00785040">
            <w:pPr>
              <w:pStyle w:val="TF-TEXTOQUADRO"/>
            </w:pPr>
            <w:r w:rsidRPr="007E0D87">
              <w:t>etapas / quinzenas</w:t>
            </w:r>
          </w:p>
        </w:tc>
        <w:tc>
          <w:tcPr>
            <w:tcW w:w="160" w:type="pct"/>
            <w:tcBorders>
              <w:bottom w:val="single" w:sz="4" w:space="0" w:color="auto"/>
            </w:tcBorders>
            <w:shd w:val="clear" w:color="auto" w:fill="A6A6A6"/>
            <w:vAlign w:val="center"/>
          </w:tcPr>
          <w:p w14:paraId="4974B55F" w14:textId="77777777" w:rsidR="000B5C8E" w:rsidRPr="007E0D87" w:rsidRDefault="000B5C8E" w:rsidP="00785040">
            <w:pPr>
              <w:pStyle w:val="TF-TEXTOQUADROCentralizado"/>
            </w:pPr>
            <w:r w:rsidRPr="007E0D87">
              <w:t>1</w:t>
            </w:r>
          </w:p>
        </w:tc>
        <w:tc>
          <w:tcPr>
            <w:tcW w:w="162" w:type="pct"/>
            <w:tcBorders>
              <w:bottom w:val="single" w:sz="4" w:space="0" w:color="auto"/>
            </w:tcBorders>
            <w:shd w:val="clear" w:color="auto" w:fill="A6A6A6"/>
            <w:vAlign w:val="center"/>
          </w:tcPr>
          <w:p w14:paraId="1D5EDF12" w14:textId="77777777" w:rsidR="000B5C8E" w:rsidRPr="007E0D87" w:rsidRDefault="000B5C8E" w:rsidP="00785040">
            <w:pPr>
              <w:pStyle w:val="TF-TEXTOQUADROCentralizado"/>
            </w:pPr>
            <w:r w:rsidRPr="007E0D87">
              <w:t>2</w:t>
            </w:r>
          </w:p>
        </w:tc>
        <w:tc>
          <w:tcPr>
            <w:tcW w:w="140" w:type="pct"/>
            <w:shd w:val="clear" w:color="auto" w:fill="A6A6A6"/>
            <w:vAlign w:val="center"/>
          </w:tcPr>
          <w:p w14:paraId="5BA07C0C" w14:textId="77777777" w:rsidR="000B5C8E" w:rsidRPr="007E0D87" w:rsidRDefault="000B5C8E" w:rsidP="00785040">
            <w:pPr>
              <w:pStyle w:val="TF-TEXTOQUADROCentralizado"/>
            </w:pPr>
            <w:r>
              <w:t>1</w:t>
            </w:r>
          </w:p>
        </w:tc>
        <w:tc>
          <w:tcPr>
            <w:tcW w:w="141" w:type="pct"/>
            <w:shd w:val="clear" w:color="auto" w:fill="A6A6A6"/>
            <w:vAlign w:val="center"/>
          </w:tcPr>
          <w:p w14:paraId="36C3AF47" w14:textId="77777777" w:rsidR="000B5C8E" w:rsidRPr="007E0D87" w:rsidRDefault="000B5C8E" w:rsidP="00785040">
            <w:pPr>
              <w:pStyle w:val="TF-TEXTOQUADROCentralizado"/>
            </w:pPr>
            <w:r>
              <w:t>2</w:t>
            </w:r>
          </w:p>
        </w:tc>
        <w:tc>
          <w:tcPr>
            <w:tcW w:w="141" w:type="pct"/>
            <w:shd w:val="clear" w:color="auto" w:fill="A6A6A6"/>
            <w:vAlign w:val="center"/>
          </w:tcPr>
          <w:p w14:paraId="0C28053F" w14:textId="77777777" w:rsidR="000B5C8E" w:rsidRPr="007E0D87" w:rsidRDefault="000B5C8E" w:rsidP="00785040">
            <w:pPr>
              <w:pStyle w:val="TF-TEXTOQUADROCentralizado"/>
            </w:pPr>
            <w:r>
              <w:t>1</w:t>
            </w:r>
          </w:p>
        </w:tc>
        <w:tc>
          <w:tcPr>
            <w:tcW w:w="141" w:type="pct"/>
            <w:shd w:val="clear" w:color="auto" w:fill="A6A6A6"/>
            <w:vAlign w:val="center"/>
          </w:tcPr>
          <w:p w14:paraId="765DFC2E" w14:textId="77777777" w:rsidR="000B5C8E" w:rsidRPr="007E0D87" w:rsidRDefault="000B5C8E" w:rsidP="00785040">
            <w:pPr>
              <w:pStyle w:val="TF-TEXTOQUADROCentralizado"/>
            </w:pPr>
            <w:r>
              <w:t>2</w:t>
            </w:r>
          </w:p>
        </w:tc>
        <w:tc>
          <w:tcPr>
            <w:tcW w:w="141" w:type="pct"/>
            <w:shd w:val="clear" w:color="auto" w:fill="A6A6A6"/>
            <w:vAlign w:val="center"/>
          </w:tcPr>
          <w:p w14:paraId="0EA056B1" w14:textId="77777777" w:rsidR="000B5C8E" w:rsidRPr="007E0D87" w:rsidRDefault="000B5C8E" w:rsidP="00785040">
            <w:pPr>
              <w:pStyle w:val="TF-TEXTOQUADROCentralizado"/>
            </w:pPr>
            <w:r>
              <w:t>1</w:t>
            </w:r>
          </w:p>
        </w:tc>
        <w:tc>
          <w:tcPr>
            <w:tcW w:w="141" w:type="pct"/>
            <w:shd w:val="clear" w:color="auto" w:fill="A6A6A6"/>
            <w:vAlign w:val="center"/>
          </w:tcPr>
          <w:p w14:paraId="382A8005" w14:textId="77777777" w:rsidR="000B5C8E" w:rsidRPr="007E0D87" w:rsidRDefault="000B5C8E" w:rsidP="00785040">
            <w:pPr>
              <w:pStyle w:val="TF-TEXTOQUADROCentralizado"/>
            </w:pPr>
            <w:r>
              <w:t>2</w:t>
            </w:r>
          </w:p>
        </w:tc>
        <w:tc>
          <w:tcPr>
            <w:tcW w:w="141" w:type="pct"/>
            <w:shd w:val="clear" w:color="auto" w:fill="A6A6A6"/>
            <w:vAlign w:val="center"/>
          </w:tcPr>
          <w:p w14:paraId="517E10BD" w14:textId="77777777" w:rsidR="000B5C8E" w:rsidRPr="007E0D87" w:rsidRDefault="000B5C8E" w:rsidP="00785040">
            <w:pPr>
              <w:pStyle w:val="TF-TEXTOQUADROCentralizado"/>
            </w:pPr>
            <w:r>
              <w:t>1</w:t>
            </w:r>
          </w:p>
        </w:tc>
        <w:tc>
          <w:tcPr>
            <w:tcW w:w="141" w:type="pct"/>
            <w:shd w:val="clear" w:color="auto" w:fill="A6A6A6"/>
            <w:vAlign w:val="center"/>
          </w:tcPr>
          <w:p w14:paraId="6C550317" w14:textId="77777777" w:rsidR="000B5C8E" w:rsidRPr="007E0D87" w:rsidRDefault="000B5C8E" w:rsidP="00785040">
            <w:pPr>
              <w:pStyle w:val="TF-TEXTOQUADROCentralizado"/>
            </w:pPr>
            <w:r>
              <w:t>2</w:t>
            </w:r>
          </w:p>
        </w:tc>
        <w:tc>
          <w:tcPr>
            <w:tcW w:w="141" w:type="pct"/>
            <w:shd w:val="clear" w:color="auto" w:fill="A6A6A6"/>
            <w:vAlign w:val="center"/>
          </w:tcPr>
          <w:p w14:paraId="146480CB" w14:textId="77777777" w:rsidR="000B5C8E" w:rsidRPr="007E0D87" w:rsidRDefault="000B5C8E" w:rsidP="00785040">
            <w:pPr>
              <w:pStyle w:val="TF-TEXTOQUADROCentralizado"/>
            </w:pPr>
            <w:r>
              <w:t>1</w:t>
            </w:r>
          </w:p>
        </w:tc>
        <w:tc>
          <w:tcPr>
            <w:tcW w:w="141" w:type="pct"/>
            <w:shd w:val="clear" w:color="auto" w:fill="A6A6A6"/>
            <w:vAlign w:val="center"/>
          </w:tcPr>
          <w:p w14:paraId="6EADB3E6" w14:textId="77777777" w:rsidR="000B5C8E" w:rsidRPr="007E0D87" w:rsidRDefault="000B5C8E" w:rsidP="00785040">
            <w:pPr>
              <w:pStyle w:val="TF-TEXTOQUADROCentralizado"/>
            </w:pPr>
            <w:r>
              <w:t>2</w:t>
            </w:r>
          </w:p>
        </w:tc>
        <w:tc>
          <w:tcPr>
            <w:tcW w:w="141" w:type="pct"/>
            <w:shd w:val="clear" w:color="auto" w:fill="A6A6A6"/>
            <w:vAlign w:val="center"/>
          </w:tcPr>
          <w:p w14:paraId="18DB7BB0" w14:textId="77777777" w:rsidR="000B5C8E" w:rsidRPr="007E0D87" w:rsidRDefault="000B5C8E" w:rsidP="00785040">
            <w:pPr>
              <w:pStyle w:val="TF-TEXTOQUADROCentralizado"/>
            </w:pPr>
            <w:r>
              <w:t>1</w:t>
            </w:r>
          </w:p>
        </w:tc>
        <w:tc>
          <w:tcPr>
            <w:tcW w:w="137" w:type="pct"/>
            <w:shd w:val="clear" w:color="auto" w:fill="A6A6A6"/>
            <w:vAlign w:val="center"/>
          </w:tcPr>
          <w:p w14:paraId="3724CF9A" w14:textId="77777777" w:rsidR="000B5C8E" w:rsidRPr="007E0D87" w:rsidRDefault="000B5C8E" w:rsidP="00785040">
            <w:pPr>
              <w:pStyle w:val="TF-TEXTOQUADROCentralizado"/>
            </w:pPr>
            <w:r>
              <w:t>2</w:t>
            </w:r>
          </w:p>
        </w:tc>
      </w:tr>
      <w:tr w:rsidR="000B5C8E" w:rsidRPr="007E0D87" w14:paraId="46CBDFFD" w14:textId="77777777" w:rsidTr="000B5C8E">
        <w:trPr>
          <w:trHeight w:val="283"/>
        </w:trPr>
        <w:tc>
          <w:tcPr>
            <w:tcW w:w="2989" w:type="pct"/>
            <w:tcBorders>
              <w:left w:val="single" w:sz="4" w:space="0" w:color="auto"/>
            </w:tcBorders>
          </w:tcPr>
          <w:p w14:paraId="34B840DC" w14:textId="27336F91" w:rsidR="000B5C8E" w:rsidRPr="007E0D87" w:rsidRDefault="000B5C8E" w:rsidP="000B5C8E">
            <w:pPr>
              <w:pStyle w:val="TF-TEXTOQUADRO"/>
              <w:rPr>
                <w:bCs/>
              </w:rPr>
            </w:pPr>
            <w:r w:rsidRPr="00375FC3">
              <w:t>levantamento bibliográfico</w:t>
            </w:r>
          </w:p>
        </w:tc>
        <w:tc>
          <w:tcPr>
            <w:tcW w:w="160" w:type="pct"/>
            <w:tcBorders>
              <w:bottom w:val="single" w:sz="4" w:space="0" w:color="auto"/>
            </w:tcBorders>
            <w:shd w:val="clear" w:color="auto" w:fill="A6A6A6" w:themeFill="background1" w:themeFillShade="A6"/>
            <w:vAlign w:val="center"/>
          </w:tcPr>
          <w:p w14:paraId="1B9CFB5C" w14:textId="77777777" w:rsidR="000B5C8E" w:rsidRPr="007E0D87" w:rsidRDefault="000B5C8E" w:rsidP="000B5C8E">
            <w:pPr>
              <w:pStyle w:val="TF-TEXTOQUADRO"/>
            </w:pPr>
          </w:p>
        </w:tc>
        <w:tc>
          <w:tcPr>
            <w:tcW w:w="162" w:type="pct"/>
            <w:tcBorders>
              <w:bottom w:val="single" w:sz="4" w:space="0" w:color="auto"/>
            </w:tcBorders>
            <w:shd w:val="clear" w:color="auto" w:fill="A6A6A6" w:themeFill="background1" w:themeFillShade="A6"/>
            <w:vAlign w:val="center"/>
          </w:tcPr>
          <w:p w14:paraId="7063BE2D" w14:textId="77777777" w:rsidR="000B5C8E" w:rsidRPr="007E0D87" w:rsidRDefault="000B5C8E" w:rsidP="000B5C8E">
            <w:pPr>
              <w:pStyle w:val="TF-TEXTOQUADRO"/>
            </w:pPr>
          </w:p>
        </w:tc>
        <w:tc>
          <w:tcPr>
            <w:tcW w:w="140" w:type="pct"/>
            <w:shd w:val="clear" w:color="auto" w:fill="FFFFFF" w:themeFill="background1"/>
            <w:vAlign w:val="center"/>
          </w:tcPr>
          <w:p w14:paraId="3D83C8AC" w14:textId="77777777" w:rsidR="000B5C8E" w:rsidRPr="007E0D87" w:rsidRDefault="000B5C8E" w:rsidP="000B5C8E">
            <w:pPr>
              <w:pStyle w:val="TF-TEXTOQUADRO"/>
            </w:pPr>
          </w:p>
        </w:tc>
        <w:tc>
          <w:tcPr>
            <w:tcW w:w="141" w:type="pct"/>
            <w:shd w:val="clear" w:color="auto" w:fill="FFFFFF" w:themeFill="background1"/>
            <w:vAlign w:val="center"/>
          </w:tcPr>
          <w:p w14:paraId="03B63FEF" w14:textId="77777777" w:rsidR="000B5C8E" w:rsidRPr="007E0D87" w:rsidRDefault="000B5C8E" w:rsidP="000B5C8E">
            <w:pPr>
              <w:pStyle w:val="TF-TEXTOQUADRO"/>
            </w:pPr>
          </w:p>
        </w:tc>
        <w:tc>
          <w:tcPr>
            <w:tcW w:w="141" w:type="pct"/>
            <w:shd w:val="clear" w:color="auto" w:fill="FFFFFF" w:themeFill="background1"/>
            <w:vAlign w:val="center"/>
          </w:tcPr>
          <w:p w14:paraId="01BF7850" w14:textId="77777777" w:rsidR="000B5C8E" w:rsidRPr="007E0D87" w:rsidRDefault="000B5C8E" w:rsidP="000B5C8E">
            <w:pPr>
              <w:pStyle w:val="TF-TEXTOQUADRO"/>
            </w:pPr>
          </w:p>
        </w:tc>
        <w:tc>
          <w:tcPr>
            <w:tcW w:w="141" w:type="pct"/>
            <w:shd w:val="clear" w:color="auto" w:fill="FFFFFF" w:themeFill="background1"/>
            <w:vAlign w:val="center"/>
          </w:tcPr>
          <w:p w14:paraId="2977494A" w14:textId="77777777" w:rsidR="000B5C8E" w:rsidRPr="007E0D87" w:rsidRDefault="000B5C8E" w:rsidP="000B5C8E">
            <w:pPr>
              <w:pStyle w:val="TF-TEXTOQUADRO"/>
            </w:pPr>
          </w:p>
        </w:tc>
        <w:tc>
          <w:tcPr>
            <w:tcW w:w="141" w:type="pct"/>
            <w:shd w:val="clear" w:color="auto" w:fill="FFFFFF" w:themeFill="background1"/>
            <w:vAlign w:val="center"/>
          </w:tcPr>
          <w:p w14:paraId="60436683" w14:textId="77777777" w:rsidR="000B5C8E" w:rsidRPr="007E0D87" w:rsidRDefault="000B5C8E" w:rsidP="000B5C8E">
            <w:pPr>
              <w:pStyle w:val="TF-TEXTOQUADRO"/>
            </w:pPr>
          </w:p>
        </w:tc>
        <w:tc>
          <w:tcPr>
            <w:tcW w:w="141" w:type="pct"/>
            <w:shd w:val="clear" w:color="auto" w:fill="FFFFFF" w:themeFill="background1"/>
            <w:vAlign w:val="center"/>
          </w:tcPr>
          <w:p w14:paraId="14C09D23" w14:textId="77777777" w:rsidR="000B5C8E" w:rsidRPr="007E0D87" w:rsidRDefault="000B5C8E" w:rsidP="000B5C8E">
            <w:pPr>
              <w:pStyle w:val="TF-TEXTOQUADRO"/>
            </w:pPr>
          </w:p>
        </w:tc>
        <w:tc>
          <w:tcPr>
            <w:tcW w:w="141" w:type="pct"/>
            <w:shd w:val="clear" w:color="auto" w:fill="FFFFFF" w:themeFill="background1"/>
            <w:vAlign w:val="center"/>
          </w:tcPr>
          <w:p w14:paraId="3C59109F" w14:textId="77777777" w:rsidR="000B5C8E" w:rsidRPr="007E0D87" w:rsidRDefault="000B5C8E" w:rsidP="000B5C8E">
            <w:pPr>
              <w:pStyle w:val="TF-TEXTOQUADRO"/>
            </w:pPr>
          </w:p>
        </w:tc>
        <w:tc>
          <w:tcPr>
            <w:tcW w:w="141" w:type="pct"/>
            <w:shd w:val="clear" w:color="auto" w:fill="FFFFFF" w:themeFill="background1"/>
            <w:vAlign w:val="center"/>
          </w:tcPr>
          <w:p w14:paraId="3FDF737C" w14:textId="77777777" w:rsidR="000B5C8E" w:rsidRPr="007E0D87" w:rsidRDefault="000B5C8E" w:rsidP="000B5C8E">
            <w:pPr>
              <w:pStyle w:val="TF-TEXTOQUADRO"/>
            </w:pPr>
          </w:p>
        </w:tc>
        <w:tc>
          <w:tcPr>
            <w:tcW w:w="141" w:type="pct"/>
            <w:shd w:val="clear" w:color="auto" w:fill="FFFFFF" w:themeFill="background1"/>
            <w:vAlign w:val="center"/>
          </w:tcPr>
          <w:p w14:paraId="7A5E4013" w14:textId="77777777" w:rsidR="000B5C8E" w:rsidRPr="007E0D87" w:rsidRDefault="000B5C8E" w:rsidP="000B5C8E">
            <w:pPr>
              <w:pStyle w:val="TF-TEXTOQUADRO"/>
            </w:pPr>
          </w:p>
        </w:tc>
        <w:tc>
          <w:tcPr>
            <w:tcW w:w="141" w:type="pct"/>
            <w:shd w:val="clear" w:color="auto" w:fill="FFFFFF" w:themeFill="background1"/>
            <w:vAlign w:val="center"/>
          </w:tcPr>
          <w:p w14:paraId="0CCD058D" w14:textId="77777777" w:rsidR="000B5C8E" w:rsidRPr="007E0D87" w:rsidRDefault="000B5C8E" w:rsidP="000B5C8E">
            <w:pPr>
              <w:pStyle w:val="TF-TEXTOQUADRO"/>
            </w:pPr>
          </w:p>
        </w:tc>
        <w:tc>
          <w:tcPr>
            <w:tcW w:w="141" w:type="pct"/>
            <w:shd w:val="clear" w:color="auto" w:fill="FFFFFF" w:themeFill="background1"/>
            <w:vAlign w:val="center"/>
          </w:tcPr>
          <w:p w14:paraId="305AB463" w14:textId="77777777" w:rsidR="000B5C8E" w:rsidRPr="007E0D87" w:rsidRDefault="000B5C8E" w:rsidP="000B5C8E">
            <w:pPr>
              <w:pStyle w:val="TF-TEXTOQUADRO"/>
            </w:pPr>
          </w:p>
        </w:tc>
        <w:tc>
          <w:tcPr>
            <w:tcW w:w="137" w:type="pct"/>
            <w:shd w:val="clear" w:color="auto" w:fill="FFFFFF" w:themeFill="background1"/>
            <w:vAlign w:val="center"/>
          </w:tcPr>
          <w:p w14:paraId="22C6FC5A" w14:textId="77777777" w:rsidR="000B5C8E" w:rsidRPr="007E0D87" w:rsidRDefault="000B5C8E" w:rsidP="000B5C8E">
            <w:pPr>
              <w:pStyle w:val="TF-TEXTOQUADRO"/>
            </w:pPr>
          </w:p>
        </w:tc>
      </w:tr>
      <w:tr w:rsidR="000B5C8E" w:rsidRPr="007E0D87" w14:paraId="6BEBBCC4" w14:textId="77777777" w:rsidTr="000B5C8E">
        <w:trPr>
          <w:trHeight w:val="283"/>
        </w:trPr>
        <w:tc>
          <w:tcPr>
            <w:tcW w:w="2989" w:type="pct"/>
            <w:tcBorders>
              <w:left w:val="single" w:sz="4" w:space="0" w:color="auto"/>
            </w:tcBorders>
          </w:tcPr>
          <w:p w14:paraId="165CB7D7" w14:textId="266E4DA0" w:rsidR="000B5C8E" w:rsidRPr="007E0D87" w:rsidRDefault="000B5C8E" w:rsidP="000B5C8E">
            <w:pPr>
              <w:pStyle w:val="TF-TEXTOQUADRO"/>
            </w:pPr>
            <w:r w:rsidRPr="00375FC3">
              <w:t>validação dos requisitos</w:t>
            </w:r>
          </w:p>
        </w:tc>
        <w:tc>
          <w:tcPr>
            <w:tcW w:w="160" w:type="pct"/>
            <w:tcBorders>
              <w:top w:val="single" w:sz="4" w:space="0" w:color="auto"/>
            </w:tcBorders>
            <w:shd w:val="clear" w:color="auto" w:fill="A6A6A6" w:themeFill="background1" w:themeFillShade="A6"/>
            <w:vAlign w:val="center"/>
          </w:tcPr>
          <w:p w14:paraId="7E057F27" w14:textId="77777777" w:rsidR="000B5C8E" w:rsidRPr="007E0D87" w:rsidRDefault="000B5C8E" w:rsidP="000B5C8E">
            <w:pPr>
              <w:pStyle w:val="TF-TEXTOQUADRO"/>
            </w:pPr>
          </w:p>
        </w:tc>
        <w:tc>
          <w:tcPr>
            <w:tcW w:w="162" w:type="pct"/>
            <w:tcBorders>
              <w:top w:val="single" w:sz="4" w:space="0" w:color="auto"/>
            </w:tcBorders>
            <w:shd w:val="clear" w:color="auto" w:fill="A6A6A6" w:themeFill="background1" w:themeFillShade="A6"/>
            <w:vAlign w:val="center"/>
          </w:tcPr>
          <w:p w14:paraId="33EC0962" w14:textId="77777777" w:rsidR="000B5C8E" w:rsidRPr="007E0D87" w:rsidRDefault="000B5C8E" w:rsidP="000B5C8E">
            <w:pPr>
              <w:pStyle w:val="TF-TEXTOQUADRO"/>
            </w:pPr>
          </w:p>
        </w:tc>
        <w:tc>
          <w:tcPr>
            <w:tcW w:w="140" w:type="pct"/>
            <w:shd w:val="clear" w:color="auto" w:fill="FFFFFF" w:themeFill="background1"/>
            <w:vAlign w:val="center"/>
          </w:tcPr>
          <w:p w14:paraId="0130C527" w14:textId="77777777" w:rsidR="000B5C8E" w:rsidRPr="007E0D87" w:rsidRDefault="000B5C8E" w:rsidP="000B5C8E">
            <w:pPr>
              <w:pStyle w:val="TF-TEXTOQUADRO"/>
            </w:pPr>
          </w:p>
        </w:tc>
        <w:tc>
          <w:tcPr>
            <w:tcW w:w="141" w:type="pct"/>
            <w:shd w:val="clear" w:color="auto" w:fill="FFFFFF" w:themeFill="background1"/>
            <w:vAlign w:val="center"/>
          </w:tcPr>
          <w:p w14:paraId="470826C2" w14:textId="77777777" w:rsidR="000B5C8E" w:rsidRPr="007E0D87" w:rsidRDefault="000B5C8E" w:rsidP="000B5C8E">
            <w:pPr>
              <w:pStyle w:val="TF-TEXTOQUADRO"/>
            </w:pPr>
          </w:p>
        </w:tc>
        <w:tc>
          <w:tcPr>
            <w:tcW w:w="141" w:type="pct"/>
            <w:shd w:val="clear" w:color="auto" w:fill="FFFFFF" w:themeFill="background1"/>
            <w:vAlign w:val="center"/>
          </w:tcPr>
          <w:p w14:paraId="1EC3C628" w14:textId="77777777" w:rsidR="000B5C8E" w:rsidRPr="007E0D87" w:rsidRDefault="000B5C8E" w:rsidP="000B5C8E">
            <w:pPr>
              <w:pStyle w:val="TF-TEXTOQUADRO"/>
            </w:pPr>
          </w:p>
        </w:tc>
        <w:tc>
          <w:tcPr>
            <w:tcW w:w="141" w:type="pct"/>
            <w:shd w:val="clear" w:color="auto" w:fill="FFFFFF" w:themeFill="background1"/>
            <w:vAlign w:val="center"/>
          </w:tcPr>
          <w:p w14:paraId="5795BE21" w14:textId="77777777" w:rsidR="000B5C8E" w:rsidRPr="007E0D87" w:rsidRDefault="000B5C8E" w:rsidP="000B5C8E">
            <w:pPr>
              <w:pStyle w:val="TF-TEXTOQUADRO"/>
            </w:pPr>
          </w:p>
        </w:tc>
        <w:tc>
          <w:tcPr>
            <w:tcW w:w="141" w:type="pct"/>
            <w:shd w:val="clear" w:color="auto" w:fill="FFFFFF" w:themeFill="background1"/>
            <w:vAlign w:val="center"/>
          </w:tcPr>
          <w:p w14:paraId="26ABCA69" w14:textId="77777777" w:rsidR="000B5C8E" w:rsidRPr="007E0D87" w:rsidRDefault="000B5C8E" w:rsidP="000B5C8E">
            <w:pPr>
              <w:pStyle w:val="TF-TEXTOQUADRO"/>
            </w:pPr>
          </w:p>
        </w:tc>
        <w:tc>
          <w:tcPr>
            <w:tcW w:w="141" w:type="pct"/>
            <w:shd w:val="clear" w:color="auto" w:fill="FFFFFF" w:themeFill="background1"/>
            <w:vAlign w:val="center"/>
          </w:tcPr>
          <w:p w14:paraId="2780F07E" w14:textId="77777777" w:rsidR="000B5C8E" w:rsidRPr="007E0D87" w:rsidRDefault="000B5C8E" w:rsidP="000B5C8E">
            <w:pPr>
              <w:pStyle w:val="TF-TEXTOQUADRO"/>
            </w:pPr>
          </w:p>
        </w:tc>
        <w:tc>
          <w:tcPr>
            <w:tcW w:w="141" w:type="pct"/>
            <w:shd w:val="clear" w:color="auto" w:fill="FFFFFF" w:themeFill="background1"/>
            <w:vAlign w:val="center"/>
          </w:tcPr>
          <w:p w14:paraId="1896DD27" w14:textId="77777777" w:rsidR="000B5C8E" w:rsidRPr="007E0D87" w:rsidRDefault="000B5C8E" w:rsidP="000B5C8E">
            <w:pPr>
              <w:pStyle w:val="TF-TEXTOQUADRO"/>
            </w:pPr>
          </w:p>
        </w:tc>
        <w:tc>
          <w:tcPr>
            <w:tcW w:w="141" w:type="pct"/>
            <w:shd w:val="clear" w:color="auto" w:fill="FFFFFF" w:themeFill="background1"/>
            <w:vAlign w:val="center"/>
          </w:tcPr>
          <w:p w14:paraId="6EAEF0AA" w14:textId="77777777" w:rsidR="000B5C8E" w:rsidRPr="007E0D87" w:rsidRDefault="000B5C8E" w:rsidP="000B5C8E">
            <w:pPr>
              <w:pStyle w:val="TF-TEXTOQUADRO"/>
            </w:pPr>
          </w:p>
        </w:tc>
        <w:tc>
          <w:tcPr>
            <w:tcW w:w="141" w:type="pct"/>
            <w:shd w:val="clear" w:color="auto" w:fill="FFFFFF" w:themeFill="background1"/>
            <w:vAlign w:val="center"/>
          </w:tcPr>
          <w:p w14:paraId="48539F3F" w14:textId="77777777" w:rsidR="000B5C8E" w:rsidRPr="007E0D87" w:rsidRDefault="000B5C8E" w:rsidP="000B5C8E">
            <w:pPr>
              <w:pStyle w:val="TF-TEXTOQUADRO"/>
            </w:pPr>
          </w:p>
        </w:tc>
        <w:tc>
          <w:tcPr>
            <w:tcW w:w="141" w:type="pct"/>
            <w:shd w:val="clear" w:color="auto" w:fill="FFFFFF" w:themeFill="background1"/>
            <w:vAlign w:val="center"/>
          </w:tcPr>
          <w:p w14:paraId="4B110688" w14:textId="77777777" w:rsidR="000B5C8E" w:rsidRPr="007E0D87" w:rsidRDefault="000B5C8E" w:rsidP="000B5C8E">
            <w:pPr>
              <w:pStyle w:val="TF-TEXTOQUADRO"/>
            </w:pPr>
          </w:p>
        </w:tc>
        <w:tc>
          <w:tcPr>
            <w:tcW w:w="141" w:type="pct"/>
            <w:shd w:val="clear" w:color="auto" w:fill="FFFFFF" w:themeFill="background1"/>
            <w:vAlign w:val="center"/>
          </w:tcPr>
          <w:p w14:paraId="673476A8" w14:textId="77777777" w:rsidR="000B5C8E" w:rsidRPr="007E0D87" w:rsidRDefault="000B5C8E" w:rsidP="000B5C8E">
            <w:pPr>
              <w:pStyle w:val="TF-TEXTOQUADRO"/>
            </w:pPr>
          </w:p>
        </w:tc>
        <w:tc>
          <w:tcPr>
            <w:tcW w:w="137" w:type="pct"/>
            <w:shd w:val="clear" w:color="auto" w:fill="FFFFFF" w:themeFill="background1"/>
            <w:vAlign w:val="center"/>
          </w:tcPr>
          <w:p w14:paraId="62B8F068" w14:textId="77777777" w:rsidR="000B5C8E" w:rsidRPr="007E0D87" w:rsidRDefault="000B5C8E" w:rsidP="000B5C8E">
            <w:pPr>
              <w:pStyle w:val="TF-TEXTOQUADRO"/>
            </w:pPr>
          </w:p>
        </w:tc>
      </w:tr>
      <w:tr w:rsidR="000B5C8E" w:rsidRPr="007E0D87" w14:paraId="558A0100" w14:textId="77777777" w:rsidTr="000B5C8E">
        <w:trPr>
          <w:trHeight w:val="283"/>
        </w:trPr>
        <w:tc>
          <w:tcPr>
            <w:tcW w:w="2989" w:type="pct"/>
            <w:tcBorders>
              <w:left w:val="single" w:sz="4" w:space="0" w:color="auto"/>
            </w:tcBorders>
          </w:tcPr>
          <w:p w14:paraId="4DB59620" w14:textId="77D770C5" w:rsidR="000B5C8E" w:rsidRPr="007E0D87" w:rsidRDefault="000B5C8E" w:rsidP="000B5C8E">
            <w:pPr>
              <w:pStyle w:val="TF-TEXTOQUADRO"/>
            </w:pPr>
            <w:r w:rsidRPr="00375FC3">
              <w:t>coleta de vídeos de cobranças de pênaltis</w:t>
            </w:r>
          </w:p>
        </w:tc>
        <w:tc>
          <w:tcPr>
            <w:tcW w:w="160" w:type="pct"/>
            <w:tcBorders>
              <w:bottom w:val="single" w:sz="4" w:space="0" w:color="auto"/>
            </w:tcBorders>
            <w:shd w:val="clear" w:color="auto" w:fill="A6A6A6" w:themeFill="background1" w:themeFillShade="A6"/>
            <w:vAlign w:val="center"/>
          </w:tcPr>
          <w:p w14:paraId="4A4D2B42" w14:textId="77777777" w:rsidR="000B5C8E" w:rsidRPr="007E0D87" w:rsidRDefault="000B5C8E" w:rsidP="000B5C8E">
            <w:pPr>
              <w:pStyle w:val="TF-TEXTOQUADRO"/>
            </w:pPr>
          </w:p>
        </w:tc>
        <w:tc>
          <w:tcPr>
            <w:tcW w:w="162" w:type="pct"/>
            <w:tcBorders>
              <w:bottom w:val="single" w:sz="4" w:space="0" w:color="auto"/>
            </w:tcBorders>
            <w:shd w:val="clear" w:color="auto" w:fill="A6A6A6" w:themeFill="background1" w:themeFillShade="A6"/>
            <w:vAlign w:val="center"/>
          </w:tcPr>
          <w:p w14:paraId="0D815075" w14:textId="77777777" w:rsidR="000B5C8E" w:rsidRPr="007E0D87" w:rsidRDefault="000B5C8E" w:rsidP="000B5C8E">
            <w:pPr>
              <w:pStyle w:val="TF-TEXTOQUADRO"/>
            </w:pPr>
          </w:p>
        </w:tc>
        <w:tc>
          <w:tcPr>
            <w:tcW w:w="140" w:type="pct"/>
            <w:shd w:val="clear" w:color="auto" w:fill="AEAAAA" w:themeFill="background2" w:themeFillShade="BF"/>
            <w:vAlign w:val="center"/>
          </w:tcPr>
          <w:p w14:paraId="34F844F0" w14:textId="77777777" w:rsidR="000B5C8E" w:rsidRPr="007E0D87" w:rsidRDefault="000B5C8E" w:rsidP="000B5C8E">
            <w:pPr>
              <w:pStyle w:val="TF-TEXTOQUADRO"/>
            </w:pPr>
          </w:p>
        </w:tc>
        <w:tc>
          <w:tcPr>
            <w:tcW w:w="141" w:type="pct"/>
            <w:shd w:val="clear" w:color="auto" w:fill="AEAAAA" w:themeFill="background2" w:themeFillShade="BF"/>
            <w:vAlign w:val="center"/>
          </w:tcPr>
          <w:p w14:paraId="33797A03" w14:textId="77777777" w:rsidR="000B5C8E" w:rsidRPr="007E0D87" w:rsidRDefault="000B5C8E" w:rsidP="000B5C8E">
            <w:pPr>
              <w:pStyle w:val="TF-TEXTOQUADRO"/>
            </w:pPr>
          </w:p>
        </w:tc>
        <w:tc>
          <w:tcPr>
            <w:tcW w:w="141" w:type="pct"/>
            <w:shd w:val="clear" w:color="auto" w:fill="AEAAAA" w:themeFill="background2" w:themeFillShade="BF"/>
            <w:vAlign w:val="center"/>
          </w:tcPr>
          <w:p w14:paraId="564AA23A" w14:textId="77777777" w:rsidR="000B5C8E" w:rsidRPr="007E0D87" w:rsidRDefault="000B5C8E" w:rsidP="000B5C8E">
            <w:pPr>
              <w:pStyle w:val="TF-TEXTOQUADRO"/>
            </w:pPr>
          </w:p>
        </w:tc>
        <w:tc>
          <w:tcPr>
            <w:tcW w:w="141" w:type="pct"/>
            <w:shd w:val="clear" w:color="auto" w:fill="AEAAAA" w:themeFill="background2" w:themeFillShade="BF"/>
            <w:vAlign w:val="center"/>
          </w:tcPr>
          <w:p w14:paraId="083E5C72" w14:textId="77777777" w:rsidR="000B5C8E" w:rsidRPr="007E0D87" w:rsidRDefault="000B5C8E" w:rsidP="000B5C8E">
            <w:pPr>
              <w:pStyle w:val="TF-TEXTOQUADRO"/>
            </w:pPr>
          </w:p>
        </w:tc>
        <w:tc>
          <w:tcPr>
            <w:tcW w:w="141" w:type="pct"/>
            <w:shd w:val="clear" w:color="auto" w:fill="AEAAAA" w:themeFill="background2" w:themeFillShade="BF"/>
            <w:vAlign w:val="center"/>
          </w:tcPr>
          <w:p w14:paraId="5B6D3EEE" w14:textId="77777777" w:rsidR="000B5C8E" w:rsidRPr="007E0D87" w:rsidRDefault="000B5C8E" w:rsidP="000B5C8E">
            <w:pPr>
              <w:pStyle w:val="TF-TEXTOQUADRO"/>
            </w:pPr>
          </w:p>
        </w:tc>
        <w:tc>
          <w:tcPr>
            <w:tcW w:w="141" w:type="pct"/>
            <w:shd w:val="clear" w:color="auto" w:fill="A6A6A6" w:themeFill="background1" w:themeFillShade="A6"/>
            <w:vAlign w:val="center"/>
          </w:tcPr>
          <w:p w14:paraId="09140F2D" w14:textId="77777777" w:rsidR="000B5C8E" w:rsidRPr="007E0D87" w:rsidRDefault="000B5C8E" w:rsidP="000B5C8E">
            <w:pPr>
              <w:pStyle w:val="TF-TEXTOQUADRO"/>
            </w:pPr>
          </w:p>
        </w:tc>
        <w:tc>
          <w:tcPr>
            <w:tcW w:w="141" w:type="pct"/>
            <w:shd w:val="clear" w:color="auto" w:fill="FFFFFF" w:themeFill="background1"/>
            <w:vAlign w:val="center"/>
          </w:tcPr>
          <w:p w14:paraId="6196D53D" w14:textId="77777777" w:rsidR="000B5C8E" w:rsidRPr="007E0D87" w:rsidRDefault="000B5C8E" w:rsidP="000B5C8E">
            <w:pPr>
              <w:pStyle w:val="TF-TEXTOQUADRO"/>
            </w:pPr>
          </w:p>
        </w:tc>
        <w:tc>
          <w:tcPr>
            <w:tcW w:w="141" w:type="pct"/>
            <w:shd w:val="clear" w:color="auto" w:fill="FFFFFF" w:themeFill="background1"/>
            <w:vAlign w:val="center"/>
          </w:tcPr>
          <w:p w14:paraId="727F5F39" w14:textId="77777777" w:rsidR="000B5C8E" w:rsidRPr="007E0D87" w:rsidRDefault="000B5C8E" w:rsidP="000B5C8E">
            <w:pPr>
              <w:pStyle w:val="TF-TEXTOQUADRO"/>
            </w:pPr>
          </w:p>
        </w:tc>
        <w:tc>
          <w:tcPr>
            <w:tcW w:w="141" w:type="pct"/>
            <w:shd w:val="clear" w:color="auto" w:fill="FFFFFF" w:themeFill="background1"/>
            <w:vAlign w:val="center"/>
          </w:tcPr>
          <w:p w14:paraId="1B74F449" w14:textId="77777777" w:rsidR="000B5C8E" w:rsidRPr="007E0D87" w:rsidRDefault="000B5C8E" w:rsidP="000B5C8E">
            <w:pPr>
              <w:pStyle w:val="TF-TEXTOQUADRO"/>
            </w:pPr>
          </w:p>
        </w:tc>
        <w:tc>
          <w:tcPr>
            <w:tcW w:w="141" w:type="pct"/>
            <w:shd w:val="clear" w:color="auto" w:fill="FFFFFF" w:themeFill="background1"/>
            <w:vAlign w:val="center"/>
          </w:tcPr>
          <w:p w14:paraId="70CC619E" w14:textId="77777777" w:rsidR="000B5C8E" w:rsidRPr="007E0D87" w:rsidRDefault="000B5C8E" w:rsidP="000B5C8E">
            <w:pPr>
              <w:pStyle w:val="TF-TEXTOQUADRO"/>
            </w:pPr>
          </w:p>
        </w:tc>
        <w:tc>
          <w:tcPr>
            <w:tcW w:w="141" w:type="pct"/>
            <w:shd w:val="clear" w:color="auto" w:fill="FFFFFF" w:themeFill="background1"/>
            <w:vAlign w:val="center"/>
          </w:tcPr>
          <w:p w14:paraId="6BC9E714" w14:textId="77777777" w:rsidR="000B5C8E" w:rsidRPr="007E0D87" w:rsidRDefault="000B5C8E" w:rsidP="000B5C8E">
            <w:pPr>
              <w:pStyle w:val="TF-TEXTOQUADRO"/>
            </w:pPr>
          </w:p>
        </w:tc>
        <w:tc>
          <w:tcPr>
            <w:tcW w:w="137" w:type="pct"/>
            <w:shd w:val="clear" w:color="auto" w:fill="FFFFFF" w:themeFill="background1"/>
            <w:vAlign w:val="center"/>
          </w:tcPr>
          <w:p w14:paraId="3BB2CDB2" w14:textId="77777777" w:rsidR="000B5C8E" w:rsidRPr="007E0D87" w:rsidRDefault="000B5C8E" w:rsidP="000B5C8E">
            <w:pPr>
              <w:pStyle w:val="TF-TEXTOQUADRO"/>
            </w:pPr>
          </w:p>
        </w:tc>
      </w:tr>
      <w:tr w:rsidR="000B5C8E" w:rsidRPr="007E0D87" w14:paraId="5B6A0FD9" w14:textId="77777777" w:rsidTr="000B5C8E">
        <w:trPr>
          <w:trHeight w:val="283"/>
        </w:trPr>
        <w:tc>
          <w:tcPr>
            <w:tcW w:w="2989" w:type="pct"/>
            <w:tcBorders>
              <w:left w:val="single" w:sz="4" w:space="0" w:color="auto"/>
            </w:tcBorders>
          </w:tcPr>
          <w:p w14:paraId="2A5546F3" w14:textId="7D09B124" w:rsidR="000B5C8E" w:rsidRPr="007E0D87" w:rsidRDefault="000B5C8E" w:rsidP="000B5C8E">
            <w:pPr>
              <w:pStyle w:val="TF-TEXTOQUADRO"/>
            </w:pPr>
            <w:r w:rsidRPr="00375FC3">
              <w:t>pesquisa e escolha do algoritmo de detecção de objetivos</w:t>
            </w:r>
          </w:p>
        </w:tc>
        <w:tc>
          <w:tcPr>
            <w:tcW w:w="160" w:type="pct"/>
            <w:vAlign w:val="center"/>
          </w:tcPr>
          <w:p w14:paraId="248FABF9" w14:textId="77777777" w:rsidR="000B5C8E" w:rsidRPr="007E0D87" w:rsidRDefault="000B5C8E" w:rsidP="000B5C8E">
            <w:pPr>
              <w:pStyle w:val="TF-TEXTOQUADRO"/>
            </w:pPr>
          </w:p>
        </w:tc>
        <w:tc>
          <w:tcPr>
            <w:tcW w:w="162" w:type="pct"/>
            <w:shd w:val="clear" w:color="auto" w:fill="A6A6A6" w:themeFill="background1" w:themeFillShade="A6"/>
            <w:vAlign w:val="center"/>
          </w:tcPr>
          <w:p w14:paraId="36C5452D" w14:textId="77777777" w:rsidR="000B5C8E" w:rsidRPr="007E0D87" w:rsidRDefault="000B5C8E" w:rsidP="000B5C8E">
            <w:pPr>
              <w:pStyle w:val="TF-TEXTOQUADRO"/>
            </w:pPr>
          </w:p>
        </w:tc>
        <w:tc>
          <w:tcPr>
            <w:tcW w:w="140" w:type="pct"/>
            <w:shd w:val="clear" w:color="auto" w:fill="AEAAAA" w:themeFill="background2" w:themeFillShade="BF"/>
            <w:vAlign w:val="center"/>
          </w:tcPr>
          <w:p w14:paraId="48FBA165" w14:textId="77777777" w:rsidR="000B5C8E" w:rsidRPr="007E0D87" w:rsidRDefault="000B5C8E" w:rsidP="000B5C8E">
            <w:pPr>
              <w:pStyle w:val="TF-TEXTOQUADRO"/>
            </w:pPr>
          </w:p>
        </w:tc>
        <w:tc>
          <w:tcPr>
            <w:tcW w:w="141" w:type="pct"/>
            <w:shd w:val="clear" w:color="auto" w:fill="AEAAAA" w:themeFill="background2" w:themeFillShade="BF"/>
            <w:vAlign w:val="center"/>
          </w:tcPr>
          <w:p w14:paraId="786B758E" w14:textId="77777777" w:rsidR="000B5C8E" w:rsidRPr="007E0D87" w:rsidRDefault="000B5C8E" w:rsidP="000B5C8E">
            <w:pPr>
              <w:pStyle w:val="TF-TEXTOQUADRO"/>
            </w:pPr>
          </w:p>
        </w:tc>
        <w:tc>
          <w:tcPr>
            <w:tcW w:w="141" w:type="pct"/>
            <w:shd w:val="clear" w:color="auto" w:fill="auto"/>
            <w:vAlign w:val="center"/>
          </w:tcPr>
          <w:p w14:paraId="4D89CEEF" w14:textId="77777777" w:rsidR="000B5C8E" w:rsidRPr="007E0D87" w:rsidRDefault="000B5C8E" w:rsidP="000B5C8E">
            <w:pPr>
              <w:pStyle w:val="TF-TEXTOQUADRO"/>
            </w:pPr>
          </w:p>
        </w:tc>
        <w:tc>
          <w:tcPr>
            <w:tcW w:w="141" w:type="pct"/>
            <w:shd w:val="clear" w:color="auto" w:fill="auto"/>
            <w:vAlign w:val="center"/>
          </w:tcPr>
          <w:p w14:paraId="3AD47487" w14:textId="77777777" w:rsidR="000B5C8E" w:rsidRPr="007E0D87" w:rsidRDefault="000B5C8E" w:rsidP="000B5C8E">
            <w:pPr>
              <w:pStyle w:val="TF-TEXTOQUADRO"/>
            </w:pPr>
          </w:p>
        </w:tc>
        <w:tc>
          <w:tcPr>
            <w:tcW w:w="141" w:type="pct"/>
            <w:shd w:val="clear" w:color="auto" w:fill="auto"/>
            <w:vAlign w:val="center"/>
          </w:tcPr>
          <w:p w14:paraId="03872062" w14:textId="77777777" w:rsidR="000B5C8E" w:rsidRPr="007E0D87" w:rsidRDefault="000B5C8E" w:rsidP="000B5C8E">
            <w:pPr>
              <w:pStyle w:val="TF-TEXTOQUADRO"/>
            </w:pPr>
          </w:p>
        </w:tc>
        <w:tc>
          <w:tcPr>
            <w:tcW w:w="141" w:type="pct"/>
            <w:shd w:val="clear" w:color="auto" w:fill="FFFFFF" w:themeFill="background1"/>
            <w:vAlign w:val="center"/>
          </w:tcPr>
          <w:p w14:paraId="71F2120F" w14:textId="77777777" w:rsidR="000B5C8E" w:rsidRPr="007E0D87" w:rsidRDefault="000B5C8E" w:rsidP="000B5C8E">
            <w:pPr>
              <w:pStyle w:val="TF-TEXTOQUADRO"/>
            </w:pPr>
          </w:p>
        </w:tc>
        <w:tc>
          <w:tcPr>
            <w:tcW w:w="141" w:type="pct"/>
            <w:shd w:val="clear" w:color="auto" w:fill="FFFFFF" w:themeFill="background1"/>
            <w:vAlign w:val="center"/>
          </w:tcPr>
          <w:p w14:paraId="6EABCE12" w14:textId="77777777" w:rsidR="000B5C8E" w:rsidRPr="007E0D87" w:rsidRDefault="000B5C8E" w:rsidP="000B5C8E">
            <w:pPr>
              <w:pStyle w:val="TF-TEXTOQUADRO"/>
            </w:pPr>
          </w:p>
        </w:tc>
        <w:tc>
          <w:tcPr>
            <w:tcW w:w="141" w:type="pct"/>
            <w:shd w:val="clear" w:color="auto" w:fill="FFFFFF" w:themeFill="background1"/>
            <w:vAlign w:val="center"/>
          </w:tcPr>
          <w:p w14:paraId="500D75DC" w14:textId="77777777" w:rsidR="000B5C8E" w:rsidRPr="007E0D87" w:rsidRDefault="000B5C8E" w:rsidP="000B5C8E">
            <w:pPr>
              <w:pStyle w:val="TF-TEXTOQUADRO"/>
            </w:pPr>
          </w:p>
        </w:tc>
        <w:tc>
          <w:tcPr>
            <w:tcW w:w="141" w:type="pct"/>
            <w:shd w:val="clear" w:color="auto" w:fill="FFFFFF" w:themeFill="background1"/>
            <w:vAlign w:val="center"/>
          </w:tcPr>
          <w:p w14:paraId="2F6F535D" w14:textId="77777777" w:rsidR="000B5C8E" w:rsidRPr="007E0D87" w:rsidRDefault="000B5C8E" w:rsidP="000B5C8E">
            <w:pPr>
              <w:pStyle w:val="TF-TEXTOQUADRO"/>
            </w:pPr>
          </w:p>
        </w:tc>
        <w:tc>
          <w:tcPr>
            <w:tcW w:w="141" w:type="pct"/>
            <w:shd w:val="clear" w:color="auto" w:fill="FFFFFF" w:themeFill="background1"/>
            <w:vAlign w:val="center"/>
          </w:tcPr>
          <w:p w14:paraId="5CDDD37A" w14:textId="77777777" w:rsidR="000B5C8E" w:rsidRPr="007E0D87" w:rsidRDefault="000B5C8E" w:rsidP="000B5C8E">
            <w:pPr>
              <w:pStyle w:val="TF-TEXTOQUADRO"/>
            </w:pPr>
          </w:p>
        </w:tc>
        <w:tc>
          <w:tcPr>
            <w:tcW w:w="141" w:type="pct"/>
            <w:shd w:val="clear" w:color="auto" w:fill="FFFFFF" w:themeFill="background1"/>
            <w:vAlign w:val="center"/>
          </w:tcPr>
          <w:p w14:paraId="4506CE1B" w14:textId="77777777" w:rsidR="000B5C8E" w:rsidRPr="007E0D87" w:rsidRDefault="000B5C8E" w:rsidP="000B5C8E">
            <w:pPr>
              <w:pStyle w:val="TF-TEXTOQUADRO"/>
            </w:pPr>
          </w:p>
        </w:tc>
        <w:tc>
          <w:tcPr>
            <w:tcW w:w="137" w:type="pct"/>
            <w:shd w:val="clear" w:color="auto" w:fill="FFFFFF" w:themeFill="background1"/>
            <w:vAlign w:val="center"/>
          </w:tcPr>
          <w:p w14:paraId="311DB308" w14:textId="77777777" w:rsidR="000B5C8E" w:rsidRPr="007E0D87" w:rsidRDefault="000B5C8E" w:rsidP="000B5C8E">
            <w:pPr>
              <w:pStyle w:val="TF-TEXTOQUADRO"/>
            </w:pPr>
          </w:p>
        </w:tc>
      </w:tr>
      <w:tr w:rsidR="000B5C8E" w:rsidRPr="007E0D87" w14:paraId="76FB1F23" w14:textId="77777777" w:rsidTr="000B5C8E">
        <w:trPr>
          <w:trHeight w:val="283"/>
        </w:trPr>
        <w:tc>
          <w:tcPr>
            <w:tcW w:w="2989" w:type="pct"/>
            <w:tcBorders>
              <w:left w:val="single" w:sz="4" w:space="0" w:color="auto"/>
            </w:tcBorders>
          </w:tcPr>
          <w:p w14:paraId="0EEEDEC9" w14:textId="0DDF7390" w:rsidR="000B5C8E" w:rsidRPr="00517A53" w:rsidRDefault="000B5C8E" w:rsidP="000B5C8E">
            <w:pPr>
              <w:pStyle w:val="TF-TEXTOQUADRO"/>
            </w:pPr>
            <w:r w:rsidRPr="00375FC3">
              <w:t>pesquisa e escolha do algoritmo de estimação e rastreamento das poses</w:t>
            </w:r>
          </w:p>
        </w:tc>
        <w:tc>
          <w:tcPr>
            <w:tcW w:w="160" w:type="pct"/>
            <w:vAlign w:val="center"/>
          </w:tcPr>
          <w:p w14:paraId="7CE58E85" w14:textId="77777777" w:rsidR="000B5C8E" w:rsidRPr="007E0D87" w:rsidRDefault="000B5C8E" w:rsidP="000B5C8E">
            <w:pPr>
              <w:pStyle w:val="TF-TEXTOQUADRO"/>
            </w:pPr>
          </w:p>
        </w:tc>
        <w:tc>
          <w:tcPr>
            <w:tcW w:w="162" w:type="pct"/>
            <w:vAlign w:val="center"/>
          </w:tcPr>
          <w:p w14:paraId="0D998BCA" w14:textId="77777777" w:rsidR="000B5C8E" w:rsidRPr="007E0D87" w:rsidRDefault="000B5C8E" w:rsidP="000B5C8E">
            <w:pPr>
              <w:pStyle w:val="TF-TEXTOQUADRO"/>
            </w:pPr>
          </w:p>
        </w:tc>
        <w:tc>
          <w:tcPr>
            <w:tcW w:w="140" w:type="pct"/>
            <w:shd w:val="clear" w:color="auto" w:fill="A6A6A6" w:themeFill="background1" w:themeFillShade="A6"/>
            <w:vAlign w:val="center"/>
          </w:tcPr>
          <w:p w14:paraId="56948771" w14:textId="77777777" w:rsidR="000B5C8E" w:rsidRPr="007E0D87" w:rsidRDefault="000B5C8E" w:rsidP="000B5C8E">
            <w:pPr>
              <w:pStyle w:val="TF-TEXTOQUADRO"/>
            </w:pPr>
          </w:p>
        </w:tc>
        <w:tc>
          <w:tcPr>
            <w:tcW w:w="141" w:type="pct"/>
            <w:shd w:val="clear" w:color="auto" w:fill="A6A6A6" w:themeFill="background1" w:themeFillShade="A6"/>
            <w:vAlign w:val="center"/>
          </w:tcPr>
          <w:p w14:paraId="1B1CE9B2" w14:textId="77777777" w:rsidR="000B5C8E" w:rsidRPr="007E0D87" w:rsidRDefault="000B5C8E" w:rsidP="000B5C8E">
            <w:pPr>
              <w:pStyle w:val="TF-TEXTOQUADRO"/>
            </w:pPr>
          </w:p>
        </w:tc>
        <w:tc>
          <w:tcPr>
            <w:tcW w:w="141" w:type="pct"/>
            <w:shd w:val="clear" w:color="auto" w:fill="auto"/>
            <w:vAlign w:val="center"/>
          </w:tcPr>
          <w:p w14:paraId="3F3E1DDE" w14:textId="77777777" w:rsidR="000B5C8E" w:rsidRPr="007E0D87" w:rsidRDefault="000B5C8E" w:rsidP="000B5C8E">
            <w:pPr>
              <w:pStyle w:val="TF-TEXTOQUADRO"/>
            </w:pPr>
          </w:p>
        </w:tc>
        <w:tc>
          <w:tcPr>
            <w:tcW w:w="141" w:type="pct"/>
            <w:shd w:val="clear" w:color="auto" w:fill="auto"/>
            <w:vAlign w:val="center"/>
          </w:tcPr>
          <w:p w14:paraId="4D0C9D12" w14:textId="77777777" w:rsidR="000B5C8E" w:rsidRPr="007E0D87" w:rsidRDefault="000B5C8E" w:rsidP="000B5C8E">
            <w:pPr>
              <w:pStyle w:val="TF-TEXTOQUADRO"/>
            </w:pPr>
          </w:p>
        </w:tc>
        <w:tc>
          <w:tcPr>
            <w:tcW w:w="141" w:type="pct"/>
            <w:shd w:val="clear" w:color="auto" w:fill="auto"/>
            <w:vAlign w:val="center"/>
          </w:tcPr>
          <w:p w14:paraId="77F2AA0E" w14:textId="77777777" w:rsidR="000B5C8E" w:rsidRPr="007E0D87" w:rsidRDefault="000B5C8E" w:rsidP="000B5C8E">
            <w:pPr>
              <w:pStyle w:val="TF-TEXTOQUADRO"/>
            </w:pPr>
          </w:p>
        </w:tc>
        <w:tc>
          <w:tcPr>
            <w:tcW w:w="141" w:type="pct"/>
            <w:shd w:val="clear" w:color="auto" w:fill="auto"/>
            <w:vAlign w:val="center"/>
          </w:tcPr>
          <w:p w14:paraId="3372D838" w14:textId="77777777" w:rsidR="000B5C8E" w:rsidRPr="007E0D87" w:rsidRDefault="000B5C8E" w:rsidP="000B5C8E">
            <w:pPr>
              <w:pStyle w:val="TF-TEXTOQUADRO"/>
            </w:pPr>
          </w:p>
        </w:tc>
        <w:tc>
          <w:tcPr>
            <w:tcW w:w="141" w:type="pct"/>
            <w:shd w:val="clear" w:color="auto" w:fill="auto"/>
            <w:vAlign w:val="center"/>
          </w:tcPr>
          <w:p w14:paraId="57DD9D01" w14:textId="77777777" w:rsidR="000B5C8E" w:rsidRPr="007E0D87" w:rsidRDefault="000B5C8E" w:rsidP="000B5C8E">
            <w:pPr>
              <w:pStyle w:val="TF-TEXTOQUADRO"/>
            </w:pPr>
          </w:p>
        </w:tc>
        <w:tc>
          <w:tcPr>
            <w:tcW w:w="141" w:type="pct"/>
            <w:shd w:val="clear" w:color="auto" w:fill="auto"/>
            <w:vAlign w:val="center"/>
          </w:tcPr>
          <w:p w14:paraId="6BDD2632" w14:textId="77777777" w:rsidR="000B5C8E" w:rsidRPr="007E0D87" w:rsidRDefault="000B5C8E" w:rsidP="000B5C8E">
            <w:pPr>
              <w:pStyle w:val="TF-TEXTOQUADRO"/>
            </w:pPr>
          </w:p>
        </w:tc>
        <w:tc>
          <w:tcPr>
            <w:tcW w:w="141" w:type="pct"/>
            <w:shd w:val="clear" w:color="auto" w:fill="auto"/>
            <w:vAlign w:val="center"/>
          </w:tcPr>
          <w:p w14:paraId="1E0F4F84" w14:textId="77777777" w:rsidR="000B5C8E" w:rsidRPr="007E0D87" w:rsidRDefault="000B5C8E" w:rsidP="000B5C8E">
            <w:pPr>
              <w:pStyle w:val="TF-TEXTOQUADRO"/>
            </w:pPr>
          </w:p>
        </w:tc>
        <w:tc>
          <w:tcPr>
            <w:tcW w:w="141" w:type="pct"/>
            <w:shd w:val="clear" w:color="auto" w:fill="auto"/>
            <w:vAlign w:val="center"/>
          </w:tcPr>
          <w:p w14:paraId="4C6A3E77" w14:textId="77777777" w:rsidR="000B5C8E" w:rsidRPr="007E0D87" w:rsidRDefault="000B5C8E" w:rsidP="000B5C8E">
            <w:pPr>
              <w:pStyle w:val="TF-TEXTOQUADRO"/>
            </w:pPr>
          </w:p>
        </w:tc>
        <w:tc>
          <w:tcPr>
            <w:tcW w:w="141" w:type="pct"/>
            <w:shd w:val="clear" w:color="auto" w:fill="auto"/>
            <w:vAlign w:val="center"/>
          </w:tcPr>
          <w:p w14:paraId="22EB27F6" w14:textId="77777777" w:rsidR="000B5C8E" w:rsidRPr="007E0D87" w:rsidRDefault="000B5C8E" w:rsidP="000B5C8E">
            <w:pPr>
              <w:pStyle w:val="TF-TEXTOQUADRO"/>
            </w:pPr>
          </w:p>
        </w:tc>
        <w:tc>
          <w:tcPr>
            <w:tcW w:w="137" w:type="pct"/>
            <w:shd w:val="clear" w:color="auto" w:fill="auto"/>
            <w:vAlign w:val="center"/>
          </w:tcPr>
          <w:p w14:paraId="3268BBD8" w14:textId="77777777" w:rsidR="000B5C8E" w:rsidRPr="007E0D87" w:rsidRDefault="000B5C8E" w:rsidP="000B5C8E">
            <w:pPr>
              <w:pStyle w:val="TF-TEXTOQUADRO"/>
            </w:pPr>
          </w:p>
        </w:tc>
      </w:tr>
      <w:tr w:rsidR="000B5C8E" w:rsidRPr="007E0D87" w14:paraId="497E6023" w14:textId="77777777" w:rsidTr="000B5C8E">
        <w:trPr>
          <w:trHeight w:val="283"/>
        </w:trPr>
        <w:tc>
          <w:tcPr>
            <w:tcW w:w="2989" w:type="pct"/>
            <w:tcBorders>
              <w:left w:val="single" w:sz="4" w:space="0" w:color="auto"/>
            </w:tcBorders>
          </w:tcPr>
          <w:p w14:paraId="1AE68178" w14:textId="3464C55E" w:rsidR="000B5C8E" w:rsidRPr="00517A53" w:rsidRDefault="000B5C8E" w:rsidP="000B5C8E">
            <w:pPr>
              <w:pStyle w:val="TF-TEXTOQUADRO"/>
            </w:pPr>
            <w:r w:rsidRPr="00375FC3">
              <w:t>desenvolvimento do modelo</w:t>
            </w:r>
          </w:p>
        </w:tc>
        <w:tc>
          <w:tcPr>
            <w:tcW w:w="160" w:type="pct"/>
            <w:vAlign w:val="center"/>
          </w:tcPr>
          <w:p w14:paraId="1801A6E6" w14:textId="77777777" w:rsidR="000B5C8E" w:rsidRPr="007E0D87" w:rsidRDefault="000B5C8E" w:rsidP="000B5C8E">
            <w:pPr>
              <w:pStyle w:val="TF-TEXTOQUADRO"/>
            </w:pPr>
          </w:p>
        </w:tc>
        <w:tc>
          <w:tcPr>
            <w:tcW w:w="162" w:type="pct"/>
            <w:vAlign w:val="center"/>
          </w:tcPr>
          <w:p w14:paraId="126C71EA" w14:textId="77777777" w:rsidR="000B5C8E" w:rsidRPr="007E0D87" w:rsidRDefault="000B5C8E" w:rsidP="000B5C8E">
            <w:pPr>
              <w:pStyle w:val="TF-TEXTOQUADRO"/>
            </w:pPr>
          </w:p>
        </w:tc>
        <w:tc>
          <w:tcPr>
            <w:tcW w:w="140" w:type="pct"/>
            <w:shd w:val="clear" w:color="auto" w:fill="auto"/>
            <w:vAlign w:val="center"/>
          </w:tcPr>
          <w:p w14:paraId="655AE5DD" w14:textId="77777777" w:rsidR="000B5C8E" w:rsidRPr="007E0D87" w:rsidRDefault="000B5C8E" w:rsidP="000B5C8E">
            <w:pPr>
              <w:pStyle w:val="TF-TEXTOQUADRO"/>
            </w:pPr>
          </w:p>
        </w:tc>
        <w:tc>
          <w:tcPr>
            <w:tcW w:w="141" w:type="pct"/>
            <w:shd w:val="clear" w:color="auto" w:fill="auto"/>
            <w:vAlign w:val="center"/>
          </w:tcPr>
          <w:p w14:paraId="6B31308A" w14:textId="77777777" w:rsidR="000B5C8E" w:rsidRPr="007E0D87" w:rsidRDefault="000B5C8E" w:rsidP="000B5C8E">
            <w:pPr>
              <w:pStyle w:val="TF-TEXTOQUADRO"/>
            </w:pPr>
          </w:p>
        </w:tc>
        <w:tc>
          <w:tcPr>
            <w:tcW w:w="141" w:type="pct"/>
            <w:shd w:val="clear" w:color="auto" w:fill="A6A6A6" w:themeFill="background1" w:themeFillShade="A6"/>
            <w:vAlign w:val="center"/>
          </w:tcPr>
          <w:p w14:paraId="5920157E" w14:textId="77777777" w:rsidR="000B5C8E" w:rsidRPr="007E0D87" w:rsidRDefault="000B5C8E" w:rsidP="000B5C8E">
            <w:pPr>
              <w:pStyle w:val="TF-TEXTOQUADRO"/>
            </w:pPr>
          </w:p>
        </w:tc>
        <w:tc>
          <w:tcPr>
            <w:tcW w:w="141" w:type="pct"/>
            <w:shd w:val="clear" w:color="auto" w:fill="A6A6A6" w:themeFill="background1" w:themeFillShade="A6"/>
            <w:vAlign w:val="center"/>
          </w:tcPr>
          <w:p w14:paraId="3EE56A40" w14:textId="77777777" w:rsidR="000B5C8E" w:rsidRPr="007E0D87" w:rsidRDefault="000B5C8E" w:rsidP="000B5C8E">
            <w:pPr>
              <w:pStyle w:val="TF-TEXTOQUADRO"/>
            </w:pPr>
          </w:p>
        </w:tc>
        <w:tc>
          <w:tcPr>
            <w:tcW w:w="141" w:type="pct"/>
            <w:shd w:val="clear" w:color="auto" w:fill="A6A6A6" w:themeFill="background1" w:themeFillShade="A6"/>
            <w:vAlign w:val="center"/>
          </w:tcPr>
          <w:p w14:paraId="0229ED2C" w14:textId="77777777" w:rsidR="000B5C8E" w:rsidRPr="007E0D87" w:rsidRDefault="000B5C8E" w:rsidP="000B5C8E">
            <w:pPr>
              <w:pStyle w:val="TF-TEXTOQUADRO"/>
            </w:pPr>
          </w:p>
        </w:tc>
        <w:tc>
          <w:tcPr>
            <w:tcW w:w="141" w:type="pct"/>
            <w:shd w:val="clear" w:color="auto" w:fill="A6A6A6" w:themeFill="background1" w:themeFillShade="A6"/>
            <w:vAlign w:val="center"/>
          </w:tcPr>
          <w:p w14:paraId="1D7C753F" w14:textId="77777777" w:rsidR="000B5C8E" w:rsidRPr="007E0D87" w:rsidRDefault="000B5C8E" w:rsidP="000B5C8E">
            <w:pPr>
              <w:pStyle w:val="TF-TEXTOQUADRO"/>
            </w:pPr>
          </w:p>
        </w:tc>
        <w:tc>
          <w:tcPr>
            <w:tcW w:w="141" w:type="pct"/>
            <w:shd w:val="clear" w:color="auto" w:fill="A6A6A6" w:themeFill="background1" w:themeFillShade="A6"/>
            <w:vAlign w:val="center"/>
          </w:tcPr>
          <w:p w14:paraId="4AAAB792" w14:textId="77777777" w:rsidR="000B5C8E" w:rsidRPr="007E0D87" w:rsidRDefault="000B5C8E" w:rsidP="000B5C8E">
            <w:pPr>
              <w:pStyle w:val="TF-TEXTOQUADRO"/>
            </w:pPr>
          </w:p>
        </w:tc>
        <w:tc>
          <w:tcPr>
            <w:tcW w:w="141" w:type="pct"/>
            <w:shd w:val="clear" w:color="auto" w:fill="A6A6A6" w:themeFill="background1" w:themeFillShade="A6"/>
            <w:vAlign w:val="center"/>
          </w:tcPr>
          <w:p w14:paraId="12514A09" w14:textId="77777777" w:rsidR="000B5C8E" w:rsidRPr="007E0D87" w:rsidRDefault="000B5C8E" w:rsidP="000B5C8E">
            <w:pPr>
              <w:pStyle w:val="TF-TEXTOQUADRO"/>
            </w:pPr>
          </w:p>
        </w:tc>
        <w:tc>
          <w:tcPr>
            <w:tcW w:w="141" w:type="pct"/>
            <w:shd w:val="clear" w:color="auto" w:fill="auto"/>
            <w:vAlign w:val="center"/>
          </w:tcPr>
          <w:p w14:paraId="5392079F" w14:textId="77777777" w:rsidR="000B5C8E" w:rsidRPr="007E0D87" w:rsidRDefault="000B5C8E" w:rsidP="000B5C8E">
            <w:pPr>
              <w:pStyle w:val="TF-TEXTOQUADRO"/>
            </w:pPr>
          </w:p>
        </w:tc>
        <w:tc>
          <w:tcPr>
            <w:tcW w:w="141" w:type="pct"/>
            <w:shd w:val="clear" w:color="auto" w:fill="auto"/>
            <w:vAlign w:val="center"/>
          </w:tcPr>
          <w:p w14:paraId="243B3C20" w14:textId="77777777" w:rsidR="000B5C8E" w:rsidRPr="007E0D87" w:rsidRDefault="000B5C8E" w:rsidP="000B5C8E">
            <w:pPr>
              <w:pStyle w:val="TF-TEXTOQUADRO"/>
            </w:pPr>
          </w:p>
        </w:tc>
        <w:tc>
          <w:tcPr>
            <w:tcW w:w="141" w:type="pct"/>
            <w:shd w:val="clear" w:color="auto" w:fill="auto"/>
            <w:vAlign w:val="center"/>
          </w:tcPr>
          <w:p w14:paraId="0F7E578B" w14:textId="77777777" w:rsidR="000B5C8E" w:rsidRPr="007E0D87" w:rsidRDefault="000B5C8E" w:rsidP="000B5C8E">
            <w:pPr>
              <w:pStyle w:val="TF-TEXTOQUADRO"/>
            </w:pPr>
          </w:p>
        </w:tc>
        <w:tc>
          <w:tcPr>
            <w:tcW w:w="137" w:type="pct"/>
            <w:shd w:val="clear" w:color="auto" w:fill="auto"/>
            <w:vAlign w:val="center"/>
          </w:tcPr>
          <w:p w14:paraId="7CF120A5" w14:textId="77777777" w:rsidR="000B5C8E" w:rsidRPr="007E0D87" w:rsidRDefault="000B5C8E" w:rsidP="000B5C8E">
            <w:pPr>
              <w:pStyle w:val="TF-TEXTOQUADRO"/>
            </w:pPr>
          </w:p>
        </w:tc>
      </w:tr>
      <w:tr w:rsidR="000B5C8E" w:rsidRPr="007E0D87" w14:paraId="5F93EC34" w14:textId="77777777" w:rsidTr="000B5C8E">
        <w:trPr>
          <w:trHeight w:val="283"/>
        </w:trPr>
        <w:tc>
          <w:tcPr>
            <w:tcW w:w="2989" w:type="pct"/>
            <w:tcBorders>
              <w:left w:val="single" w:sz="4" w:space="0" w:color="auto"/>
            </w:tcBorders>
          </w:tcPr>
          <w:p w14:paraId="103B04D8" w14:textId="78136F6C" w:rsidR="000B5C8E" w:rsidRPr="00517A53" w:rsidRDefault="000B5C8E" w:rsidP="000B5C8E">
            <w:pPr>
              <w:pStyle w:val="TF-TEXTOQUADRO"/>
            </w:pPr>
            <w:r w:rsidRPr="00375FC3">
              <w:t>validação e testes do modelo</w:t>
            </w:r>
          </w:p>
        </w:tc>
        <w:tc>
          <w:tcPr>
            <w:tcW w:w="160" w:type="pct"/>
            <w:vAlign w:val="center"/>
          </w:tcPr>
          <w:p w14:paraId="43359C0C" w14:textId="77777777" w:rsidR="000B5C8E" w:rsidRPr="007E0D87" w:rsidRDefault="000B5C8E" w:rsidP="000B5C8E">
            <w:pPr>
              <w:pStyle w:val="TF-TEXTOQUADRO"/>
            </w:pPr>
          </w:p>
        </w:tc>
        <w:tc>
          <w:tcPr>
            <w:tcW w:w="162" w:type="pct"/>
            <w:vAlign w:val="center"/>
          </w:tcPr>
          <w:p w14:paraId="7AB0606E" w14:textId="77777777" w:rsidR="000B5C8E" w:rsidRPr="007E0D87" w:rsidRDefault="000B5C8E" w:rsidP="000B5C8E">
            <w:pPr>
              <w:pStyle w:val="TF-TEXTOQUADRO"/>
            </w:pPr>
          </w:p>
        </w:tc>
        <w:tc>
          <w:tcPr>
            <w:tcW w:w="140" w:type="pct"/>
            <w:shd w:val="clear" w:color="auto" w:fill="auto"/>
            <w:vAlign w:val="center"/>
          </w:tcPr>
          <w:p w14:paraId="5B7067A0" w14:textId="77777777" w:rsidR="000B5C8E" w:rsidRPr="007E0D87" w:rsidRDefault="000B5C8E" w:rsidP="000B5C8E">
            <w:pPr>
              <w:pStyle w:val="TF-TEXTOQUADRO"/>
            </w:pPr>
          </w:p>
        </w:tc>
        <w:tc>
          <w:tcPr>
            <w:tcW w:w="141" w:type="pct"/>
            <w:shd w:val="clear" w:color="auto" w:fill="auto"/>
            <w:vAlign w:val="center"/>
          </w:tcPr>
          <w:p w14:paraId="02445526" w14:textId="77777777" w:rsidR="000B5C8E" w:rsidRPr="007E0D87" w:rsidRDefault="000B5C8E" w:rsidP="000B5C8E">
            <w:pPr>
              <w:pStyle w:val="TF-TEXTOQUADRO"/>
            </w:pPr>
          </w:p>
        </w:tc>
        <w:tc>
          <w:tcPr>
            <w:tcW w:w="141" w:type="pct"/>
            <w:shd w:val="clear" w:color="auto" w:fill="A6A6A6" w:themeFill="background1" w:themeFillShade="A6"/>
            <w:vAlign w:val="center"/>
          </w:tcPr>
          <w:p w14:paraId="12833520" w14:textId="77777777" w:rsidR="000B5C8E" w:rsidRPr="007E0D87" w:rsidRDefault="000B5C8E" w:rsidP="000B5C8E">
            <w:pPr>
              <w:pStyle w:val="TF-TEXTOQUADRO"/>
            </w:pPr>
          </w:p>
        </w:tc>
        <w:tc>
          <w:tcPr>
            <w:tcW w:w="141" w:type="pct"/>
            <w:shd w:val="clear" w:color="auto" w:fill="A6A6A6" w:themeFill="background1" w:themeFillShade="A6"/>
            <w:vAlign w:val="center"/>
          </w:tcPr>
          <w:p w14:paraId="4E99C772" w14:textId="77777777" w:rsidR="000B5C8E" w:rsidRPr="007E0D87" w:rsidRDefault="000B5C8E" w:rsidP="000B5C8E">
            <w:pPr>
              <w:pStyle w:val="TF-TEXTOQUADRO"/>
            </w:pPr>
          </w:p>
        </w:tc>
        <w:tc>
          <w:tcPr>
            <w:tcW w:w="141" w:type="pct"/>
            <w:shd w:val="clear" w:color="auto" w:fill="A6A6A6" w:themeFill="background1" w:themeFillShade="A6"/>
            <w:vAlign w:val="center"/>
          </w:tcPr>
          <w:p w14:paraId="7C854171" w14:textId="77777777" w:rsidR="000B5C8E" w:rsidRPr="007E0D87" w:rsidRDefault="000B5C8E" w:rsidP="000B5C8E">
            <w:pPr>
              <w:pStyle w:val="TF-TEXTOQUADRO"/>
            </w:pPr>
          </w:p>
        </w:tc>
        <w:tc>
          <w:tcPr>
            <w:tcW w:w="141" w:type="pct"/>
            <w:shd w:val="clear" w:color="auto" w:fill="A6A6A6" w:themeFill="background1" w:themeFillShade="A6"/>
            <w:vAlign w:val="center"/>
          </w:tcPr>
          <w:p w14:paraId="1F2C94DF" w14:textId="77777777" w:rsidR="000B5C8E" w:rsidRPr="007E0D87" w:rsidRDefault="000B5C8E" w:rsidP="000B5C8E">
            <w:pPr>
              <w:pStyle w:val="TF-TEXTOQUADRO"/>
            </w:pPr>
          </w:p>
        </w:tc>
        <w:tc>
          <w:tcPr>
            <w:tcW w:w="141" w:type="pct"/>
            <w:shd w:val="clear" w:color="auto" w:fill="A6A6A6" w:themeFill="background1" w:themeFillShade="A6"/>
            <w:vAlign w:val="center"/>
          </w:tcPr>
          <w:p w14:paraId="0C57FC91" w14:textId="77777777" w:rsidR="000B5C8E" w:rsidRPr="007E0D87" w:rsidRDefault="000B5C8E" w:rsidP="000B5C8E">
            <w:pPr>
              <w:pStyle w:val="TF-TEXTOQUADRO"/>
            </w:pPr>
          </w:p>
        </w:tc>
        <w:tc>
          <w:tcPr>
            <w:tcW w:w="141" w:type="pct"/>
            <w:shd w:val="clear" w:color="auto" w:fill="A6A6A6" w:themeFill="background1" w:themeFillShade="A6"/>
            <w:vAlign w:val="center"/>
          </w:tcPr>
          <w:p w14:paraId="2680FA14" w14:textId="77777777" w:rsidR="000B5C8E" w:rsidRPr="007E0D87" w:rsidRDefault="000B5C8E" w:rsidP="000B5C8E">
            <w:pPr>
              <w:pStyle w:val="TF-TEXTOQUADRO"/>
            </w:pPr>
          </w:p>
        </w:tc>
        <w:tc>
          <w:tcPr>
            <w:tcW w:w="141" w:type="pct"/>
            <w:shd w:val="clear" w:color="auto" w:fill="auto"/>
            <w:vAlign w:val="center"/>
          </w:tcPr>
          <w:p w14:paraId="3D069BF8" w14:textId="77777777" w:rsidR="000B5C8E" w:rsidRPr="007E0D87" w:rsidRDefault="000B5C8E" w:rsidP="000B5C8E">
            <w:pPr>
              <w:pStyle w:val="TF-TEXTOQUADRO"/>
            </w:pPr>
          </w:p>
        </w:tc>
        <w:tc>
          <w:tcPr>
            <w:tcW w:w="141" w:type="pct"/>
            <w:shd w:val="clear" w:color="auto" w:fill="auto"/>
            <w:vAlign w:val="center"/>
          </w:tcPr>
          <w:p w14:paraId="419A569B" w14:textId="77777777" w:rsidR="000B5C8E" w:rsidRPr="007E0D87" w:rsidRDefault="000B5C8E" w:rsidP="000B5C8E">
            <w:pPr>
              <w:pStyle w:val="TF-TEXTOQUADRO"/>
            </w:pPr>
          </w:p>
        </w:tc>
        <w:tc>
          <w:tcPr>
            <w:tcW w:w="141" w:type="pct"/>
            <w:shd w:val="clear" w:color="auto" w:fill="auto"/>
            <w:vAlign w:val="center"/>
          </w:tcPr>
          <w:p w14:paraId="58F94628" w14:textId="77777777" w:rsidR="000B5C8E" w:rsidRPr="007E0D87" w:rsidRDefault="000B5C8E" w:rsidP="000B5C8E">
            <w:pPr>
              <w:pStyle w:val="TF-TEXTOQUADRO"/>
            </w:pPr>
          </w:p>
        </w:tc>
        <w:tc>
          <w:tcPr>
            <w:tcW w:w="137" w:type="pct"/>
            <w:shd w:val="clear" w:color="auto" w:fill="auto"/>
            <w:vAlign w:val="center"/>
          </w:tcPr>
          <w:p w14:paraId="6E05622B" w14:textId="77777777" w:rsidR="000B5C8E" w:rsidRPr="007E0D87" w:rsidRDefault="000B5C8E" w:rsidP="000B5C8E">
            <w:pPr>
              <w:pStyle w:val="TF-TEXTOQUADRO"/>
            </w:pPr>
          </w:p>
        </w:tc>
      </w:tr>
      <w:tr w:rsidR="000B5C8E" w:rsidRPr="007E0D87" w14:paraId="705BF29C" w14:textId="77777777" w:rsidTr="000B5C8E">
        <w:trPr>
          <w:trHeight w:val="283"/>
        </w:trPr>
        <w:tc>
          <w:tcPr>
            <w:tcW w:w="2989" w:type="pct"/>
            <w:tcBorders>
              <w:left w:val="single" w:sz="4" w:space="0" w:color="auto"/>
            </w:tcBorders>
          </w:tcPr>
          <w:p w14:paraId="48D965F9" w14:textId="3A45DBAD" w:rsidR="000B5C8E" w:rsidRPr="00637E00" w:rsidRDefault="000B5C8E" w:rsidP="000B5C8E">
            <w:pPr>
              <w:pStyle w:val="TF-TEXTOQUADRO"/>
            </w:pPr>
            <w:r w:rsidRPr="00375FC3">
              <w:t>elicitação de requisitos da interface gráfica com o usuário</w:t>
            </w:r>
          </w:p>
        </w:tc>
        <w:tc>
          <w:tcPr>
            <w:tcW w:w="160" w:type="pct"/>
            <w:vAlign w:val="center"/>
          </w:tcPr>
          <w:p w14:paraId="5729EE8D" w14:textId="77777777" w:rsidR="000B5C8E" w:rsidRPr="007E0D87" w:rsidRDefault="000B5C8E" w:rsidP="000B5C8E">
            <w:pPr>
              <w:pStyle w:val="TF-TEXTOQUADRO"/>
            </w:pPr>
          </w:p>
        </w:tc>
        <w:tc>
          <w:tcPr>
            <w:tcW w:w="162" w:type="pct"/>
            <w:shd w:val="clear" w:color="auto" w:fill="A6A6A6" w:themeFill="background1" w:themeFillShade="A6"/>
            <w:vAlign w:val="center"/>
          </w:tcPr>
          <w:p w14:paraId="7EB1830A" w14:textId="77777777" w:rsidR="000B5C8E" w:rsidRPr="007E0D87" w:rsidRDefault="000B5C8E" w:rsidP="000B5C8E">
            <w:pPr>
              <w:pStyle w:val="TF-TEXTOQUADRO"/>
            </w:pPr>
          </w:p>
        </w:tc>
        <w:tc>
          <w:tcPr>
            <w:tcW w:w="140" w:type="pct"/>
            <w:shd w:val="clear" w:color="auto" w:fill="A6A6A6" w:themeFill="background1" w:themeFillShade="A6"/>
            <w:vAlign w:val="center"/>
          </w:tcPr>
          <w:p w14:paraId="7AFD2571" w14:textId="77777777" w:rsidR="000B5C8E" w:rsidRPr="007E0D87" w:rsidRDefault="000B5C8E" w:rsidP="000B5C8E">
            <w:pPr>
              <w:pStyle w:val="TF-TEXTOQUADRO"/>
            </w:pPr>
          </w:p>
        </w:tc>
        <w:tc>
          <w:tcPr>
            <w:tcW w:w="141" w:type="pct"/>
            <w:shd w:val="clear" w:color="auto" w:fill="auto"/>
            <w:vAlign w:val="center"/>
          </w:tcPr>
          <w:p w14:paraId="5C926858" w14:textId="77777777" w:rsidR="000B5C8E" w:rsidRPr="007E0D87" w:rsidRDefault="000B5C8E" w:rsidP="000B5C8E">
            <w:pPr>
              <w:pStyle w:val="TF-TEXTOQUADRO"/>
            </w:pPr>
          </w:p>
        </w:tc>
        <w:tc>
          <w:tcPr>
            <w:tcW w:w="141" w:type="pct"/>
            <w:shd w:val="clear" w:color="auto" w:fill="auto"/>
            <w:vAlign w:val="center"/>
          </w:tcPr>
          <w:p w14:paraId="77B9E164" w14:textId="77777777" w:rsidR="000B5C8E" w:rsidRPr="007E0D87" w:rsidRDefault="000B5C8E" w:rsidP="000B5C8E">
            <w:pPr>
              <w:pStyle w:val="TF-TEXTOQUADRO"/>
            </w:pPr>
          </w:p>
        </w:tc>
        <w:tc>
          <w:tcPr>
            <w:tcW w:w="141" w:type="pct"/>
            <w:shd w:val="clear" w:color="auto" w:fill="auto"/>
            <w:vAlign w:val="center"/>
          </w:tcPr>
          <w:p w14:paraId="3108A8F9" w14:textId="77777777" w:rsidR="000B5C8E" w:rsidRPr="007E0D87" w:rsidRDefault="000B5C8E" w:rsidP="000B5C8E">
            <w:pPr>
              <w:pStyle w:val="TF-TEXTOQUADRO"/>
            </w:pPr>
          </w:p>
        </w:tc>
        <w:tc>
          <w:tcPr>
            <w:tcW w:w="141" w:type="pct"/>
            <w:shd w:val="clear" w:color="auto" w:fill="auto"/>
            <w:vAlign w:val="center"/>
          </w:tcPr>
          <w:p w14:paraId="344724CF" w14:textId="77777777" w:rsidR="000B5C8E" w:rsidRPr="007E0D87" w:rsidRDefault="000B5C8E" w:rsidP="000B5C8E">
            <w:pPr>
              <w:pStyle w:val="TF-TEXTOQUADRO"/>
            </w:pPr>
          </w:p>
        </w:tc>
        <w:tc>
          <w:tcPr>
            <w:tcW w:w="141" w:type="pct"/>
            <w:shd w:val="clear" w:color="auto" w:fill="auto"/>
            <w:vAlign w:val="center"/>
          </w:tcPr>
          <w:p w14:paraId="285BF690" w14:textId="77777777" w:rsidR="000B5C8E" w:rsidRPr="007E0D87" w:rsidRDefault="000B5C8E" w:rsidP="000B5C8E">
            <w:pPr>
              <w:pStyle w:val="TF-TEXTOQUADRO"/>
            </w:pPr>
          </w:p>
        </w:tc>
        <w:tc>
          <w:tcPr>
            <w:tcW w:w="141" w:type="pct"/>
            <w:shd w:val="clear" w:color="auto" w:fill="auto"/>
            <w:vAlign w:val="center"/>
          </w:tcPr>
          <w:p w14:paraId="6B0EB239" w14:textId="77777777" w:rsidR="000B5C8E" w:rsidRPr="007E0D87" w:rsidRDefault="000B5C8E" w:rsidP="000B5C8E">
            <w:pPr>
              <w:pStyle w:val="TF-TEXTOQUADRO"/>
            </w:pPr>
          </w:p>
        </w:tc>
        <w:tc>
          <w:tcPr>
            <w:tcW w:w="141" w:type="pct"/>
            <w:shd w:val="clear" w:color="auto" w:fill="auto"/>
            <w:vAlign w:val="center"/>
          </w:tcPr>
          <w:p w14:paraId="2DD83297" w14:textId="77777777" w:rsidR="000B5C8E" w:rsidRPr="007E0D87" w:rsidRDefault="000B5C8E" w:rsidP="000B5C8E">
            <w:pPr>
              <w:pStyle w:val="TF-TEXTOQUADRO"/>
            </w:pPr>
          </w:p>
        </w:tc>
        <w:tc>
          <w:tcPr>
            <w:tcW w:w="141" w:type="pct"/>
            <w:shd w:val="clear" w:color="auto" w:fill="auto"/>
            <w:vAlign w:val="center"/>
          </w:tcPr>
          <w:p w14:paraId="5A198453" w14:textId="77777777" w:rsidR="000B5C8E" w:rsidRPr="007E0D87" w:rsidRDefault="000B5C8E" w:rsidP="000B5C8E">
            <w:pPr>
              <w:pStyle w:val="TF-TEXTOQUADRO"/>
            </w:pPr>
          </w:p>
        </w:tc>
        <w:tc>
          <w:tcPr>
            <w:tcW w:w="141" w:type="pct"/>
            <w:shd w:val="clear" w:color="auto" w:fill="auto"/>
            <w:vAlign w:val="center"/>
          </w:tcPr>
          <w:p w14:paraId="1FF64A35" w14:textId="77777777" w:rsidR="000B5C8E" w:rsidRPr="007E0D87" w:rsidRDefault="000B5C8E" w:rsidP="000B5C8E">
            <w:pPr>
              <w:pStyle w:val="TF-TEXTOQUADRO"/>
            </w:pPr>
          </w:p>
        </w:tc>
        <w:tc>
          <w:tcPr>
            <w:tcW w:w="141" w:type="pct"/>
            <w:shd w:val="clear" w:color="auto" w:fill="auto"/>
            <w:vAlign w:val="center"/>
          </w:tcPr>
          <w:p w14:paraId="468995DD" w14:textId="77777777" w:rsidR="000B5C8E" w:rsidRPr="007E0D87" w:rsidRDefault="000B5C8E" w:rsidP="000B5C8E">
            <w:pPr>
              <w:pStyle w:val="TF-TEXTOQUADRO"/>
            </w:pPr>
          </w:p>
        </w:tc>
        <w:tc>
          <w:tcPr>
            <w:tcW w:w="137" w:type="pct"/>
            <w:shd w:val="clear" w:color="auto" w:fill="auto"/>
            <w:vAlign w:val="center"/>
          </w:tcPr>
          <w:p w14:paraId="27472B7C" w14:textId="77777777" w:rsidR="000B5C8E" w:rsidRPr="007E0D87" w:rsidRDefault="000B5C8E" w:rsidP="000B5C8E">
            <w:pPr>
              <w:pStyle w:val="TF-TEXTOQUADRO"/>
            </w:pPr>
          </w:p>
        </w:tc>
      </w:tr>
      <w:tr w:rsidR="000B5C8E" w:rsidRPr="007E0D87" w14:paraId="65322870" w14:textId="77777777" w:rsidTr="000B5C8E">
        <w:trPr>
          <w:trHeight w:val="283"/>
        </w:trPr>
        <w:tc>
          <w:tcPr>
            <w:tcW w:w="2989" w:type="pct"/>
            <w:tcBorders>
              <w:left w:val="single" w:sz="4" w:space="0" w:color="auto"/>
            </w:tcBorders>
          </w:tcPr>
          <w:p w14:paraId="12773E37" w14:textId="733A2652" w:rsidR="000B5C8E" w:rsidRPr="00637E00" w:rsidRDefault="000B5C8E" w:rsidP="000B5C8E">
            <w:pPr>
              <w:pStyle w:val="TF-TEXTOQUADRO"/>
            </w:pPr>
            <w:r w:rsidRPr="00375FC3">
              <w:t>especificação</w:t>
            </w:r>
          </w:p>
        </w:tc>
        <w:tc>
          <w:tcPr>
            <w:tcW w:w="160" w:type="pct"/>
            <w:vAlign w:val="center"/>
          </w:tcPr>
          <w:p w14:paraId="039A7B0F" w14:textId="77777777" w:rsidR="000B5C8E" w:rsidRPr="007E0D87" w:rsidRDefault="000B5C8E" w:rsidP="000B5C8E">
            <w:pPr>
              <w:pStyle w:val="TF-TEXTOQUADRO"/>
            </w:pPr>
          </w:p>
        </w:tc>
        <w:tc>
          <w:tcPr>
            <w:tcW w:w="162" w:type="pct"/>
            <w:shd w:val="clear" w:color="auto" w:fill="A6A6A6" w:themeFill="background1" w:themeFillShade="A6"/>
            <w:vAlign w:val="center"/>
          </w:tcPr>
          <w:p w14:paraId="586F8EF8" w14:textId="77777777" w:rsidR="000B5C8E" w:rsidRPr="007E0D87" w:rsidRDefault="000B5C8E" w:rsidP="000B5C8E">
            <w:pPr>
              <w:pStyle w:val="TF-TEXTOQUADRO"/>
            </w:pPr>
          </w:p>
        </w:tc>
        <w:tc>
          <w:tcPr>
            <w:tcW w:w="140" w:type="pct"/>
            <w:shd w:val="clear" w:color="auto" w:fill="A6A6A6" w:themeFill="background1" w:themeFillShade="A6"/>
            <w:vAlign w:val="center"/>
          </w:tcPr>
          <w:p w14:paraId="4ACC937D" w14:textId="77777777" w:rsidR="000B5C8E" w:rsidRPr="007E0D87" w:rsidRDefault="000B5C8E" w:rsidP="000B5C8E">
            <w:pPr>
              <w:pStyle w:val="TF-TEXTOQUADRO"/>
            </w:pPr>
          </w:p>
        </w:tc>
        <w:tc>
          <w:tcPr>
            <w:tcW w:w="141" w:type="pct"/>
            <w:shd w:val="clear" w:color="auto" w:fill="auto"/>
            <w:vAlign w:val="center"/>
          </w:tcPr>
          <w:p w14:paraId="2543029F" w14:textId="77777777" w:rsidR="000B5C8E" w:rsidRPr="007E0D87" w:rsidRDefault="000B5C8E" w:rsidP="000B5C8E">
            <w:pPr>
              <w:pStyle w:val="TF-TEXTOQUADRO"/>
            </w:pPr>
          </w:p>
        </w:tc>
        <w:tc>
          <w:tcPr>
            <w:tcW w:w="141" w:type="pct"/>
            <w:shd w:val="clear" w:color="auto" w:fill="auto"/>
            <w:vAlign w:val="center"/>
          </w:tcPr>
          <w:p w14:paraId="16C849EF" w14:textId="77777777" w:rsidR="000B5C8E" w:rsidRPr="007E0D87" w:rsidRDefault="000B5C8E" w:rsidP="000B5C8E">
            <w:pPr>
              <w:pStyle w:val="TF-TEXTOQUADRO"/>
            </w:pPr>
          </w:p>
        </w:tc>
        <w:tc>
          <w:tcPr>
            <w:tcW w:w="141" w:type="pct"/>
            <w:shd w:val="clear" w:color="auto" w:fill="auto"/>
            <w:vAlign w:val="center"/>
          </w:tcPr>
          <w:p w14:paraId="1CC903D5" w14:textId="77777777" w:rsidR="000B5C8E" w:rsidRPr="007E0D87" w:rsidRDefault="000B5C8E" w:rsidP="000B5C8E">
            <w:pPr>
              <w:pStyle w:val="TF-TEXTOQUADRO"/>
            </w:pPr>
          </w:p>
        </w:tc>
        <w:tc>
          <w:tcPr>
            <w:tcW w:w="141" w:type="pct"/>
            <w:shd w:val="clear" w:color="auto" w:fill="auto"/>
            <w:vAlign w:val="center"/>
          </w:tcPr>
          <w:p w14:paraId="66A4CA15" w14:textId="77777777" w:rsidR="000B5C8E" w:rsidRPr="007E0D87" w:rsidRDefault="000B5C8E" w:rsidP="000B5C8E">
            <w:pPr>
              <w:pStyle w:val="TF-TEXTOQUADRO"/>
            </w:pPr>
          </w:p>
        </w:tc>
        <w:tc>
          <w:tcPr>
            <w:tcW w:w="141" w:type="pct"/>
            <w:shd w:val="clear" w:color="auto" w:fill="auto"/>
            <w:vAlign w:val="center"/>
          </w:tcPr>
          <w:p w14:paraId="5AE98150" w14:textId="77777777" w:rsidR="000B5C8E" w:rsidRPr="007E0D87" w:rsidRDefault="000B5C8E" w:rsidP="000B5C8E">
            <w:pPr>
              <w:pStyle w:val="TF-TEXTOQUADRO"/>
            </w:pPr>
          </w:p>
        </w:tc>
        <w:tc>
          <w:tcPr>
            <w:tcW w:w="141" w:type="pct"/>
            <w:shd w:val="clear" w:color="auto" w:fill="auto"/>
            <w:vAlign w:val="center"/>
          </w:tcPr>
          <w:p w14:paraId="4B12B34D" w14:textId="77777777" w:rsidR="000B5C8E" w:rsidRPr="007E0D87" w:rsidRDefault="000B5C8E" w:rsidP="000B5C8E">
            <w:pPr>
              <w:pStyle w:val="TF-TEXTOQUADRO"/>
            </w:pPr>
          </w:p>
        </w:tc>
        <w:tc>
          <w:tcPr>
            <w:tcW w:w="141" w:type="pct"/>
            <w:shd w:val="clear" w:color="auto" w:fill="auto"/>
            <w:vAlign w:val="center"/>
          </w:tcPr>
          <w:p w14:paraId="277577A0" w14:textId="77777777" w:rsidR="000B5C8E" w:rsidRPr="007E0D87" w:rsidRDefault="000B5C8E" w:rsidP="000B5C8E">
            <w:pPr>
              <w:pStyle w:val="TF-TEXTOQUADRO"/>
            </w:pPr>
          </w:p>
        </w:tc>
        <w:tc>
          <w:tcPr>
            <w:tcW w:w="141" w:type="pct"/>
            <w:shd w:val="clear" w:color="auto" w:fill="auto"/>
            <w:vAlign w:val="center"/>
          </w:tcPr>
          <w:p w14:paraId="607B091E" w14:textId="77777777" w:rsidR="000B5C8E" w:rsidRPr="007E0D87" w:rsidRDefault="000B5C8E" w:rsidP="000B5C8E">
            <w:pPr>
              <w:pStyle w:val="TF-TEXTOQUADRO"/>
            </w:pPr>
          </w:p>
        </w:tc>
        <w:tc>
          <w:tcPr>
            <w:tcW w:w="141" w:type="pct"/>
            <w:shd w:val="clear" w:color="auto" w:fill="auto"/>
            <w:vAlign w:val="center"/>
          </w:tcPr>
          <w:p w14:paraId="6B19B57D" w14:textId="77777777" w:rsidR="000B5C8E" w:rsidRPr="007E0D87" w:rsidRDefault="000B5C8E" w:rsidP="000B5C8E">
            <w:pPr>
              <w:pStyle w:val="TF-TEXTOQUADRO"/>
            </w:pPr>
          </w:p>
        </w:tc>
        <w:tc>
          <w:tcPr>
            <w:tcW w:w="141" w:type="pct"/>
            <w:shd w:val="clear" w:color="auto" w:fill="auto"/>
            <w:vAlign w:val="center"/>
          </w:tcPr>
          <w:p w14:paraId="54546456" w14:textId="77777777" w:rsidR="000B5C8E" w:rsidRPr="007E0D87" w:rsidRDefault="000B5C8E" w:rsidP="000B5C8E">
            <w:pPr>
              <w:pStyle w:val="TF-TEXTOQUADRO"/>
            </w:pPr>
          </w:p>
        </w:tc>
        <w:tc>
          <w:tcPr>
            <w:tcW w:w="137" w:type="pct"/>
            <w:shd w:val="clear" w:color="auto" w:fill="auto"/>
            <w:vAlign w:val="center"/>
          </w:tcPr>
          <w:p w14:paraId="449A0EAF" w14:textId="77777777" w:rsidR="000B5C8E" w:rsidRPr="007E0D87" w:rsidRDefault="000B5C8E" w:rsidP="000B5C8E">
            <w:pPr>
              <w:pStyle w:val="TF-TEXTOQUADRO"/>
            </w:pPr>
          </w:p>
        </w:tc>
      </w:tr>
      <w:tr w:rsidR="000B5C8E" w:rsidRPr="007E0D87" w14:paraId="4EAF0E61" w14:textId="77777777" w:rsidTr="000B5C8E">
        <w:trPr>
          <w:trHeight w:val="283"/>
        </w:trPr>
        <w:tc>
          <w:tcPr>
            <w:tcW w:w="2989" w:type="pct"/>
            <w:tcBorders>
              <w:left w:val="single" w:sz="4" w:space="0" w:color="auto"/>
            </w:tcBorders>
          </w:tcPr>
          <w:p w14:paraId="33FA61F6" w14:textId="7D3D7EED" w:rsidR="000B5C8E" w:rsidRPr="00637E00" w:rsidRDefault="003D29FE" w:rsidP="000B5C8E">
            <w:pPr>
              <w:pStyle w:val="TF-TEXTOQUADRO"/>
            </w:pPr>
            <w:r w:rsidRPr="00375FC3">
              <w:t>D</w:t>
            </w:r>
            <w:r w:rsidR="000B5C8E" w:rsidRPr="00375FC3">
              <w:t>esenvolvimento</w:t>
            </w:r>
            <w:ins w:id="70" w:author="Andreza Sartori" w:date="2024-05-24T16:26:00Z">
              <w:r>
                <w:t xml:space="preserve"> da aplicação</w:t>
              </w:r>
            </w:ins>
          </w:p>
        </w:tc>
        <w:tc>
          <w:tcPr>
            <w:tcW w:w="160" w:type="pct"/>
            <w:vAlign w:val="center"/>
          </w:tcPr>
          <w:p w14:paraId="278CDE67" w14:textId="77777777" w:rsidR="000B5C8E" w:rsidRPr="007E0D87" w:rsidRDefault="000B5C8E" w:rsidP="000B5C8E">
            <w:pPr>
              <w:pStyle w:val="TF-TEXTOQUADRO"/>
            </w:pPr>
          </w:p>
        </w:tc>
        <w:tc>
          <w:tcPr>
            <w:tcW w:w="162" w:type="pct"/>
            <w:vAlign w:val="center"/>
          </w:tcPr>
          <w:p w14:paraId="623CEC8F" w14:textId="77777777" w:rsidR="000B5C8E" w:rsidRPr="007E0D87" w:rsidRDefault="000B5C8E" w:rsidP="000B5C8E">
            <w:pPr>
              <w:pStyle w:val="TF-TEXTOQUADRO"/>
            </w:pPr>
          </w:p>
        </w:tc>
        <w:tc>
          <w:tcPr>
            <w:tcW w:w="140" w:type="pct"/>
            <w:shd w:val="clear" w:color="auto" w:fill="auto"/>
            <w:vAlign w:val="center"/>
          </w:tcPr>
          <w:p w14:paraId="564C0D4E" w14:textId="77777777" w:rsidR="000B5C8E" w:rsidRPr="007E0D87" w:rsidRDefault="000B5C8E" w:rsidP="000B5C8E">
            <w:pPr>
              <w:pStyle w:val="TF-TEXTOQUADRO"/>
            </w:pPr>
          </w:p>
        </w:tc>
        <w:tc>
          <w:tcPr>
            <w:tcW w:w="141" w:type="pct"/>
            <w:shd w:val="clear" w:color="auto" w:fill="auto"/>
            <w:vAlign w:val="center"/>
          </w:tcPr>
          <w:p w14:paraId="3EA73DA1" w14:textId="77777777" w:rsidR="000B5C8E" w:rsidRPr="007E0D87" w:rsidRDefault="000B5C8E" w:rsidP="000B5C8E">
            <w:pPr>
              <w:pStyle w:val="TF-TEXTOQUADRO"/>
            </w:pPr>
          </w:p>
        </w:tc>
        <w:tc>
          <w:tcPr>
            <w:tcW w:w="141" w:type="pct"/>
            <w:shd w:val="clear" w:color="auto" w:fill="auto"/>
            <w:vAlign w:val="center"/>
          </w:tcPr>
          <w:p w14:paraId="30F43097" w14:textId="77777777" w:rsidR="000B5C8E" w:rsidRPr="007E0D87" w:rsidRDefault="000B5C8E" w:rsidP="000B5C8E">
            <w:pPr>
              <w:pStyle w:val="TF-TEXTOQUADRO"/>
            </w:pPr>
          </w:p>
        </w:tc>
        <w:tc>
          <w:tcPr>
            <w:tcW w:w="141" w:type="pct"/>
            <w:shd w:val="clear" w:color="auto" w:fill="auto"/>
            <w:vAlign w:val="center"/>
          </w:tcPr>
          <w:p w14:paraId="22F8E84D" w14:textId="77777777" w:rsidR="000B5C8E" w:rsidRPr="007E0D87" w:rsidRDefault="000B5C8E" w:rsidP="000B5C8E">
            <w:pPr>
              <w:pStyle w:val="TF-TEXTOQUADRO"/>
            </w:pPr>
          </w:p>
        </w:tc>
        <w:tc>
          <w:tcPr>
            <w:tcW w:w="141" w:type="pct"/>
            <w:shd w:val="clear" w:color="auto" w:fill="auto"/>
            <w:vAlign w:val="center"/>
          </w:tcPr>
          <w:p w14:paraId="41F48479" w14:textId="77777777" w:rsidR="000B5C8E" w:rsidRPr="007E0D87" w:rsidRDefault="000B5C8E" w:rsidP="000B5C8E">
            <w:pPr>
              <w:pStyle w:val="TF-TEXTOQUADRO"/>
            </w:pPr>
          </w:p>
        </w:tc>
        <w:tc>
          <w:tcPr>
            <w:tcW w:w="141" w:type="pct"/>
            <w:shd w:val="clear" w:color="auto" w:fill="auto"/>
            <w:vAlign w:val="center"/>
          </w:tcPr>
          <w:p w14:paraId="5C8B0021" w14:textId="77777777" w:rsidR="000B5C8E" w:rsidRPr="007E0D87" w:rsidRDefault="000B5C8E" w:rsidP="000B5C8E">
            <w:pPr>
              <w:pStyle w:val="TF-TEXTOQUADRO"/>
            </w:pPr>
          </w:p>
        </w:tc>
        <w:tc>
          <w:tcPr>
            <w:tcW w:w="141" w:type="pct"/>
            <w:shd w:val="clear" w:color="auto" w:fill="auto"/>
            <w:vAlign w:val="center"/>
          </w:tcPr>
          <w:p w14:paraId="5B90DA96" w14:textId="77777777" w:rsidR="000B5C8E" w:rsidRPr="007E0D87" w:rsidRDefault="000B5C8E" w:rsidP="000B5C8E">
            <w:pPr>
              <w:pStyle w:val="TF-TEXTOQUADRO"/>
            </w:pPr>
          </w:p>
        </w:tc>
        <w:tc>
          <w:tcPr>
            <w:tcW w:w="141" w:type="pct"/>
            <w:shd w:val="clear" w:color="auto" w:fill="auto"/>
            <w:vAlign w:val="center"/>
          </w:tcPr>
          <w:p w14:paraId="5F1E9C35" w14:textId="77777777" w:rsidR="000B5C8E" w:rsidRPr="007E0D87" w:rsidRDefault="000B5C8E" w:rsidP="000B5C8E">
            <w:pPr>
              <w:pStyle w:val="TF-TEXTOQUADRO"/>
            </w:pPr>
          </w:p>
        </w:tc>
        <w:tc>
          <w:tcPr>
            <w:tcW w:w="141" w:type="pct"/>
            <w:shd w:val="clear" w:color="auto" w:fill="A6A6A6" w:themeFill="background1" w:themeFillShade="A6"/>
            <w:vAlign w:val="center"/>
          </w:tcPr>
          <w:p w14:paraId="345B96CA" w14:textId="77777777" w:rsidR="000B5C8E" w:rsidRPr="007E0D87" w:rsidRDefault="000B5C8E" w:rsidP="000B5C8E">
            <w:pPr>
              <w:pStyle w:val="TF-TEXTOQUADRO"/>
            </w:pPr>
          </w:p>
        </w:tc>
        <w:tc>
          <w:tcPr>
            <w:tcW w:w="141" w:type="pct"/>
            <w:shd w:val="clear" w:color="auto" w:fill="A6A6A6" w:themeFill="background1" w:themeFillShade="A6"/>
            <w:vAlign w:val="center"/>
          </w:tcPr>
          <w:p w14:paraId="38B48EB0" w14:textId="77777777" w:rsidR="000B5C8E" w:rsidRPr="007E0D87" w:rsidRDefault="000B5C8E" w:rsidP="000B5C8E">
            <w:pPr>
              <w:pStyle w:val="TF-TEXTOQUADRO"/>
            </w:pPr>
          </w:p>
        </w:tc>
        <w:tc>
          <w:tcPr>
            <w:tcW w:w="141" w:type="pct"/>
            <w:shd w:val="clear" w:color="auto" w:fill="A6A6A6" w:themeFill="background1" w:themeFillShade="A6"/>
            <w:vAlign w:val="center"/>
          </w:tcPr>
          <w:p w14:paraId="01D2BE79" w14:textId="77777777" w:rsidR="000B5C8E" w:rsidRPr="007E0D87" w:rsidRDefault="000B5C8E" w:rsidP="000B5C8E">
            <w:pPr>
              <w:pStyle w:val="TF-TEXTOQUADRO"/>
            </w:pPr>
          </w:p>
        </w:tc>
        <w:tc>
          <w:tcPr>
            <w:tcW w:w="137" w:type="pct"/>
            <w:shd w:val="clear" w:color="auto" w:fill="A6A6A6" w:themeFill="background1" w:themeFillShade="A6"/>
            <w:vAlign w:val="center"/>
          </w:tcPr>
          <w:p w14:paraId="0CE1D4D8" w14:textId="77777777" w:rsidR="000B5C8E" w:rsidRPr="007E0D87" w:rsidRDefault="000B5C8E" w:rsidP="000B5C8E">
            <w:pPr>
              <w:pStyle w:val="TF-TEXTOQUADRO"/>
            </w:pPr>
          </w:p>
        </w:tc>
      </w:tr>
      <w:tr w:rsidR="000B5C8E" w:rsidRPr="007E0D87" w14:paraId="109E9D93" w14:textId="77777777" w:rsidTr="000B5C8E">
        <w:trPr>
          <w:trHeight w:val="283"/>
        </w:trPr>
        <w:tc>
          <w:tcPr>
            <w:tcW w:w="2989" w:type="pct"/>
            <w:tcBorders>
              <w:left w:val="single" w:sz="4" w:space="0" w:color="auto"/>
              <w:bottom w:val="single" w:sz="4" w:space="0" w:color="auto"/>
            </w:tcBorders>
          </w:tcPr>
          <w:p w14:paraId="1D2798F8" w14:textId="73AF2B4C" w:rsidR="000B5C8E" w:rsidRPr="00637E00" w:rsidRDefault="000B5C8E" w:rsidP="000B5C8E">
            <w:pPr>
              <w:pStyle w:val="TF-TEXTOQUADRO"/>
            </w:pPr>
            <w:r w:rsidRPr="00375FC3">
              <w:t>testes da aplicação</w:t>
            </w:r>
          </w:p>
        </w:tc>
        <w:tc>
          <w:tcPr>
            <w:tcW w:w="160" w:type="pct"/>
            <w:tcBorders>
              <w:bottom w:val="single" w:sz="4" w:space="0" w:color="auto"/>
            </w:tcBorders>
            <w:vAlign w:val="center"/>
          </w:tcPr>
          <w:p w14:paraId="13243066" w14:textId="77777777" w:rsidR="000B5C8E" w:rsidRPr="007E0D87" w:rsidRDefault="000B5C8E" w:rsidP="000B5C8E">
            <w:pPr>
              <w:pStyle w:val="TF-TEXTOQUADRO"/>
            </w:pPr>
          </w:p>
        </w:tc>
        <w:tc>
          <w:tcPr>
            <w:tcW w:w="162" w:type="pct"/>
            <w:tcBorders>
              <w:bottom w:val="single" w:sz="4" w:space="0" w:color="auto"/>
            </w:tcBorders>
            <w:vAlign w:val="center"/>
          </w:tcPr>
          <w:p w14:paraId="6E616569" w14:textId="77777777" w:rsidR="000B5C8E" w:rsidRPr="007E0D87" w:rsidRDefault="000B5C8E" w:rsidP="000B5C8E">
            <w:pPr>
              <w:pStyle w:val="TF-TEXTOQUADRO"/>
            </w:pPr>
          </w:p>
        </w:tc>
        <w:tc>
          <w:tcPr>
            <w:tcW w:w="140" w:type="pct"/>
            <w:tcBorders>
              <w:bottom w:val="single" w:sz="4" w:space="0" w:color="auto"/>
            </w:tcBorders>
            <w:shd w:val="clear" w:color="auto" w:fill="auto"/>
            <w:vAlign w:val="center"/>
          </w:tcPr>
          <w:p w14:paraId="297C5B5E"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22C9E01E"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5A7B6DD"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7E1F1F90"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0B0ACB01"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81AAA39"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720123C5"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0C63F51"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4077DEEB"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51AFA4B4"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5A4E643B" w14:textId="77777777" w:rsidR="000B5C8E" w:rsidRPr="007E0D87" w:rsidRDefault="000B5C8E" w:rsidP="000B5C8E">
            <w:pPr>
              <w:pStyle w:val="TF-TEXTOQUADRO"/>
            </w:pPr>
          </w:p>
        </w:tc>
        <w:tc>
          <w:tcPr>
            <w:tcW w:w="137" w:type="pct"/>
            <w:tcBorders>
              <w:bottom w:val="single" w:sz="4" w:space="0" w:color="auto"/>
            </w:tcBorders>
            <w:shd w:val="clear" w:color="auto" w:fill="A6A6A6" w:themeFill="background1" w:themeFillShade="A6"/>
            <w:vAlign w:val="center"/>
          </w:tcPr>
          <w:p w14:paraId="0C681948" w14:textId="77777777" w:rsidR="000B5C8E" w:rsidRPr="007E0D87" w:rsidRDefault="000B5C8E" w:rsidP="000B5C8E">
            <w:pPr>
              <w:pStyle w:val="TF-TEXTOQUADRO"/>
            </w:pPr>
          </w:p>
        </w:tc>
      </w:tr>
    </w:tbl>
    <w:p w14:paraId="68B4DD69" w14:textId="77777777" w:rsidR="00FC4A9F" w:rsidRDefault="00FC4A9F" w:rsidP="00FC4A9F">
      <w:pPr>
        <w:pStyle w:val="TF-FONTE"/>
      </w:pPr>
      <w:r>
        <w:t>Fonte: elaborado pelo autor.</w:t>
      </w:r>
    </w:p>
    <w:p w14:paraId="7D9EEAE5" w14:textId="77777777" w:rsidR="00A307C7" w:rsidRPr="007A1883" w:rsidRDefault="0037046F" w:rsidP="00424AD5">
      <w:pPr>
        <w:pStyle w:val="Ttulo1"/>
      </w:pPr>
      <w:r>
        <w:t>REVISÃO BIBLIOGRÁFICA</w:t>
      </w:r>
    </w:p>
    <w:p w14:paraId="41C735C4" w14:textId="4B4A2B98" w:rsidR="009F1CB3" w:rsidRDefault="00362EA0" w:rsidP="009F1CB3">
      <w:pPr>
        <w:pStyle w:val="TF-TEXTO"/>
      </w:pPr>
      <w:r w:rsidRPr="00BE2F83">
        <w:t>Est</w:t>
      </w:r>
      <w:r w:rsidR="002C7486" w:rsidRPr="00BE2F83">
        <w:t>a</w:t>
      </w:r>
      <w:r w:rsidRPr="00BE2F83">
        <w:t xml:space="preserve"> </w:t>
      </w:r>
      <w:r w:rsidR="002C7486" w:rsidRPr="00BE2F83">
        <w:t>seção</w:t>
      </w:r>
      <w:r w:rsidRPr="00BE2F83">
        <w:t xml:space="preserve"> descreve brevemente os assuntos que fundamentarão o estudo a ser realizado: </w:t>
      </w:r>
      <w:bookmarkEnd w:id="33"/>
      <w:bookmarkEnd w:id="34"/>
      <w:bookmarkEnd w:id="35"/>
      <w:bookmarkEnd w:id="36"/>
      <w:bookmarkEnd w:id="37"/>
      <w:bookmarkEnd w:id="38"/>
      <w:bookmarkEnd w:id="39"/>
      <w:r w:rsidR="007E31E4">
        <w:t xml:space="preserve">Estimação de Pose Humana e Aprendizado de </w:t>
      </w:r>
      <w:r w:rsidR="00BE60A1">
        <w:t>m</w:t>
      </w:r>
      <w:r w:rsidR="007E31E4">
        <w:t xml:space="preserve">áquina. </w:t>
      </w:r>
    </w:p>
    <w:p w14:paraId="0092C79A" w14:textId="4B3603A4" w:rsidR="009F1CB3" w:rsidRDefault="009F1CB3" w:rsidP="009F1CB3">
      <w:pPr>
        <w:pStyle w:val="TF-TEXTO"/>
      </w:pPr>
      <w:r>
        <w:t xml:space="preserve">A Estimação de Pose Humana em 3D é uma técnica </w:t>
      </w:r>
      <w:commentRangeStart w:id="71"/>
      <w:r>
        <w:t>crucial</w:t>
      </w:r>
      <w:commentRangeEnd w:id="71"/>
      <w:r w:rsidR="00E52847">
        <w:rPr>
          <w:rStyle w:val="Refdecomentrio"/>
        </w:rPr>
        <w:commentReference w:id="71"/>
      </w:r>
      <w:r>
        <w:t xml:space="preserve"> dentro da visão computacional, que consiste na previsão das localizações articuladas de juntas do corpo humano a partir de imagens ou sequências de imagens. Esta área, </w:t>
      </w:r>
      <w:r w:rsidR="0043147C">
        <w:t>segundo</w:t>
      </w:r>
      <w:r>
        <w:t xml:space="preserve"> Wang </w:t>
      </w:r>
      <w:r w:rsidRPr="00693113">
        <w:rPr>
          <w:i/>
          <w:iCs/>
        </w:rPr>
        <w:t>et al</w:t>
      </w:r>
      <w:r>
        <w:t xml:space="preserve">. (2021), tem uma ampla variedade de aplicações, desde a análise de movimento humano até interação humano-computador e robótica. No contexto do futebol, esta técnica é particularmente valiosa para análises detalhadas do movimento dos jogadores, possibilitando prever a direção de um chute com base na orientação dos membros do jogador momentos antes de realizar o chute. </w:t>
      </w:r>
      <w:r w:rsidR="0043147C">
        <w:t>Ainda</w:t>
      </w:r>
      <w:ins w:id="72" w:author="Andreza Sartori" w:date="2024-05-24T16:28:00Z">
        <w:r w:rsidR="00F3165E">
          <w:t>,</w:t>
        </w:r>
      </w:ins>
      <w:r w:rsidR="0043147C">
        <w:t xml:space="preserve"> de acordo com os autores, e</w:t>
      </w:r>
      <w:r>
        <w:t>ssas previsões podem ser usadas para aprimorar estratégias de treinamento e performance durante jogos, oferecendo uma vantagem tática significativa.</w:t>
      </w:r>
    </w:p>
    <w:p w14:paraId="6E726FD6" w14:textId="371C7070" w:rsidR="009F1CB3" w:rsidRDefault="009F1CB3" w:rsidP="009F1CB3">
      <w:pPr>
        <w:pStyle w:val="TF-TEXTO"/>
      </w:pPr>
      <w:r>
        <w:t>Dentre as técnicas avançadas de aprendizado de máquina, as Redes Neurais Convolucionais (CNNs) se destacam particularmente no campo da visão computacional</w:t>
      </w:r>
      <w:r w:rsidR="00FE6589">
        <w:t xml:space="preserve"> (O'SHEA; NASH, </w:t>
      </w:r>
      <w:r>
        <w:t>2015). As CNNs são extremamente eficazes para tarefas de reconhecimento de padrões em imagens, graças à sua capacidade de processar dados visuais usando camadas convulsionais que identificam automaticamente características importantes como bordas, texturas e cores, preservando as relações espaciais entre os pixels. Essa capacidade as torna ideais para interpretar grandes conjuntos de dados visuais, o que é essencial para a identificação automática de poses humanas em vídeos ou imagens em tempo real.</w:t>
      </w:r>
    </w:p>
    <w:p w14:paraId="578765E8" w14:textId="0120AF22" w:rsidR="001D0B63" w:rsidRDefault="001D0B63" w:rsidP="009F1CB3">
      <w:pPr>
        <w:pStyle w:val="TF-TEXTO"/>
      </w:pPr>
      <w:r w:rsidRPr="00A938AF">
        <w:t>Entre os modelos específicos,</w:t>
      </w:r>
      <w:r w:rsidR="0043147C">
        <w:t xml:space="preserve"> segundo Pallawi (2023), o</w:t>
      </w:r>
      <w:r w:rsidRPr="00A938AF">
        <w:t xml:space="preserve"> </w:t>
      </w:r>
      <w:r w:rsidRPr="00A938AF">
        <w:rPr>
          <w:i/>
          <w:iCs/>
        </w:rPr>
        <w:t>You Only Look Once</w:t>
      </w:r>
      <w:r w:rsidR="00693113">
        <w:rPr>
          <w:i/>
          <w:iCs/>
        </w:rPr>
        <w:t xml:space="preserve"> </w:t>
      </w:r>
      <w:r w:rsidR="00693113" w:rsidRPr="00693113">
        <w:t>(</w:t>
      </w:r>
      <w:r w:rsidR="00693113" w:rsidRPr="00A938AF">
        <w:t>YOLO</w:t>
      </w:r>
      <w:r w:rsidRPr="00A938AF">
        <w:t>), Inception-v3 e Xception são exemplos notáveis de CNNs utilizadas em tarefas de detecção e classificação em tempo real. YOLO é renomado por sua velocidade e precisão em detectar objetos em vídeos, processando imagens em tempo real ao dividir a imagem em regiões e predizer caixas delimitadoras e probabilidades para cada região simultaneamente. Esta característica o torna especialmente útil no contexto esportivo, onde a rapidez é crucial para capturar movimentos rápidos dos jogadores. Inception-v3 e Xception, por sua vez, introduzem arquiteturas de rede mais profundas e sofisticadas que melhoram a capacidade de generalização ao aprender características mais complexas das imagens, o que é fundamental para entender as posturas e movimentos complexos dos jogadores de futebol em diversas situações de jogo</w:t>
      </w:r>
      <w:r w:rsidR="0043147C">
        <w:t>.</w:t>
      </w:r>
    </w:p>
    <w:p w14:paraId="7C487BF5" w14:textId="6B24D749" w:rsidR="00873AD3" w:rsidRDefault="0043147C" w:rsidP="009F1CB3">
      <w:pPr>
        <w:pStyle w:val="TF-TEXTO"/>
      </w:pPr>
      <w:r>
        <w:t xml:space="preserve">Segundo </w:t>
      </w:r>
      <w:r w:rsidRPr="0043147C">
        <w:t>J</w:t>
      </w:r>
      <w:r>
        <w:t>aniesch (2023), p</w:t>
      </w:r>
      <w:r w:rsidR="009F1CB3">
        <w:t>ara avaliar a eficácia e precisão desses algoritmos de Estimação de Pose Humana, métricas como f1-score, recall e precisão são fundamentais. Além disso, as extensões probabilísticas dessas métricas, como cPrecision, cRecall e cF1, propostas por Yacouby e Axman (2020), oferecem uma avaliação mais abrangente que considera a confiança do modelo nas suas previsões.</w:t>
      </w:r>
    </w:p>
    <w:p w14:paraId="6FEAE5C1" w14:textId="58EE3ED5" w:rsidR="00451B94" w:rsidRDefault="00451B94" w:rsidP="00F83A19">
      <w:pPr>
        <w:pStyle w:val="TF-refernciasbibliogrficasTTULO"/>
      </w:pPr>
      <w:bookmarkStart w:id="73" w:name="_Toc351015602"/>
      <w:r>
        <w:t>Referências</w:t>
      </w:r>
      <w:bookmarkEnd w:id="73"/>
      <w:r w:rsidR="00D07820">
        <w:t xml:space="preserve"> </w:t>
      </w:r>
    </w:p>
    <w:p w14:paraId="3606487A" w14:textId="17CE766E" w:rsidR="007B4C78" w:rsidRDefault="007B4C78" w:rsidP="007B4C78">
      <w:pPr>
        <w:pStyle w:val="TF-REFERNCIASITEM0"/>
      </w:pPr>
      <w:r>
        <w:t xml:space="preserve">BRIDGEMAN, S. </w:t>
      </w:r>
      <w:r w:rsidRPr="00952024">
        <w:rPr>
          <w:i/>
          <w:iCs/>
        </w:rPr>
        <w:t>et al</w:t>
      </w:r>
      <w:r>
        <w:t xml:space="preserve">. </w:t>
      </w:r>
      <w:r w:rsidRPr="006773BE">
        <w:rPr>
          <w:lang w:val="en-US"/>
        </w:rPr>
        <w:t xml:space="preserve">Multi-Person 3D Pose Estimation and Tracking in Sports. </w:t>
      </w:r>
      <w:r w:rsidRPr="00952024">
        <w:rPr>
          <w:b/>
          <w:bCs/>
        </w:rPr>
        <w:t>In</w:t>
      </w:r>
      <w:r>
        <w:t>: CVPR Workshops, 2019. Disponível em: https://openaccess.thecvf.com/content_CVPRW_2019/html/CVSports/Bridgeman_Multi-Person_3D_Pose_Estimation_and_Tracking_in_Sports_CVPRW_2019_paper.html. Acesso em: 21 abr. 2024.</w:t>
      </w:r>
    </w:p>
    <w:p w14:paraId="589C2E8D" w14:textId="1503C009" w:rsidR="007B4C78" w:rsidRDefault="007B4C78" w:rsidP="007B4C78">
      <w:pPr>
        <w:pStyle w:val="TF-REFERNCIASITEM0"/>
      </w:pPr>
      <w:r w:rsidRPr="00891E9F">
        <w:rPr>
          <w:lang w:val="en-US"/>
        </w:rPr>
        <w:t>CURLEY, J</w:t>
      </w:r>
      <w:r w:rsidR="00891E9F" w:rsidRPr="00891E9F">
        <w:rPr>
          <w:lang w:val="en-US"/>
        </w:rPr>
        <w:t>.</w:t>
      </w:r>
      <w:r w:rsidRPr="00891E9F">
        <w:rPr>
          <w:lang w:val="en-US"/>
        </w:rPr>
        <w:t xml:space="preserve"> P.; ROEDER, O. </w:t>
      </w:r>
      <w:r w:rsidRPr="00952024">
        <w:rPr>
          <w:b/>
          <w:bCs/>
          <w:lang w:val="en-US"/>
        </w:rPr>
        <w:t>English Soccer’s Mysterious Worldwide Popularity</w:t>
      </w:r>
      <w:r w:rsidRPr="006773BE">
        <w:rPr>
          <w:lang w:val="en-US"/>
        </w:rPr>
        <w:t xml:space="preserve">. </w:t>
      </w:r>
      <w:r>
        <w:t>Contexts, Vol. 15, No. 1, pp. 78-81. DOI: 10.1177/1536504216628849. Acesso em: 21 abr. 2024.</w:t>
      </w:r>
    </w:p>
    <w:p w14:paraId="35AF73EE" w14:textId="7B1D4EB5" w:rsidR="007B4C78" w:rsidRPr="006773BE" w:rsidRDefault="007B4C78" w:rsidP="007B4C78">
      <w:pPr>
        <w:pStyle w:val="TF-REFERNCIASITEM0"/>
        <w:rPr>
          <w:lang w:val="en-US"/>
        </w:rPr>
      </w:pPr>
      <w:r>
        <w:lastRenderedPageBreak/>
        <w:t xml:space="preserve">DARTFISH. </w:t>
      </w:r>
      <w:r w:rsidRPr="00952024">
        <w:rPr>
          <w:b/>
          <w:bCs/>
        </w:rPr>
        <w:t>Dartfish technology</w:t>
      </w:r>
      <w:r>
        <w:t xml:space="preserve">. </w:t>
      </w:r>
      <w:r w:rsidR="00430C49">
        <w:t xml:space="preserve">1999. </w:t>
      </w:r>
      <w:r>
        <w:t xml:space="preserve">Disponível em: https://www.dartfish.com/technology. </w:t>
      </w:r>
      <w:r w:rsidRPr="006773BE">
        <w:rPr>
          <w:lang w:val="en-US"/>
        </w:rPr>
        <w:t>Acesso em: 21 abr. 2024.</w:t>
      </w:r>
    </w:p>
    <w:p w14:paraId="2C5D0A9C" w14:textId="5287ED96" w:rsidR="007B4C78" w:rsidRDefault="007B4C78" w:rsidP="007B4C78">
      <w:pPr>
        <w:pStyle w:val="TF-REFERNCIASITEM0"/>
      </w:pPr>
      <w:r w:rsidRPr="006773BE">
        <w:rPr>
          <w:lang w:val="en-US"/>
        </w:rPr>
        <w:t xml:space="preserve">JANIESCH, C. </w:t>
      </w:r>
      <w:r w:rsidRPr="00952024">
        <w:rPr>
          <w:i/>
          <w:iCs/>
          <w:lang w:val="en-US"/>
        </w:rPr>
        <w:t>et al</w:t>
      </w:r>
      <w:r w:rsidRPr="006773BE">
        <w:rPr>
          <w:lang w:val="en-US"/>
        </w:rPr>
        <w:t xml:space="preserve">. </w:t>
      </w:r>
      <w:r w:rsidRPr="00952024">
        <w:rPr>
          <w:b/>
          <w:bCs/>
          <w:lang w:val="en-US"/>
        </w:rPr>
        <w:t>Advanced machine learning in business. Em: Business &amp; Information Systems Engineering</w:t>
      </w:r>
      <w:r w:rsidRPr="006773BE">
        <w:rPr>
          <w:lang w:val="en-US"/>
        </w:rPr>
        <w:t xml:space="preserve">, 2021. </w:t>
      </w:r>
      <w:r>
        <w:t>Disponível em: https://link.springer.com/article/10.1007/s12525-021-00475-2. Acesso em: 21 abr. 2024.</w:t>
      </w:r>
    </w:p>
    <w:p w14:paraId="516BB53F" w14:textId="7F640C8B" w:rsidR="007B4C78" w:rsidRPr="006773BE" w:rsidRDefault="007B4C78" w:rsidP="007B4C78">
      <w:pPr>
        <w:pStyle w:val="TF-REFERNCIASITEM0"/>
        <w:rPr>
          <w:lang w:val="en-US"/>
        </w:rPr>
      </w:pPr>
      <w:r w:rsidRPr="006773BE">
        <w:rPr>
          <w:lang w:val="en-US"/>
        </w:rPr>
        <w:t xml:space="preserve">KLEINA, T. </w:t>
      </w:r>
      <w:r w:rsidRPr="00952024">
        <w:rPr>
          <w:i/>
          <w:iCs/>
          <w:lang w:val="en-US"/>
        </w:rPr>
        <w:t>et al</w:t>
      </w:r>
      <w:r w:rsidRPr="006773BE">
        <w:rPr>
          <w:lang w:val="en-US"/>
        </w:rPr>
        <w:t xml:space="preserve">. Artificial Intelligence in Football: How ANN and SVM Can Predict Match Outcomes. </w:t>
      </w:r>
      <w:r w:rsidRPr="00952024">
        <w:rPr>
          <w:b/>
          <w:bCs/>
          <w:lang w:val="en-US"/>
        </w:rPr>
        <w:t>In</w:t>
      </w:r>
      <w:r w:rsidRPr="006773BE">
        <w:rPr>
          <w:lang w:val="en-US"/>
        </w:rPr>
        <w:t>: Journal of Sports Analytics, 2021. Disponível em: https://www.scielo.br/j/jpe/a/Z3PVmqLxFcCn68Ns7SG87Bx/?format=pdf&amp;lang=en. Acesso em: 21 abr. 2024.</w:t>
      </w:r>
    </w:p>
    <w:p w14:paraId="0BB72A36" w14:textId="77777777" w:rsidR="00693113" w:rsidRPr="00693113" w:rsidRDefault="00693113" w:rsidP="00693113">
      <w:pPr>
        <w:pStyle w:val="TF-REFERNCIASITEM0"/>
        <w:rPr>
          <w:lang w:val="en-US"/>
        </w:rPr>
      </w:pPr>
      <w:r w:rsidRPr="006773BE">
        <w:rPr>
          <w:lang w:val="en-US"/>
        </w:rPr>
        <w:t xml:space="preserve">O'SHEA, K.; NASH, R. </w:t>
      </w:r>
      <w:r w:rsidRPr="00952024">
        <w:rPr>
          <w:b/>
          <w:bCs/>
          <w:lang w:val="en-US"/>
        </w:rPr>
        <w:t>An Introduction to Convolutional Neural Networks</w:t>
      </w:r>
      <w:r w:rsidRPr="006773BE">
        <w:rPr>
          <w:lang w:val="en-US"/>
        </w:rPr>
        <w:t xml:space="preserve">. </w:t>
      </w:r>
      <w:r w:rsidRPr="00693113">
        <w:rPr>
          <w:lang w:val="en-US"/>
        </w:rPr>
        <w:t>2015. Disponível em: https://arxiv.org/abs/1511.08458. Acesso em: 21 abr. 2024.</w:t>
      </w:r>
    </w:p>
    <w:p w14:paraId="6DDD377C" w14:textId="412DDEF0" w:rsidR="00A938AF" w:rsidRPr="002D0F4D" w:rsidRDefault="00A938AF" w:rsidP="007B4C78">
      <w:pPr>
        <w:pStyle w:val="TF-REFERNCIASITEM0"/>
      </w:pPr>
      <w:r w:rsidRPr="006773BE">
        <w:rPr>
          <w:lang w:val="en-US"/>
        </w:rPr>
        <w:t>PALLAWI</w:t>
      </w:r>
      <w:r w:rsidR="00891E9F">
        <w:rPr>
          <w:lang w:val="en-US"/>
        </w:rPr>
        <w:t>, R</w:t>
      </w:r>
      <w:r w:rsidR="00952024">
        <w:rPr>
          <w:lang w:val="en-US"/>
        </w:rPr>
        <w:t>.</w:t>
      </w:r>
      <w:r w:rsidRPr="00952024">
        <w:rPr>
          <w:b/>
          <w:bCs/>
          <w:lang w:val="en-US"/>
        </w:rPr>
        <w:t xml:space="preserve"> </w:t>
      </w:r>
      <w:r w:rsidR="00C77F60" w:rsidRPr="00952024">
        <w:rPr>
          <w:b/>
          <w:bCs/>
          <w:lang w:val="en-US"/>
        </w:rPr>
        <w:t>Which Human pose estimation model should you pick to realise your ideas for a video analytics product in the year 2024</w:t>
      </w:r>
      <w:r w:rsidRPr="006773BE">
        <w:rPr>
          <w:lang w:val="en-US"/>
        </w:rPr>
        <w:t xml:space="preserve">. </w:t>
      </w:r>
      <w:r w:rsidRPr="00A938AF">
        <w:t xml:space="preserve">2023. Disponível em: https://pallawi-ds.medium.com/which-human-pose-estimation-model-should-you-pick-to-realise-your-ideas-for-a-video-analytics-6ca754cc1f4e. </w:t>
      </w:r>
      <w:r w:rsidRPr="002D0F4D">
        <w:t>Acesso em: 21 abr. 2024.</w:t>
      </w:r>
    </w:p>
    <w:p w14:paraId="2C35E030" w14:textId="4044E990" w:rsidR="007B4C78" w:rsidRDefault="007B4C78" w:rsidP="007B4C78">
      <w:pPr>
        <w:pStyle w:val="TF-REFERNCIASITEM0"/>
      </w:pPr>
      <w:r>
        <w:t xml:space="preserve">PINHEIRO, J. </w:t>
      </w:r>
      <w:r w:rsidRPr="00952024">
        <w:rPr>
          <w:b/>
          <w:bCs/>
        </w:rPr>
        <w:t>Estimação de Pose Corporal Integrada à Análise Notacional: Uma Nova Abordagem para Analisar Estratégias de Chutes de Pênalti no Futebol de Elite</w:t>
      </w:r>
      <w:r>
        <w:t>. 2022. Disponível em: https://www.frontiersin.org/articles/10.3389/fspor.2022.818556/full. Acesso em: 21 abr. 2024.</w:t>
      </w:r>
    </w:p>
    <w:p w14:paraId="1D5D448C" w14:textId="3B892A61" w:rsidR="00430C49" w:rsidRDefault="00430C49" w:rsidP="00430C49">
      <w:pPr>
        <w:pStyle w:val="TF-REFERNCIASITEM0"/>
      </w:pPr>
      <w:r>
        <w:t xml:space="preserve">PROZONE. </w:t>
      </w:r>
      <w:r w:rsidRPr="00430C49">
        <w:rPr>
          <w:b/>
          <w:bCs/>
        </w:rPr>
        <w:t>Prozone</w:t>
      </w:r>
      <w:r>
        <w:t>. 1995. Disponível em: &lt;http://prozonesports.stats.com/&gt;. Acesso em: 30 abr. 2024</w:t>
      </w:r>
    </w:p>
    <w:p w14:paraId="0701E7BB" w14:textId="4B219B16" w:rsidR="007B4C78" w:rsidRPr="002D0F4D" w:rsidRDefault="007B4C78" w:rsidP="007B4C78">
      <w:pPr>
        <w:pStyle w:val="TF-REFERNCIASITEM0"/>
        <w:rPr>
          <w:lang w:val="en-US"/>
        </w:rPr>
      </w:pPr>
      <w:r>
        <w:t xml:space="preserve">SILVA, F. M. </w:t>
      </w:r>
      <w:r w:rsidRPr="0043147C">
        <w:rPr>
          <w:b/>
          <w:bCs/>
        </w:rPr>
        <w:t>Explorando a captação de movimento dos jogadores de futebol em cobranças de pênaltis</w:t>
      </w:r>
      <w:r>
        <w:t xml:space="preserve">. São Paulo: Universidade Presbiteriana Mackenzie, 2022. Disponível em: https://adelpha-api.mackenzie.br/server/api/core/bitstreams/df05baa1-f852-4de9-9aee-e6c7ef22ad5b/content. </w:t>
      </w:r>
      <w:r w:rsidRPr="002D0F4D">
        <w:rPr>
          <w:lang w:val="en-US"/>
        </w:rPr>
        <w:t>Acesso em: 21 abr. 2024.</w:t>
      </w:r>
    </w:p>
    <w:p w14:paraId="51324E6D" w14:textId="63478A2F" w:rsidR="007B4C78" w:rsidRDefault="007B4C78" w:rsidP="007B4C78">
      <w:pPr>
        <w:pStyle w:val="TF-REFERNCIASITEM0"/>
      </w:pPr>
      <w:r w:rsidRPr="006773BE">
        <w:rPr>
          <w:lang w:val="en-US"/>
        </w:rPr>
        <w:t xml:space="preserve">WANG, Z. </w:t>
      </w:r>
      <w:r w:rsidRPr="0043147C">
        <w:rPr>
          <w:i/>
          <w:iCs/>
          <w:lang w:val="en-US"/>
        </w:rPr>
        <w:t>et al</w:t>
      </w:r>
      <w:r w:rsidRPr="006773BE">
        <w:rPr>
          <w:lang w:val="en-US"/>
        </w:rPr>
        <w:t xml:space="preserve">. </w:t>
      </w:r>
      <w:r w:rsidRPr="0043147C">
        <w:rPr>
          <w:b/>
          <w:bCs/>
          <w:lang w:val="en-US"/>
        </w:rPr>
        <w:t>Deep learning for image-based cancer detection and diagnosis − A survey</w:t>
      </w:r>
      <w:r w:rsidRPr="006773BE">
        <w:rPr>
          <w:lang w:val="en-US"/>
        </w:rPr>
        <w:t xml:space="preserve">. </w:t>
      </w:r>
      <w:r>
        <w:t>Pattern Recognition, 2019. Disponível em: https://www.sciencedirect.com/science/article/abs/pii/S0031320318301845. Acesso em: 21 abr. 2024.</w:t>
      </w:r>
    </w:p>
    <w:p w14:paraId="5E627B65" w14:textId="329B7DA5" w:rsidR="007B4C78" w:rsidRDefault="007B4C78" w:rsidP="007B4C78">
      <w:pPr>
        <w:pStyle w:val="TF-REFERNCIASITEM0"/>
      </w:pPr>
      <w:r w:rsidRPr="006773BE">
        <w:rPr>
          <w:lang w:val="en-US"/>
        </w:rPr>
        <w:t xml:space="preserve">YACOUBY, R.; AXMAN, D. Probabilistic Extension of Precision, Recall, and F1 Score for More Thorough Evaluation of Classification Models. </w:t>
      </w:r>
      <w:r w:rsidRPr="0043147C">
        <w:rPr>
          <w:b/>
          <w:bCs/>
          <w:lang w:val="en-US"/>
        </w:rPr>
        <w:t>In</w:t>
      </w:r>
      <w:r w:rsidRPr="006773BE">
        <w:rPr>
          <w:lang w:val="en-US"/>
        </w:rPr>
        <w:t xml:space="preserve">: Proceedings of the First Workshop on Evaluation and Comparison of NLP Systems (Eval4NLP), pages 79–91, 2020. </w:t>
      </w:r>
      <w:r>
        <w:t>Disponível em: https://aclanthology.org/2020.eval4nlp-1.9/. Acesso em: 21 abr. 2024.</w:t>
      </w:r>
    </w:p>
    <w:p w14:paraId="03654F65" w14:textId="32DEC7EA" w:rsidR="008E6074" w:rsidRDefault="007B4C78" w:rsidP="007B4C78">
      <w:pPr>
        <w:pStyle w:val="TF-REFERNCIASITEM0"/>
      </w:pPr>
      <w:r>
        <w:t>ZHANG, B</w:t>
      </w:r>
      <w:r w:rsidR="00693113">
        <w:t xml:space="preserve">. </w:t>
      </w:r>
      <w:r w:rsidR="00693113" w:rsidRPr="0043147C">
        <w:rPr>
          <w:i/>
          <w:iCs/>
        </w:rPr>
        <w:t>et al</w:t>
      </w:r>
      <w:r>
        <w:t xml:space="preserve">. </w:t>
      </w:r>
      <w:r w:rsidRPr="0043147C">
        <w:rPr>
          <w:b/>
          <w:bCs/>
          <w:lang w:val="en-US"/>
        </w:rPr>
        <w:t xml:space="preserve">Artificial Intelligence-Based Joint Movement Estimation Method for Football Players in Sports Training. </w:t>
      </w:r>
      <w:r w:rsidRPr="0043147C">
        <w:rPr>
          <w:b/>
          <w:bCs/>
        </w:rPr>
        <w:t>Mobile Information Systems</w:t>
      </w:r>
      <w:r>
        <w:t>, Volume 2021, Article ID 9956482, 9 pages. Disponível em: https://doi.org/10.1155/2021/9956482. Acesso em: 21 abr. 2024.</w:t>
      </w:r>
    </w:p>
    <w:p w14:paraId="3ED5D58A" w14:textId="77777777" w:rsidR="008E6074" w:rsidRDefault="008E6074" w:rsidP="008E6074">
      <w:pPr>
        <w:pStyle w:val="TF-REFERNCIASITEM0"/>
      </w:pPr>
    </w:p>
    <w:p w14:paraId="667D2D63" w14:textId="5937E6D8" w:rsidR="002D0F4D" w:rsidRDefault="002D0F4D">
      <w:pPr>
        <w:keepNext w:val="0"/>
        <w:keepLines w:val="0"/>
        <w:rPr>
          <w:sz w:val="20"/>
          <w:szCs w:val="20"/>
        </w:rPr>
      </w:pPr>
      <w:r>
        <w:br w:type="page"/>
      </w:r>
    </w:p>
    <w:p w14:paraId="1D7ECB40" w14:textId="77777777" w:rsidR="002D0F4D" w:rsidRPr="00320BFA" w:rsidRDefault="002D0F4D" w:rsidP="002D0F4D">
      <w:pPr>
        <w:pStyle w:val="TF-xAvalTTULO"/>
      </w:pPr>
      <w:r w:rsidRPr="00320BFA">
        <w:lastRenderedPageBreak/>
        <w:t>FORMULÁRIO  DE  avaliação</w:t>
      </w:r>
      <w:r>
        <w:t xml:space="preserve"> BCC </w:t>
      </w:r>
      <w:r w:rsidRPr="00320BFA">
        <w:t xml:space="preserve">– PROFESSOR </w:t>
      </w:r>
      <w:r>
        <w:t>AVALIADOR – Pré-projeto</w:t>
      </w:r>
    </w:p>
    <w:p w14:paraId="24482680" w14:textId="079A802F" w:rsidR="002D0F4D" w:rsidRDefault="002D0F4D" w:rsidP="002D0F4D">
      <w:pPr>
        <w:pStyle w:val="TF-xAvalLINHA"/>
      </w:pPr>
      <w:r w:rsidRPr="00320BFA">
        <w:t>Avaliador(a):</w:t>
      </w:r>
      <w:r w:rsidRPr="00320BFA">
        <w:tab/>
      </w:r>
      <w:r w:rsidRPr="002D0F4D">
        <w:t>Andreza Sartori</w:t>
      </w:r>
    </w:p>
    <w:p w14:paraId="7EF9C494" w14:textId="77777777" w:rsidR="002D0F4D" w:rsidRPr="00C767AD" w:rsidRDefault="002D0F4D" w:rsidP="002D0F4D">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48"/>
        <w:gridCol w:w="433"/>
        <w:gridCol w:w="537"/>
        <w:gridCol w:w="480"/>
      </w:tblGrid>
      <w:tr w:rsidR="002D0F4D" w:rsidRPr="00320BFA" w14:paraId="26D1BDEE" w14:textId="77777777" w:rsidTr="006C68B5">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EF757ED" w14:textId="77777777" w:rsidR="002D0F4D" w:rsidRPr="00320BFA" w:rsidRDefault="002D0F4D" w:rsidP="006C68B5">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01F50A2D" w14:textId="77777777" w:rsidR="002D0F4D" w:rsidRPr="00320BFA" w:rsidRDefault="002D0F4D" w:rsidP="006C68B5">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3094031E" w14:textId="77777777" w:rsidR="002D0F4D" w:rsidRPr="00320BFA" w:rsidRDefault="002D0F4D" w:rsidP="006C68B5">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3948542B" w14:textId="77777777" w:rsidR="002D0F4D" w:rsidRPr="00320BFA" w:rsidRDefault="002D0F4D" w:rsidP="006C68B5">
            <w:pPr>
              <w:pStyle w:val="TF-xAvalITEMTABELA"/>
            </w:pPr>
            <w:r w:rsidRPr="00320BFA">
              <w:t>não atende</w:t>
            </w:r>
          </w:p>
        </w:tc>
      </w:tr>
      <w:tr w:rsidR="002D0F4D" w:rsidRPr="00320BFA" w14:paraId="6C117A3B" w14:textId="77777777" w:rsidTr="006C68B5">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577011CD" w14:textId="77777777" w:rsidR="002D0F4D" w:rsidRPr="0000224C" w:rsidRDefault="002D0F4D" w:rsidP="006C68B5">
            <w:pPr>
              <w:pStyle w:val="TF-xAvalITEMTABELA"/>
            </w:pPr>
            <w:r w:rsidRPr="00030341">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0167C41C" w14:textId="77777777" w:rsidR="002D0F4D" w:rsidRPr="00320BFA" w:rsidRDefault="002D0F4D" w:rsidP="002D0F4D">
            <w:pPr>
              <w:pStyle w:val="TF-xAvalITEM"/>
              <w:numPr>
                <w:ilvl w:val="0"/>
                <w:numId w:val="13"/>
              </w:numPr>
            </w:pPr>
            <w:r w:rsidRPr="00320BFA">
              <w:t>INTRODUÇÃO</w:t>
            </w:r>
          </w:p>
          <w:p w14:paraId="04DB2976" w14:textId="77777777" w:rsidR="002D0F4D" w:rsidRPr="00320BFA" w:rsidRDefault="002D0F4D" w:rsidP="006C68B5">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66D24BB0" w14:textId="20FC08EA" w:rsidR="002D0F4D" w:rsidRPr="00320BFA" w:rsidRDefault="00B10695" w:rsidP="006C68B5">
            <w:pPr>
              <w:keepNext w:val="0"/>
              <w:keepLines w:val="0"/>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2CAE90A5" w14:textId="77777777" w:rsidR="002D0F4D" w:rsidRPr="00320BFA" w:rsidRDefault="002D0F4D" w:rsidP="006C68B5">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3FEFC2D0" w14:textId="77777777" w:rsidR="002D0F4D" w:rsidRPr="00320BFA" w:rsidRDefault="002D0F4D" w:rsidP="006C68B5">
            <w:pPr>
              <w:keepNext w:val="0"/>
              <w:keepLines w:val="0"/>
              <w:ind w:left="709" w:hanging="709"/>
              <w:jc w:val="center"/>
              <w:rPr>
                <w:sz w:val="18"/>
              </w:rPr>
            </w:pPr>
          </w:p>
        </w:tc>
      </w:tr>
      <w:tr w:rsidR="002D0F4D" w:rsidRPr="00320BFA" w14:paraId="012AF01D" w14:textId="77777777" w:rsidTr="006C68B5">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58B0D03" w14:textId="77777777" w:rsidR="002D0F4D" w:rsidRPr="00320BFA" w:rsidRDefault="002D0F4D"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27F155D" w14:textId="77777777" w:rsidR="002D0F4D" w:rsidRPr="00320BFA" w:rsidRDefault="002D0F4D" w:rsidP="006C68B5">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10637292" w14:textId="0249ECC4" w:rsidR="002D0F4D" w:rsidRPr="00320BFA" w:rsidRDefault="00B10695" w:rsidP="006C68B5">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522F002A" w14:textId="77777777" w:rsidR="002D0F4D" w:rsidRPr="00320BFA" w:rsidRDefault="002D0F4D"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0261CC7" w14:textId="77777777" w:rsidR="002D0F4D" w:rsidRPr="00320BFA" w:rsidRDefault="002D0F4D" w:rsidP="006C68B5">
            <w:pPr>
              <w:keepNext w:val="0"/>
              <w:keepLines w:val="0"/>
              <w:ind w:left="709" w:hanging="709"/>
              <w:jc w:val="center"/>
              <w:rPr>
                <w:sz w:val="18"/>
              </w:rPr>
            </w:pPr>
          </w:p>
        </w:tc>
      </w:tr>
      <w:tr w:rsidR="002D0F4D" w:rsidRPr="00320BFA" w14:paraId="72F40532" w14:textId="77777777" w:rsidTr="006C68B5">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74A38B6" w14:textId="77777777" w:rsidR="002D0F4D" w:rsidRPr="00320BFA" w:rsidRDefault="002D0F4D"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56E9675" w14:textId="77777777" w:rsidR="002D0F4D" w:rsidRPr="00320BFA" w:rsidRDefault="002D0F4D" w:rsidP="002D0F4D">
            <w:pPr>
              <w:pStyle w:val="TF-xAvalITEM"/>
              <w:numPr>
                <w:ilvl w:val="0"/>
                <w:numId w:val="12"/>
              </w:numPr>
            </w:pPr>
            <w:r w:rsidRPr="00320BFA">
              <w:t>OBJETIVOS</w:t>
            </w:r>
          </w:p>
          <w:p w14:paraId="1E8EBA82" w14:textId="77777777" w:rsidR="002D0F4D" w:rsidRPr="00320BFA" w:rsidRDefault="002D0F4D" w:rsidP="006C68B5">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6495C2F3" w14:textId="77777777" w:rsidR="002D0F4D" w:rsidRPr="00320BFA" w:rsidRDefault="002D0F4D" w:rsidP="006C68B5">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6064C72E" w14:textId="57D53A55" w:rsidR="002D0F4D" w:rsidRPr="00320BFA" w:rsidRDefault="00A91EF9" w:rsidP="006C68B5">
            <w:pPr>
              <w:keepNext w:val="0"/>
              <w:keepLines w:val="0"/>
              <w:ind w:left="709" w:hanging="709"/>
              <w:jc w:val="center"/>
              <w:rPr>
                <w:sz w:val="18"/>
              </w:rPr>
            </w:pPr>
            <w:r>
              <w:rPr>
                <w:sz w:val="18"/>
              </w:rPr>
              <w:t>X</w:t>
            </w:r>
          </w:p>
        </w:tc>
        <w:tc>
          <w:tcPr>
            <w:tcW w:w="267" w:type="pct"/>
            <w:tcBorders>
              <w:top w:val="single" w:sz="4" w:space="0" w:color="auto"/>
              <w:left w:val="single" w:sz="4" w:space="0" w:color="auto"/>
              <w:bottom w:val="single" w:sz="4" w:space="0" w:color="auto"/>
              <w:right w:val="single" w:sz="12" w:space="0" w:color="auto"/>
            </w:tcBorders>
          </w:tcPr>
          <w:p w14:paraId="153A26ED" w14:textId="77777777" w:rsidR="002D0F4D" w:rsidRPr="00320BFA" w:rsidRDefault="002D0F4D" w:rsidP="006C68B5">
            <w:pPr>
              <w:keepNext w:val="0"/>
              <w:keepLines w:val="0"/>
              <w:ind w:left="709" w:hanging="709"/>
              <w:jc w:val="center"/>
              <w:rPr>
                <w:sz w:val="18"/>
              </w:rPr>
            </w:pPr>
          </w:p>
        </w:tc>
      </w:tr>
      <w:tr w:rsidR="002D0F4D" w:rsidRPr="00320BFA" w14:paraId="52C71A32" w14:textId="77777777" w:rsidTr="006C68B5">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6784AB9" w14:textId="77777777" w:rsidR="002D0F4D" w:rsidRPr="00320BFA" w:rsidRDefault="002D0F4D"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FD762EA" w14:textId="77777777" w:rsidR="002D0F4D" w:rsidRPr="00320BFA" w:rsidRDefault="002D0F4D" w:rsidP="006C68B5">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24FA7E54" w14:textId="1CC205AF" w:rsidR="002D0F4D" w:rsidRPr="00320BFA" w:rsidRDefault="0064210B" w:rsidP="006C68B5">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8CD35C2" w14:textId="77777777" w:rsidR="002D0F4D" w:rsidRPr="00320BFA" w:rsidRDefault="002D0F4D"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39413C4" w14:textId="77777777" w:rsidR="002D0F4D" w:rsidRPr="00320BFA" w:rsidRDefault="002D0F4D" w:rsidP="006C68B5">
            <w:pPr>
              <w:keepNext w:val="0"/>
              <w:keepLines w:val="0"/>
              <w:ind w:left="709" w:hanging="709"/>
              <w:jc w:val="center"/>
              <w:rPr>
                <w:sz w:val="18"/>
              </w:rPr>
            </w:pPr>
          </w:p>
        </w:tc>
      </w:tr>
      <w:tr w:rsidR="002D0F4D" w:rsidRPr="00320BFA" w14:paraId="6F28ED32" w14:textId="77777777" w:rsidTr="006C68B5">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B44E1C2" w14:textId="77777777" w:rsidR="002D0F4D" w:rsidRPr="00320BFA" w:rsidRDefault="002D0F4D"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C95910A" w14:textId="77777777" w:rsidR="002D0F4D" w:rsidRPr="00320BFA" w:rsidRDefault="002D0F4D" w:rsidP="002D0F4D">
            <w:pPr>
              <w:pStyle w:val="TF-xAvalITEM"/>
              <w:numPr>
                <w:ilvl w:val="0"/>
                <w:numId w:val="12"/>
              </w:numPr>
            </w:pPr>
            <w:r w:rsidRPr="00320BFA">
              <w:t>TRABALHOS CORRELATOS</w:t>
            </w:r>
          </w:p>
          <w:p w14:paraId="70EA03FF" w14:textId="77777777" w:rsidR="002D0F4D" w:rsidRPr="00320BFA" w:rsidRDefault="002D0F4D" w:rsidP="006C68B5">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5CA845E5" w14:textId="74D4DF96" w:rsidR="002D0F4D" w:rsidRPr="00320BFA" w:rsidRDefault="00416213" w:rsidP="006C68B5">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E8E5090" w14:textId="77777777" w:rsidR="002D0F4D" w:rsidRPr="00320BFA" w:rsidRDefault="002D0F4D"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4B56D24" w14:textId="77777777" w:rsidR="002D0F4D" w:rsidRPr="00320BFA" w:rsidRDefault="002D0F4D" w:rsidP="006C68B5">
            <w:pPr>
              <w:keepNext w:val="0"/>
              <w:keepLines w:val="0"/>
              <w:ind w:left="709" w:hanging="709"/>
              <w:jc w:val="center"/>
              <w:rPr>
                <w:sz w:val="18"/>
              </w:rPr>
            </w:pPr>
          </w:p>
        </w:tc>
      </w:tr>
      <w:tr w:rsidR="002D0F4D" w:rsidRPr="00320BFA" w14:paraId="2290ABCC" w14:textId="77777777" w:rsidTr="006C68B5">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0207F64" w14:textId="77777777" w:rsidR="002D0F4D" w:rsidRPr="00320BFA" w:rsidRDefault="002D0F4D"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9C3EC47" w14:textId="77777777" w:rsidR="002D0F4D" w:rsidRPr="00320BFA" w:rsidRDefault="002D0F4D" w:rsidP="002D0F4D">
            <w:pPr>
              <w:pStyle w:val="TF-xAvalITEM"/>
              <w:numPr>
                <w:ilvl w:val="0"/>
                <w:numId w:val="12"/>
              </w:numPr>
            </w:pPr>
            <w:r w:rsidRPr="00320BFA">
              <w:t>JUSTIFICATIVA</w:t>
            </w:r>
          </w:p>
          <w:p w14:paraId="7C4C4E89" w14:textId="77777777" w:rsidR="002D0F4D" w:rsidRPr="00320BFA" w:rsidRDefault="002D0F4D" w:rsidP="006C68B5">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166DC972" w14:textId="721636DC" w:rsidR="002D0F4D" w:rsidRPr="00320BFA" w:rsidRDefault="009832AC" w:rsidP="006C68B5">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CD5CEA4" w14:textId="77777777" w:rsidR="002D0F4D" w:rsidRPr="00320BFA" w:rsidRDefault="002D0F4D"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1653436" w14:textId="77777777" w:rsidR="002D0F4D" w:rsidRPr="00320BFA" w:rsidRDefault="002D0F4D" w:rsidP="006C68B5">
            <w:pPr>
              <w:keepNext w:val="0"/>
              <w:keepLines w:val="0"/>
              <w:ind w:left="709" w:hanging="709"/>
              <w:jc w:val="center"/>
              <w:rPr>
                <w:sz w:val="18"/>
              </w:rPr>
            </w:pPr>
          </w:p>
        </w:tc>
      </w:tr>
      <w:tr w:rsidR="002D0F4D" w:rsidRPr="00320BFA" w14:paraId="3AB5D2C0" w14:textId="77777777" w:rsidTr="006C68B5">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31B8316" w14:textId="77777777" w:rsidR="002D0F4D" w:rsidRPr="00320BFA" w:rsidRDefault="002D0F4D"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1809707" w14:textId="77777777" w:rsidR="002D0F4D" w:rsidRPr="00320BFA" w:rsidRDefault="002D0F4D" w:rsidP="006C68B5">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6D2EDA4B" w14:textId="0229CA18" w:rsidR="002D0F4D" w:rsidRPr="00320BFA" w:rsidRDefault="009832AC" w:rsidP="006C68B5">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9796350" w14:textId="77777777" w:rsidR="002D0F4D" w:rsidRPr="00320BFA" w:rsidRDefault="002D0F4D"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0E3B57B" w14:textId="77777777" w:rsidR="002D0F4D" w:rsidRPr="00320BFA" w:rsidRDefault="002D0F4D" w:rsidP="006C68B5">
            <w:pPr>
              <w:keepNext w:val="0"/>
              <w:keepLines w:val="0"/>
              <w:ind w:left="709" w:hanging="709"/>
              <w:jc w:val="center"/>
              <w:rPr>
                <w:sz w:val="18"/>
              </w:rPr>
            </w:pPr>
          </w:p>
        </w:tc>
      </w:tr>
      <w:tr w:rsidR="002D0F4D" w:rsidRPr="00320BFA" w14:paraId="0F212D16" w14:textId="77777777" w:rsidTr="006C68B5">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C62E9E3" w14:textId="77777777" w:rsidR="002D0F4D" w:rsidRPr="00320BFA" w:rsidRDefault="002D0F4D"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9B3A27A" w14:textId="77777777" w:rsidR="002D0F4D" w:rsidRPr="00320BFA" w:rsidRDefault="002D0F4D" w:rsidP="006C68B5">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6B6CE348" w14:textId="0FD890D3" w:rsidR="002D0F4D" w:rsidRPr="00320BFA" w:rsidRDefault="009832AC" w:rsidP="006C68B5">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B582D81" w14:textId="77777777" w:rsidR="002D0F4D" w:rsidRPr="00320BFA" w:rsidRDefault="002D0F4D"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0D67A5E" w14:textId="77777777" w:rsidR="002D0F4D" w:rsidRPr="00320BFA" w:rsidRDefault="002D0F4D" w:rsidP="006C68B5">
            <w:pPr>
              <w:keepNext w:val="0"/>
              <w:keepLines w:val="0"/>
              <w:ind w:left="709" w:hanging="709"/>
              <w:jc w:val="center"/>
              <w:rPr>
                <w:sz w:val="18"/>
              </w:rPr>
            </w:pPr>
          </w:p>
        </w:tc>
      </w:tr>
      <w:tr w:rsidR="002D0F4D" w:rsidRPr="00320BFA" w14:paraId="1072349E" w14:textId="77777777" w:rsidTr="006C68B5">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6CB5CAB" w14:textId="77777777" w:rsidR="002D0F4D" w:rsidRPr="00320BFA" w:rsidRDefault="002D0F4D"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2AEBE06" w14:textId="77777777" w:rsidR="002D0F4D" w:rsidRPr="00320BFA" w:rsidRDefault="002D0F4D" w:rsidP="002D0F4D">
            <w:pPr>
              <w:pStyle w:val="TF-xAvalITEM"/>
              <w:numPr>
                <w:ilvl w:val="0"/>
                <w:numId w:val="12"/>
              </w:numPr>
            </w:pPr>
            <w:r w:rsidRPr="00320BFA">
              <w:t>REQUISITOS PRINCIPAIS DO PROBLEMA A SER TRABALHADO</w:t>
            </w:r>
          </w:p>
          <w:p w14:paraId="44BCC4F8" w14:textId="77777777" w:rsidR="002D0F4D" w:rsidRPr="00320BFA" w:rsidRDefault="002D0F4D" w:rsidP="006C68B5">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18DD414D" w14:textId="77777777" w:rsidR="002D0F4D" w:rsidRPr="00320BFA" w:rsidRDefault="002D0F4D" w:rsidP="006C68B5">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7B1EED54" w14:textId="360B8D0C" w:rsidR="002D0F4D" w:rsidRPr="00320BFA" w:rsidRDefault="009832AC" w:rsidP="006C68B5">
            <w:pPr>
              <w:keepNext w:val="0"/>
              <w:keepLines w:val="0"/>
              <w:ind w:left="709" w:hanging="709"/>
              <w:jc w:val="center"/>
              <w:rPr>
                <w:sz w:val="18"/>
              </w:rPr>
            </w:pPr>
            <w:r>
              <w:rPr>
                <w:sz w:val="18"/>
              </w:rPr>
              <w:t>X</w:t>
            </w:r>
          </w:p>
        </w:tc>
        <w:tc>
          <w:tcPr>
            <w:tcW w:w="267" w:type="pct"/>
            <w:tcBorders>
              <w:top w:val="single" w:sz="4" w:space="0" w:color="auto"/>
              <w:left w:val="single" w:sz="4" w:space="0" w:color="auto"/>
              <w:bottom w:val="single" w:sz="4" w:space="0" w:color="auto"/>
              <w:right w:val="single" w:sz="12" w:space="0" w:color="auto"/>
            </w:tcBorders>
          </w:tcPr>
          <w:p w14:paraId="6C839EDB" w14:textId="77777777" w:rsidR="002D0F4D" w:rsidRPr="00320BFA" w:rsidRDefault="002D0F4D" w:rsidP="006C68B5">
            <w:pPr>
              <w:keepNext w:val="0"/>
              <w:keepLines w:val="0"/>
              <w:ind w:left="709" w:hanging="709"/>
              <w:jc w:val="center"/>
              <w:rPr>
                <w:sz w:val="18"/>
              </w:rPr>
            </w:pPr>
          </w:p>
        </w:tc>
      </w:tr>
      <w:tr w:rsidR="002D0F4D" w:rsidRPr="00320BFA" w14:paraId="39864EC9" w14:textId="77777777" w:rsidTr="006C68B5">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8594B06" w14:textId="77777777" w:rsidR="002D0F4D" w:rsidRPr="00320BFA" w:rsidRDefault="002D0F4D"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49FCC71" w14:textId="77777777" w:rsidR="002D0F4D" w:rsidRPr="00320BFA" w:rsidRDefault="002D0F4D" w:rsidP="002D0F4D">
            <w:pPr>
              <w:pStyle w:val="TF-xAvalITEM"/>
              <w:numPr>
                <w:ilvl w:val="0"/>
                <w:numId w:val="12"/>
              </w:numPr>
            </w:pPr>
            <w:r w:rsidRPr="00320BFA">
              <w:t>METODOLOGIA</w:t>
            </w:r>
          </w:p>
          <w:p w14:paraId="6172EBC8" w14:textId="77777777" w:rsidR="002D0F4D" w:rsidRPr="00320BFA" w:rsidRDefault="002D0F4D" w:rsidP="006C68B5">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0CC449B" w14:textId="4D4627A0" w:rsidR="002D0F4D" w:rsidRPr="00320BFA" w:rsidRDefault="006B028C" w:rsidP="006C68B5">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770A5D6" w14:textId="77777777" w:rsidR="002D0F4D" w:rsidRPr="00320BFA" w:rsidRDefault="002D0F4D"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796A6B6" w14:textId="77777777" w:rsidR="002D0F4D" w:rsidRPr="00320BFA" w:rsidRDefault="002D0F4D" w:rsidP="006C68B5">
            <w:pPr>
              <w:keepNext w:val="0"/>
              <w:keepLines w:val="0"/>
              <w:ind w:left="709" w:hanging="709"/>
              <w:jc w:val="center"/>
              <w:rPr>
                <w:sz w:val="18"/>
              </w:rPr>
            </w:pPr>
          </w:p>
        </w:tc>
      </w:tr>
      <w:tr w:rsidR="002D0F4D" w:rsidRPr="00320BFA" w14:paraId="6127E51E" w14:textId="77777777" w:rsidTr="006C68B5">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0895779" w14:textId="77777777" w:rsidR="002D0F4D" w:rsidRPr="00320BFA" w:rsidRDefault="002D0F4D"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FEDB0B8" w14:textId="77777777" w:rsidR="002D0F4D" w:rsidRPr="00320BFA" w:rsidRDefault="002D0F4D" w:rsidP="006C68B5">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3CA1751C" w14:textId="0229D3B7" w:rsidR="002D0F4D" w:rsidRPr="00320BFA" w:rsidRDefault="006B028C" w:rsidP="006C68B5">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9168D17" w14:textId="77777777" w:rsidR="002D0F4D" w:rsidRPr="00320BFA" w:rsidRDefault="002D0F4D"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12F5DA3" w14:textId="77777777" w:rsidR="002D0F4D" w:rsidRPr="00320BFA" w:rsidRDefault="002D0F4D" w:rsidP="006C68B5">
            <w:pPr>
              <w:keepNext w:val="0"/>
              <w:keepLines w:val="0"/>
              <w:ind w:left="709" w:hanging="709"/>
              <w:jc w:val="center"/>
              <w:rPr>
                <w:sz w:val="18"/>
              </w:rPr>
            </w:pPr>
          </w:p>
        </w:tc>
      </w:tr>
      <w:tr w:rsidR="002D0F4D" w:rsidRPr="00320BFA" w14:paraId="7217C39D" w14:textId="77777777" w:rsidTr="006C68B5">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28DA4DC" w14:textId="77777777" w:rsidR="002D0F4D" w:rsidRPr="00320BFA" w:rsidRDefault="002D0F4D"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EFA7A85" w14:textId="77777777" w:rsidR="002D0F4D" w:rsidRPr="00320BFA" w:rsidRDefault="002D0F4D" w:rsidP="002D0F4D">
            <w:pPr>
              <w:pStyle w:val="TF-xAvalITEM"/>
              <w:numPr>
                <w:ilvl w:val="0"/>
                <w:numId w:val="12"/>
              </w:numPr>
            </w:pPr>
            <w:r w:rsidRPr="00320BFA">
              <w:t>REVISÃO BIBLIOGRÁFICA</w:t>
            </w:r>
          </w:p>
          <w:p w14:paraId="0A3AF7B1" w14:textId="77777777" w:rsidR="002D0F4D" w:rsidRPr="00320BFA" w:rsidRDefault="002D0F4D" w:rsidP="006C68B5">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133CFDB2" w14:textId="67FD671F" w:rsidR="002D0F4D" w:rsidRPr="00320BFA" w:rsidRDefault="006B028C" w:rsidP="006C68B5">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5DD5894" w14:textId="77777777" w:rsidR="002D0F4D" w:rsidRPr="00320BFA" w:rsidRDefault="002D0F4D"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79BE11C" w14:textId="77777777" w:rsidR="002D0F4D" w:rsidRPr="00320BFA" w:rsidRDefault="002D0F4D" w:rsidP="006C68B5">
            <w:pPr>
              <w:keepNext w:val="0"/>
              <w:keepLines w:val="0"/>
              <w:ind w:left="709" w:hanging="709"/>
              <w:jc w:val="center"/>
              <w:rPr>
                <w:sz w:val="18"/>
              </w:rPr>
            </w:pPr>
          </w:p>
        </w:tc>
      </w:tr>
      <w:tr w:rsidR="002D0F4D" w:rsidRPr="00320BFA" w14:paraId="58310E6B" w14:textId="77777777" w:rsidTr="006C68B5">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4B85313" w14:textId="77777777" w:rsidR="002D0F4D" w:rsidRPr="00320BFA" w:rsidRDefault="002D0F4D" w:rsidP="006C68B5">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7E57CF19" w14:textId="77777777" w:rsidR="002D0F4D" w:rsidRPr="00320BFA" w:rsidRDefault="002D0F4D" w:rsidP="006C68B5">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09B0F210" w14:textId="6B34A08A" w:rsidR="002D0F4D" w:rsidRPr="00320BFA" w:rsidRDefault="006B028C" w:rsidP="006C68B5">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64430C94" w14:textId="77777777" w:rsidR="002D0F4D" w:rsidRPr="00320BFA" w:rsidRDefault="002D0F4D" w:rsidP="006C68B5">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7B466F84" w14:textId="77777777" w:rsidR="002D0F4D" w:rsidRPr="00320BFA" w:rsidRDefault="002D0F4D" w:rsidP="006C68B5">
            <w:pPr>
              <w:keepNext w:val="0"/>
              <w:keepLines w:val="0"/>
              <w:ind w:left="709" w:hanging="709"/>
              <w:jc w:val="center"/>
              <w:rPr>
                <w:sz w:val="18"/>
              </w:rPr>
            </w:pPr>
          </w:p>
        </w:tc>
      </w:tr>
      <w:tr w:rsidR="002D0F4D" w:rsidRPr="00320BFA" w14:paraId="5C04AAEA" w14:textId="77777777" w:rsidTr="006C68B5">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6D02F543" w14:textId="77777777" w:rsidR="002D0F4D" w:rsidRPr="0000224C" w:rsidRDefault="002D0F4D" w:rsidP="006C68B5">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2587F5BD" w14:textId="77777777" w:rsidR="002D0F4D" w:rsidRPr="00320BFA" w:rsidRDefault="002D0F4D" w:rsidP="002D0F4D">
            <w:pPr>
              <w:pStyle w:val="TF-xAvalITEM"/>
              <w:numPr>
                <w:ilvl w:val="0"/>
                <w:numId w:val="12"/>
              </w:numPr>
            </w:pPr>
            <w:r w:rsidRPr="00320BFA">
              <w:t>LINGUAGEM USADA (redação)</w:t>
            </w:r>
          </w:p>
          <w:p w14:paraId="6BEB2ACD" w14:textId="77777777" w:rsidR="002D0F4D" w:rsidRPr="00320BFA" w:rsidRDefault="002D0F4D" w:rsidP="006C68B5">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37D5DDD4" w14:textId="61E3CE41" w:rsidR="002D0F4D" w:rsidRPr="00320BFA" w:rsidRDefault="006B028C" w:rsidP="006C68B5">
            <w:pPr>
              <w:keepNext w:val="0"/>
              <w:keepLines w:val="0"/>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22ABE250" w14:textId="77777777" w:rsidR="002D0F4D" w:rsidRPr="00320BFA" w:rsidRDefault="002D0F4D" w:rsidP="006C68B5">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3715D7CD" w14:textId="77777777" w:rsidR="002D0F4D" w:rsidRPr="00320BFA" w:rsidRDefault="002D0F4D" w:rsidP="006C68B5">
            <w:pPr>
              <w:keepNext w:val="0"/>
              <w:keepLines w:val="0"/>
              <w:ind w:left="709" w:hanging="709"/>
              <w:jc w:val="center"/>
              <w:rPr>
                <w:sz w:val="18"/>
              </w:rPr>
            </w:pPr>
          </w:p>
        </w:tc>
      </w:tr>
      <w:tr w:rsidR="002D0F4D" w:rsidRPr="00320BFA" w14:paraId="5D13CFFC" w14:textId="77777777" w:rsidTr="006C68B5">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A1DABE0" w14:textId="77777777" w:rsidR="002D0F4D" w:rsidRPr="00320BFA" w:rsidRDefault="002D0F4D" w:rsidP="006C68B5">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1F577430" w14:textId="77777777" w:rsidR="002D0F4D" w:rsidRPr="00320BFA" w:rsidRDefault="002D0F4D" w:rsidP="006C68B5">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791117AC" w14:textId="04AA3128" w:rsidR="002D0F4D" w:rsidRPr="00320BFA" w:rsidRDefault="006B028C" w:rsidP="006C68B5">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1FC61134" w14:textId="77777777" w:rsidR="002D0F4D" w:rsidRPr="00320BFA" w:rsidRDefault="002D0F4D" w:rsidP="006C68B5">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0C8ECB24" w14:textId="77777777" w:rsidR="002D0F4D" w:rsidRPr="00320BFA" w:rsidRDefault="002D0F4D" w:rsidP="006C68B5">
            <w:pPr>
              <w:keepNext w:val="0"/>
              <w:keepLines w:val="0"/>
              <w:ind w:left="709" w:hanging="709"/>
              <w:jc w:val="center"/>
              <w:rPr>
                <w:sz w:val="18"/>
              </w:rPr>
            </w:pPr>
          </w:p>
        </w:tc>
      </w:tr>
    </w:tbl>
    <w:p w14:paraId="5C1EE151" w14:textId="77777777" w:rsidR="002D0F4D" w:rsidRDefault="002D0F4D" w:rsidP="002D0F4D">
      <w:pPr>
        <w:pStyle w:val="TF-xAvalLINHA"/>
        <w:tabs>
          <w:tab w:val="left" w:leader="underscore" w:pos="6237"/>
        </w:tabs>
      </w:pPr>
    </w:p>
    <w:p w14:paraId="509FCCC0" w14:textId="77777777" w:rsidR="00AD2A95" w:rsidRDefault="00AD2A95" w:rsidP="000E724A">
      <w:pPr>
        <w:pStyle w:val="TF-refernciasITEM"/>
      </w:pPr>
    </w:p>
    <w:sectPr w:rsidR="00AD2A95" w:rsidSect="00AF1D57">
      <w:headerReference w:type="default" r:id="rId18"/>
      <w:footerReference w:type="even" r:id="rId19"/>
      <w:footerReference w:type="default" r:id="rId20"/>
      <w:headerReference w:type="first" r:id="rId21"/>
      <w:pgSz w:w="11901" w:h="16817" w:code="9"/>
      <w:pgMar w:top="1134"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Andreza Sartori" w:date="2024-05-20T21:51:00Z" w:initials="AS">
    <w:p w14:paraId="369C5A67" w14:textId="77777777" w:rsidR="00F41CA2" w:rsidRDefault="00F41CA2" w:rsidP="009A0284">
      <w:pPr>
        <w:pStyle w:val="Textodecomentrio"/>
      </w:pPr>
      <w:r>
        <w:rPr>
          <w:rStyle w:val="Refdecomentrio"/>
        </w:rPr>
        <w:annotationRef/>
      </w:r>
      <w:r>
        <w:t>Desenvolver é metodologia e não objetivo.</w:t>
      </w:r>
    </w:p>
  </w:comment>
  <w:comment w:id="26" w:author="Andreza Sartori" w:date="2024-05-24T16:15:00Z" w:initials="AS">
    <w:p w14:paraId="7863E382" w14:textId="77777777" w:rsidR="00A94B94" w:rsidRDefault="00A94B94" w:rsidP="006D744F">
      <w:pPr>
        <w:pStyle w:val="Textodecomentrio"/>
      </w:pPr>
      <w:r>
        <w:rPr>
          <w:rStyle w:val="Refdecomentrio"/>
        </w:rPr>
        <w:annotationRef/>
      </w:r>
      <w:r>
        <w:t>Outra coisa, lá nos teus requisitos você fala de uma aplicação que não aparece aqui.</w:t>
      </w:r>
    </w:p>
  </w:comment>
  <w:comment w:id="27" w:author="Andreza Sartori" w:date="2024-05-21T18:07:00Z" w:initials="AS">
    <w:p w14:paraId="365F8B0F" w14:textId="047822A9" w:rsidR="00036288" w:rsidRDefault="00036288" w:rsidP="00FA7BA8">
      <w:pPr>
        <w:pStyle w:val="Textodecomentrio"/>
      </w:pPr>
      <w:r>
        <w:rPr>
          <w:rStyle w:val="Refdecomentrio"/>
        </w:rPr>
        <w:annotationRef/>
      </w:r>
      <w:r>
        <w:t>Você vai fazer tudo isso? Dá tempo?</w:t>
      </w:r>
    </w:p>
  </w:comment>
  <w:comment w:id="29" w:author="Andreza Sartori" w:date="2024-05-22T17:14:00Z" w:initials="AS">
    <w:p w14:paraId="5A0E9162" w14:textId="77777777" w:rsidR="007A2F2C" w:rsidRDefault="007A2F2C" w:rsidP="00DD0647">
      <w:pPr>
        <w:pStyle w:val="Textodecomentrio"/>
      </w:pPr>
      <w:r>
        <w:rPr>
          <w:rStyle w:val="Refdecomentrio"/>
        </w:rPr>
        <w:annotationRef/>
      </w:r>
      <w:r>
        <w:t>Esta frase está sem sentido. Revisar.</w:t>
      </w:r>
    </w:p>
  </w:comment>
  <w:comment w:id="59" w:author="Andreza Sartori" w:date="2024-05-24T16:16:00Z" w:initials="AS">
    <w:p w14:paraId="05DC6057" w14:textId="77777777" w:rsidR="005236C1" w:rsidRDefault="005236C1">
      <w:pPr>
        <w:pStyle w:val="Textodecomentrio"/>
      </w:pPr>
      <w:r>
        <w:rPr>
          <w:rStyle w:val="Refdecomentrio"/>
        </w:rPr>
        <w:annotationRef/>
      </w:r>
      <w:r>
        <w:t>Aplicação mobile? Web? O que será?</w:t>
      </w:r>
    </w:p>
    <w:p w14:paraId="6958194C" w14:textId="77777777" w:rsidR="005236C1" w:rsidRDefault="005236C1" w:rsidP="00DA61E0">
      <w:pPr>
        <w:pStyle w:val="Textodecomentrio"/>
      </w:pPr>
      <w:r>
        <w:t>Você não fala dela nos seus objetivos.</w:t>
      </w:r>
    </w:p>
  </w:comment>
  <w:comment w:id="71" w:author="Andreza Sartori" w:date="2024-05-28T17:56:00Z" w:initials="AS">
    <w:p w14:paraId="773D8B73" w14:textId="77777777" w:rsidR="00E52847" w:rsidRDefault="00E52847" w:rsidP="00153663">
      <w:pPr>
        <w:pStyle w:val="Textodecomentrio"/>
      </w:pPr>
      <w:r>
        <w:rPr>
          <w:rStyle w:val="Refdecomentrio"/>
        </w:rPr>
        <w:annotationRef/>
      </w:r>
      <w:r>
        <w:t>Quem disse isso? Falta a fonte aqui.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9C5A67" w15:done="0"/>
  <w15:commentEx w15:paraId="7863E382" w15:paraIdParent="369C5A67" w15:done="0"/>
  <w15:commentEx w15:paraId="365F8B0F" w15:done="0"/>
  <w15:commentEx w15:paraId="5A0E9162" w15:done="0"/>
  <w15:commentEx w15:paraId="6958194C" w15:done="0"/>
  <w15:commentEx w15:paraId="773D8B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F64471" w16cex:dateUtc="2024-05-21T00:51:00Z"/>
  <w16cex:commentExtensible w16cex:durableId="29FB3B8B" w16cex:dateUtc="2024-05-24T19:15:00Z"/>
  <w16cex:commentExtensible w16cex:durableId="29F76177" w16cex:dateUtc="2024-05-21T21:07:00Z"/>
  <w16cex:commentExtensible w16cex:durableId="29F8A66E" w16cex:dateUtc="2024-05-22T20:14:00Z"/>
  <w16cex:commentExtensible w16cex:durableId="29FB3BC2" w16cex:dateUtc="2024-05-24T19:16:00Z"/>
  <w16cex:commentExtensible w16cex:durableId="2A009949" w16cex:dateUtc="2024-05-28T2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9C5A67" w16cid:durableId="29F64471"/>
  <w16cid:commentId w16cid:paraId="7863E382" w16cid:durableId="29FB3B8B"/>
  <w16cid:commentId w16cid:paraId="365F8B0F" w16cid:durableId="29F76177"/>
  <w16cid:commentId w16cid:paraId="5A0E9162" w16cid:durableId="29F8A66E"/>
  <w16cid:commentId w16cid:paraId="6958194C" w16cid:durableId="29FB3BC2"/>
  <w16cid:commentId w16cid:paraId="773D8B73" w16cid:durableId="2A0099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5AA40" w14:textId="77777777" w:rsidR="00E44F81" w:rsidRDefault="00E44F81">
      <w:r>
        <w:separator/>
      </w:r>
    </w:p>
  </w:endnote>
  <w:endnote w:type="continuationSeparator" w:id="0">
    <w:p w14:paraId="220B73F4" w14:textId="77777777" w:rsidR="00E44F81" w:rsidRDefault="00E44F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CD8BD" w14:textId="77777777" w:rsidR="00E44F81" w:rsidRDefault="00E44F81">
      <w:r>
        <w:separator/>
      </w:r>
    </w:p>
  </w:footnote>
  <w:footnote w:type="continuationSeparator" w:id="0">
    <w:p w14:paraId="02FA434F" w14:textId="77777777" w:rsidR="00E44F81" w:rsidRDefault="00E44F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2A4BF4A"/>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43F1368"/>
    <w:multiLevelType w:val="hybridMultilevel"/>
    <w:tmpl w:val="8A36CA30"/>
    <w:lvl w:ilvl="0" w:tplc="FFFFFFFF">
      <w:start w:val="1"/>
      <w:numFmt w:val="lowerLetter"/>
      <w:lvlText w:val="%1)"/>
      <w:lvlJc w:val="left"/>
      <w:pPr>
        <w:ind w:left="1040" w:hanging="360"/>
      </w:p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3" w15:restartNumberingAfterBreak="0">
    <w:nsid w:val="0C066D9C"/>
    <w:multiLevelType w:val="hybridMultilevel"/>
    <w:tmpl w:val="F4C6DA48"/>
    <w:lvl w:ilvl="0" w:tplc="FFFFFFFF">
      <w:start w:val="1"/>
      <w:numFmt w:val="lowerLetter"/>
      <w:lvlText w:val="%1)"/>
      <w:lvlJc w:val="left"/>
      <w:pPr>
        <w:ind w:left="1040" w:hanging="360"/>
      </w:pPr>
      <w:rPr>
        <w:rFonts w:hint="default"/>
      </w:r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4" w15:restartNumberingAfterBreak="0">
    <w:nsid w:val="0D7F68A2"/>
    <w:multiLevelType w:val="multilevel"/>
    <w:tmpl w:val="FD88D4AA"/>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5"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6"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212E2BD7"/>
    <w:multiLevelType w:val="hybridMultilevel"/>
    <w:tmpl w:val="208AA1A8"/>
    <w:lvl w:ilvl="0" w:tplc="91587A3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29AC74DA"/>
    <w:multiLevelType w:val="hybridMultilevel"/>
    <w:tmpl w:val="2AC08480"/>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43914EC3"/>
    <w:multiLevelType w:val="hybridMultilevel"/>
    <w:tmpl w:val="F4C6DA48"/>
    <w:lvl w:ilvl="0" w:tplc="FFFFFFFF">
      <w:start w:val="1"/>
      <w:numFmt w:val="lowerLetter"/>
      <w:lvlText w:val="%1)"/>
      <w:lvlJc w:val="left"/>
      <w:pPr>
        <w:ind w:left="1040" w:hanging="360"/>
      </w:pPr>
      <w:rPr>
        <w:rFonts w:hint="default"/>
      </w:r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10" w15:restartNumberingAfterBreak="0">
    <w:nsid w:val="55847E1F"/>
    <w:multiLevelType w:val="hybridMultilevel"/>
    <w:tmpl w:val="8A36CA30"/>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754D55AF"/>
    <w:multiLevelType w:val="hybridMultilevel"/>
    <w:tmpl w:val="F4C6DA48"/>
    <w:lvl w:ilvl="0" w:tplc="19AE75A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3"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4"/>
  </w:num>
  <w:num w:numId="3" w16cid:durableId="1620797825">
    <w:abstractNumId w:val="4"/>
  </w:num>
  <w:num w:numId="4" w16cid:durableId="1176723425">
    <w:abstractNumId w:val="1"/>
  </w:num>
  <w:num w:numId="5" w16cid:durableId="3025818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4"/>
  </w:num>
  <w:num w:numId="8" w16cid:durableId="148978359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13"/>
  </w:num>
  <w:num w:numId="10" w16cid:durableId="25074578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5"/>
  </w:num>
  <w:num w:numId="12" w16cid:durableId="1732073986">
    <w:abstractNumId w:val="11"/>
  </w:num>
  <w:num w:numId="13" w16cid:durableId="13899580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14"/>
  </w:num>
  <w:num w:numId="16" w16cid:durableId="6705226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14"/>
  </w:num>
  <w:num w:numId="18" w16cid:durableId="21469215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36496927">
    <w:abstractNumId w:val="7"/>
  </w:num>
  <w:num w:numId="21" w16cid:durableId="408036908">
    <w:abstractNumId w:val="12"/>
  </w:num>
  <w:num w:numId="22" w16cid:durableId="501044218">
    <w:abstractNumId w:val="6"/>
  </w:num>
  <w:num w:numId="23" w16cid:durableId="1402092912">
    <w:abstractNumId w:val="3"/>
  </w:num>
  <w:num w:numId="24" w16cid:durableId="1330867435">
    <w:abstractNumId w:val="10"/>
  </w:num>
  <w:num w:numId="25" w16cid:durableId="875313643">
    <w:abstractNumId w:val="8"/>
  </w:num>
  <w:num w:numId="26" w16cid:durableId="1298536523">
    <w:abstractNumId w:val="9"/>
  </w:num>
  <w:num w:numId="27" w16cid:durableId="96130014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za Sartori">
    <w15:presenceInfo w15:providerId="AD" w15:userId="S::asartori@furb.br::ea6eee42-b779-4019-893c-752f0a6abe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85C"/>
    <w:rsid w:val="0000224C"/>
    <w:rsid w:val="000044D6"/>
    <w:rsid w:val="00012922"/>
    <w:rsid w:val="0001575C"/>
    <w:rsid w:val="000179B5"/>
    <w:rsid w:val="00017B62"/>
    <w:rsid w:val="000204E7"/>
    <w:rsid w:val="00023FA0"/>
    <w:rsid w:val="0002602F"/>
    <w:rsid w:val="00030E4A"/>
    <w:rsid w:val="00031A27"/>
    <w:rsid w:val="00031EE0"/>
    <w:rsid w:val="00035C31"/>
    <w:rsid w:val="00036288"/>
    <w:rsid w:val="00042258"/>
    <w:rsid w:val="000455E6"/>
    <w:rsid w:val="0004641A"/>
    <w:rsid w:val="00052A07"/>
    <w:rsid w:val="000533DA"/>
    <w:rsid w:val="0005457F"/>
    <w:rsid w:val="000579D5"/>
    <w:rsid w:val="000608E9"/>
    <w:rsid w:val="00061FA6"/>
    <w:rsid w:val="00061FEB"/>
    <w:rsid w:val="0006432F"/>
    <w:rsid w:val="000667DF"/>
    <w:rsid w:val="0007209B"/>
    <w:rsid w:val="000743A2"/>
    <w:rsid w:val="00075792"/>
    <w:rsid w:val="00080F9C"/>
    <w:rsid w:val="00082AE4"/>
    <w:rsid w:val="0008579A"/>
    <w:rsid w:val="00086AA8"/>
    <w:rsid w:val="0008732D"/>
    <w:rsid w:val="0009204E"/>
    <w:rsid w:val="0009735C"/>
    <w:rsid w:val="000A104C"/>
    <w:rsid w:val="000A19DE"/>
    <w:rsid w:val="000A3EAB"/>
    <w:rsid w:val="000A7AED"/>
    <w:rsid w:val="000B12B2"/>
    <w:rsid w:val="000B3868"/>
    <w:rsid w:val="000B5C8E"/>
    <w:rsid w:val="000C1926"/>
    <w:rsid w:val="000C1A18"/>
    <w:rsid w:val="000C4732"/>
    <w:rsid w:val="000C648D"/>
    <w:rsid w:val="000C7AEA"/>
    <w:rsid w:val="000C7DE7"/>
    <w:rsid w:val="000D1294"/>
    <w:rsid w:val="000D2080"/>
    <w:rsid w:val="000D2F9F"/>
    <w:rsid w:val="000D3B05"/>
    <w:rsid w:val="000D6FEE"/>
    <w:rsid w:val="000D77C2"/>
    <w:rsid w:val="000E039E"/>
    <w:rsid w:val="000E27F9"/>
    <w:rsid w:val="000E2B1E"/>
    <w:rsid w:val="000E311F"/>
    <w:rsid w:val="000E3A68"/>
    <w:rsid w:val="000E6CE0"/>
    <w:rsid w:val="000E724A"/>
    <w:rsid w:val="000F2253"/>
    <w:rsid w:val="000F39CB"/>
    <w:rsid w:val="000F52AF"/>
    <w:rsid w:val="000F77E3"/>
    <w:rsid w:val="00106302"/>
    <w:rsid w:val="00107B02"/>
    <w:rsid w:val="0011363A"/>
    <w:rsid w:val="00113A3F"/>
    <w:rsid w:val="001164FE"/>
    <w:rsid w:val="00121714"/>
    <w:rsid w:val="00122910"/>
    <w:rsid w:val="00125084"/>
    <w:rsid w:val="00125277"/>
    <w:rsid w:val="001375F7"/>
    <w:rsid w:val="00140F23"/>
    <w:rsid w:val="00147217"/>
    <w:rsid w:val="001554E9"/>
    <w:rsid w:val="0015651A"/>
    <w:rsid w:val="001579F1"/>
    <w:rsid w:val="00162BF1"/>
    <w:rsid w:val="0016560C"/>
    <w:rsid w:val="00170746"/>
    <w:rsid w:val="00175B9B"/>
    <w:rsid w:val="00182658"/>
    <w:rsid w:val="00186092"/>
    <w:rsid w:val="00186FB2"/>
    <w:rsid w:val="00193A97"/>
    <w:rsid w:val="001948BE"/>
    <w:rsid w:val="00195139"/>
    <w:rsid w:val="0019547B"/>
    <w:rsid w:val="001A12CE"/>
    <w:rsid w:val="001A3EEB"/>
    <w:rsid w:val="001A6292"/>
    <w:rsid w:val="001A7511"/>
    <w:rsid w:val="001B2F1E"/>
    <w:rsid w:val="001B4DA5"/>
    <w:rsid w:val="001B5094"/>
    <w:rsid w:val="001C33B0"/>
    <w:rsid w:val="001C57E6"/>
    <w:rsid w:val="001C5CBB"/>
    <w:rsid w:val="001C6C63"/>
    <w:rsid w:val="001D0B63"/>
    <w:rsid w:val="001D465C"/>
    <w:rsid w:val="001D6234"/>
    <w:rsid w:val="001E1986"/>
    <w:rsid w:val="001E58CA"/>
    <w:rsid w:val="001E646A"/>
    <w:rsid w:val="001E682E"/>
    <w:rsid w:val="001F007F"/>
    <w:rsid w:val="001F0D36"/>
    <w:rsid w:val="001F658B"/>
    <w:rsid w:val="00200906"/>
    <w:rsid w:val="00202F3F"/>
    <w:rsid w:val="002102F2"/>
    <w:rsid w:val="00224BB2"/>
    <w:rsid w:val="00225576"/>
    <w:rsid w:val="00235240"/>
    <w:rsid w:val="002368FD"/>
    <w:rsid w:val="0024110F"/>
    <w:rsid w:val="002423AB"/>
    <w:rsid w:val="002440B0"/>
    <w:rsid w:val="00246AE2"/>
    <w:rsid w:val="00251374"/>
    <w:rsid w:val="00254D49"/>
    <w:rsid w:val="0025685C"/>
    <w:rsid w:val="00261DD3"/>
    <w:rsid w:val="00270FF7"/>
    <w:rsid w:val="00272DC4"/>
    <w:rsid w:val="00274B6D"/>
    <w:rsid w:val="00276E8F"/>
    <w:rsid w:val="0027791D"/>
    <w:rsid w:val="0027792D"/>
    <w:rsid w:val="00282723"/>
    <w:rsid w:val="00282788"/>
    <w:rsid w:val="00285AC2"/>
    <w:rsid w:val="00285C97"/>
    <w:rsid w:val="0028617A"/>
    <w:rsid w:val="002954C9"/>
    <w:rsid w:val="0029608A"/>
    <w:rsid w:val="002A3E16"/>
    <w:rsid w:val="002A45A2"/>
    <w:rsid w:val="002A6617"/>
    <w:rsid w:val="002A7E1B"/>
    <w:rsid w:val="002B0AAA"/>
    <w:rsid w:val="002B0EDC"/>
    <w:rsid w:val="002B3A7A"/>
    <w:rsid w:val="002B4718"/>
    <w:rsid w:val="002B6C98"/>
    <w:rsid w:val="002C64A1"/>
    <w:rsid w:val="002C7486"/>
    <w:rsid w:val="002D0F4D"/>
    <w:rsid w:val="002E36BE"/>
    <w:rsid w:val="002E6DD1"/>
    <w:rsid w:val="002F027E"/>
    <w:rsid w:val="002F6021"/>
    <w:rsid w:val="002F7E41"/>
    <w:rsid w:val="0030385D"/>
    <w:rsid w:val="003075AC"/>
    <w:rsid w:val="00312CEA"/>
    <w:rsid w:val="00315800"/>
    <w:rsid w:val="00320BFA"/>
    <w:rsid w:val="00321414"/>
    <w:rsid w:val="0032255A"/>
    <w:rsid w:val="0032378D"/>
    <w:rsid w:val="003255B3"/>
    <w:rsid w:val="00327949"/>
    <w:rsid w:val="003323B0"/>
    <w:rsid w:val="00335048"/>
    <w:rsid w:val="00337817"/>
    <w:rsid w:val="00340AD0"/>
    <w:rsid w:val="00340B6D"/>
    <w:rsid w:val="00340C8E"/>
    <w:rsid w:val="00342483"/>
    <w:rsid w:val="00342F22"/>
    <w:rsid w:val="00344540"/>
    <w:rsid w:val="00347AC5"/>
    <w:rsid w:val="003510DE"/>
    <w:rsid w:val="003519A3"/>
    <w:rsid w:val="003562CD"/>
    <w:rsid w:val="00362443"/>
    <w:rsid w:val="00362EA0"/>
    <w:rsid w:val="0037046F"/>
    <w:rsid w:val="00372B26"/>
    <w:rsid w:val="00375C38"/>
    <w:rsid w:val="00375FC3"/>
    <w:rsid w:val="00377736"/>
    <w:rsid w:val="00377DA7"/>
    <w:rsid w:val="00383087"/>
    <w:rsid w:val="003A1B9F"/>
    <w:rsid w:val="003A2B7D"/>
    <w:rsid w:val="003A4A75"/>
    <w:rsid w:val="003A5366"/>
    <w:rsid w:val="003B3FAD"/>
    <w:rsid w:val="003B647A"/>
    <w:rsid w:val="003B7CC3"/>
    <w:rsid w:val="003C2913"/>
    <w:rsid w:val="003C5262"/>
    <w:rsid w:val="003D29FE"/>
    <w:rsid w:val="003D398C"/>
    <w:rsid w:val="003D473B"/>
    <w:rsid w:val="003D4B35"/>
    <w:rsid w:val="003E4F19"/>
    <w:rsid w:val="003E6DE7"/>
    <w:rsid w:val="003F5F25"/>
    <w:rsid w:val="004004A0"/>
    <w:rsid w:val="0040436D"/>
    <w:rsid w:val="00404973"/>
    <w:rsid w:val="00410543"/>
    <w:rsid w:val="00413BF4"/>
    <w:rsid w:val="00416213"/>
    <w:rsid w:val="004173CC"/>
    <w:rsid w:val="004217C4"/>
    <w:rsid w:val="0042356B"/>
    <w:rsid w:val="0042420A"/>
    <w:rsid w:val="004243D2"/>
    <w:rsid w:val="00424610"/>
    <w:rsid w:val="004247F1"/>
    <w:rsid w:val="00424AD5"/>
    <w:rsid w:val="00430C49"/>
    <w:rsid w:val="0043147C"/>
    <w:rsid w:val="004316F4"/>
    <w:rsid w:val="00431C8E"/>
    <w:rsid w:val="00435424"/>
    <w:rsid w:val="004414E5"/>
    <w:rsid w:val="004437C3"/>
    <w:rsid w:val="00450954"/>
    <w:rsid w:val="00451558"/>
    <w:rsid w:val="00451B94"/>
    <w:rsid w:val="004537FE"/>
    <w:rsid w:val="00455AED"/>
    <w:rsid w:val="004661F2"/>
    <w:rsid w:val="00470C41"/>
    <w:rsid w:val="0047690F"/>
    <w:rsid w:val="00476C78"/>
    <w:rsid w:val="00480566"/>
    <w:rsid w:val="00482174"/>
    <w:rsid w:val="004838A6"/>
    <w:rsid w:val="0048576D"/>
    <w:rsid w:val="00490840"/>
    <w:rsid w:val="0049103B"/>
    <w:rsid w:val="00493B1A"/>
    <w:rsid w:val="00494953"/>
    <w:rsid w:val="0049495C"/>
    <w:rsid w:val="00497EF6"/>
    <w:rsid w:val="004B42D8"/>
    <w:rsid w:val="004B6B8F"/>
    <w:rsid w:val="004B7511"/>
    <w:rsid w:val="004C20B1"/>
    <w:rsid w:val="004C7EA5"/>
    <w:rsid w:val="004D08C2"/>
    <w:rsid w:val="004E23CE"/>
    <w:rsid w:val="004E50E4"/>
    <w:rsid w:val="004E516B"/>
    <w:rsid w:val="004E59B7"/>
    <w:rsid w:val="004E7ACE"/>
    <w:rsid w:val="004F27BD"/>
    <w:rsid w:val="004F289B"/>
    <w:rsid w:val="004F3C47"/>
    <w:rsid w:val="00500539"/>
    <w:rsid w:val="00503373"/>
    <w:rsid w:val="00503F3F"/>
    <w:rsid w:val="00504693"/>
    <w:rsid w:val="0051550B"/>
    <w:rsid w:val="00517F33"/>
    <w:rsid w:val="005236C1"/>
    <w:rsid w:val="00523A43"/>
    <w:rsid w:val="00525A94"/>
    <w:rsid w:val="005312EB"/>
    <w:rsid w:val="00536336"/>
    <w:rsid w:val="00536D09"/>
    <w:rsid w:val="0054044B"/>
    <w:rsid w:val="00542ED7"/>
    <w:rsid w:val="005433CD"/>
    <w:rsid w:val="00543EB4"/>
    <w:rsid w:val="00550D4A"/>
    <w:rsid w:val="00555826"/>
    <w:rsid w:val="00561E77"/>
    <w:rsid w:val="00564897"/>
    <w:rsid w:val="00564A29"/>
    <w:rsid w:val="00564FBC"/>
    <w:rsid w:val="005668E7"/>
    <w:rsid w:val="005705A9"/>
    <w:rsid w:val="005719F8"/>
    <w:rsid w:val="00572864"/>
    <w:rsid w:val="005770DD"/>
    <w:rsid w:val="00580537"/>
    <w:rsid w:val="005812B2"/>
    <w:rsid w:val="00581BD6"/>
    <w:rsid w:val="0058482B"/>
    <w:rsid w:val="0058618A"/>
    <w:rsid w:val="00587002"/>
    <w:rsid w:val="00587FC5"/>
    <w:rsid w:val="00591611"/>
    <w:rsid w:val="00592BA8"/>
    <w:rsid w:val="00595B89"/>
    <w:rsid w:val="005A1777"/>
    <w:rsid w:val="005A362B"/>
    <w:rsid w:val="005A4952"/>
    <w:rsid w:val="005A4CE8"/>
    <w:rsid w:val="005B20A1"/>
    <w:rsid w:val="005B2478"/>
    <w:rsid w:val="005B2E12"/>
    <w:rsid w:val="005C21FC"/>
    <w:rsid w:val="005C30AE"/>
    <w:rsid w:val="005E35F3"/>
    <w:rsid w:val="005E400D"/>
    <w:rsid w:val="005E5878"/>
    <w:rsid w:val="005E698D"/>
    <w:rsid w:val="005F09F1"/>
    <w:rsid w:val="005F2DCC"/>
    <w:rsid w:val="005F3C7D"/>
    <w:rsid w:val="005F5525"/>
    <w:rsid w:val="005F6075"/>
    <w:rsid w:val="005F645A"/>
    <w:rsid w:val="005F7EDE"/>
    <w:rsid w:val="0060060C"/>
    <w:rsid w:val="006014F8"/>
    <w:rsid w:val="006118D1"/>
    <w:rsid w:val="0061251F"/>
    <w:rsid w:val="00613B57"/>
    <w:rsid w:val="0061766D"/>
    <w:rsid w:val="00620D93"/>
    <w:rsid w:val="006224F8"/>
    <w:rsid w:val="0062386A"/>
    <w:rsid w:val="0062576D"/>
    <w:rsid w:val="00625788"/>
    <w:rsid w:val="006305AA"/>
    <w:rsid w:val="0063277E"/>
    <w:rsid w:val="00635536"/>
    <w:rsid w:val="006364F4"/>
    <w:rsid w:val="00640352"/>
    <w:rsid w:val="0064210B"/>
    <w:rsid w:val="006426D5"/>
    <w:rsid w:val="00642924"/>
    <w:rsid w:val="00646615"/>
    <w:rsid w:val="006466FF"/>
    <w:rsid w:val="00646A5F"/>
    <w:rsid w:val="006475C1"/>
    <w:rsid w:val="006518CF"/>
    <w:rsid w:val="006543C1"/>
    <w:rsid w:val="006556EB"/>
    <w:rsid w:val="006565E6"/>
    <w:rsid w:val="00656C00"/>
    <w:rsid w:val="00661967"/>
    <w:rsid w:val="00661F61"/>
    <w:rsid w:val="00663234"/>
    <w:rsid w:val="00664775"/>
    <w:rsid w:val="00671714"/>
    <w:rsid w:val="00671AF7"/>
    <w:rsid w:val="00671B49"/>
    <w:rsid w:val="00672592"/>
    <w:rsid w:val="00674155"/>
    <w:rsid w:val="006746CA"/>
    <w:rsid w:val="006773BE"/>
    <w:rsid w:val="00684B4A"/>
    <w:rsid w:val="00690BDD"/>
    <w:rsid w:val="00693113"/>
    <w:rsid w:val="00695745"/>
    <w:rsid w:val="0069600B"/>
    <w:rsid w:val="006A0A1A"/>
    <w:rsid w:val="006A6460"/>
    <w:rsid w:val="006B028C"/>
    <w:rsid w:val="006B0760"/>
    <w:rsid w:val="006B104E"/>
    <w:rsid w:val="006B5AEA"/>
    <w:rsid w:val="006B6383"/>
    <w:rsid w:val="006B640D"/>
    <w:rsid w:val="006C0F3B"/>
    <w:rsid w:val="006C2093"/>
    <w:rsid w:val="006C5390"/>
    <w:rsid w:val="006C5BB3"/>
    <w:rsid w:val="006C61FA"/>
    <w:rsid w:val="006D0896"/>
    <w:rsid w:val="006D0C1A"/>
    <w:rsid w:val="006D19EF"/>
    <w:rsid w:val="006D2982"/>
    <w:rsid w:val="006D37DF"/>
    <w:rsid w:val="006E25D2"/>
    <w:rsid w:val="006F1941"/>
    <w:rsid w:val="006F72C2"/>
    <w:rsid w:val="00701701"/>
    <w:rsid w:val="0070189B"/>
    <w:rsid w:val="0070391A"/>
    <w:rsid w:val="00703C9A"/>
    <w:rsid w:val="00706486"/>
    <w:rsid w:val="00711085"/>
    <w:rsid w:val="0071514B"/>
    <w:rsid w:val="00716501"/>
    <w:rsid w:val="007175DB"/>
    <w:rsid w:val="00720790"/>
    <w:rsid w:val="007214E3"/>
    <w:rsid w:val="007222F7"/>
    <w:rsid w:val="00724679"/>
    <w:rsid w:val="00724C03"/>
    <w:rsid w:val="00725368"/>
    <w:rsid w:val="007304F3"/>
    <w:rsid w:val="00730839"/>
    <w:rsid w:val="00730F60"/>
    <w:rsid w:val="00733131"/>
    <w:rsid w:val="00733FF9"/>
    <w:rsid w:val="00747428"/>
    <w:rsid w:val="00750959"/>
    <w:rsid w:val="00752038"/>
    <w:rsid w:val="007554DF"/>
    <w:rsid w:val="007561D3"/>
    <w:rsid w:val="0075776D"/>
    <w:rsid w:val="007613FB"/>
    <w:rsid w:val="00761E34"/>
    <w:rsid w:val="00770837"/>
    <w:rsid w:val="00771F3F"/>
    <w:rsid w:val="00772226"/>
    <w:rsid w:val="007722BF"/>
    <w:rsid w:val="0077580B"/>
    <w:rsid w:val="00781167"/>
    <w:rsid w:val="007853E8"/>
    <w:rsid w:val="007854B3"/>
    <w:rsid w:val="0078787D"/>
    <w:rsid w:val="00787FA8"/>
    <w:rsid w:val="007944F8"/>
    <w:rsid w:val="00794EB6"/>
    <w:rsid w:val="007973E3"/>
    <w:rsid w:val="00797A5D"/>
    <w:rsid w:val="007A1883"/>
    <w:rsid w:val="007A2F2C"/>
    <w:rsid w:val="007B091A"/>
    <w:rsid w:val="007B26B6"/>
    <w:rsid w:val="007B4C78"/>
    <w:rsid w:val="007D0720"/>
    <w:rsid w:val="007D0A01"/>
    <w:rsid w:val="007D10F2"/>
    <w:rsid w:val="007D207E"/>
    <w:rsid w:val="007D29F0"/>
    <w:rsid w:val="007D4755"/>
    <w:rsid w:val="007D5FEF"/>
    <w:rsid w:val="007D6DEC"/>
    <w:rsid w:val="007E2698"/>
    <w:rsid w:val="007E31E4"/>
    <w:rsid w:val="007E46A1"/>
    <w:rsid w:val="007E730D"/>
    <w:rsid w:val="007E7311"/>
    <w:rsid w:val="007F15D4"/>
    <w:rsid w:val="007F20C0"/>
    <w:rsid w:val="007F38A6"/>
    <w:rsid w:val="007F403E"/>
    <w:rsid w:val="00802D0F"/>
    <w:rsid w:val="008072AC"/>
    <w:rsid w:val="00810CEA"/>
    <w:rsid w:val="0082244F"/>
    <w:rsid w:val="008233E5"/>
    <w:rsid w:val="00831696"/>
    <w:rsid w:val="00833DE8"/>
    <w:rsid w:val="00833F47"/>
    <w:rsid w:val="008348C3"/>
    <w:rsid w:val="008373B4"/>
    <w:rsid w:val="008404C4"/>
    <w:rsid w:val="00845A3B"/>
    <w:rsid w:val="00846DD9"/>
    <w:rsid w:val="00847D37"/>
    <w:rsid w:val="0085001D"/>
    <w:rsid w:val="00864CA1"/>
    <w:rsid w:val="00867931"/>
    <w:rsid w:val="00870802"/>
    <w:rsid w:val="00870989"/>
    <w:rsid w:val="00871A41"/>
    <w:rsid w:val="00873AD3"/>
    <w:rsid w:val="00881A2B"/>
    <w:rsid w:val="00885931"/>
    <w:rsid w:val="00886D76"/>
    <w:rsid w:val="00891E9F"/>
    <w:rsid w:val="00892DB8"/>
    <w:rsid w:val="00896495"/>
    <w:rsid w:val="00897019"/>
    <w:rsid w:val="008A02AC"/>
    <w:rsid w:val="008A265C"/>
    <w:rsid w:val="008A2B92"/>
    <w:rsid w:val="008A2EE6"/>
    <w:rsid w:val="008A3072"/>
    <w:rsid w:val="008B0A07"/>
    <w:rsid w:val="008B781F"/>
    <w:rsid w:val="008C0069"/>
    <w:rsid w:val="008C0B23"/>
    <w:rsid w:val="008C1495"/>
    <w:rsid w:val="008C5E2A"/>
    <w:rsid w:val="008D4159"/>
    <w:rsid w:val="008D5522"/>
    <w:rsid w:val="008D69C5"/>
    <w:rsid w:val="008D7404"/>
    <w:rsid w:val="008E0F86"/>
    <w:rsid w:val="008E4FB8"/>
    <w:rsid w:val="008E52A3"/>
    <w:rsid w:val="008E6074"/>
    <w:rsid w:val="008F2DC1"/>
    <w:rsid w:val="008F56D4"/>
    <w:rsid w:val="008F59EE"/>
    <w:rsid w:val="008F61E2"/>
    <w:rsid w:val="008F70AD"/>
    <w:rsid w:val="008F7CE2"/>
    <w:rsid w:val="00900DB1"/>
    <w:rsid w:val="009022BF"/>
    <w:rsid w:val="0090439A"/>
    <w:rsid w:val="00905EDE"/>
    <w:rsid w:val="00911CD9"/>
    <w:rsid w:val="00912B71"/>
    <w:rsid w:val="009141C4"/>
    <w:rsid w:val="009261DE"/>
    <w:rsid w:val="009300DB"/>
    <w:rsid w:val="00930219"/>
    <w:rsid w:val="00931632"/>
    <w:rsid w:val="00932C92"/>
    <w:rsid w:val="009358A4"/>
    <w:rsid w:val="009454E4"/>
    <w:rsid w:val="00946836"/>
    <w:rsid w:val="00946A1B"/>
    <w:rsid w:val="00952024"/>
    <w:rsid w:val="0096683A"/>
    <w:rsid w:val="00967611"/>
    <w:rsid w:val="009832AC"/>
    <w:rsid w:val="00984240"/>
    <w:rsid w:val="00987F2B"/>
    <w:rsid w:val="00995B07"/>
    <w:rsid w:val="009A2619"/>
    <w:rsid w:val="009A5850"/>
    <w:rsid w:val="009A7FA6"/>
    <w:rsid w:val="009B03CF"/>
    <w:rsid w:val="009B10D6"/>
    <w:rsid w:val="009B4D45"/>
    <w:rsid w:val="009C0B2B"/>
    <w:rsid w:val="009C78FE"/>
    <w:rsid w:val="009D65D0"/>
    <w:rsid w:val="009D7E91"/>
    <w:rsid w:val="009E135E"/>
    <w:rsid w:val="009E3C92"/>
    <w:rsid w:val="009E54F4"/>
    <w:rsid w:val="009E71AD"/>
    <w:rsid w:val="009F1CB3"/>
    <w:rsid w:val="009F238E"/>
    <w:rsid w:val="009F2BFA"/>
    <w:rsid w:val="00A017C9"/>
    <w:rsid w:val="00A03A3D"/>
    <w:rsid w:val="00A045C4"/>
    <w:rsid w:val="00A05D24"/>
    <w:rsid w:val="00A06D0D"/>
    <w:rsid w:val="00A10DFA"/>
    <w:rsid w:val="00A13849"/>
    <w:rsid w:val="00A15990"/>
    <w:rsid w:val="00A21708"/>
    <w:rsid w:val="00A22362"/>
    <w:rsid w:val="00A249BA"/>
    <w:rsid w:val="00A25205"/>
    <w:rsid w:val="00A258A1"/>
    <w:rsid w:val="00A307C7"/>
    <w:rsid w:val="00A32F41"/>
    <w:rsid w:val="00A428F6"/>
    <w:rsid w:val="00A44581"/>
    <w:rsid w:val="00A45093"/>
    <w:rsid w:val="00A50EAF"/>
    <w:rsid w:val="00A52B37"/>
    <w:rsid w:val="00A602F9"/>
    <w:rsid w:val="00A650EE"/>
    <w:rsid w:val="00A662C8"/>
    <w:rsid w:val="00A66556"/>
    <w:rsid w:val="00A67332"/>
    <w:rsid w:val="00A71157"/>
    <w:rsid w:val="00A75800"/>
    <w:rsid w:val="00A76F83"/>
    <w:rsid w:val="00A91EF9"/>
    <w:rsid w:val="00A938AF"/>
    <w:rsid w:val="00A94A33"/>
    <w:rsid w:val="00A94B94"/>
    <w:rsid w:val="00A966E6"/>
    <w:rsid w:val="00AA358F"/>
    <w:rsid w:val="00AA760B"/>
    <w:rsid w:val="00AB2BE3"/>
    <w:rsid w:val="00AB39FF"/>
    <w:rsid w:val="00AB7834"/>
    <w:rsid w:val="00AC3D54"/>
    <w:rsid w:val="00AC4D5F"/>
    <w:rsid w:val="00AD1D2C"/>
    <w:rsid w:val="00AD2A95"/>
    <w:rsid w:val="00AD6A0D"/>
    <w:rsid w:val="00AD6AE4"/>
    <w:rsid w:val="00AE0525"/>
    <w:rsid w:val="00AE08DB"/>
    <w:rsid w:val="00AE097F"/>
    <w:rsid w:val="00AE2729"/>
    <w:rsid w:val="00AE3148"/>
    <w:rsid w:val="00AE495C"/>
    <w:rsid w:val="00AE5AE2"/>
    <w:rsid w:val="00AE7343"/>
    <w:rsid w:val="00AE7A0A"/>
    <w:rsid w:val="00AF1D57"/>
    <w:rsid w:val="00AF468D"/>
    <w:rsid w:val="00B00A13"/>
    <w:rsid w:val="00B00D69"/>
    <w:rsid w:val="00B00E04"/>
    <w:rsid w:val="00B05485"/>
    <w:rsid w:val="00B056A4"/>
    <w:rsid w:val="00B10695"/>
    <w:rsid w:val="00B1458E"/>
    <w:rsid w:val="00B14C51"/>
    <w:rsid w:val="00B20021"/>
    <w:rsid w:val="00B20FDE"/>
    <w:rsid w:val="00B301B7"/>
    <w:rsid w:val="00B30342"/>
    <w:rsid w:val="00B34D6F"/>
    <w:rsid w:val="00B42041"/>
    <w:rsid w:val="00B43FBF"/>
    <w:rsid w:val="00B44F11"/>
    <w:rsid w:val="00B51846"/>
    <w:rsid w:val="00B5533A"/>
    <w:rsid w:val="00B55796"/>
    <w:rsid w:val="00B62979"/>
    <w:rsid w:val="00B67AB0"/>
    <w:rsid w:val="00B70056"/>
    <w:rsid w:val="00B73A19"/>
    <w:rsid w:val="00B74D75"/>
    <w:rsid w:val="00B823A7"/>
    <w:rsid w:val="00B90FA5"/>
    <w:rsid w:val="00B919F1"/>
    <w:rsid w:val="00B934B9"/>
    <w:rsid w:val="00B977A6"/>
    <w:rsid w:val="00BA2260"/>
    <w:rsid w:val="00BA4F48"/>
    <w:rsid w:val="00BB0501"/>
    <w:rsid w:val="00BB1F58"/>
    <w:rsid w:val="00BB2F3D"/>
    <w:rsid w:val="00BB468D"/>
    <w:rsid w:val="00BC0E8D"/>
    <w:rsid w:val="00BC4F18"/>
    <w:rsid w:val="00BD738D"/>
    <w:rsid w:val="00BE004C"/>
    <w:rsid w:val="00BE14B0"/>
    <w:rsid w:val="00BE2F83"/>
    <w:rsid w:val="00BE3525"/>
    <w:rsid w:val="00BE60A1"/>
    <w:rsid w:val="00BE6551"/>
    <w:rsid w:val="00BF093B"/>
    <w:rsid w:val="00BF468E"/>
    <w:rsid w:val="00C00B88"/>
    <w:rsid w:val="00C05A0E"/>
    <w:rsid w:val="00C06B2A"/>
    <w:rsid w:val="00C07DE6"/>
    <w:rsid w:val="00C31562"/>
    <w:rsid w:val="00C317DB"/>
    <w:rsid w:val="00C35E57"/>
    <w:rsid w:val="00C35E80"/>
    <w:rsid w:val="00C40AA2"/>
    <w:rsid w:val="00C4244F"/>
    <w:rsid w:val="00C458D3"/>
    <w:rsid w:val="00C526AD"/>
    <w:rsid w:val="00C60437"/>
    <w:rsid w:val="00C632ED"/>
    <w:rsid w:val="00C643EA"/>
    <w:rsid w:val="00C66150"/>
    <w:rsid w:val="00C70EF5"/>
    <w:rsid w:val="00C756C5"/>
    <w:rsid w:val="00C761D6"/>
    <w:rsid w:val="00C76A84"/>
    <w:rsid w:val="00C77F60"/>
    <w:rsid w:val="00C81612"/>
    <w:rsid w:val="00C82195"/>
    <w:rsid w:val="00C82CAE"/>
    <w:rsid w:val="00C8442E"/>
    <w:rsid w:val="00C87AFC"/>
    <w:rsid w:val="00C930A8"/>
    <w:rsid w:val="00CA108B"/>
    <w:rsid w:val="00CA2AF6"/>
    <w:rsid w:val="00CA6CDB"/>
    <w:rsid w:val="00CB5E13"/>
    <w:rsid w:val="00CB7F07"/>
    <w:rsid w:val="00CC3524"/>
    <w:rsid w:val="00CD27BE"/>
    <w:rsid w:val="00CD29E9"/>
    <w:rsid w:val="00CD4BBC"/>
    <w:rsid w:val="00CD6F0F"/>
    <w:rsid w:val="00CE0BB7"/>
    <w:rsid w:val="00CE0F39"/>
    <w:rsid w:val="00CE3E9A"/>
    <w:rsid w:val="00CE708B"/>
    <w:rsid w:val="00CF10D4"/>
    <w:rsid w:val="00CF26B7"/>
    <w:rsid w:val="00CF6C51"/>
    <w:rsid w:val="00CF6E39"/>
    <w:rsid w:val="00CF72DA"/>
    <w:rsid w:val="00D02B18"/>
    <w:rsid w:val="00D03B57"/>
    <w:rsid w:val="00D06FD8"/>
    <w:rsid w:val="00D0769A"/>
    <w:rsid w:val="00D07820"/>
    <w:rsid w:val="00D15B4E"/>
    <w:rsid w:val="00D177E7"/>
    <w:rsid w:val="00D2079F"/>
    <w:rsid w:val="00D24BF9"/>
    <w:rsid w:val="00D26B73"/>
    <w:rsid w:val="00D309AC"/>
    <w:rsid w:val="00D40BDE"/>
    <w:rsid w:val="00D42C20"/>
    <w:rsid w:val="00D43219"/>
    <w:rsid w:val="00D447EF"/>
    <w:rsid w:val="00D505E2"/>
    <w:rsid w:val="00D512FF"/>
    <w:rsid w:val="00D5313B"/>
    <w:rsid w:val="00D55882"/>
    <w:rsid w:val="00D55992"/>
    <w:rsid w:val="00D623CD"/>
    <w:rsid w:val="00D6498F"/>
    <w:rsid w:val="00D70FE2"/>
    <w:rsid w:val="00D7463D"/>
    <w:rsid w:val="00D765F9"/>
    <w:rsid w:val="00D80F5A"/>
    <w:rsid w:val="00D83DE8"/>
    <w:rsid w:val="00D84943"/>
    <w:rsid w:val="00D94AE7"/>
    <w:rsid w:val="00D966B3"/>
    <w:rsid w:val="00D970F0"/>
    <w:rsid w:val="00D97530"/>
    <w:rsid w:val="00DA4540"/>
    <w:rsid w:val="00DA459C"/>
    <w:rsid w:val="00DA587E"/>
    <w:rsid w:val="00DA60F4"/>
    <w:rsid w:val="00DA72D4"/>
    <w:rsid w:val="00DB0F8B"/>
    <w:rsid w:val="00DB3052"/>
    <w:rsid w:val="00DC2D17"/>
    <w:rsid w:val="00DD360C"/>
    <w:rsid w:val="00DD78FC"/>
    <w:rsid w:val="00DE23BF"/>
    <w:rsid w:val="00DE3981"/>
    <w:rsid w:val="00DE40DD"/>
    <w:rsid w:val="00DE66A1"/>
    <w:rsid w:val="00DE7755"/>
    <w:rsid w:val="00DF059A"/>
    <w:rsid w:val="00DF3D56"/>
    <w:rsid w:val="00DF64E9"/>
    <w:rsid w:val="00DF6D19"/>
    <w:rsid w:val="00DF6ED2"/>
    <w:rsid w:val="00DF70F5"/>
    <w:rsid w:val="00DF7F38"/>
    <w:rsid w:val="00E05111"/>
    <w:rsid w:val="00E20E7F"/>
    <w:rsid w:val="00E2252C"/>
    <w:rsid w:val="00E25560"/>
    <w:rsid w:val="00E270C0"/>
    <w:rsid w:val="00E3305A"/>
    <w:rsid w:val="00E36D82"/>
    <w:rsid w:val="00E37D3A"/>
    <w:rsid w:val="00E44F81"/>
    <w:rsid w:val="00E460B9"/>
    <w:rsid w:val="00E4748F"/>
    <w:rsid w:val="00E50A07"/>
    <w:rsid w:val="00E51601"/>
    <w:rsid w:val="00E51965"/>
    <w:rsid w:val="00E52847"/>
    <w:rsid w:val="00E554BF"/>
    <w:rsid w:val="00E5595B"/>
    <w:rsid w:val="00E56292"/>
    <w:rsid w:val="00E6165E"/>
    <w:rsid w:val="00E6378B"/>
    <w:rsid w:val="00E638A0"/>
    <w:rsid w:val="00E64DBD"/>
    <w:rsid w:val="00E670FF"/>
    <w:rsid w:val="00E67121"/>
    <w:rsid w:val="00E7198D"/>
    <w:rsid w:val="00E735AF"/>
    <w:rsid w:val="00E74CA6"/>
    <w:rsid w:val="00E75E3D"/>
    <w:rsid w:val="00E76269"/>
    <w:rsid w:val="00E8020F"/>
    <w:rsid w:val="00E81A06"/>
    <w:rsid w:val="00E832E2"/>
    <w:rsid w:val="00E84474"/>
    <w:rsid w:val="00E84491"/>
    <w:rsid w:val="00E85ABE"/>
    <w:rsid w:val="00E91C29"/>
    <w:rsid w:val="00E96AB5"/>
    <w:rsid w:val="00E9731C"/>
    <w:rsid w:val="00E97896"/>
    <w:rsid w:val="00EA4E4C"/>
    <w:rsid w:val="00EA55DC"/>
    <w:rsid w:val="00EB04B7"/>
    <w:rsid w:val="00EB7992"/>
    <w:rsid w:val="00EC0104"/>
    <w:rsid w:val="00EC0184"/>
    <w:rsid w:val="00EC2D7A"/>
    <w:rsid w:val="00EC633A"/>
    <w:rsid w:val="00ED1B9D"/>
    <w:rsid w:val="00ED5973"/>
    <w:rsid w:val="00EE056F"/>
    <w:rsid w:val="00EE4C12"/>
    <w:rsid w:val="00EF02E6"/>
    <w:rsid w:val="00EF43F5"/>
    <w:rsid w:val="00EF6DB3"/>
    <w:rsid w:val="00EF74D7"/>
    <w:rsid w:val="00EF7BF1"/>
    <w:rsid w:val="00F0030C"/>
    <w:rsid w:val="00F017AF"/>
    <w:rsid w:val="00F03BC5"/>
    <w:rsid w:val="00F041C4"/>
    <w:rsid w:val="00F07A94"/>
    <w:rsid w:val="00F14812"/>
    <w:rsid w:val="00F1598C"/>
    <w:rsid w:val="00F20BC6"/>
    <w:rsid w:val="00F21403"/>
    <w:rsid w:val="00F255FC"/>
    <w:rsid w:val="00F259B0"/>
    <w:rsid w:val="00F26A20"/>
    <w:rsid w:val="00F276C9"/>
    <w:rsid w:val="00F31359"/>
    <w:rsid w:val="00F3165E"/>
    <w:rsid w:val="00F3649F"/>
    <w:rsid w:val="00F40690"/>
    <w:rsid w:val="00F4189F"/>
    <w:rsid w:val="00F41CA2"/>
    <w:rsid w:val="00F43B8F"/>
    <w:rsid w:val="00F44D08"/>
    <w:rsid w:val="00F51785"/>
    <w:rsid w:val="00F530D7"/>
    <w:rsid w:val="00F541E6"/>
    <w:rsid w:val="00F57BA4"/>
    <w:rsid w:val="00F629AE"/>
    <w:rsid w:val="00F62F49"/>
    <w:rsid w:val="00F640BF"/>
    <w:rsid w:val="00F70754"/>
    <w:rsid w:val="00F73A9C"/>
    <w:rsid w:val="00F753CE"/>
    <w:rsid w:val="00F77926"/>
    <w:rsid w:val="00F83A19"/>
    <w:rsid w:val="00F85123"/>
    <w:rsid w:val="00F8784C"/>
    <w:rsid w:val="00F879A1"/>
    <w:rsid w:val="00F87E71"/>
    <w:rsid w:val="00F92FC4"/>
    <w:rsid w:val="00F9793C"/>
    <w:rsid w:val="00FA0C14"/>
    <w:rsid w:val="00FA137A"/>
    <w:rsid w:val="00FA5504"/>
    <w:rsid w:val="00FB0A4C"/>
    <w:rsid w:val="00FB2CEA"/>
    <w:rsid w:val="00FB3A46"/>
    <w:rsid w:val="00FB4B02"/>
    <w:rsid w:val="00FB6B89"/>
    <w:rsid w:val="00FC2831"/>
    <w:rsid w:val="00FC2D40"/>
    <w:rsid w:val="00FC3600"/>
    <w:rsid w:val="00FC4A9F"/>
    <w:rsid w:val="00FC565B"/>
    <w:rsid w:val="00FE006E"/>
    <w:rsid w:val="00FE197E"/>
    <w:rsid w:val="00FE6589"/>
    <w:rsid w:val="00FF0DF1"/>
    <w:rsid w:val="00FF26AA"/>
    <w:rsid w:val="00FF476B"/>
    <w:rsid w:val="7C3ABB44"/>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2B6C98"/>
    <w:pPr>
      <w:keepNext/>
      <w:keepLines/>
      <w:numPr>
        <w:ilvl w:val="1"/>
        <w:numId w:val="1"/>
      </w:numPr>
      <w:spacing w:before="120" w:after="120"/>
      <w:ind w:left="567" w:hanging="567"/>
      <w:jc w:val="both"/>
      <w:outlineLvl w:val="1"/>
    </w:pPr>
    <w:rPr>
      <w:caps/>
      <w:color w:val="000000"/>
      <w:lang w:val="en-US"/>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link w:val="TF-TEXTOChar"/>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paragraph" w:styleId="PargrafodaLista">
    <w:name w:val="List Paragraph"/>
    <w:basedOn w:val="Normal"/>
    <w:uiPriority w:val="34"/>
    <w:qFormat/>
    <w:rsid w:val="00E20E7F"/>
    <w:pPr>
      <w:ind w:left="720"/>
      <w:contextualSpacing/>
    </w:pPr>
  </w:style>
  <w:style w:type="character" w:styleId="nfase">
    <w:name w:val="Emphasis"/>
    <w:basedOn w:val="Fontepargpadro"/>
    <w:uiPriority w:val="20"/>
    <w:qFormat/>
    <w:rsid w:val="003B3FAD"/>
    <w:rPr>
      <w:i/>
      <w:iCs/>
    </w:rPr>
  </w:style>
  <w:style w:type="paragraph" w:styleId="NormalWeb">
    <w:name w:val="Normal (Web)"/>
    <w:basedOn w:val="Normal"/>
    <w:uiPriority w:val="99"/>
    <w:unhideWhenUsed/>
    <w:rsid w:val="00720790"/>
    <w:pPr>
      <w:keepNext w:val="0"/>
      <w:keepLines w:val="0"/>
      <w:spacing w:before="100" w:beforeAutospacing="1" w:after="100" w:afterAutospacing="1"/>
    </w:pPr>
  </w:style>
  <w:style w:type="character" w:customStyle="1" w:styleId="TF-TEXTOChar">
    <w:name w:val="TF-TEXTO Char"/>
    <w:basedOn w:val="Fontepargpadro"/>
    <w:link w:val="TF-TEXTO"/>
    <w:locked/>
    <w:rsid w:val="008E4FB8"/>
  </w:style>
  <w:style w:type="character" w:customStyle="1" w:styleId="ui-provider">
    <w:name w:val="ui-provider"/>
    <w:basedOn w:val="Fontepargpadro"/>
    <w:rsid w:val="00671714"/>
  </w:style>
  <w:style w:type="character" w:styleId="Forte">
    <w:name w:val="Strong"/>
    <w:basedOn w:val="Fontepargpadro"/>
    <w:uiPriority w:val="22"/>
    <w:qFormat/>
    <w:rsid w:val="00671714"/>
    <w:rPr>
      <w:b/>
      <w:bCs/>
    </w:rPr>
  </w:style>
  <w:style w:type="character" w:customStyle="1" w:styleId="normaltextrun">
    <w:name w:val="normaltextrun"/>
    <w:rsid w:val="00671714"/>
  </w:style>
  <w:style w:type="character" w:customStyle="1" w:styleId="eop">
    <w:name w:val="eop"/>
    <w:rsid w:val="00671714"/>
  </w:style>
  <w:style w:type="character" w:customStyle="1" w:styleId="hgkelc">
    <w:name w:val="hgkelc"/>
    <w:basedOn w:val="Fontepargpadro"/>
    <w:rsid w:val="003E6D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1629">
      <w:bodyDiv w:val="1"/>
      <w:marLeft w:val="0"/>
      <w:marRight w:val="0"/>
      <w:marTop w:val="0"/>
      <w:marBottom w:val="0"/>
      <w:divBdr>
        <w:top w:val="none" w:sz="0" w:space="0" w:color="auto"/>
        <w:left w:val="none" w:sz="0" w:space="0" w:color="auto"/>
        <w:bottom w:val="none" w:sz="0" w:space="0" w:color="auto"/>
        <w:right w:val="none" w:sz="0" w:space="0" w:color="auto"/>
      </w:divBdr>
    </w:div>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96255287">
      <w:bodyDiv w:val="1"/>
      <w:marLeft w:val="0"/>
      <w:marRight w:val="0"/>
      <w:marTop w:val="0"/>
      <w:marBottom w:val="0"/>
      <w:divBdr>
        <w:top w:val="none" w:sz="0" w:space="0" w:color="auto"/>
        <w:left w:val="none" w:sz="0" w:space="0" w:color="auto"/>
        <w:bottom w:val="none" w:sz="0" w:space="0" w:color="auto"/>
        <w:right w:val="none" w:sz="0" w:space="0" w:color="auto"/>
      </w:divBdr>
    </w:div>
    <w:div w:id="741875527">
      <w:bodyDiv w:val="1"/>
      <w:marLeft w:val="0"/>
      <w:marRight w:val="0"/>
      <w:marTop w:val="0"/>
      <w:marBottom w:val="0"/>
      <w:divBdr>
        <w:top w:val="none" w:sz="0" w:space="0" w:color="auto"/>
        <w:left w:val="none" w:sz="0" w:space="0" w:color="auto"/>
        <w:bottom w:val="none" w:sz="0" w:space="0" w:color="auto"/>
        <w:right w:val="none" w:sz="0" w:space="0" w:color="auto"/>
      </w:divBdr>
    </w:div>
    <w:div w:id="828328643">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63991551">
      <w:bodyDiv w:val="1"/>
      <w:marLeft w:val="0"/>
      <w:marRight w:val="0"/>
      <w:marTop w:val="0"/>
      <w:marBottom w:val="0"/>
      <w:divBdr>
        <w:top w:val="none" w:sz="0" w:space="0" w:color="auto"/>
        <w:left w:val="none" w:sz="0" w:space="0" w:color="auto"/>
        <w:bottom w:val="none" w:sz="0" w:space="0" w:color="auto"/>
        <w:right w:val="none" w:sz="0" w:space="0" w:color="auto"/>
      </w:divBdr>
    </w:div>
    <w:div w:id="115664572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6761943">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10288481">
      <w:bodyDiv w:val="1"/>
      <w:marLeft w:val="0"/>
      <w:marRight w:val="0"/>
      <w:marTop w:val="0"/>
      <w:marBottom w:val="0"/>
      <w:divBdr>
        <w:top w:val="none" w:sz="0" w:space="0" w:color="auto"/>
        <w:left w:val="none" w:sz="0" w:space="0" w:color="auto"/>
        <w:bottom w:val="none" w:sz="0" w:space="0" w:color="auto"/>
        <w:right w:val="none" w:sz="0" w:space="0" w:color="auto"/>
      </w:divBdr>
    </w:div>
    <w:div w:id="1432896647">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491019838">
      <w:bodyDiv w:val="1"/>
      <w:marLeft w:val="0"/>
      <w:marRight w:val="0"/>
      <w:marTop w:val="0"/>
      <w:marBottom w:val="0"/>
      <w:divBdr>
        <w:top w:val="none" w:sz="0" w:space="0" w:color="auto"/>
        <w:left w:val="none" w:sz="0" w:space="0" w:color="auto"/>
        <w:bottom w:val="none" w:sz="0" w:space="0" w:color="auto"/>
        <w:right w:val="none" w:sz="0" w:space="0" w:color="auto"/>
      </w:divBdr>
    </w:div>
    <w:div w:id="1580167468">
      <w:bodyDiv w:val="1"/>
      <w:marLeft w:val="0"/>
      <w:marRight w:val="0"/>
      <w:marTop w:val="0"/>
      <w:marBottom w:val="0"/>
      <w:divBdr>
        <w:top w:val="none" w:sz="0" w:space="0" w:color="auto"/>
        <w:left w:val="none" w:sz="0" w:space="0" w:color="auto"/>
        <w:bottom w:val="none" w:sz="0" w:space="0" w:color="auto"/>
        <w:right w:val="none" w:sz="0" w:space="0" w:color="auto"/>
      </w:divBdr>
    </w:div>
    <w:div w:id="1647200783">
      <w:bodyDiv w:val="1"/>
      <w:marLeft w:val="0"/>
      <w:marRight w:val="0"/>
      <w:marTop w:val="0"/>
      <w:marBottom w:val="0"/>
      <w:divBdr>
        <w:top w:val="none" w:sz="0" w:space="0" w:color="auto"/>
        <w:left w:val="none" w:sz="0" w:space="0" w:color="auto"/>
        <w:bottom w:val="none" w:sz="0" w:space="0" w:color="auto"/>
        <w:right w:val="none" w:sz="0" w:space="0" w:color="auto"/>
      </w:divBdr>
      <w:divsChild>
        <w:div w:id="130289821">
          <w:marLeft w:val="0"/>
          <w:marRight w:val="0"/>
          <w:marTop w:val="0"/>
          <w:marBottom w:val="0"/>
          <w:divBdr>
            <w:top w:val="none" w:sz="0" w:space="0" w:color="auto"/>
            <w:left w:val="none" w:sz="0" w:space="0" w:color="auto"/>
            <w:bottom w:val="none" w:sz="0" w:space="0" w:color="auto"/>
            <w:right w:val="none" w:sz="0" w:space="0" w:color="auto"/>
          </w:divBdr>
          <w:divsChild>
            <w:div w:id="1967808535">
              <w:marLeft w:val="0"/>
              <w:marRight w:val="0"/>
              <w:marTop w:val="0"/>
              <w:marBottom w:val="0"/>
              <w:divBdr>
                <w:top w:val="none" w:sz="0" w:space="0" w:color="auto"/>
                <w:left w:val="none" w:sz="0" w:space="0" w:color="auto"/>
                <w:bottom w:val="none" w:sz="0" w:space="0" w:color="auto"/>
                <w:right w:val="none" w:sz="0" w:space="0" w:color="auto"/>
              </w:divBdr>
              <w:divsChild>
                <w:div w:id="4633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997744">
      <w:bodyDiv w:val="1"/>
      <w:marLeft w:val="0"/>
      <w:marRight w:val="0"/>
      <w:marTop w:val="0"/>
      <w:marBottom w:val="0"/>
      <w:divBdr>
        <w:top w:val="none" w:sz="0" w:space="0" w:color="auto"/>
        <w:left w:val="none" w:sz="0" w:space="0" w:color="auto"/>
        <w:bottom w:val="none" w:sz="0" w:space="0" w:color="auto"/>
        <w:right w:val="none" w:sz="0" w:space="0" w:color="auto"/>
      </w:divBdr>
      <w:divsChild>
        <w:div w:id="15429069">
          <w:marLeft w:val="0"/>
          <w:marRight w:val="0"/>
          <w:marTop w:val="0"/>
          <w:marBottom w:val="0"/>
          <w:divBdr>
            <w:top w:val="none" w:sz="0" w:space="0" w:color="auto"/>
            <w:left w:val="none" w:sz="0" w:space="0" w:color="auto"/>
            <w:bottom w:val="none" w:sz="0" w:space="0" w:color="auto"/>
            <w:right w:val="none" w:sz="0" w:space="0" w:color="auto"/>
          </w:divBdr>
          <w:divsChild>
            <w:div w:id="1685743433">
              <w:marLeft w:val="0"/>
              <w:marRight w:val="0"/>
              <w:marTop w:val="0"/>
              <w:marBottom w:val="0"/>
              <w:divBdr>
                <w:top w:val="none" w:sz="0" w:space="0" w:color="auto"/>
                <w:left w:val="none" w:sz="0" w:space="0" w:color="auto"/>
                <w:bottom w:val="none" w:sz="0" w:space="0" w:color="auto"/>
                <w:right w:val="none" w:sz="0" w:space="0" w:color="auto"/>
              </w:divBdr>
              <w:divsChild>
                <w:div w:id="190332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54449">
      <w:bodyDiv w:val="1"/>
      <w:marLeft w:val="0"/>
      <w:marRight w:val="0"/>
      <w:marTop w:val="0"/>
      <w:marBottom w:val="0"/>
      <w:divBdr>
        <w:top w:val="none" w:sz="0" w:space="0" w:color="auto"/>
        <w:left w:val="none" w:sz="0" w:space="0" w:color="auto"/>
        <w:bottom w:val="none" w:sz="0" w:space="0" w:color="auto"/>
        <w:right w:val="none" w:sz="0" w:space="0" w:color="auto"/>
      </w:divBdr>
    </w:div>
    <w:div w:id="2049791512">
      <w:bodyDiv w:val="1"/>
      <w:marLeft w:val="0"/>
      <w:marRight w:val="0"/>
      <w:marTop w:val="0"/>
      <w:marBottom w:val="0"/>
      <w:divBdr>
        <w:top w:val="none" w:sz="0" w:space="0" w:color="auto"/>
        <w:left w:val="none" w:sz="0" w:space="0" w:color="auto"/>
        <w:bottom w:val="none" w:sz="0" w:space="0" w:color="auto"/>
        <w:right w:val="none" w:sz="0" w:space="0" w:color="auto"/>
      </w:divBdr>
    </w:div>
    <w:div w:id="210587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b43c9ac-faa3-48ef-a902-75ffcb2dece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ct:contentTypeSchema xmlns:ct="http://schemas.microsoft.com/office/2006/metadata/contentType" xmlns:ma="http://schemas.microsoft.com/office/2006/metadata/properties/metaAttributes" ct:_="" ma:_="" ma:contentTypeName="Documento" ma:contentTypeID="0x0101003662DD558BDB384C83513E08F212801D" ma:contentTypeVersion="15" ma:contentTypeDescription="Crie um novo documento." ma:contentTypeScope="" ma:versionID="aea6760152419535a481d9e6b347c71a">
  <xsd:schema xmlns:xsd="http://www.w3.org/2001/XMLSchema" xmlns:xs="http://www.w3.org/2001/XMLSchema" xmlns:p="http://schemas.microsoft.com/office/2006/metadata/properties" xmlns:ns3="7dc17a83-f197-49ef-bff2-9b680bc8af46" xmlns:ns4="9b43c9ac-faa3-48ef-a902-75ffcb2dece1" targetNamespace="http://schemas.microsoft.com/office/2006/metadata/properties" ma:root="true" ma:fieldsID="a6e14d30e4c5431f814d900f111c9f10" ns3:_="" ns4:_="">
    <xsd:import namespace="7dc17a83-f197-49ef-bff2-9b680bc8af46"/>
    <xsd:import namespace="9b43c9ac-faa3-48ef-a902-75ffcb2dece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LengthInSeconds" minOccurs="0"/>
                <xsd:element ref="ns4:MediaServiceSearchProperties" minOccurs="0"/>
                <xsd:element ref="ns4:MediaServiceObjectDetectorVersions" minOccurs="0"/>
                <xsd:element ref="ns4:_activity"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c17a83-f197-49ef-bff2-9b680bc8af4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element name="SharingHintHash" ma:index="10" nillable="true" ma:displayName="Hash de Dica de Compartilhamento"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b43c9ac-faa3-48ef-a902-75ffcb2dece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9b43c9ac-faa3-48ef-a902-75ffcb2dece1"/>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4.xml><?xml version="1.0" encoding="utf-8"?>
<ds:datastoreItem xmlns:ds="http://schemas.openxmlformats.org/officeDocument/2006/customXml" ds:itemID="{78528CFF-703B-4FD5-AC32-23F724A447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c17a83-f197-49ef-bff2-9b680bc8af46"/>
    <ds:schemaRef ds:uri="9b43c9ac-faa3-48ef-a902-75ffcb2dec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6859</TotalTime>
  <Pages>10</Pages>
  <Words>5929</Words>
  <Characters>32017</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37871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35</cp:revision>
  <cp:lastPrinted>2015-03-26T13:00:00Z</cp:lastPrinted>
  <dcterms:created xsi:type="dcterms:W3CDTF">2024-05-07T10:19:00Z</dcterms:created>
  <dcterms:modified xsi:type="dcterms:W3CDTF">2024-05-28T21:07:00Z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0x0101003662DD558BDB384C83513E08F212801D</vt:lpwstr>
  </property>
  <property fmtid="{D5CDD505-2E9C-101B-9397-08002B2CF9AE}" pid="3" name="MSIP_Label_8c28577e-0e52-49e2-b52e-02bb75ccb8f1_Enabled">
    <vt:lpwstr>true</vt:lpwstr>
  </property>
  <property fmtid="{D5CDD505-2E9C-101B-9397-08002B2CF9AE}" pid="4" name="MSIP_Label_8c28577e-0e52-49e2-b52e-02bb75ccb8f1_SetDate">
    <vt:lpwstr>2024-04-10T23:41:49Z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067fa7da-a218-47cb-af40-4a959f00e1de</vt:lpwstr>
  </property>
  <property fmtid="{D5CDD505-2E9C-101B-9397-08002B2CF9AE}" pid="9" name="MSIP_Label_8c28577e-0e52-49e2-b52e-02bb75ccb8f1_ContentBits">
    <vt:lpwstr>0</vt:lpwstr>
  </property>
</Properties>
</file>