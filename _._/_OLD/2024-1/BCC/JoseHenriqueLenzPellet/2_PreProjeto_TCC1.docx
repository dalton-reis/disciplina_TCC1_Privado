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0BE91DD" w:rsidR="00F0030C" w:rsidRPr="003C5262" w:rsidRDefault="00F0030C" w:rsidP="00BE39CF">
            <w:pPr>
              <w:pStyle w:val="Cabealho"/>
              <w:tabs>
                <w:tab w:val="clear" w:pos="8640"/>
                <w:tab w:val="right" w:pos="8931"/>
              </w:tabs>
              <w:ind w:right="141"/>
            </w:pPr>
            <w:proofErr w:type="gramStart"/>
            <w:r>
              <w:rPr>
                <w:rStyle w:val="Nmerodepgina"/>
              </w:rPr>
              <w:t xml:space="preserve">(  </w:t>
            </w:r>
            <w:r w:rsidR="00E85ABE">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proofErr w:type="spellStart"/>
      <w:r w:rsidR="00635536" w:rsidRPr="00B34D6F">
        <w:t>Curley</w:t>
      </w:r>
      <w:proofErr w:type="spellEnd"/>
      <w:r w:rsidR="00635536" w:rsidRPr="00B34D6F">
        <w:t xml:space="preserve"> e </w:t>
      </w:r>
      <w:proofErr w:type="spellStart"/>
      <w:r w:rsidR="00635536" w:rsidRPr="00B34D6F">
        <w:t>Roeder</w:t>
      </w:r>
      <w:proofErr w:type="spellEnd"/>
      <w:r w:rsidR="00635536" w:rsidRPr="00B34D6F">
        <w:t xml:space="preserve">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proofErr w:type="spellStart"/>
      <w:r w:rsidRPr="00B34D6F">
        <w:t>Curley</w:t>
      </w:r>
      <w:proofErr w:type="spellEnd"/>
      <w:r w:rsidRPr="00B34D6F">
        <w:t xml:space="preserve"> e </w:t>
      </w:r>
      <w:proofErr w:type="spellStart"/>
      <w:r w:rsidRPr="00B34D6F">
        <w:t>Roeder</w:t>
      </w:r>
      <w:proofErr w:type="spellEnd"/>
      <w:r w:rsidRPr="00B34D6F">
        <w:t xml:space="preserve">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proofErr w:type="spellStart"/>
      <w:r w:rsidR="00A94A33">
        <w:t>Cui</w:t>
      </w:r>
      <w:proofErr w:type="spellEnd"/>
      <w:r w:rsidR="00A94A33">
        <w:t xml:space="preserve"> </w:t>
      </w:r>
      <w:r w:rsidR="00A94A33" w:rsidRPr="00A94A33">
        <w:rPr>
          <w:i/>
          <w:iCs/>
        </w:rPr>
        <w:t>et al</w:t>
      </w:r>
      <w:r w:rsidR="00A94A33">
        <w:t xml:space="preserve">. (2018) exploraram o potencial das redes neurais </w:t>
      </w:r>
      <w:proofErr w:type="spellStart"/>
      <w:r w:rsidR="00A94A33">
        <w:t>convolucionais</w:t>
      </w:r>
      <w:proofErr w:type="spellEnd"/>
      <w:r w:rsidR="00A94A33">
        <w:t xml:space="preserve"> na identificação e classificação de padrões de movimento em vídeos de futebol, enquanto </w:t>
      </w:r>
      <w:proofErr w:type="spellStart"/>
      <w:r w:rsidR="00A94A33">
        <w:t>Memar</w:t>
      </w:r>
      <w:proofErr w:type="spellEnd"/>
      <w:r w:rsidR="00A94A33">
        <w:t xml:space="preserve"> </w:t>
      </w:r>
      <w:r w:rsidR="00A94A33" w:rsidRPr="00A94A33">
        <w:rPr>
          <w:i/>
          <w:iCs/>
        </w:rPr>
        <w:t>et al</w:t>
      </w:r>
      <w:r w:rsidR="00A94A33">
        <w:t>. (2020)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proofErr w:type="spellStart"/>
      <w:r w:rsidR="00430C49" w:rsidRPr="00B34D6F">
        <w:t>Curley</w:t>
      </w:r>
      <w:proofErr w:type="spellEnd"/>
      <w:r w:rsidR="00430C49" w:rsidRPr="00B34D6F">
        <w:t xml:space="preserve"> e </w:t>
      </w:r>
      <w:proofErr w:type="spellStart"/>
      <w:r w:rsidR="00430C49" w:rsidRPr="00B34D6F">
        <w:t>Roeder</w:t>
      </w:r>
      <w:proofErr w:type="spellEnd"/>
      <w:r w:rsidR="00430C49" w:rsidRPr="00B34D6F">
        <w:t xml:space="preserve">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 xml:space="preserve">ma dessas ferramentas é o sistema de análise de vídeo </w:t>
      </w:r>
      <w:proofErr w:type="spellStart"/>
      <w:r>
        <w:t>Dartfish</w:t>
      </w:r>
      <w:proofErr w:type="spellEnd"/>
      <w:r>
        <w:t xml:space="preserve">, amplamente utilizado por equipes esportivas profissionais. O </w:t>
      </w:r>
      <w:proofErr w:type="spellStart"/>
      <w:r>
        <w:t>Dartfish</w:t>
      </w:r>
      <w:proofErr w:type="spellEnd"/>
      <w:r>
        <w:t xml:space="preserve"> permite aos usuários capturar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 xml:space="preserve">Outra ferramenta comercial popular é o </w:t>
      </w:r>
      <w:proofErr w:type="spellStart"/>
      <w:r>
        <w:t>Prozone</w:t>
      </w:r>
      <w:proofErr w:type="spellEnd"/>
      <w:r>
        <w:t xml:space="preserve"> Sports, que oferece uma plataforma abrangente para análise de desempenho esportivo</w:t>
      </w:r>
      <w:r w:rsidR="00430C49">
        <w:t xml:space="preserve"> (PROZONE, 1995)</w:t>
      </w:r>
      <w:r>
        <w:t xml:space="preserve">. O </w:t>
      </w:r>
      <w:proofErr w:type="spellStart"/>
      <w:r>
        <w:t>Prozone</w:t>
      </w:r>
      <w:proofErr w:type="spellEnd"/>
      <w:r>
        <w:t xml:space="preserv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proofErr w:type="spellStart"/>
      <w:r w:rsidR="0082244F" w:rsidRPr="00B34D6F">
        <w:t>Curley</w:t>
      </w:r>
      <w:proofErr w:type="spellEnd"/>
      <w:r w:rsidR="0082244F" w:rsidRPr="00B34D6F">
        <w:t xml:space="preserve"> e </w:t>
      </w:r>
      <w:proofErr w:type="spellStart"/>
      <w:r w:rsidR="0082244F" w:rsidRPr="00B34D6F">
        <w:t>Roeder</w:t>
      </w:r>
      <w:proofErr w:type="spellEnd"/>
      <w:r w:rsidR="0082244F" w:rsidRPr="00B34D6F">
        <w:t xml:space="preserve">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w:t>
      </w:r>
      <w:proofErr w:type="spellStart"/>
      <w:r>
        <w:t>Catapult</w:t>
      </w:r>
      <w:proofErr w:type="spellEnd"/>
      <w:r>
        <w:t xml:space="preserve"> Sports e a </w:t>
      </w:r>
      <w:proofErr w:type="spellStart"/>
      <w:r>
        <w:t>STATSports</w:t>
      </w:r>
      <w:proofErr w:type="spellEnd"/>
      <w:r>
        <w:t xml:space="preserve"> </w:t>
      </w:r>
      <w:r w:rsidR="00635536">
        <w:t xml:space="preserve">também </w:t>
      </w:r>
      <w:r>
        <w:t xml:space="preserve">oferecem sistemas de monitoramento </w:t>
      </w:r>
      <w:proofErr w:type="spellStart"/>
      <w:r w:rsidRPr="00E6378B">
        <w:rPr>
          <w:i/>
          <w:iCs/>
        </w:rPr>
        <w:t>wearable</w:t>
      </w:r>
      <w:proofErr w:type="spellEnd"/>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proofErr w:type="spellStart"/>
      <w:r w:rsidR="00635536" w:rsidRPr="00635536">
        <w:t>Bridgeman</w:t>
      </w:r>
      <w:proofErr w:type="spellEnd"/>
      <w:r w:rsidR="00635536" w:rsidRPr="00635536">
        <w:t xml:space="preserve">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1052267A" w:rsidR="00A13849" w:rsidRDefault="00413BF4" w:rsidP="00A13849">
      <w:pPr>
        <w:pStyle w:val="TF-TEXTO"/>
        <w:rPr>
          <w:sz w:val="24"/>
          <w:szCs w:val="24"/>
        </w:rPr>
      </w:pPr>
      <w:r w:rsidRPr="0051550B">
        <w:t>Pinheiro</w:t>
      </w:r>
      <w:del w:id="9" w:author="Dalton Solano dos Reis" w:date="2024-05-29T11:04:00Z">
        <w:r w:rsidRPr="0051550B" w:rsidDel="0083700B">
          <w:delText xml:space="preserve"> </w:delText>
        </w:r>
        <w:r w:rsidRPr="00413BF4" w:rsidDel="0083700B">
          <w:rPr>
            <w:i/>
            <w:iCs/>
          </w:rPr>
          <w:delText>et al</w:delText>
        </w:r>
        <w:r w:rsidRPr="0051550B" w:rsidDel="0083700B">
          <w:delText>.</w:delText>
        </w:r>
      </w:del>
      <w:r w:rsidRPr="0051550B">
        <w:t xml:space="preserve">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w:t>
      </w:r>
      <w:proofErr w:type="spellStart"/>
      <w:r w:rsidR="00A13849">
        <w:t>convolucionais</w:t>
      </w:r>
      <w:proofErr w:type="spellEnd"/>
      <w:r w:rsidR="00A13849">
        <w:t xml:space="preserve">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10" w:name="_Toc419598576"/>
      <w:bookmarkStart w:id="11" w:name="_Toc420721317"/>
      <w:bookmarkStart w:id="12" w:name="_Toc420721467"/>
      <w:bookmarkStart w:id="13" w:name="_Toc420721562"/>
      <w:bookmarkStart w:id="14" w:name="_Toc420721768"/>
      <w:bookmarkStart w:id="15" w:name="_Toc420723209"/>
      <w:bookmarkStart w:id="16" w:name="_Toc482682370"/>
      <w:bookmarkStart w:id="17" w:name="_Toc54164904"/>
      <w:bookmarkStart w:id="18" w:name="_Toc54165664"/>
      <w:bookmarkStart w:id="19" w:name="_Toc54169316"/>
      <w:bookmarkStart w:id="20" w:name="_Toc96347426"/>
      <w:bookmarkStart w:id="21" w:name="_Toc96357710"/>
      <w:bookmarkStart w:id="22" w:name="_Toc96491850"/>
      <w:bookmarkStart w:id="23" w:name="_Toc411603090"/>
      <w:r w:rsidRPr="007D10F2">
        <w:t>OBJETIVOS</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3206367A" w14:textId="11715A52"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desenvolver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4"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w:t>
      </w:r>
      <w:proofErr w:type="spellStart"/>
      <w:r>
        <w:t>Bridgeman</w:t>
      </w:r>
      <w:proofErr w:type="spellEnd"/>
      <w:r>
        <w:t xml:space="preserve">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 xml:space="preserve">o uso do </w:t>
      </w:r>
      <w:proofErr w:type="spellStart"/>
      <w:r w:rsidR="00DE66A1" w:rsidRPr="00525A94">
        <w:t>OpenPose</w:t>
      </w:r>
      <w:proofErr w:type="spellEnd"/>
      <w:r w:rsidR="00DE66A1" w:rsidRPr="00525A94">
        <w:t xml:space="preserve"> e a análise notacional para avaliar as estratégias adotadas em momentos decisivos de cobranças de pênalti em competições de futebol de alto nível.</w:t>
      </w:r>
      <w:r w:rsidR="00DE66A1" w:rsidRPr="008F56D4">
        <w:t xml:space="preserve"> 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 xml:space="preserve">a técnica </w:t>
      </w:r>
      <w:proofErr w:type="spellStart"/>
      <w:r w:rsidRPr="00525A94">
        <w:t>OpenPose</w:t>
      </w:r>
      <w:proofErr w:type="spellEnd"/>
      <w:r w:rsidRPr="00525A94">
        <w:t>,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5" w:name="_Ref165381873"/>
      <w:commentRangeStart w:id="26"/>
      <w:r>
        <w:t xml:space="preserve">Figura </w:t>
      </w:r>
      <w:commentRangeEnd w:id="26"/>
      <w:r w:rsidR="001A6CD1">
        <w:rPr>
          <w:rStyle w:val="Refdecomentrio"/>
        </w:rPr>
        <w:commentReference w:id="26"/>
      </w:r>
      <w:r>
        <w:fldChar w:fldCharType="begin"/>
      </w:r>
      <w:r>
        <w:instrText xml:space="preserve"> SEQ Figura \* ARABIC </w:instrText>
      </w:r>
      <w:r>
        <w:fldChar w:fldCharType="separate"/>
      </w:r>
      <w:r w:rsidR="00E76269">
        <w:rPr>
          <w:noProof/>
        </w:rPr>
        <w:t>1</w:t>
      </w:r>
      <w:r>
        <w:fldChar w:fldCharType="end"/>
      </w:r>
      <w:bookmarkEnd w:id="25"/>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41C73D64">
                  <wp:extent cx="2320746" cy="1550442"/>
                  <wp:effectExtent l="0" t="0" r="3810"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5"/>
                          <a:srcRect b="50769"/>
                          <a:stretch/>
                        </pic:blipFill>
                        <pic:spPr bwMode="auto">
                          <a:xfrm>
                            <a:off x="0" y="0"/>
                            <a:ext cx="2348214" cy="1568793"/>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4F46D320">
                  <wp:extent cx="2272352" cy="1588928"/>
                  <wp:effectExtent l="0" t="0" r="0" b="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5"/>
                          <a:srcRect t="48472"/>
                          <a:stretch/>
                        </pic:blipFill>
                        <pic:spPr bwMode="auto">
                          <a:xfrm>
                            <a:off x="0" y="0"/>
                            <a:ext cx="2272352" cy="1588928"/>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 xml:space="preserve">a velocidade da bola utilizando o software </w:t>
      </w:r>
      <w:proofErr w:type="spellStart"/>
      <w:r w:rsidR="00DE66A1" w:rsidRPr="00525A94">
        <w:t>Kinovea</w:t>
      </w:r>
      <w:proofErr w:type="spellEnd"/>
      <w:r w:rsidR="00DE66A1" w:rsidRPr="00525A94">
        <w:t>,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w:t>
      </w:r>
      <w:proofErr w:type="spellStart"/>
      <w:r w:rsidR="00DE66A1" w:rsidRPr="00525A94">
        <w:t>OpenPose</w:t>
      </w:r>
      <w:proofErr w:type="spellEnd"/>
      <w:r w:rsidR="00DE66A1" w:rsidRPr="00525A94">
        <w:t xml:space="preserv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w:t>
      </w:r>
      <w:proofErr w:type="spellStart"/>
      <w:r w:rsidR="00AA760B" w:rsidRPr="00C317DB">
        <w:t>OpenCV</w:t>
      </w:r>
      <w:proofErr w:type="spellEnd"/>
      <w:r w:rsidR="00AA760B" w:rsidRPr="00C317DB">
        <w:t xml:space="preserve"> junto a modelos de </w:t>
      </w:r>
      <w:proofErr w:type="spellStart"/>
      <w:r w:rsidR="003B3FAD" w:rsidRPr="00C317DB">
        <w:rPr>
          <w:rStyle w:val="nfase"/>
        </w:rPr>
        <w:t>Deep</w:t>
      </w:r>
      <w:proofErr w:type="spellEnd"/>
      <w:r w:rsidR="003B3FAD" w:rsidRPr="00C317DB">
        <w:rPr>
          <w:rStyle w:val="nfase"/>
        </w:rPr>
        <w:t xml:space="preserve">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7" w:name="_Ref165386723"/>
      <w:r>
        <w:t xml:space="preserve">Figura </w:t>
      </w:r>
      <w:r>
        <w:fldChar w:fldCharType="begin"/>
      </w:r>
      <w:r>
        <w:instrText xml:space="preserve"> SEQ Figura \* ARABIC </w:instrText>
      </w:r>
      <w:r>
        <w:fldChar w:fldCharType="separate"/>
      </w:r>
      <w:r w:rsidR="00E76269">
        <w:rPr>
          <w:noProof/>
        </w:rPr>
        <w:t>2</w:t>
      </w:r>
      <w:r>
        <w:fldChar w:fldCharType="end"/>
      </w:r>
      <w:bookmarkEnd w:id="27"/>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6"/>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8" w:name="_Toc54164921"/>
      <w:bookmarkStart w:id="29" w:name="_Toc54165675"/>
      <w:bookmarkStart w:id="30" w:name="_Toc54169333"/>
      <w:bookmarkStart w:id="31" w:name="_Toc96347439"/>
      <w:bookmarkStart w:id="32" w:name="_Toc96357723"/>
      <w:bookmarkStart w:id="33" w:name="_Toc96491866"/>
      <w:bookmarkStart w:id="34" w:name="_Toc411603107"/>
      <w:bookmarkEnd w:id="24"/>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w:t>
      </w:r>
      <w:proofErr w:type="spellStart"/>
      <w:r w:rsidRPr="00D42C20">
        <w:t>Bridgeman</w:t>
      </w:r>
      <w:proofErr w:type="spellEnd"/>
      <w:r w:rsidRPr="00D42C20">
        <w:t xml:space="preserve">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proofErr w:type="spellStart"/>
      <w:r w:rsidR="008A02AC" w:rsidRPr="00D42C20">
        <w:t>Bridgeman</w:t>
      </w:r>
      <w:proofErr w:type="spellEnd"/>
      <w:r w:rsidR="008A02AC" w:rsidRPr="00D42C20">
        <w:t xml:space="preserve">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proofErr w:type="spellStart"/>
      <w:r w:rsidR="0032255A" w:rsidRPr="00D42C20">
        <w:t>Bridgeman</w:t>
      </w:r>
      <w:proofErr w:type="spellEnd"/>
      <w:r w:rsidR="0032255A" w:rsidRPr="00D42C20">
        <w:t xml:space="preserve">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proofErr w:type="spellStart"/>
      <w:r w:rsidR="00342483" w:rsidRPr="00D42C20">
        <w:t>multivisão</w:t>
      </w:r>
      <w:proofErr w:type="spellEnd"/>
      <w:r w:rsidR="00342483">
        <w:t>)</w:t>
      </w:r>
      <w:r>
        <w:t xml:space="preserve">. </w:t>
      </w:r>
      <w:r w:rsidR="00342483">
        <w:t xml:space="preserve">Posteriormente, os </w:t>
      </w:r>
      <w:r>
        <w:t>erros de saída do detector de poses são corrigidos antes de aplicar um algoritmo guloso (</w:t>
      </w:r>
      <w:proofErr w:type="spellStart"/>
      <w:r w:rsidRPr="0032255A">
        <w:rPr>
          <w:i/>
          <w:iCs/>
        </w:rPr>
        <w:t>greedy</w:t>
      </w:r>
      <w:proofErr w:type="spellEnd"/>
      <w:r>
        <w:t xml:space="preserve">) para associar as detecções de poses 2D. A partir dessas </w:t>
      </w:r>
      <w:r w:rsidR="0032255A">
        <w:t>junções</w:t>
      </w:r>
      <w:r>
        <w:t xml:space="preserve">, </w:t>
      </w:r>
      <w:commentRangeStart w:id="35"/>
      <w:r>
        <w:t xml:space="preserve">esqueletos 3D são gerados </w:t>
      </w:r>
      <w:r w:rsidR="00342483">
        <w:t>utilizando triangulação para gerar os esqueletos 3D</w:t>
      </w:r>
      <w:commentRangeEnd w:id="35"/>
      <w:r w:rsidR="001A6CD1">
        <w:rPr>
          <w:rStyle w:val="Refdecomentrio"/>
        </w:rPr>
        <w:commentReference w:id="35"/>
      </w:r>
      <w:r w:rsidR="00342483">
        <w:t>,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24F9BB6A" w14:textId="30F02F45" w:rsidR="00E4748F" w:rsidRDefault="00342483" w:rsidP="00342483">
      <w:pPr>
        <w:pStyle w:val="TF-FIGURA"/>
        <w:rPr>
          <w:highlight w:val="yellow"/>
        </w:rPr>
      </w:pPr>
      <w:bookmarkStart w:id="36" w:name="_Ref165615580"/>
      <w:r>
        <w:t xml:space="preserve">Figura </w:t>
      </w:r>
      <w:r>
        <w:fldChar w:fldCharType="begin"/>
      </w:r>
      <w:r>
        <w:instrText xml:space="preserve"> SEQ Figura \* ARABIC </w:instrText>
      </w:r>
      <w:r>
        <w:fldChar w:fldCharType="separate"/>
      </w:r>
      <w:r w:rsidR="00E76269">
        <w:rPr>
          <w:noProof/>
        </w:rPr>
        <w:t>3</w:t>
      </w:r>
      <w:r>
        <w:fldChar w:fldCharType="end"/>
      </w:r>
      <w:bookmarkEnd w:id="36"/>
      <w:r>
        <w:t xml:space="preserve"> </w:t>
      </w:r>
      <w:r w:rsidR="00E4748F" w:rsidRPr="00E4748F">
        <w:t xml:space="preserve">– </w:t>
      </w:r>
      <w:r>
        <w:t xml:space="preserve">Etapas da representação 3D dos esqueletos </w:t>
      </w:r>
      <w:r w:rsidR="00892DB8" w:rsidRPr="00892DB8">
        <w:rPr>
          <w:noProof/>
        </w:rPr>
        <w:drawing>
          <wp:inline distT="0" distB="0" distL="0" distR="0" wp14:anchorId="12D34F5C" wp14:editId="178B1C7C">
            <wp:extent cx="5270012" cy="1956054"/>
            <wp:effectExtent l="19050" t="19050" r="26035" b="2540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7"/>
                    <a:stretch>
                      <a:fillRect/>
                    </a:stretch>
                  </pic:blipFill>
                  <pic:spPr>
                    <a:xfrm>
                      <a:off x="0" y="0"/>
                      <a:ext cx="5286220" cy="1962070"/>
                    </a:xfrm>
                    <a:prstGeom prst="rect">
                      <a:avLst/>
                    </a:prstGeom>
                    <a:ln w="3175">
                      <a:solidFill>
                        <a:schemeClr val="tx1"/>
                      </a:solidFill>
                    </a:ln>
                  </pic:spPr>
                </pic:pic>
              </a:graphicData>
            </a:graphic>
          </wp:inline>
        </w:drawing>
      </w:r>
    </w:p>
    <w:p w14:paraId="793CF1C8" w14:textId="5320F936" w:rsidR="00E4748F" w:rsidRPr="00B50101" w:rsidRDefault="00E4748F" w:rsidP="00342483">
      <w:pPr>
        <w:pStyle w:val="TF-FONTE"/>
        <w:rPr>
          <w:lang w:val="en-US"/>
        </w:rPr>
      </w:pPr>
      <w:r w:rsidRPr="00B50101">
        <w:rPr>
          <w:lang w:val="en-US"/>
        </w:rPr>
        <w:t xml:space="preserve">Fonte: </w:t>
      </w:r>
      <w:r w:rsidR="007D4755" w:rsidRPr="00B50101">
        <w:rPr>
          <w:lang w:val="en-US"/>
        </w:rPr>
        <w:t xml:space="preserve">Bridgeman </w:t>
      </w:r>
      <w:r w:rsidR="007D4755" w:rsidRPr="00B50101">
        <w:rPr>
          <w:i/>
          <w:iCs/>
          <w:lang w:val="en-US"/>
        </w:rPr>
        <w:t>et al</w:t>
      </w:r>
      <w:r w:rsidR="00342483" w:rsidRPr="00B50101">
        <w:rPr>
          <w:lang w:val="en-US"/>
        </w:rPr>
        <w:t>.</w:t>
      </w:r>
      <w:r w:rsidR="007D4755" w:rsidRPr="00B50101">
        <w:rPr>
          <w:lang w:val="en-US"/>
        </w:rPr>
        <w:t xml:space="preserve"> </w:t>
      </w:r>
      <w:r w:rsidRPr="00B50101">
        <w:rPr>
          <w:lang w:val="en-US"/>
        </w:rPr>
        <w:t>(2019).</w:t>
      </w:r>
    </w:p>
    <w:p w14:paraId="7D342566" w14:textId="42882057" w:rsidR="00D42C20" w:rsidRPr="00E4748F" w:rsidRDefault="00342483" w:rsidP="00D42C20">
      <w:pPr>
        <w:pStyle w:val="TF-TEXTO"/>
      </w:pPr>
      <w:r w:rsidRPr="00B50101">
        <w:rPr>
          <w:lang w:val="en-US"/>
        </w:rPr>
        <w:t xml:space="preserve">Bridgeman </w:t>
      </w:r>
      <w:r w:rsidRPr="00B50101">
        <w:rPr>
          <w:i/>
          <w:iCs/>
          <w:lang w:val="en-US"/>
        </w:rPr>
        <w:t>et al</w:t>
      </w:r>
      <w:r w:rsidRPr="00B50101">
        <w:rPr>
          <w:lang w:val="en-US"/>
        </w:rPr>
        <w:t xml:space="preserve">. </w:t>
      </w:r>
      <w:r w:rsidRPr="00D42C20">
        <w:t>(2019)</w:t>
      </w:r>
      <w:r>
        <w:t xml:space="preserve"> </w:t>
      </w:r>
      <w:r w:rsidR="00D42C20" w:rsidRPr="00D42C20">
        <w:t xml:space="preserve">desenvolveram técnicas para corrigir erros comuns associados aos detectores de pose </w:t>
      </w:r>
      <w:proofErr w:type="spellStart"/>
      <w:r w:rsidR="00D42C20" w:rsidRPr="00D42C20">
        <w:t>multivisão</w:t>
      </w:r>
      <w:proofErr w:type="spellEnd"/>
      <w:r w:rsidR="00D42C20" w:rsidRPr="00D42C20">
        <w:t xml:space="preserve">,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w:t>
      </w:r>
      <w:proofErr w:type="spellStart"/>
      <w:r>
        <w:t>ii</w:t>
      </w:r>
      <w:proofErr w:type="spellEnd"/>
      <w:r>
        <w:t xml:space="preserve">) </w:t>
      </w:r>
      <w:r w:rsidR="00D42C20" w:rsidRPr="00D42C20">
        <w:t>poses fundidas, onde partes de múltiplos indivíduos são erroneamente combinadas em uma única detecção, e</w:t>
      </w:r>
      <w:r>
        <w:t xml:space="preserve"> (</w:t>
      </w:r>
      <w:proofErr w:type="spellStart"/>
      <w:r>
        <w:t>iii</w:t>
      </w:r>
      <w:proofErr w:type="spellEnd"/>
      <w:r>
        <w:t>)</w:t>
      </w:r>
      <w:r w:rsidR="00D42C20" w:rsidRPr="00D42C20">
        <w:t xml:space="preserve"> junções trocadas, onde as conexões entre as partes do corpo são atribuídas incorretamente. Para resolver essas questões, </w:t>
      </w:r>
      <w:proofErr w:type="spellStart"/>
      <w:r w:rsidRPr="00D42C20">
        <w:t>Bridgeman</w:t>
      </w:r>
      <w:proofErr w:type="spellEnd"/>
      <w:r w:rsidRPr="00D42C20">
        <w:t xml:space="preserve">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proofErr w:type="spellStart"/>
      <w:r w:rsidR="002B6C98" w:rsidRPr="00D42C20">
        <w:t>Bridgeman</w:t>
      </w:r>
      <w:proofErr w:type="spellEnd"/>
      <w:r w:rsidR="002B6C98" w:rsidRPr="00D42C20">
        <w:t xml:space="preserve">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w:t>
      </w:r>
      <w:proofErr w:type="spellStart"/>
      <w:r w:rsidRPr="00D42C20">
        <w:t>Shelf</w:t>
      </w:r>
      <w:proofErr w:type="spellEnd"/>
      <w:r w:rsidRPr="00D42C20">
        <w:t>".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576D0471" w:rsidR="008C0B23" w:rsidRPr="00E4748F" w:rsidRDefault="008C0B23" w:rsidP="008C0B23">
      <w:pPr>
        <w:pStyle w:val="TF-TEXTO"/>
        <w:rPr>
          <w:sz w:val="18"/>
          <w:szCs w:val="18"/>
        </w:rPr>
      </w:pPr>
      <w:proofErr w:type="spellStart"/>
      <w:r w:rsidRPr="00D42C20">
        <w:lastRenderedPageBreak/>
        <w:t>Bridgeman</w:t>
      </w:r>
      <w:proofErr w:type="spellEnd"/>
      <w:r w:rsidRPr="00D42C20">
        <w:t xml:space="preserve">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gerando uma matriz binária onde cada célula representa um par de poses; 1 representa uma correspondência e 0 caso contrário. </w:t>
      </w:r>
      <w:proofErr w:type="spellStart"/>
      <w:r w:rsidRPr="00D42C20">
        <w:t>Bridgeman</w:t>
      </w:r>
      <w:proofErr w:type="spellEnd"/>
      <w:r w:rsidRPr="00D42C20">
        <w:t xml:space="preserve"> </w:t>
      </w:r>
      <w:r w:rsidRPr="008A02AC">
        <w:rPr>
          <w:i/>
          <w:iCs/>
        </w:rPr>
        <w:t>et al</w:t>
      </w:r>
      <w:r w:rsidRPr="00D42C20">
        <w:t>. (2019)</w:t>
      </w:r>
      <w:r>
        <w:t xml:space="preserve"> relatam que o método alcança uma precisão mais alta com o arranjo de câmera de linha de base ampla para um número menor de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proofErr w:type="spellStart"/>
      <w:r w:rsidR="00D42C20" w:rsidRPr="00D42C20">
        <w:t>Bridgeman</w:t>
      </w:r>
      <w:proofErr w:type="spellEnd"/>
      <w:r w:rsidR="00D42C20" w:rsidRPr="00D42C20">
        <w:t xml:space="preserve">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Pr="000F4150" w:rsidRDefault="00451B94" w:rsidP="00424AD5">
      <w:pPr>
        <w:pStyle w:val="Ttulo1"/>
      </w:pPr>
      <w:r w:rsidRPr="000F4150">
        <w:t>proposta</w:t>
      </w:r>
    </w:p>
    <w:p w14:paraId="1018C14C" w14:textId="6431EEF6" w:rsidR="00BE004C" w:rsidRPr="00286FED" w:rsidRDefault="008E4FB8" w:rsidP="00BE004C">
      <w:pPr>
        <w:pStyle w:val="TF-TEX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4"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5" w:name="_Ref165618055"/>
      <w:bookmarkEnd w:id="44"/>
      <w:r>
        <w:t xml:space="preserve">Quadro </w:t>
      </w:r>
      <w:r>
        <w:fldChar w:fldCharType="begin"/>
      </w:r>
      <w:r>
        <w:instrText xml:space="preserve"> SEQ Quadro \* ARABIC </w:instrText>
      </w:r>
      <w:r>
        <w:fldChar w:fldCharType="separate"/>
      </w:r>
      <w:r w:rsidR="00E76269">
        <w:rPr>
          <w:noProof/>
        </w:rPr>
        <w:t>1</w:t>
      </w:r>
      <w:r>
        <w:fldChar w:fldCharType="end"/>
      </w:r>
      <w:bookmarkEnd w:id="45"/>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proofErr w:type="spellStart"/>
            <w:r w:rsidRPr="00D42C20">
              <w:t>Bridgeman</w:t>
            </w:r>
            <w:proofErr w:type="spellEnd"/>
            <w:r w:rsidRPr="00D42C20">
              <w:t xml:space="preserve">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 xml:space="preserve">Avaliação de estratégias de cobranças de pênalti em competições de futebol usando </w:t>
            </w:r>
            <w:proofErr w:type="spellStart"/>
            <w:r w:rsidRPr="004437C3">
              <w:t>OpenPose</w:t>
            </w:r>
            <w:proofErr w:type="spellEnd"/>
            <w:r w:rsidRPr="004437C3">
              <w:t xml:space="preserv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proofErr w:type="spellStart"/>
            <w:r w:rsidRPr="004437C3">
              <w:t>OpenPose</w:t>
            </w:r>
            <w:proofErr w:type="spellEnd"/>
            <w:r w:rsidRPr="004437C3">
              <w:t xml:space="preserve">, </w:t>
            </w:r>
            <w:proofErr w:type="spellStart"/>
            <w:r w:rsidRPr="004437C3">
              <w:t>Kinovea</w:t>
            </w:r>
            <w:proofErr w:type="spellEnd"/>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AE75F50" w:rsidR="004437C3" w:rsidRPr="006773BE" w:rsidRDefault="004437C3" w:rsidP="00CA2AF6">
            <w:pPr>
              <w:pStyle w:val="TF-TEXTOQUADRO"/>
              <w:jc w:val="center"/>
              <w:rPr>
                <w:lang w:val="en-US"/>
              </w:rPr>
            </w:pPr>
            <w:r w:rsidRPr="006773BE">
              <w:rPr>
                <w:lang w:val="en-US"/>
              </w:rPr>
              <w:t xml:space="preserve">OpenCV, Deep Neural Networks </w:t>
            </w:r>
            <w:ins w:id="46" w:author="Dalton Solano dos Reis" w:date="2024-05-29T10:44:00Z">
              <w:r w:rsidR="000F4150">
                <w:rPr>
                  <w:lang w:val="en-US"/>
                </w:rPr>
                <w:t>(</w:t>
              </w:r>
            </w:ins>
            <w:r w:rsidRPr="006773BE">
              <w:rPr>
                <w:lang w:val="en-US"/>
              </w:rPr>
              <w:t>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 xml:space="preserve">34 vídeos de cobranças de pênaltis das principais ligas europeias e da UEFA </w:t>
            </w:r>
            <w:proofErr w:type="spellStart"/>
            <w:r w:rsidRPr="006014F8">
              <w:t>Champions</w:t>
            </w:r>
            <w:proofErr w:type="spellEnd"/>
            <w:r w:rsidRPr="006014F8">
              <w:t xml:space="preserve">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 xml:space="preserve">120 filmagens de cobranças de pênalti de um campo </w:t>
            </w:r>
            <w:proofErr w:type="spellStart"/>
            <w:r w:rsidRPr="006014F8">
              <w:t>society</w:t>
            </w:r>
            <w:proofErr w:type="spellEnd"/>
            <w:r w:rsidRPr="006014F8">
              <w:t xml:space="preserve">, com diferentes ângulos e iluminação, 60 </w:t>
            </w:r>
            <w:proofErr w:type="spellStart"/>
            <w:r w:rsidRPr="006014F8">
              <w:t>fps</w:t>
            </w:r>
            <w:proofErr w:type="spellEnd"/>
            <w:r w:rsidRPr="006014F8">
              <w:t>.</w:t>
            </w:r>
          </w:p>
        </w:tc>
        <w:tc>
          <w:tcPr>
            <w:tcW w:w="2211" w:type="dxa"/>
            <w:shd w:val="clear" w:color="auto" w:fill="auto"/>
            <w:vAlign w:val="center"/>
          </w:tcPr>
          <w:p w14:paraId="45D0322E" w14:textId="77777777" w:rsidR="004437C3" w:rsidRDefault="004437C3" w:rsidP="00CA2AF6">
            <w:pPr>
              <w:pStyle w:val="TF-TEXTOQUADRO"/>
              <w:jc w:val="center"/>
            </w:pPr>
            <w:proofErr w:type="spellStart"/>
            <w:r w:rsidRPr="006014F8">
              <w:t>Datasets</w:t>
            </w:r>
            <w:proofErr w:type="spellEnd"/>
            <w:r w:rsidRPr="006014F8">
              <w:t xml:space="preserve"> "Campus" e "</w:t>
            </w:r>
            <w:proofErr w:type="spellStart"/>
            <w:r w:rsidRPr="006014F8">
              <w:t>Shelf</w:t>
            </w:r>
            <w:proofErr w:type="spellEnd"/>
            <w:r w:rsidRPr="006014F8">
              <w:t>"</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w:t>
      </w:r>
      <w:proofErr w:type="spellStart"/>
      <w:r w:rsidR="00797A5D">
        <w:t>OpenPose</w:t>
      </w:r>
      <w:proofErr w:type="spellEnd"/>
      <w:r w:rsidR="00797A5D">
        <w:t xml:space="preserve"> e análise notacional para compreender a relação entre a postura dos jogadores e o sucesso nas cobranças. Enquanto</w:t>
      </w:r>
      <w:r w:rsidR="00595B89">
        <w:t xml:space="preserve"> </w:t>
      </w:r>
      <w:r w:rsidR="00797A5D">
        <w:t xml:space="preserve">Silva (2022) busca identificar o momento exato do contato do pé do jogador com a bola durante a cobrança, empregando a biblioteca </w:t>
      </w:r>
      <w:proofErr w:type="spellStart"/>
      <w:r w:rsidR="00797A5D">
        <w:t>OpenCV</w:t>
      </w:r>
      <w:proofErr w:type="spellEnd"/>
      <w:r w:rsidR="00797A5D">
        <w:t xml:space="preserve"> e modelos de </w:t>
      </w:r>
      <w:proofErr w:type="spellStart"/>
      <w:r w:rsidR="00797A5D">
        <w:t>Deep</w:t>
      </w:r>
      <w:proofErr w:type="spellEnd"/>
      <w:r w:rsidR="00797A5D">
        <w:t xml:space="preserve"> Neural Networks</w:t>
      </w:r>
      <w:r w:rsidR="00595B89">
        <w:t xml:space="preserve"> (DNN)</w:t>
      </w:r>
      <w:r w:rsidR="00797A5D">
        <w:t xml:space="preserve">. Por outro lado, </w:t>
      </w:r>
      <w:proofErr w:type="spellStart"/>
      <w:r w:rsidR="00797A5D">
        <w:t>Bridgeman</w:t>
      </w:r>
      <w:proofErr w:type="spellEnd"/>
      <w:r w:rsidR="00797A5D">
        <w:t xml:space="preserve">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44EC29A9"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w:t>
      </w:r>
      <w:ins w:id="47" w:author="Dalton Solano dos Reis" w:date="2024-05-29T10:47:00Z">
        <w:r w:rsidR="000F4150">
          <w:t xml:space="preserve">e </w:t>
        </w:r>
      </w:ins>
      <w:r w:rsidR="00797A5D">
        <w:t xml:space="preserve">Silva (2022) grava vídeos em campo de futebol, empregando múltiplas câmeras de alta definição. Já </w:t>
      </w:r>
      <w:proofErr w:type="spellStart"/>
      <w:r w:rsidR="00797A5D">
        <w:t>Bridgeman</w:t>
      </w:r>
      <w:proofErr w:type="spellEnd"/>
      <w:r w:rsidR="00797A5D">
        <w:t xml:space="preserve">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719D3F66" w:rsidR="00797A5D" w:rsidRDefault="00595B89" w:rsidP="00595B89">
      <w:pPr>
        <w:pStyle w:val="TF-TEXTO"/>
      </w:pPr>
      <w:r>
        <w:t>Quanto a abordagem tecnológica, Pinheiro (2022) opt</w:t>
      </w:r>
      <w:r w:rsidR="00AA358F">
        <w:t>ou</w:t>
      </w:r>
      <w:r>
        <w:t xml:space="preserve"> pela utilização do </w:t>
      </w:r>
      <w:proofErr w:type="spellStart"/>
      <w:r>
        <w:t>OpenPose</w:t>
      </w:r>
      <w:proofErr w:type="spellEnd"/>
      <w:r>
        <w:t xml:space="preserve">, uma solução avançada de visão computacional, em conjunto com o software </w:t>
      </w:r>
      <w:proofErr w:type="spellStart"/>
      <w:r>
        <w:t>Kinovea</w:t>
      </w:r>
      <w:proofErr w:type="spellEnd"/>
      <w:r>
        <w:t xml:space="preserve">, amplamente reconhecido por sua precisão na análise de movimentos. Por outro lado, Silva (2022) emprega a biblioteca </w:t>
      </w:r>
      <w:proofErr w:type="spellStart"/>
      <w:r>
        <w:t>OpenCV</w:t>
      </w:r>
      <w:proofErr w:type="spellEnd"/>
      <w:r>
        <w:t xml:space="preserve"> em combinação com modelos de </w:t>
      </w:r>
      <w:proofErr w:type="spellStart"/>
      <w:r>
        <w:t>Deep</w:t>
      </w:r>
      <w:proofErr w:type="spellEnd"/>
      <w:r>
        <w:t xml:space="preserve"> Neural Networks (DNN), destacando-se pela capacidade de processamento complexo de dados e reconhecimento de padrões. Em contrapartida, </w:t>
      </w:r>
      <w:proofErr w:type="spellStart"/>
      <w:r>
        <w:t>Bridgeman</w:t>
      </w:r>
      <w:proofErr w:type="spellEnd"/>
      <w:r>
        <w:t xml:space="preserve">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ins w:id="48" w:author="Dalton Solano dos Reis" w:date="2024-05-29T10:48:00Z">
        <w:r w:rsidR="000F4150">
          <w:t>.</w:t>
        </w:r>
      </w:ins>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do mesmo, destacando a importância de capturar e interpretar os movimentos cruciais durante a cobrança. Por sua vez, </w:t>
      </w:r>
      <w:proofErr w:type="spellStart"/>
      <w:r>
        <w:t>Bridgeman</w:t>
      </w:r>
      <w:proofErr w:type="spellEnd"/>
      <w:r>
        <w:t xml:space="preserve">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w:t>
      </w:r>
      <w:proofErr w:type="spellStart"/>
      <w:r>
        <w:t>CNNs</w:t>
      </w:r>
      <w:proofErr w:type="spellEnd"/>
      <w:r>
        <w:t>)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37"/>
      <w:bookmarkEnd w:id="38"/>
      <w:bookmarkEnd w:id="39"/>
      <w:bookmarkEnd w:id="40"/>
      <w:bookmarkEnd w:id="41"/>
      <w:bookmarkEnd w:id="42"/>
      <w:bookmarkEnd w:id="43"/>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736CCFAC" w:rsidR="002102F2" w:rsidRPr="0071653C" w:rsidRDefault="002102F2" w:rsidP="002102F2">
      <w:pPr>
        <w:pStyle w:val="TF-TEXTO"/>
      </w:pPr>
      <w:r w:rsidRPr="0071653C">
        <w:t>A aplicação deverá: </w:t>
      </w:r>
    </w:p>
    <w:p w14:paraId="30B0B6D4" w14:textId="3E4D2F85" w:rsidR="002102F2" w:rsidRPr="0071653C" w:rsidRDefault="002102F2">
      <w:pPr>
        <w:pStyle w:val="TF-ALNEA"/>
        <w:numPr>
          <w:ilvl w:val="0"/>
          <w:numId w:val="27"/>
        </w:numPr>
        <w:pPrChange w:id="49" w:author="Dalton Solano dos Reis" w:date="2024-05-29T10:50:00Z">
          <w:pPr>
            <w:pStyle w:val="TF-ALNEA"/>
            <w:numPr>
              <w:numId w:val="24"/>
            </w:numPr>
            <w:ind w:left="1040" w:hanging="360"/>
          </w:pPr>
        </w:pPrChange>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pPr>
        <w:pStyle w:val="TF-ALNEA"/>
        <w:numPr>
          <w:ilvl w:val="0"/>
          <w:numId w:val="27"/>
        </w:numPr>
        <w:pPrChange w:id="50" w:author="Dalton Solano dos Reis" w:date="2024-05-29T10:50:00Z">
          <w:pPr>
            <w:pStyle w:val="TF-ALNEA"/>
            <w:numPr>
              <w:numId w:val="24"/>
            </w:numPr>
            <w:ind w:left="1040" w:hanging="360"/>
          </w:pPr>
        </w:pPrChange>
      </w:pPr>
      <w:r w:rsidRPr="0071653C">
        <w:t xml:space="preserve">permitir que o usuário faça o </w:t>
      </w:r>
      <w:r w:rsidRPr="00CE458D">
        <w:rPr>
          <w:rPrChange w:id="51" w:author="Dalton Solano dos Reis" w:date="2024-05-29T10:53:00Z">
            <w:rPr>
              <w:i/>
              <w:iCs/>
            </w:rPr>
          </w:rPrChange>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pPr>
        <w:pStyle w:val="TF-ALNEA"/>
        <w:numPr>
          <w:ilvl w:val="0"/>
          <w:numId w:val="27"/>
        </w:numPr>
        <w:pPrChange w:id="52" w:author="Dalton Solano dos Reis" w:date="2024-05-29T10:50:00Z">
          <w:pPr>
            <w:pStyle w:val="TF-ALNEA"/>
            <w:numPr>
              <w:numId w:val="24"/>
            </w:numPr>
            <w:ind w:left="1040" w:hanging="360"/>
          </w:pPr>
        </w:pPrChange>
      </w:pPr>
      <w:r>
        <w:t xml:space="preserve">proporcionar </w:t>
      </w:r>
      <w:r w:rsidRPr="00CE458D">
        <w:rPr>
          <w:rPrChange w:id="53" w:author="Dalton Solano dos Reis" w:date="2024-05-29T10:52:00Z">
            <w:rPr>
              <w:i/>
              <w:iCs/>
            </w:rPr>
          </w:rPrChange>
        </w:rPr>
        <w:t>feedback</w:t>
      </w:r>
      <w:r>
        <w:t xml:space="preserve"> e análises pós-treino para goleiros e treinadores revisarem o desempenho (RF);</w:t>
      </w:r>
    </w:p>
    <w:p w14:paraId="31867EBD" w14:textId="77777777" w:rsidR="002102F2" w:rsidRDefault="002102F2">
      <w:pPr>
        <w:pStyle w:val="TF-ALNEA"/>
        <w:numPr>
          <w:ilvl w:val="0"/>
          <w:numId w:val="27"/>
        </w:numPr>
        <w:pPrChange w:id="54" w:author="Dalton Solano dos Reis" w:date="2024-05-29T10:50:00Z">
          <w:pPr>
            <w:pStyle w:val="TF-ALNEA"/>
            <w:numPr>
              <w:numId w:val="24"/>
            </w:numPr>
            <w:ind w:left="1040" w:hanging="360"/>
          </w:pPr>
        </w:pPrChange>
      </w:pPr>
      <w:r>
        <w:t>exibir as previsões de direção de chutes em uma interface de usuário intuitiva para os goleiros e treinadores (RF);</w:t>
      </w:r>
    </w:p>
    <w:p w14:paraId="19587F4B" w14:textId="1220125A" w:rsidR="002102F2" w:rsidRDefault="002102F2">
      <w:pPr>
        <w:pStyle w:val="TF-ALNEA"/>
        <w:numPr>
          <w:ilvl w:val="0"/>
          <w:numId w:val="27"/>
        </w:numPr>
        <w:pPrChange w:id="55" w:author="Dalton Solano dos Reis" w:date="2024-05-29T10:50:00Z">
          <w:pPr>
            <w:pStyle w:val="TF-ALNEA"/>
            <w:numPr>
              <w:numId w:val="24"/>
            </w:numPr>
            <w:ind w:left="1040" w:hanging="360"/>
          </w:pPr>
        </w:pPrChange>
      </w:pPr>
      <w:r>
        <w:t xml:space="preserve">utilizar a linguagem de programação Python juntamente com o </w:t>
      </w:r>
      <w:r w:rsidRPr="002102F2">
        <w:rPr>
          <w:i/>
          <w:iCs/>
        </w:rPr>
        <w:t>framework</w:t>
      </w:r>
      <w:r>
        <w:t xml:space="preserve"> </w:t>
      </w:r>
      <w:proofErr w:type="spellStart"/>
      <w:r>
        <w:t>Flask</w:t>
      </w:r>
      <w:proofErr w:type="spellEnd"/>
      <w:r>
        <w:t xml:space="preserve"> para o desenvolvimento da API </w:t>
      </w:r>
      <w:proofErr w:type="spellStart"/>
      <w:r>
        <w:t>rest</w:t>
      </w:r>
      <w:proofErr w:type="spellEnd"/>
      <w:r>
        <w:t xml:space="preserve">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w:t>
      </w:r>
      <w:proofErr w:type="spellStart"/>
      <w:r w:rsidR="00D07820" w:rsidRPr="00671714">
        <w:t>convolucionais</w:t>
      </w:r>
      <w:proofErr w:type="spellEnd"/>
      <w:r w:rsidR="00D07820" w:rsidRPr="00671714">
        <w:t xml:space="preserve"> </w:t>
      </w:r>
      <w:r w:rsidR="00D07820">
        <w:t>(</w:t>
      </w:r>
      <w:r w:rsidR="00D07820" w:rsidRPr="00671714">
        <w:t xml:space="preserve">YOLO, Inception-v3, </w:t>
      </w:r>
      <w:proofErr w:type="spellStart"/>
      <w:r w:rsidR="00D07820" w:rsidRPr="00671714">
        <w:t>Xception</w:t>
      </w:r>
      <w:proofErr w:type="spellEnd"/>
      <w:r w:rsidR="00D07820" w:rsidRPr="00671714">
        <w:t xml:space="preserve">; </w:t>
      </w:r>
      <w:proofErr w:type="spellStart"/>
      <w:r w:rsidR="00D07820" w:rsidRPr="00671714">
        <w:t>DensePose</w:t>
      </w:r>
      <w:proofErr w:type="spellEnd"/>
      <w:r w:rsidR="00D07820" w:rsidRPr="00671714">
        <w:t xml:space="preserve">, </w:t>
      </w:r>
      <w:proofErr w:type="spellStart"/>
      <w:r w:rsidR="00D07820" w:rsidRPr="00671714">
        <w:t>PoseNet</w:t>
      </w:r>
      <w:proofErr w:type="spellEnd"/>
      <w:r w:rsidR="00D07820" w:rsidRPr="00671714">
        <w:t xml:space="preserve"> e </w:t>
      </w:r>
      <w:proofErr w:type="spellStart"/>
      <w:r w:rsidR="00D07820" w:rsidRPr="00671714">
        <w:t>OpenPose</w:t>
      </w:r>
      <w:proofErr w:type="spellEnd"/>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w:t>
      </w:r>
      <w:proofErr w:type="spellStart"/>
      <w:r w:rsidRPr="00637E00">
        <w:t>convolucionais</w:t>
      </w:r>
      <w:proofErr w:type="spellEnd"/>
      <w:r w:rsidRPr="00637E00">
        <w:t xml:space="preserve">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0514CA0A"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w:t>
      </w:r>
      <w:del w:id="56" w:author="Dalton Solano dos Reis" w:date="2024-05-29T10:55:00Z">
        <w:r w:rsidRPr="00671714" w:rsidDel="00CE458D">
          <w:delText>objetivos</w:delText>
        </w:r>
      </w:del>
      <w:ins w:id="57" w:author="Dalton Solano dos Reis" w:date="2024-05-29T10:55:00Z">
        <w:r w:rsidR="00CE458D">
          <w:t>objetos</w:t>
        </w:r>
      </w:ins>
      <w:r w:rsidRPr="00671714">
        <w:t xml:space="preserve">: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 xml:space="preserve">a linguagem de programação Python e a biblioteca </w:t>
      </w:r>
      <w:proofErr w:type="spellStart"/>
      <w:r w:rsidRPr="00671714">
        <w:t>Keras</w:t>
      </w:r>
      <w:proofErr w:type="spellEnd"/>
      <w:r w:rsidRPr="00671714">
        <w:t xml:space="preserve"> juntamente com a biblioteca </w:t>
      </w:r>
      <w:proofErr w:type="spellStart"/>
      <w:r w:rsidRPr="00671714">
        <w:t>OpenCV</w:t>
      </w:r>
      <w:proofErr w:type="spellEnd"/>
      <w:r w:rsidRPr="00671714">
        <w:t xml:space="preserve">, redes neurais </w:t>
      </w:r>
      <w:proofErr w:type="spellStart"/>
      <w:r w:rsidRPr="00671714">
        <w:t>convolucionais</w:t>
      </w:r>
      <w:proofErr w:type="spellEnd"/>
      <w:r w:rsidRPr="00671714">
        <w:t xml:space="preserve"> tais como, YOLO</w:t>
      </w:r>
      <w:r w:rsidR="00671714" w:rsidRPr="00671714">
        <w:t xml:space="preserve">, Inception-v3, </w:t>
      </w:r>
      <w:proofErr w:type="spellStart"/>
      <w:r w:rsidR="00671714" w:rsidRPr="00671714">
        <w:t>Xception</w:t>
      </w:r>
      <w:proofErr w:type="spellEnd"/>
      <w:r w:rsidRPr="00671714">
        <w:t xml:space="preserve">; </w:t>
      </w:r>
      <w:proofErr w:type="spellStart"/>
      <w:r w:rsidR="00671714" w:rsidRPr="00671714">
        <w:t>DensePose</w:t>
      </w:r>
      <w:proofErr w:type="spellEnd"/>
      <w:r w:rsidR="00671714" w:rsidRPr="00671714">
        <w:t xml:space="preserve">, </w:t>
      </w:r>
      <w:proofErr w:type="spellStart"/>
      <w:r w:rsidR="00671714" w:rsidRPr="00671714">
        <w:t>PoseNet</w:t>
      </w:r>
      <w:proofErr w:type="spellEnd"/>
      <w:r w:rsidR="00671714" w:rsidRPr="00671714">
        <w:t xml:space="preserve"> e </w:t>
      </w:r>
      <w:proofErr w:type="spellStart"/>
      <w:r w:rsidR="00671714" w:rsidRPr="00671714">
        <w:t>OpenPose</w:t>
      </w:r>
      <w:proofErr w:type="spellEnd"/>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w:t>
      </w:r>
      <w:proofErr w:type="spellStart"/>
      <w:r w:rsidRPr="00771C8E">
        <w:t>Unified</w:t>
      </w:r>
      <w:proofErr w:type="spellEnd"/>
      <w:r w:rsidRPr="00771C8E">
        <w:t> </w:t>
      </w:r>
      <w:proofErr w:type="spellStart"/>
      <w:r w:rsidRPr="00771C8E">
        <w:t>Modeling</w:t>
      </w:r>
      <w:proofErr w:type="spellEnd"/>
      <w:r w:rsidRPr="00771C8E">
        <w:t> </w:t>
      </w:r>
      <w:proofErr w:type="spellStart"/>
      <w:r w:rsidRPr="00771C8E">
        <w:t>Language</w:t>
      </w:r>
      <w:proofErr w:type="spellEnd"/>
      <w:r w:rsidRPr="00771C8E">
        <w:t> (UML), utilizando a ferramenta </w:t>
      </w:r>
      <w:proofErr w:type="spellStart"/>
      <w:r w:rsidRPr="00771C8E">
        <w:t>Astah</w:t>
      </w:r>
      <w:proofErr w:type="spellEnd"/>
      <w:r w:rsidRPr="00771C8E">
        <w:t>;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w:t>
      </w:r>
      <w:proofErr w:type="spellStart"/>
      <w:r w:rsidRPr="00771C8E">
        <w:t>Flask</w:t>
      </w:r>
      <w:proofErr w:type="spellEnd"/>
      <w:r w:rsidRPr="00771C8E">
        <w:t>;</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58" w:name="_Ref165622818"/>
      <w:r>
        <w:lastRenderedPageBreak/>
        <w:t xml:space="preserve">Quadro </w:t>
      </w:r>
      <w:r>
        <w:fldChar w:fldCharType="begin"/>
      </w:r>
      <w:r>
        <w:instrText xml:space="preserve"> SEQ Quadro \* ARABIC </w:instrText>
      </w:r>
      <w:r>
        <w:fldChar w:fldCharType="separate"/>
      </w:r>
      <w:r w:rsidR="00E76269">
        <w:rPr>
          <w:noProof/>
        </w:rPr>
        <w:t>2</w:t>
      </w:r>
      <w:r>
        <w:fldChar w:fldCharType="end"/>
      </w:r>
      <w:bookmarkEnd w:id="58"/>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F44D222" w:rsidR="000B5C8E" w:rsidRPr="007E0D87" w:rsidRDefault="000B5C8E" w:rsidP="000B5C8E">
            <w:pPr>
              <w:pStyle w:val="TF-TEXTOQUADRO"/>
            </w:pPr>
            <w:r w:rsidRPr="00375FC3">
              <w:t xml:space="preserve">pesquisa e escolha do algoritmo de detecção de </w:t>
            </w:r>
            <w:del w:id="59" w:author="Dalton Solano dos Reis" w:date="2024-05-29T10:55:00Z">
              <w:r w:rsidRPr="00375FC3" w:rsidDel="00CE458D">
                <w:delText>objetivos</w:delText>
              </w:r>
            </w:del>
            <w:ins w:id="60" w:author="Dalton Solano dos Reis" w:date="2024-05-29T10:55:00Z">
              <w:r w:rsidR="00CE458D">
                <w:t>objetos</w:t>
              </w:r>
            </w:ins>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41C735C4" w14:textId="23EC1FD7" w:rsidR="009F1CB3" w:rsidRDefault="00362EA0" w:rsidP="009F1CB3">
      <w:pPr>
        <w:pStyle w:val="TF-TEXTO"/>
      </w:pPr>
      <w:r w:rsidRPr="00BE2F83">
        <w:t>Est</w:t>
      </w:r>
      <w:r w:rsidR="002C7486" w:rsidRPr="00BE2F83">
        <w:t>a</w:t>
      </w:r>
      <w:r w:rsidRPr="00BE2F83">
        <w:t xml:space="preserve"> </w:t>
      </w:r>
      <w:r w:rsidR="002C7486" w:rsidRPr="00BE2F83">
        <w:t>seção</w:t>
      </w:r>
      <w:r w:rsidRPr="00BE2F83">
        <w:t xml:space="preserve"> descreve brevemente os assuntos que fundamentarão o estudo a ser realizado: </w:t>
      </w:r>
      <w:bookmarkEnd w:id="28"/>
      <w:bookmarkEnd w:id="29"/>
      <w:bookmarkEnd w:id="30"/>
      <w:bookmarkEnd w:id="31"/>
      <w:bookmarkEnd w:id="32"/>
      <w:bookmarkEnd w:id="33"/>
      <w:bookmarkEnd w:id="34"/>
      <w:r w:rsidR="007E31E4">
        <w:t xml:space="preserve">Estimação de Pose Humana e Aprendizado de </w:t>
      </w:r>
      <w:del w:id="61" w:author="Dalton Solano dos Reis" w:date="2024-05-29T10:57:00Z">
        <w:r w:rsidR="00BE60A1" w:rsidDel="00CE458D">
          <w:delText>m</w:delText>
        </w:r>
        <w:r w:rsidR="007E31E4" w:rsidDel="00CE458D">
          <w:delText>áquina</w:delText>
        </w:r>
      </w:del>
      <w:ins w:id="62" w:author="Dalton Solano dos Reis" w:date="2024-05-29T10:57:00Z">
        <w:r w:rsidR="00CE458D">
          <w:t>Máquina</w:t>
        </w:r>
      </w:ins>
      <w:r w:rsidR="007E31E4">
        <w:t xml:space="preserve">. </w:t>
      </w:r>
    </w:p>
    <w:p w14:paraId="0092C79A" w14:textId="0555D515" w:rsidR="009F1CB3" w:rsidRDefault="009F1CB3" w:rsidP="009F1CB3">
      <w:pPr>
        <w:pStyle w:val="TF-TEXTO"/>
      </w:pPr>
      <w:r>
        <w:t xml:space="preserve">A Estimação de Pose Humana em 3D é uma técnica crucial dentro da visão computacional, que consiste na previsão das localizações articuladas de juntas do corpo humano a partir de imagens ou sequências de imagens. Esta área, </w:t>
      </w:r>
      <w:r w:rsidR="0043147C">
        <w:t>segundo</w:t>
      </w:r>
      <w:r>
        <w:t xml:space="preserve"> Wang </w:t>
      </w:r>
      <w:r w:rsidRPr="00693113">
        <w:rPr>
          <w:i/>
          <w:iCs/>
        </w:rPr>
        <w:t>et al</w:t>
      </w:r>
      <w:r>
        <w:t xml:space="preserve">. (2021), tem uma ampla variedade de aplicações, desde a análise de movimento humano até interação humano-computador e robótica. No contexto do futebol, esta técnica é particularmente valiosa para análises detalhadas do movimento dos jogadores, possibilitando prever a direção de um chute com base na orientação dos membros do jogador momentos antes de realizar o chute. </w:t>
      </w:r>
      <w:r w:rsidR="0043147C">
        <w:t>Ainda de acordo com os autores, e</w:t>
      </w:r>
      <w:r>
        <w:t>ssas previsões podem ser usadas para aprimorar estratégias de treinamento e performance durante jogos, oferecendo uma vantagem tática significativa.</w:t>
      </w:r>
    </w:p>
    <w:p w14:paraId="6E726FD6" w14:textId="371C7070" w:rsidR="009F1CB3" w:rsidRDefault="009F1CB3" w:rsidP="009F1CB3">
      <w:pPr>
        <w:pStyle w:val="TF-TEXTO"/>
      </w:pPr>
      <w:r>
        <w:t xml:space="preserve">Dentre as técnicas avançadas de aprendizado de máquina, as Redes Neurais </w:t>
      </w:r>
      <w:proofErr w:type="spellStart"/>
      <w:r>
        <w:t>Convolucionais</w:t>
      </w:r>
      <w:proofErr w:type="spellEnd"/>
      <w:r>
        <w:t xml:space="preserve"> (</w:t>
      </w:r>
      <w:proofErr w:type="spellStart"/>
      <w:r>
        <w:t>CNNs</w:t>
      </w:r>
      <w:proofErr w:type="spellEnd"/>
      <w:r>
        <w:t>) se destacam particularmente no campo da visão computacional</w:t>
      </w:r>
      <w:r w:rsidR="00FE6589">
        <w:t xml:space="preserve"> (O'SHEA; NASH, </w:t>
      </w:r>
      <w:r>
        <w:t xml:space="preserve">2015). As </w:t>
      </w:r>
      <w:proofErr w:type="spellStart"/>
      <w:r>
        <w:t>CNNs</w:t>
      </w:r>
      <w:proofErr w:type="spellEnd"/>
      <w:r>
        <w:t xml:space="preserve"> são extremamente eficazes para tarefas de reconhecimento de padrões em imagens, graças à sua capacidade de processar dados visuais usando camadas convulsionais que identificam automaticamente características importantes como bordas, texturas e cores, preservando as relações espaciais entre os pixels. Essa capacidade as torna ideais para interpretar grandes conjuntos de dados visuais, o que é essencial para a identificação automática de poses humanas em vídeos ou imagens em tempo real.</w:t>
      </w:r>
    </w:p>
    <w:p w14:paraId="578765E8" w14:textId="0120AF22" w:rsidR="001D0B63" w:rsidRDefault="001D0B63" w:rsidP="009F1CB3">
      <w:pPr>
        <w:pStyle w:val="TF-TEXTO"/>
      </w:pPr>
      <w:r w:rsidRPr="00A938AF">
        <w:t>Entre os modelos específicos,</w:t>
      </w:r>
      <w:r w:rsidR="0043147C">
        <w:t xml:space="preserve"> segundo </w:t>
      </w:r>
      <w:proofErr w:type="spellStart"/>
      <w:r w:rsidR="0043147C">
        <w:t>Pallawi</w:t>
      </w:r>
      <w:proofErr w:type="spellEnd"/>
      <w:r w:rsidR="0043147C">
        <w:t xml:space="preserve"> (2023), o</w:t>
      </w:r>
      <w:r w:rsidRPr="00A938AF">
        <w:t xml:space="preserve"> </w:t>
      </w:r>
      <w:proofErr w:type="spellStart"/>
      <w:r w:rsidRPr="00A938AF">
        <w:rPr>
          <w:i/>
          <w:iCs/>
        </w:rPr>
        <w:t>You</w:t>
      </w:r>
      <w:proofErr w:type="spellEnd"/>
      <w:r w:rsidRPr="00A938AF">
        <w:rPr>
          <w:i/>
          <w:iCs/>
        </w:rPr>
        <w:t xml:space="preserve"> Only Look </w:t>
      </w:r>
      <w:proofErr w:type="spellStart"/>
      <w:r w:rsidRPr="00A938AF">
        <w:rPr>
          <w:i/>
          <w:iCs/>
        </w:rPr>
        <w:t>Once</w:t>
      </w:r>
      <w:proofErr w:type="spellEnd"/>
      <w:r w:rsidR="00693113">
        <w:rPr>
          <w:i/>
          <w:iCs/>
        </w:rPr>
        <w:t xml:space="preserve"> </w:t>
      </w:r>
      <w:r w:rsidR="00693113" w:rsidRPr="00693113">
        <w:t>(</w:t>
      </w:r>
      <w:r w:rsidR="00693113" w:rsidRPr="00A938AF">
        <w:t>YOLO</w:t>
      </w:r>
      <w:r w:rsidRPr="00A938AF">
        <w:t xml:space="preserve">), Inception-v3 e </w:t>
      </w:r>
      <w:proofErr w:type="spellStart"/>
      <w:r w:rsidRPr="00A938AF">
        <w:t>Xception</w:t>
      </w:r>
      <w:proofErr w:type="spellEnd"/>
      <w:r w:rsidRPr="00A938AF">
        <w:t xml:space="preserve"> são exemplos notáveis de </w:t>
      </w:r>
      <w:proofErr w:type="spellStart"/>
      <w:r w:rsidRPr="00A938AF">
        <w:t>CNNs</w:t>
      </w:r>
      <w:proofErr w:type="spellEnd"/>
      <w:r w:rsidRPr="00A938AF">
        <w:t xml:space="preserve"> utilizadas em tarefas de detecção e classificação em tempo real. YOLO é renomado por sua velocidade e precisão em detectar objetos em vídeos, processando imagens em tempo real ao dividir a imagem em regiões e predizer caixas delimitadoras e probabilidades para cada região simultaneamente. Esta característica o torna especialmente útil no contexto esportivo, onde a rapidez é crucial para capturar movimentos rápidos dos jogadores. Inception-v3 e </w:t>
      </w:r>
      <w:proofErr w:type="spellStart"/>
      <w:r w:rsidRPr="00A938AF">
        <w:t>Xception</w:t>
      </w:r>
      <w:proofErr w:type="spellEnd"/>
      <w:r w:rsidRPr="00A938AF">
        <w:t>, por sua vez, introduzem arquiteturas de rede mais profundas e sofisticadas que melhoram a capacidade de generalização ao aprender características mais complexas das imagens, o que é fundamental para entender as posturas e movimentos complexos dos jogadores de futebol em diversas situações de jogo</w:t>
      </w:r>
      <w:r w:rsidR="0043147C">
        <w:t>.</w:t>
      </w:r>
    </w:p>
    <w:p w14:paraId="7C487BF5" w14:textId="6B24D749" w:rsidR="00873AD3" w:rsidRDefault="0043147C" w:rsidP="009F1CB3">
      <w:pPr>
        <w:pStyle w:val="TF-TEXTO"/>
      </w:pPr>
      <w:r>
        <w:t xml:space="preserve">Segundo </w:t>
      </w:r>
      <w:proofErr w:type="spellStart"/>
      <w:r w:rsidRPr="0043147C">
        <w:t>J</w:t>
      </w:r>
      <w:r>
        <w:t>aniesch</w:t>
      </w:r>
      <w:proofErr w:type="spellEnd"/>
      <w:r>
        <w:t xml:space="preserve"> (2023), p</w:t>
      </w:r>
      <w:r w:rsidR="009F1CB3">
        <w:t xml:space="preserve">ara avaliar a eficácia e precisão desses algoritmos de Estimação de Pose Humana, métricas como f1-score, recall e precisão são fundamentais. Além disso, as extensões probabilísticas dessas métricas, como </w:t>
      </w:r>
      <w:proofErr w:type="spellStart"/>
      <w:r w:rsidR="009F1CB3">
        <w:t>cPrecision</w:t>
      </w:r>
      <w:proofErr w:type="spellEnd"/>
      <w:r w:rsidR="009F1CB3">
        <w:t xml:space="preserve">, </w:t>
      </w:r>
      <w:proofErr w:type="spellStart"/>
      <w:r w:rsidR="009F1CB3">
        <w:t>cRecall</w:t>
      </w:r>
      <w:proofErr w:type="spellEnd"/>
      <w:r w:rsidR="009F1CB3">
        <w:t xml:space="preserve"> e cF1, propostas por </w:t>
      </w:r>
      <w:proofErr w:type="spellStart"/>
      <w:r w:rsidR="009F1CB3">
        <w:t>Yacouby</w:t>
      </w:r>
      <w:proofErr w:type="spellEnd"/>
      <w:r w:rsidR="009F1CB3">
        <w:t xml:space="preserve"> e </w:t>
      </w:r>
      <w:proofErr w:type="spellStart"/>
      <w:r w:rsidR="009F1CB3">
        <w:t>Axman</w:t>
      </w:r>
      <w:proofErr w:type="spellEnd"/>
      <w:r w:rsidR="009F1CB3">
        <w:t xml:space="preserve"> (2020), oferecem uma avaliação mais abrangente que considera a confiança do modelo nas suas previsões.</w:t>
      </w:r>
    </w:p>
    <w:p w14:paraId="6FEAE5C1" w14:textId="58EE3ED5" w:rsidR="00451B94" w:rsidRDefault="00451B94" w:rsidP="00F83A19">
      <w:pPr>
        <w:pStyle w:val="TF-refernciasbibliogrficasTTULO"/>
      </w:pPr>
      <w:bookmarkStart w:id="63" w:name="_Toc351015602"/>
      <w:commentRangeStart w:id="64"/>
      <w:r>
        <w:t>Referências</w:t>
      </w:r>
      <w:bookmarkEnd w:id="63"/>
      <w:r w:rsidR="00D07820">
        <w:t xml:space="preserve"> </w:t>
      </w:r>
      <w:commentRangeEnd w:id="64"/>
      <w:r w:rsidR="0083700B">
        <w:rPr>
          <w:rStyle w:val="Refdecomentrio"/>
          <w:b w:val="0"/>
          <w:caps w:val="0"/>
        </w:rPr>
        <w:commentReference w:id="64"/>
      </w:r>
    </w:p>
    <w:p w14:paraId="3606487A" w14:textId="17CE766E" w:rsidR="007B4C78" w:rsidRDefault="007B4C78" w:rsidP="007B4C78">
      <w:pPr>
        <w:pStyle w:val="TF-REFERNCIASITEM0"/>
      </w:pPr>
      <w:r>
        <w:t xml:space="preserve">BRIDGEMAN, S. </w:t>
      </w:r>
      <w:r w:rsidRPr="00952024">
        <w:rPr>
          <w:i/>
          <w:iCs/>
        </w:rPr>
        <w:t>et al</w:t>
      </w:r>
      <w:r>
        <w:t xml:space="preserve">. </w:t>
      </w:r>
      <w:r w:rsidRPr="006773BE">
        <w:rPr>
          <w:lang w:val="en-US"/>
        </w:rPr>
        <w:t xml:space="preserve">Multi-Person 3D Pose Estimation and Tracking in Sports. </w:t>
      </w:r>
      <w:r w:rsidRPr="00952024">
        <w:rPr>
          <w:b/>
          <w:bCs/>
        </w:rPr>
        <w:t>In</w:t>
      </w:r>
      <w:r>
        <w:t>: CVPR Workshops, 2019. Disponível em: https://openaccess.thecvf.com/content_CVPRW_2019/html/CVSports/Bridgeman_Multi-Person_3D_Pose_Estimation_and_Tracking_in_Sports_CVPRW_2019_paper.html. Acesso em: 21 abr. 2024.</w:t>
      </w:r>
    </w:p>
    <w:p w14:paraId="589C2E8D" w14:textId="1503C009" w:rsidR="007B4C78" w:rsidRDefault="007B4C78" w:rsidP="007B4C78">
      <w:pPr>
        <w:pStyle w:val="TF-REFERNCIASITEM0"/>
      </w:pPr>
      <w:commentRangeStart w:id="65"/>
      <w:r w:rsidRPr="00891E9F">
        <w:rPr>
          <w:lang w:val="en-US"/>
        </w:rPr>
        <w:t>CURLEY</w:t>
      </w:r>
      <w:commentRangeEnd w:id="65"/>
      <w:r w:rsidR="00CE458D">
        <w:rPr>
          <w:rStyle w:val="Refdecomentrio"/>
        </w:rPr>
        <w:commentReference w:id="65"/>
      </w:r>
      <w:r w:rsidRPr="00891E9F">
        <w:rPr>
          <w:lang w:val="en-US"/>
        </w:rPr>
        <w:t>, J</w:t>
      </w:r>
      <w:r w:rsidR="00891E9F" w:rsidRPr="00891E9F">
        <w:rPr>
          <w:lang w:val="en-US"/>
        </w:rPr>
        <w:t>.</w:t>
      </w:r>
      <w:r w:rsidRPr="00891E9F">
        <w:rPr>
          <w:lang w:val="en-US"/>
        </w:rPr>
        <w:t xml:space="preserve"> P.; ROEDER, O. </w:t>
      </w:r>
      <w:r w:rsidRPr="00952024">
        <w:rPr>
          <w:b/>
          <w:bCs/>
          <w:lang w:val="en-US"/>
        </w:rPr>
        <w:t>English Soccer’s Mysterious Worldwide Popularity</w:t>
      </w:r>
      <w:r w:rsidRPr="006773BE">
        <w:rPr>
          <w:lang w:val="en-US"/>
        </w:rPr>
        <w:t xml:space="preserve">. </w:t>
      </w:r>
      <w:proofErr w:type="spellStart"/>
      <w:r>
        <w:t>Contexts</w:t>
      </w:r>
      <w:proofErr w:type="spellEnd"/>
      <w:r>
        <w:t>, Vol. 15, No. 1, pp. 78-81. DOI: 10.1177/1536504216628849. Acesso em: 21 abr. 2024.</w:t>
      </w:r>
    </w:p>
    <w:p w14:paraId="35AF73EE" w14:textId="7B1D4EB5" w:rsidR="007B4C78" w:rsidRPr="006773BE" w:rsidRDefault="007B4C78" w:rsidP="007B4C78">
      <w:pPr>
        <w:pStyle w:val="TF-REFERNCIASITEM0"/>
        <w:rPr>
          <w:lang w:val="en-US"/>
        </w:rPr>
      </w:pPr>
      <w:r>
        <w:lastRenderedPageBreak/>
        <w:t xml:space="preserve">DARTFISH. </w:t>
      </w:r>
      <w:proofErr w:type="spellStart"/>
      <w:r w:rsidRPr="00952024">
        <w:rPr>
          <w:b/>
          <w:bCs/>
        </w:rPr>
        <w:t>Dartfish</w:t>
      </w:r>
      <w:proofErr w:type="spellEnd"/>
      <w:r w:rsidRPr="00952024">
        <w:rPr>
          <w:b/>
          <w:bCs/>
        </w:rPr>
        <w:t xml:space="preserve"> </w:t>
      </w:r>
      <w:proofErr w:type="spellStart"/>
      <w:r w:rsidRPr="00952024">
        <w:rPr>
          <w:b/>
          <w:bCs/>
        </w:rPr>
        <w:t>technology</w:t>
      </w:r>
      <w:proofErr w:type="spellEnd"/>
      <w:r>
        <w:t xml:space="preserve">. </w:t>
      </w:r>
      <w:r w:rsidR="00430C49">
        <w:t xml:space="preserve">1999. </w:t>
      </w:r>
      <w:r>
        <w:t xml:space="preserve">Disponível em: https://www.dartfish.com/technology.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2C5D0A9C" w14:textId="5287ED96" w:rsidR="007B4C78" w:rsidRDefault="007B4C78" w:rsidP="007B4C78">
      <w:pPr>
        <w:pStyle w:val="TF-REFERNCIASITEM0"/>
      </w:pPr>
      <w:commentRangeStart w:id="66"/>
      <w:r w:rsidRPr="006773BE">
        <w:rPr>
          <w:lang w:val="en-US"/>
        </w:rPr>
        <w:t>JANIESCH</w:t>
      </w:r>
      <w:commentRangeEnd w:id="66"/>
      <w:r w:rsidR="0083700B">
        <w:rPr>
          <w:rStyle w:val="Refdecomentrio"/>
        </w:rPr>
        <w:commentReference w:id="66"/>
      </w:r>
      <w:r w:rsidRPr="006773BE">
        <w:rPr>
          <w:lang w:val="en-US"/>
        </w:rPr>
        <w:t xml:space="preserve">, C. </w:t>
      </w:r>
      <w:r w:rsidRPr="00952024">
        <w:rPr>
          <w:i/>
          <w:iCs/>
          <w:lang w:val="en-US"/>
        </w:rPr>
        <w:t>et al</w:t>
      </w:r>
      <w:r w:rsidRPr="006773BE">
        <w:rPr>
          <w:lang w:val="en-US"/>
        </w:rPr>
        <w:t xml:space="preserve">. </w:t>
      </w:r>
      <w:r w:rsidRPr="00952024">
        <w:rPr>
          <w:b/>
          <w:bCs/>
          <w:lang w:val="en-US"/>
        </w:rPr>
        <w:t>Advanced machine learning in business. Em: Business &amp; Information Systems Engineering</w:t>
      </w:r>
      <w:r w:rsidRPr="006773BE">
        <w:rPr>
          <w:lang w:val="en-US"/>
        </w:rPr>
        <w:t xml:space="preserve">, 2021. </w:t>
      </w:r>
      <w:r>
        <w:t>Disponível em: https://link.springer.com/article/10.1007/s12525-021-00475-2. Acesso em: 21 abr. 2024.</w:t>
      </w:r>
    </w:p>
    <w:p w14:paraId="516BB53F" w14:textId="7F640C8B" w:rsidR="007B4C78" w:rsidRPr="006773BE" w:rsidRDefault="007B4C78" w:rsidP="007B4C78">
      <w:pPr>
        <w:pStyle w:val="TF-REFERNCIASITEM0"/>
        <w:rPr>
          <w:lang w:val="en-US"/>
        </w:rPr>
      </w:pPr>
      <w:r w:rsidRPr="006773BE">
        <w:rPr>
          <w:lang w:val="en-US"/>
        </w:rPr>
        <w:t xml:space="preserve">KLEINA, T. </w:t>
      </w:r>
      <w:r w:rsidRPr="00952024">
        <w:rPr>
          <w:i/>
          <w:iCs/>
          <w:lang w:val="en-US"/>
        </w:rPr>
        <w:t>et al</w:t>
      </w:r>
      <w:r w:rsidRPr="006773BE">
        <w:rPr>
          <w:lang w:val="en-US"/>
        </w:rPr>
        <w:t xml:space="preserve">. Artificial Intelligence in Football: How ANN and SVM Can Predict Match Outcomes. </w:t>
      </w:r>
      <w:r w:rsidRPr="00952024">
        <w:rPr>
          <w:b/>
          <w:bCs/>
          <w:lang w:val="en-US"/>
        </w:rPr>
        <w:t>In</w:t>
      </w:r>
      <w:r w:rsidRPr="006773BE">
        <w:rPr>
          <w:lang w:val="en-US"/>
        </w:rPr>
        <w:t xml:space="preserve">: Journal of Sports Analytics, 2021. </w:t>
      </w:r>
      <w:proofErr w:type="spellStart"/>
      <w:r w:rsidRPr="006773BE">
        <w:rPr>
          <w:lang w:val="en-US"/>
        </w:rPr>
        <w:t>Disponível</w:t>
      </w:r>
      <w:proofErr w:type="spellEnd"/>
      <w:r w:rsidRPr="006773BE">
        <w:rPr>
          <w:lang w:val="en-US"/>
        </w:rPr>
        <w:t xml:space="preserve"> </w:t>
      </w:r>
      <w:proofErr w:type="spellStart"/>
      <w:r w:rsidRPr="006773BE">
        <w:rPr>
          <w:lang w:val="en-US"/>
        </w:rPr>
        <w:t>em</w:t>
      </w:r>
      <w:proofErr w:type="spellEnd"/>
      <w:r w:rsidRPr="006773BE">
        <w:rPr>
          <w:lang w:val="en-US"/>
        </w:rPr>
        <w:t xml:space="preserve">: https://www.scielo.br/j/jpe/a/Z3PVmqLxFcCn68Ns7SG87Bx/?format=pdf&amp;lang=en.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0BB72A36" w14:textId="77777777" w:rsidR="00693113" w:rsidRPr="00693113" w:rsidRDefault="00693113" w:rsidP="00693113">
      <w:pPr>
        <w:pStyle w:val="TF-REFERNCIASITEM0"/>
        <w:rPr>
          <w:lang w:val="en-US"/>
        </w:rPr>
      </w:pPr>
      <w:r w:rsidRPr="006773BE">
        <w:rPr>
          <w:lang w:val="en-US"/>
        </w:rPr>
        <w:t xml:space="preserve">O'SHEA, K.; NASH, R. </w:t>
      </w:r>
      <w:r w:rsidRPr="00952024">
        <w:rPr>
          <w:b/>
          <w:bCs/>
          <w:lang w:val="en-US"/>
        </w:rPr>
        <w:t>An Introduction to Convolutional Neural Networks</w:t>
      </w:r>
      <w:r w:rsidRPr="006773BE">
        <w:rPr>
          <w:lang w:val="en-US"/>
        </w:rPr>
        <w:t xml:space="preserve">. </w:t>
      </w:r>
      <w:r w:rsidRPr="00693113">
        <w:rPr>
          <w:lang w:val="en-US"/>
        </w:rPr>
        <w:t xml:space="preserve">2015. </w:t>
      </w:r>
      <w:proofErr w:type="spellStart"/>
      <w:r w:rsidRPr="00693113">
        <w:rPr>
          <w:lang w:val="en-US"/>
        </w:rPr>
        <w:t>Disponível</w:t>
      </w:r>
      <w:proofErr w:type="spellEnd"/>
      <w:r w:rsidRPr="00693113">
        <w:rPr>
          <w:lang w:val="en-US"/>
        </w:rPr>
        <w:t xml:space="preserve"> </w:t>
      </w:r>
      <w:proofErr w:type="spellStart"/>
      <w:r w:rsidRPr="00693113">
        <w:rPr>
          <w:lang w:val="en-US"/>
        </w:rPr>
        <w:t>em</w:t>
      </w:r>
      <w:proofErr w:type="spellEnd"/>
      <w:r w:rsidRPr="00693113">
        <w:rPr>
          <w:lang w:val="en-US"/>
        </w:rPr>
        <w:t xml:space="preserve">: https://arxiv.org/abs/1511.08458. </w:t>
      </w:r>
      <w:proofErr w:type="spellStart"/>
      <w:r w:rsidRPr="00693113">
        <w:rPr>
          <w:lang w:val="en-US"/>
        </w:rPr>
        <w:t>Acesso</w:t>
      </w:r>
      <w:proofErr w:type="spellEnd"/>
      <w:r w:rsidRPr="00693113">
        <w:rPr>
          <w:lang w:val="en-US"/>
        </w:rPr>
        <w:t xml:space="preserve"> </w:t>
      </w:r>
      <w:proofErr w:type="spellStart"/>
      <w:r w:rsidRPr="00693113">
        <w:rPr>
          <w:lang w:val="en-US"/>
        </w:rPr>
        <w:t>em</w:t>
      </w:r>
      <w:proofErr w:type="spellEnd"/>
      <w:r w:rsidRPr="00693113">
        <w:rPr>
          <w:lang w:val="en-US"/>
        </w:rPr>
        <w:t>: 21 abr. 2024.</w:t>
      </w:r>
    </w:p>
    <w:p w14:paraId="6DDD377C" w14:textId="412DDEF0" w:rsidR="00A938AF" w:rsidRPr="00B50101" w:rsidRDefault="00A938AF" w:rsidP="007B4C78">
      <w:pPr>
        <w:pStyle w:val="TF-REFERNCIASITEM0"/>
      </w:pPr>
      <w:r w:rsidRPr="006773BE">
        <w:rPr>
          <w:lang w:val="en-US"/>
        </w:rPr>
        <w:t>PALLAWI</w:t>
      </w:r>
      <w:r w:rsidR="00891E9F">
        <w:rPr>
          <w:lang w:val="en-US"/>
        </w:rPr>
        <w:t>, R</w:t>
      </w:r>
      <w:r w:rsidR="00952024">
        <w:rPr>
          <w:lang w:val="en-US"/>
        </w:rPr>
        <w:t>.</w:t>
      </w:r>
      <w:r w:rsidRPr="00952024">
        <w:rPr>
          <w:b/>
          <w:bCs/>
          <w:lang w:val="en-US"/>
        </w:rPr>
        <w:t xml:space="preserve"> </w:t>
      </w:r>
      <w:r w:rsidR="00C77F60" w:rsidRPr="00952024">
        <w:rPr>
          <w:b/>
          <w:bCs/>
          <w:lang w:val="en-US"/>
        </w:rPr>
        <w:t xml:space="preserve">Which Human pose estimation model should you pick to </w:t>
      </w:r>
      <w:proofErr w:type="spellStart"/>
      <w:r w:rsidR="00C77F60" w:rsidRPr="00952024">
        <w:rPr>
          <w:b/>
          <w:bCs/>
          <w:lang w:val="en-US"/>
        </w:rPr>
        <w:t>realise</w:t>
      </w:r>
      <w:proofErr w:type="spellEnd"/>
      <w:r w:rsidR="00C77F60" w:rsidRPr="00952024">
        <w:rPr>
          <w:b/>
          <w:bCs/>
          <w:lang w:val="en-US"/>
        </w:rPr>
        <w:t xml:space="preserve"> your ideas for a video analytics product in the year 2024</w:t>
      </w:r>
      <w:r w:rsidRPr="006773BE">
        <w:rPr>
          <w:lang w:val="en-US"/>
        </w:rPr>
        <w:t xml:space="preserve">. </w:t>
      </w:r>
      <w:r w:rsidRPr="00A938AF">
        <w:t xml:space="preserve">2023. Disponível em: https://pallawi-ds.medium.com/which-human-pose-estimation-model-should-you-pick-to-realise-your-ideas-for-a-video-analytics-6ca754cc1f4e. </w:t>
      </w:r>
      <w:r w:rsidRPr="00B50101">
        <w:t>Acesso em: 21 abr. 2024.</w:t>
      </w:r>
    </w:p>
    <w:p w14:paraId="2C35E030" w14:textId="4044E990" w:rsidR="007B4C78" w:rsidRDefault="007B4C78" w:rsidP="007B4C78">
      <w:pPr>
        <w:pStyle w:val="TF-REFERNCIASITEM0"/>
      </w:pPr>
      <w:r>
        <w:t xml:space="preserve">PINHEIRO, J. </w:t>
      </w:r>
      <w:r w:rsidRPr="00952024">
        <w:rPr>
          <w:b/>
          <w:bCs/>
        </w:rPr>
        <w:t>Estimação de Pose Corporal Integrada à Análise Notacional: Uma Nova Abordagem para Analisar Estratégias de Chutes de Pênalti no Futebol de Elite</w:t>
      </w:r>
      <w:r>
        <w:t>. 2022. Disponível em: https://www.frontiersin.org/articles/10.3389/fspor.2022.818556/full. Acesso em: 21 abr. 2024.</w:t>
      </w:r>
    </w:p>
    <w:p w14:paraId="1D5D448C" w14:textId="3B892A61" w:rsidR="00430C49" w:rsidRDefault="00430C49" w:rsidP="00430C49">
      <w:pPr>
        <w:pStyle w:val="TF-REFERNCIASITEM0"/>
      </w:pPr>
      <w:r>
        <w:t xml:space="preserve">PROZONE. </w:t>
      </w:r>
      <w:proofErr w:type="spellStart"/>
      <w:r w:rsidRPr="00430C49">
        <w:rPr>
          <w:b/>
          <w:bCs/>
        </w:rPr>
        <w:t>Prozone</w:t>
      </w:r>
      <w:proofErr w:type="spellEnd"/>
      <w:r>
        <w:t>. 1995. Disponível em: &lt;http://prozonesports.stats.com/&gt;. Acesso em: 30 abr. 2024</w:t>
      </w:r>
    </w:p>
    <w:p w14:paraId="0701E7BB" w14:textId="4B219B16" w:rsidR="007B4C78" w:rsidRPr="00B50101" w:rsidRDefault="007B4C78" w:rsidP="007B4C78">
      <w:pPr>
        <w:pStyle w:val="TF-REFERNCIASITEM0"/>
        <w:rPr>
          <w:lang w:val="en-US"/>
        </w:rPr>
      </w:pPr>
      <w:r>
        <w:t xml:space="preserve">SILVA, F. M. </w:t>
      </w:r>
      <w:r w:rsidRPr="0043147C">
        <w:rPr>
          <w:b/>
          <w:bCs/>
        </w:rPr>
        <w:t>Explorando a captação de movimento dos jogadores de futebol em cobranças de pênaltis</w:t>
      </w:r>
      <w:r>
        <w:t xml:space="preserve">. São Paulo: Universidade Presbiteriana Mackenzie, 2022. Disponível em: https://adelpha-api.mackenzie.br/server/api/core/bitstreams/df05baa1-f852-4de9-9aee-e6c7ef22ad5b/content. </w:t>
      </w:r>
      <w:r w:rsidRPr="00B50101">
        <w:rPr>
          <w:lang w:val="en-US"/>
        </w:rPr>
        <w:t>Acesso em: 21 abr. 2024.</w:t>
      </w:r>
    </w:p>
    <w:p w14:paraId="51324E6D" w14:textId="63478A2F" w:rsidR="007B4C78" w:rsidRDefault="007B4C78" w:rsidP="007B4C78">
      <w:pPr>
        <w:pStyle w:val="TF-REFERNCIASITEM0"/>
      </w:pPr>
      <w:commentRangeStart w:id="67"/>
      <w:r w:rsidRPr="006773BE">
        <w:rPr>
          <w:lang w:val="en-US"/>
        </w:rPr>
        <w:t>WANG</w:t>
      </w:r>
      <w:commentRangeEnd w:id="67"/>
      <w:r w:rsidR="0083700B">
        <w:rPr>
          <w:rStyle w:val="Refdecomentrio"/>
        </w:rPr>
        <w:commentReference w:id="67"/>
      </w:r>
      <w:r w:rsidRPr="006773BE">
        <w:rPr>
          <w:lang w:val="en-US"/>
        </w:rPr>
        <w:t xml:space="preserve">, Z. </w:t>
      </w:r>
      <w:r w:rsidRPr="0043147C">
        <w:rPr>
          <w:i/>
          <w:iCs/>
          <w:lang w:val="en-US"/>
        </w:rPr>
        <w:t>et al</w:t>
      </w:r>
      <w:r w:rsidRPr="006773BE">
        <w:rPr>
          <w:lang w:val="en-US"/>
        </w:rPr>
        <w:t xml:space="preserve">. </w:t>
      </w:r>
      <w:r w:rsidRPr="0043147C">
        <w:rPr>
          <w:b/>
          <w:bCs/>
          <w:lang w:val="en-US"/>
        </w:rPr>
        <w:t>Deep learning for image-based cancer detection and diagnosis − A survey</w:t>
      </w:r>
      <w:r w:rsidRPr="006773BE">
        <w:rPr>
          <w:lang w:val="en-US"/>
        </w:rPr>
        <w:t xml:space="preserve">. </w:t>
      </w:r>
      <w:proofErr w:type="spellStart"/>
      <w:r>
        <w:t>Pattern</w:t>
      </w:r>
      <w:proofErr w:type="spellEnd"/>
      <w:r>
        <w:t xml:space="preserve"> </w:t>
      </w:r>
      <w:proofErr w:type="spellStart"/>
      <w:r>
        <w:t>Recognition</w:t>
      </w:r>
      <w:proofErr w:type="spellEnd"/>
      <w:r>
        <w:t>, 2019. Disponível em: https://www.sciencedirect.com/science/article/abs/pii/S0031320318301845. Acesso em: 21 abr. 2024.</w:t>
      </w:r>
    </w:p>
    <w:p w14:paraId="5E627B65" w14:textId="329B7DA5" w:rsidR="007B4C78" w:rsidRDefault="007B4C78" w:rsidP="007B4C78">
      <w:pPr>
        <w:pStyle w:val="TF-REFERNCIASITEM0"/>
      </w:pPr>
      <w:r w:rsidRPr="006773BE">
        <w:rPr>
          <w:lang w:val="en-US"/>
        </w:rPr>
        <w:t xml:space="preserve">YACOUBY, R.; AXMAN, D. Probabilistic Extension of Precision, Recall, and F1 Score for More Thorough Evaluation of Classification Models. </w:t>
      </w:r>
      <w:r w:rsidRPr="0043147C">
        <w:rPr>
          <w:b/>
          <w:bCs/>
          <w:lang w:val="en-US"/>
        </w:rPr>
        <w:t>In</w:t>
      </w:r>
      <w:r w:rsidRPr="006773BE">
        <w:rPr>
          <w:lang w:val="en-US"/>
        </w:rPr>
        <w:t xml:space="preserve">: Proceedings of the First Workshop on Evaluation and Comparison of NLP Systems (Eval4NLP), pages 79–91, 2020. </w:t>
      </w:r>
      <w:r>
        <w:t>Disponível em: https://aclanthology.org/2020.eval4nlp-1.9/. Acesso em: 21 abr. 2024.</w:t>
      </w:r>
    </w:p>
    <w:p w14:paraId="03654F65" w14:textId="32DEC7EA" w:rsidR="008E6074" w:rsidRDefault="007B4C78" w:rsidP="007B4C78">
      <w:pPr>
        <w:pStyle w:val="TF-REFERNCIASITEM0"/>
      </w:pPr>
      <w:r>
        <w:t>ZHANG, B</w:t>
      </w:r>
      <w:r w:rsidR="00693113">
        <w:t xml:space="preserve">. </w:t>
      </w:r>
      <w:r w:rsidR="00693113" w:rsidRPr="0043147C">
        <w:rPr>
          <w:i/>
          <w:iCs/>
        </w:rPr>
        <w:t>et al</w:t>
      </w:r>
      <w:r>
        <w:t xml:space="preserve">. </w:t>
      </w:r>
      <w:r w:rsidRPr="0043147C">
        <w:rPr>
          <w:b/>
          <w:bCs/>
          <w:lang w:val="en-US"/>
        </w:rPr>
        <w:t xml:space="preserve">Artificial Intelligence-Based Joint Movement Estimation Method for Football Players in Sports Training. </w:t>
      </w:r>
      <w:r w:rsidRPr="0043147C">
        <w:rPr>
          <w:b/>
          <w:bCs/>
        </w:rPr>
        <w:t xml:space="preserve">Mobile </w:t>
      </w:r>
      <w:proofErr w:type="spellStart"/>
      <w:r w:rsidRPr="0043147C">
        <w:rPr>
          <w:b/>
          <w:bCs/>
        </w:rPr>
        <w:t>Information</w:t>
      </w:r>
      <w:proofErr w:type="spellEnd"/>
      <w:r w:rsidRPr="0043147C">
        <w:rPr>
          <w:b/>
          <w:bCs/>
        </w:rPr>
        <w:t xml:space="preserve"> Systems</w:t>
      </w:r>
      <w:r>
        <w:t xml:space="preserve">, Volume 2021, </w:t>
      </w:r>
      <w:proofErr w:type="spellStart"/>
      <w:r>
        <w:t>Article</w:t>
      </w:r>
      <w:proofErr w:type="spellEnd"/>
      <w:r>
        <w:t xml:space="preserve"> ID 9956482, 9 </w:t>
      </w:r>
      <w:proofErr w:type="spellStart"/>
      <w:r>
        <w:t>pages</w:t>
      </w:r>
      <w:proofErr w:type="spellEnd"/>
      <w:r>
        <w:t>. Disponível em: https://doi.org/10.1155/2021/9956482. Acesso em: 21 abr. 2024.</w:t>
      </w:r>
    </w:p>
    <w:p w14:paraId="3ED5D58A" w14:textId="77777777" w:rsidR="008E6074" w:rsidRDefault="008E6074" w:rsidP="008E6074">
      <w:pPr>
        <w:pStyle w:val="TF-REFERNCIASITEM0"/>
      </w:pPr>
    </w:p>
    <w:p w14:paraId="667D2D63" w14:textId="04A161E0" w:rsidR="00B50101" w:rsidRDefault="00B50101">
      <w:pPr>
        <w:keepNext w:val="0"/>
        <w:keepLines w:val="0"/>
        <w:rPr>
          <w:sz w:val="20"/>
          <w:szCs w:val="20"/>
        </w:rPr>
      </w:pPr>
      <w:r>
        <w:br w:type="page"/>
      </w:r>
    </w:p>
    <w:p w14:paraId="01718256" w14:textId="77777777" w:rsidR="00B50101" w:rsidRPr="00320BFA" w:rsidRDefault="00B50101" w:rsidP="00B50101">
      <w:pPr>
        <w:pStyle w:val="TF-xAvalTTULO"/>
      </w:pPr>
      <w:r>
        <w:lastRenderedPageBreak/>
        <w:t>FORMULÁRIO  DE  avaliação BCC</w:t>
      </w:r>
      <w:r w:rsidRPr="00320BFA">
        <w:t xml:space="preserve"> – PROFESSOR TCC I</w:t>
      </w:r>
      <w:r>
        <w:t xml:space="preserve"> – Pré-projeto</w:t>
      </w:r>
    </w:p>
    <w:p w14:paraId="7AA1BB23" w14:textId="77777777" w:rsidR="00B50101" w:rsidRDefault="00B50101" w:rsidP="00B50101">
      <w:pPr>
        <w:pStyle w:val="TF-xAvalLINHA"/>
      </w:pPr>
      <w:r w:rsidRPr="00320BFA">
        <w:t>Avaliador(a):</w:t>
      </w:r>
      <w:r w:rsidRPr="00320BFA">
        <w:tab/>
      </w:r>
      <w:r>
        <w:t>Dalton Solano dos Reis</w:t>
      </w:r>
    </w:p>
    <w:p w14:paraId="299519C4" w14:textId="77777777" w:rsidR="00B50101" w:rsidRPr="00320BFA" w:rsidRDefault="00B50101" w:rsidP="00B50101">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B50101" w:rsidRPr="00320BFA" w14:paraId="34374C8F" w14:textId="77777777" w:rsidTr="006C68B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80A305F" w14:textId="77777777" w:rsidR="00B50101" w:rsidRPr="00320BFA" w:rsidRDefault="00B50101" w:rsidP="006C68B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9EE80E2" w14:textId="77777777" w:rsidR="00B50101" w:rsidRPr="00320BFA" w:rsidRDefault="00B50101" w:rsidP="006C68B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DD325CE" w14:textId="77777777" w:rsidR="00B50101" w:rsidRPr="00320BFA" w:rsidRDefault="00B50101" w:rsidP="006C68B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85E4985" w14:textId="77777777" w:rsidR="00B50101" w:rsidRPr="00320BFA" w:rsidRDefault="00B50101" w:rsidP="006C68B5">
            <w:pPr>
              <w:pStyle w:val="TF-xAvalITEMTABELA"/>
            </w:pPr>
            <w:r w:rsidRPr="00320BFA">
              <w:t>não atende</w:t>
            </w:r>
          </w:p>
        </w:tc>
      </w:tr>
      <w:tr w:rsidR="00B50101" w:rsidRPr="00320BFA" w14:paraId="4511DC31" w14:textId="77777777" w:rsidTr="006C68B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880CA3D" w14:textId="77777777" w:rsidR="00B50101" w:rsidRPr="00320BFA" w:rsidRDefault="00B50101" w:rsidP="006C68B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0FDB5A28" w14:textId="77777777" w:rsidR="00B50101" w:rsidRPr="00821EE8" w:rsidRDefault="00B50101" w:rsidP="00B50101">
            <w:pPr>
              <w:pStyle w:val="TF-xAvalITEM"/>
              <w:numPr>
                <w:ilvl w:val="0"/>
                <w:numId w:val="12"/>
              </w:numPr>
            </w:pPr>
            <w:r w:rsidRPr="00821EE8">
              <w:t>INTRODUÇÃO</w:t>
            </w:r>
          </w:p>
          <w:p w14:paraId="6D1E7BC2" w14:textId="77777777" w:rsidR="00B50101" w:rsidRPr="00821EE8" w:rsidRDefault="00B50101" w:rsidP="006C68B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57EA967" w14:textId="3EE976F4" w:rsidR="00B50101" w:rsidRPr="00320BFA" w:rsidRDefault="005A29F8" w:rsidP="006C68B5">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735ABDC" w14:textId="4F622790" w:rsidR="00B50101" w:rsidRPr="00320BFA" w:rsidRDefault="00B50101"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10EEFC9" w14:textId="77777777" w:rsidR="00B50101" w:rsidRPr="00320BFA" w:rsidRDefault="00B50101" w:rsidP="006C68B5">
            <w:pPr>
              <w:keepNext w:val="0"/>
              <w:keepLines w:val="0"/>
              <w:ind w:left="709" w:hanging="709"/>
              <w:jc w:val="center"/>
              <w:rPr>
                <w:sz w:val="18"/>
              </w:rPr>
            </w:pPr>
          </w:p>
        </w:tc>
      </w:tr>
      <w:tr w:rsidR="00B50101" w:rsidRPr="00320BFA" w14:paraId="6AE21E9D" w14:textId="77777777" w:rsidTr="006C68B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392C66"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16934C7" w14:textId="77777777" w:rsidR="00B50101" w:rsidRPr="00821EE8" w:rsidRDefault="00B50101" w:rsidP="006C68B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C1A631A" w14:textId="1D853AC5"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B58A7C0" w14:textId="0394A512"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32844BE" w14:textId="77777777" w:rsidR="00B50101" w:rsidRPr="00320BFA" w:rsidRDefault="00B50101" w:rsidP="006C68B5">
            <w:pPr>
              <w:keepNext w:val="0"/>
              <w:keepLines w:val="0"/>
              <w:ind w:left="709" w:hanging="709"/>
              <w:jc w:val="center"/>
              <w:rPr>
                <w:sz w:val="18"/>
              </w:rPr>
            </w:pPr>
          </w:p>
        </w:tc>
      </w:tr>
      <w:tr w:rsidR="00B50101" w:rsidRPr="00320BFA" w14:paraId="738C0B4D"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BD54F5"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D7138D0" w14:textId="77777777" w:rsidR="00B50101" w:rsidRPr="00320BFA" w:rsidRDefault="00B50101" w:rsidP="00B50101">
            <w:pPr>
              <w:pStyle w:val="TF-xAvalITEM"/>
              <w:numPr>
                <w:ilvl w:val="0"/>
                <w:numId w:val="12"/>
              </w:numPr>
            </w:pPr>
            <w:r w:rsidRPr="00320BFA">
              <w:t>OBJETIVOS</w:t>
            </w:r>
          </w:p>
          <w:p w14:paraId="1B9D3624" w14:textId="77777777" w:rsidR="00B50101" w:rsidRPr="00320BFA" w:rsidRDefault="00B50101" w:rsidP="006C68B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7932CDDA" w14:textId="1B2C6006"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D102F0A" w14:textId="788D4A46"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E95C6F" w14:textId="77777777" w:rsidR="00B50101" w:rsidRPr="00320BFA" w:rsidRDefault="00B50101" w:rsidP="006C68B5">
            <w:pPr>
              <w:keepNext w:val="0"/>
              <w:keepLines w:val="0"/>
              <w:ind w:left="709" w:hanging="709"/>
              <w:jc w:val="center"/>
              <w:rPr>
                <w:sz w:val="18"/>
              </w:rPr>
            </w:pPr>
          </w:p>
        </w:tc>
      </w:tr>
      <w:tr w:rsidR="00B50101" w:rsidRPr="00320BFA" w14:paraId="3A95B428" w14:textId="77777777" w:rsidTr="006C68B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E9A8846"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6AD6A5" w14:textId="77777777" w:rsidR="00B50101" w:rsidRPr="00320BFA" w:rsidRDefault="00B50101" w:rsidP="006C68B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2B96364" w14:textId="106C9276"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D26B8EF" w14:textId="5F675C1C"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1919F36" w14:textId="77777777" w:rsidR="00B50101" w:rsidRPr="00320BFA" w:rsidRDefault="00B50101" w:rsidP="006C68B5">
            <w:pPr>
              <w:keepNext w:val="0"/>
              <w:keepLines w:val="0"/>
              <w:ind w:left="709" w:hanging="709"/>
              <w:jc w:val="center"/>
              <w:rPr>
                <w:sz w:val="18"/>
              </w:rPr>
            </w:pPr>
          </w:p>
        </w:tc>
      </w:tr>
      <w:tr w:rsidR="00B50101" w:rsidRPr="00320BFA" w14:paraId="26296250"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2D3EB2"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CAF62E" w14:textId="77777777" w:rsidR="00B50101" w:rsidRPr="00EE20C1" w:rsidRDefault="00B50101" w:rsidP="00B50101">
            <w:pPr>
              <w:pStyle w:val="TF-xAvalITEM"/>
              <w:numPr>
                <w:ilvl w:val="0"/>
                <w:numId w:val="12"/>
              </w:numPr>
            </w:pPr>
            <w:r w:rsidRPr="00EE20C1">
              <w:t>JUSTIFICATIVA</w:t>
            </w:r>
          </w:p>
          <w:p w14:paraId="1B52E914" w14:textId="77777777" w:rsidR="00B50101" w:rsidRPr="00EE20C1" w:rsidRDefault="00B50101" w:rsidP="006C68B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56C457BE" w14:textId="303B68E6"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566E5B2" w14:textId="1B45819B"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86B70E" w14:textId="77777777" w:rsidR="00B50101" w:rsidRPr="00320BFA" w:rsidRDefault="00B50101" w:rsidP="006C68B5">
            <w:pPr>
              <w:keepNext w:val="0"/>
              <w:keepLines w:val="0"/>
              <w:ind w:left="709" w:hanging="709"/>
              <w:jc w:val="center"/>
              <w:rPr>
                <w:sz w:val="18"/>
              </w:rPr>
            </w:pPr>
          </w:p>
        </w:tc>
      </w:tr>
      <w:tr w:rsidR="00B50101" w:rsidRPr="00320BFA" w14:paraId="01BFFC74"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AD62D1"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B4B7E7" w14:textId="77777777" w:rsidR="00B50101" w:rsidRPr="00EE20C1" w:rsidRDefault="00B50101" w:rsidP="006C68B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29FFF9CD" w14:textId="72340396"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C1F01FE" w14:textId="5489CC35"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C9C42EB" w14:textId="77777777" w:rsidR="00B50101" w:rsidRPr="00320BFA" w:rsidRDefault="00B50101" w:rsidP="006C68B5">
            <w:pPr>
              <w:keepNext w:val="0"/>
              <w:keepLines w:val="0"/>
              <w:ind w:left="709" w:hanging="709"/>
              <w:jc w:val="center"/>
              <w:rPr>
                <w:sz w:val="18"/>
              </w:rPr>
            </w:pPr>
          </w:p>
        </w:tc>
      </w:tr>
      <w:tr w:rsidR="00B50101" w:rsidRPr="00320BFA" w14:paraId="32F8F744" w14:textId="77777777" w:rsidTr="006C68B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44A1C4"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FEBBD1" w14:textId="77777777" w:rsidR="00B50101" w:rsidRPr="00320BFA" w:rsidRDefault="00B50101" w:rsidP="00B50101">
            <w:pPr>
              <w:pStyle w:val="TF-xAvalITEM"/>
              <w:numPr>
                <w:ilvl w:val="0"/>
                <w:numId w:val="12"/>
              </w:numPr>
            </w:pPr>
            <w:r w:rsidRPr="00320BFA">
              <w:t>METODOLOGIA</w:t>
            </w:r>
          </w:p>
          <w:p w14:paraId="237802B7" w14:textId="77777777" w:rsidR="00B50101" w:rsidRPr="00320BFA" w:rsidRDefault="00B50101" w:rsidP="006C68B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E0CEC63" w14:textId="507A8EFF"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0D57DDC" w14:textId="456BF03C"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94A5056" w14:textId="77777777" w:rsidR="00B50101" w:rsidRPr="00320BFA" w:rsidRDefault="00B50101" w:rsidP="006C68B5">
            <w:pPr>
              <w:keepNext w:val="0"/>
              <w:keepLines w:val="0"/>
              <w:ind w:left="709" w:hanging="709"/>
              <w:jc w:val="center"/>
              <w:rPr>
                <w:sz w:val="18"/>
              </w:rPr>
            </w:pPr>
          </w:p>
        </w:tc>
      </w:tr>
      <w:tr w:rsidR="00B50101" w:rsidRPr="00320BFA" w14:paraId="31950005"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32C77E"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B1BF3CD" w14:textId="77777777" w:rsidR="00B50101" w:rsidRPr="00320BFA" w:rsidRDefault="00B50101" w:rsidP="006C68B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A65072A" w14:textId="08CCB012"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0D0D4AA" w14:textId="58EC059D"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67B41B8" w14:textId="77777777" w:rsidR="00B50101" w:rsidRPr="00320BFA" w:rsidRDefault="00B50101" w:rsidP="006C68B5">
            <w:pPr>
              <w:keepNext w:val="0"/>
              <w:keepLines w:val="0"/>
              <w:ind w:left="709" w:hanging="709"/>
              <w:jc w:val="center"/>
              <w:rPr>
                <w:sz w:val="18"/>
              </w:rPr>
            </w:pPr>
          </w:p>
        </w:tc>
      </w:tr>
      <w:tr w:rsidR="00B50101" w:rsidRPr="00320BFA" w14:paraId="74C0D6AE"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2E80EE"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14FE61" w14:textId="77777777" w:rsidR="00B50101" w:rsidRPr="00801036" w:rsidRDefault="00B50101" w:rsidP="00B50101">
            <w:pPr>
              <w:pStyle w:val="TF-xAvalITEM"/>
              <w:numPr>
                <w:ilvl w:val="0"/>
                <w:numId w:val="12"/>
              </w:numPr>
            </w:pPr>
            <w:r w:rsidRPr="00801036">
              <w:t>REVISÃO BIBLIOGRÁFICA</w:t>
            </w:r>
          </w:p>
          <w:p w14:paraId="436FB9DD" w14:textId="77777777" w:rsidR="00B50101" w:rsidRPr="00801036" w:rsidRDefault="00B50101" w:rsidP="006C68B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03A18F8" w14:textId="2F8B5771" w:rsidR="00B50101" w:rsidRPr="00801036"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FDCB916" w14:textId="71A02D60" w:rsidR="00B50101" w:rsidRPr="00801036"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1B5566A" w14:textId="77777777" w:rsidR="00B50101" w:rsidRPr="00320BFA" w:rsidRDefault="00B50101" w:rsidP="006C68B5">
            <w:pPr>
              <w:keepNext w:val="0"/>
              <w:keepLines w:val="0"/>
              <w:ind w:left="709" w:hanging="709"/>
              <w:jc w:val="center"/>
              <w:rPr>
                <w:sz w:val="18"/>
              </w:rPr>
            </w:pPr>
          </w:p>
        </w:tc>
      </w:tr>
      <w:tr w:rsidR="00B50101" w:rsidRPr="00320BFA" w14:paraId="5760A64F" w14:textId="77777777" w:rsidTr="006C68B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4F8B791" w14:textId="77777777" w:rsidR="00B50101" w:rsidRPr="00320BFA" w:rsidRDefault="00B50101" w:rsidP="006C68B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4A6EDCB" w14:textId="77777777" w:rsidR="00B50101" w:rsidRPr="00320BFA" w:rsidRDefault="00B50101" w:rsidP="00B50101">
            <w:pPr>
              <w:pStyle w:val="TF-xAvalITEM"/>
              <w:numPr>
                <w:ilvl w:val="0"/>
                <w:numId w:val="12"/>
              </w:numPr>
            </w:pPr>
            <w:r w:rsidRPr="00320BFA">
              <w:t>LINGUAGEM USADA (redação)</w:t>
            </w:r>
          </w:p>
          <w:p w14:paraId="42FD86D2" w14:textId="77777777" w:rsidR="00B50101" w:rsidRPr="00320BFA" w:rsidRDefault="00B50101" w:rsidP="006C68B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132A0CB8" w14:textId="0FA646AC" w:rsidR="00B50101" w:rsidRPr="00320BFA" w:rsidRDefault="005A29F8" w:rsidP="006C68B5">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4F36ADEF" w14:textId="28F9B7CF" w:rsidR="00B50101" w:rsidRPr="00320BFA" w:rsidRDefault="00B50101"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FBB8169" w14:textId="77777777" w:rsidR="00B50101" w:rsidRPr="00320BFA" w:rsidRDefault="00B50101" w:rsidP="006C68B5">
            <w:pPr>
              <w:keepNext w:val="0"/>
              <w:keepLines w:val="0"/>
              <w:ind w:left="709" w:hanging="709"/>
              <w:jc w:val="center"/>
              <w:rPr>
                <w:sz w:val="18"/>
              </w:rPr>
            </w:pPr>
          </w:p>
        </w:tc>
      </w:tr>
      <w:tr w:rsidR="00B50101" w:rsidRPr="00320BFA" w14:paraId="6363968C"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D906A2"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DE037D6" w14:textId="77777777" w:rsidR="00B50101" w:rsidRPr="00320BFA" w:rsidRDefault="00B50101" w:rsidP="006C68B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4DCAF56B" w14:textId="78F1E5EF"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E35DA44" w14:textId="0F0D4450"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3035F15" w14:textId="77777777" w:rsidR="00B50101" w:rsidRPr="00320BFA" w:rsidRDefault="00B50101" w:rsidP="006C68B5">
            <w:pPr>
              <w:keepNext w:val="0"/>
              <w:keepLines w:val="0"/>
              <w:ind w:left="709" w:hanging="709"/>
              <w:jc w:val="center"/>
              <w:rPr>
                <w:sz w:val="18"/>
              </w:rPr>
            </w:pPr>
          </w:p>
        </w:tc>
      </w:tr>
      <w:tr w:rsidR="00B50101" w:rsidRPr="00320BFA" w14:paraId="3D270113"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9364AD"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78A4FA8" w14:textId="77777777" w:rsidR="00B50101" w:rsidRPr="00320BFA" w:rsidRDefault="00B50101" w:rsidP="00B50101">
            <w:pPr>
              <w:pStyle w:val="TF-xAvalITEM"/>
              <w:numPr>
                <w:ilvl w:val="0"/>
                <w:numId w:val="12"/>
              </w:numPr>
            </w:pPr>
            <w:r w:rsidRPr="00320BFA">
              <w:t>ORGANIZAÇÃO E APRESENTAÇÃO GRÁFICA DO TEXTO</w:t>
            </w:r>
          </w:p>
          <w:p w14:paraId="101EE82E" w14:textId="77777777" w:rsidR="00B50101" w:rsidRPr="00320BFA" w:rsidRDefault="00B50101" w:rsidP="006C68B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CBDE1D7" w14:textId="730EFD87"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B8DA043" w14:textId="0B0268D0"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34A1C28" w14:textId="77777777" w:rsidR="00B50101" w:rsidRPr="00320BFA" w:rsidRDefault="00B50101" w:rsidP="006C68B5">
            <w:pPr>
              <w:keepNext w:val="0"/>
              <w:keepLines w:val="0"/>
              <w:ind w:left="709" w:hanging="709"/>
              <w:jc w:val="center"/>
              <w:rPr>
                <w:sz w:val="18"/>
              </w:rPr>
            </w:pPr>
          </w:p>
        </w:tc>
      </w:tr>
      <w:tr w:rsidR="00B50101" w:rsidRPr="00320BFA" w14:paraId="6A02EDCB"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6107E0"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77EB46" w14:textId="77777777" w:rsidR="00B50101" w:rsidRPr="00320BFA" w:rsidRDefault="00B50101" w:rsidP="00B50101">
            <w:pPr>
              <w:pStyle w:val="TF-xAvalITEM"/>
              <w:numPr>
                <w:ilvl w:val="0"/>
                <w:numId w:val="12"/>
              </w:numPr>
            </w:pPr>
            <w:r w:rsidRPr="00320BFA">
              <w:t>ILUSTRAÇÕES (figuras, quadros, tabelas)</w:t>
            </w:r>
          </w:p>
          <w:p w14:paraId="0089C08A" w14:textId="77777777" w:rsidR="00B50101" w:rsidRPr="00320BFA" w:rsidRDefault="00B50101" w:rsidP="006C68B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FAC1505" w14:textId="2121200D" w:rsidR="00B50101" w:rsidRPr="00320BFA" w:rsidRDefault="005A29F8" w:rsidP="006C68B5">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7AF4512" w14:textId="767BAC6E" w:rsidR="00B50101" w:rsidRPr="00320BFA" w:rsidRDefault="00B50101" w:rsidP="006C68B5">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9F9AA31" w14:textId="77777777" w:rsidR="00B50101" w:rsidRPr="00320BFA" w:rsidRDefault="00B50101" w:rsidP="006C68B5">
            <w:pPr>
              <w:keepNext w:val="0"/>
              <w:keepLines w:val="0"/>
              <w:spacing w:before="80" w:after="80"/>
              <w:ind w:left="709" w:hanging="709"/>
              <w:jc w:val="center"/>
              <w:rPr>
                <w:sz w:val="18"/>
              </w:rPr>
            </w:pPr>
          </w:p>
        </w:tc>
      </w:tr>
      <w:tr w:rsidR="00B50101" w:rsidRPr="00320BFA" w14:paraId="2C9715DC"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D697657"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1EDA92B" w14:textId="77777777" w:rsidR="00B50101" w:rsidRPr="00320BFA" w:rsidRDefault="00B50101" w:rsidP="00B50101">
            <w:pPr>
              <w:pStyle w:val="TF-xAvalITEM"/>
              <w:numPr>
                <w:ilvl w:val="0"/>
                <w:numId w:val="12"/>
              </w:numPr>
            </w:pPr>
            <w:r w:rsidRPr="00320BFA">
              <w:t>REFERÊNCIAS E CITAÇÕES</w:t>
            </w:r>
          </w:p>
          <w:p w14:paraId="357FADFD" w14:textId="77777777" w:rsidR="00B50101" w:rsidRPr="00320BFA" w:rsidRDefault="00B50101" w:rsidP="006C68B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7E4294CE" w14:textId="0ED75DE1"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B539121" w14:textId="0192F2FF"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FF38737" w14:textId="77777777" w:rsidR="00B50101" w:rsidRPr="00320BFA" w:rsidRDefault="00B50101" w:rsidP="006C68B5">
            <w:pPr>
              <w:keepNext w:val="0"/>
              <w:keepLines w:val="0"/>
              <w:ind w:left="709" w:hanging="709"/>
              <w:jc w:val="center"/>
              <w:rPr>
                <w:sz w:val="18"/>
              </w:rPr>
            </w:pPr>
          </w:p>
        </w:tc>
      </w:tr>
      <w:tr w:rsidR="00B50101" w:rsidRPr="00320BFA" w14:paraId="033A9DED"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2E5A56"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4C5EAB" w14:textId="77777777" w:rsidR="00B50101" w:rsidRPr="00320BFA" w:rsidRDefault="00B50101" w:rsidP="006C68B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8D8C6A0" w14:textId="77393B54" w:rsidR="00B50101" w:rsidRPr="00320BFA" w:rsidRDefault="005A29F8"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F48AF62" w14:textId="7D80DDDA"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27D127A" w14:textId="77777777" w:rsidR="00B50101" w:rsidRPr="00320BFA" w:rsidRDefault="00B50101" w:rsidP="006C68B5">
            <w:pPr>
              <w:keepNext w:val="0"/>
              <w:keepLines w:val="0"/>
              <w:ind w:left="709" w:hanging="709"/>
              <w:jc w:val="center"/>
              <w:rPr>
                <w:sz w:val="18"/>
              </w:rPr>
            </w:pPr>
          </w:p>
        </w:tc>
      </w:tr>
      <w:tr w:rsidR="00B50101" w:rsidRPr="00320BFA" w14:paraId="60D9B926"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C94B23"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75466D8" w14:textId="77777777" w:rsidR="00B50101" w:rsidRPr="00320BFA" w:rsidRDefault="00B50101" w:rsidP="006C68B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BFA30E1"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6831FB5B" w14:textId="69A6075D" w:rsidR="00B50101" w:rsidRPr="00320BFA" w:rsidRDefault="005A29F8"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12" w:space="0" w:color="auto"/>
              <w:right w:val="single" w:sz="12" w:space="0" w:color="auto"/>
            </w:tcBorders>
          </w:tcPr>
          <w:p w14:paraId="6084C72B" w14:textId="217572BF" w:rsidR="00B50101" w:rsidRPr="00320BFA" w:rsidRDefault="00B50101" w:rsidP="006C68B5">
            <w:pPr>
              <w:keepNext w:val="0"/>
              <w:keepLines w:val="0"/>
              <w:ind w:left="709" w:hanging="709"/>
              <w:jc w:val="center"/>
              <w:rPr>
                <w:sz w:val="18"/>
              </w:rPr>
            </w:pPr>
          </w:p>
        </w:tc>
      </w:tr>
    </w:tbl>
    <w:p w14:paraId="1BA0E2AA" w14:textId="77777777" w:rsidR="00B50101" w:rsidRDefault="00B50101" w:rsidP="00B50101">
      <w:pPr>
        <w:pStyle w:val="TF-xAvalITEMDETALHE"/>
      </w:pPr>
    </w:p>
    <w:p w14:paraId="3E348F7D" w14:textId="04485D1A" w:rsidR="00AD2A95" w:rsidRDefault="00AD2A95" w:rsidP="00B50101">
      <w:pPr>
        <w:pStyle w:val="TF-refernciasITEM"/>
      </w:pPr>
    </w:p>
    <w:sectPr w:rsidR="00AD2A95" w:rsidSect="00AF1D57">
      <w:headerReference w:type="default" r:id="rId18"/>
      <w:footerReference w:type="even" r:id="rId19"/>
      <w:footerReference w:type="default" r:id="rId20"/>
      <w:headerReference w:type="first" r:id="rId21"/>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Dalton Solano dos Reis" w:date="2024-05-29T09:10:00Z" w:initials="DS">
    <w:p w14:paraId="6B1E59E0" w14:textId="77777777" w:rsidR="001A6CD1" w:rsidRDefault="001A6CD1" w:rsidP="001A6CD1">
      <w:r>
        <w:rPr>
          <w:rStyle w:val="Refdecomentrio"/>
        </w:rPr>
        <w:annotationRef/>
      </w:r>
      <w:r>
        <w:rPr>
          <w:color w:val="000000"/>
          <w:sz w:val="20"/>
          <w:szCs w:val="20"/>
        </w:rPr>
        <w:t>Arrumar para aparecer a borda da figura na parte inferior.</w:t>
      </w:r>
    </w:p>
  </w:comment>
  <w:comment w:id="35" w:author="Dalton Solano dos Reis" w:date="2024-05-29T09:18:00Z" w:initials="DS">
    <w:p w14:paraId="4AD4FF30" w14:textId="77777777" w:rsidR="001A6CD1" w:rsidRDefault="001A6CD1" w:rsidP="001A6CD1">
      <w:r>
        <w:rPr>
          <w:rStyle w:val="Refdecomentrio"/>
        </w:rPr>
        <w:annotationRef/>
      </w:r>
      <w:r>
        <w:rPr>
          <w:color w:val="000000"/>
          <w:sz w:val="20"/>
          <w:szCs w:val="20"/>
        </w:rPr>
        <w:t>Frase ficou “estranha” com duas vezes “esqueletos 3D”.</w:t>
      </w:r>
    </w:p>
  </w:comment>
  <w:comment w:id="64" w:author="Dalton Solano dos Reis" w:date="2024-05-29T11:06:00Z" w:initials="DS">
    <w:p w14:paraId="6D8181D7" w14:textId="77777777" w:rsidR="0083700B" w:rsidRDefault="0083700B" w:rsidP="0083700B">
      <w:r>
        <w:rPr>
          <w:rStyle w:val="Refdecomentrio"/>
        </w:rPr>
        <w:annotationRef/>
      </w:r>
      <w:r>
        <w:rPr>
          <w:color w:val="000000"/>
          <w:sz w:val="20"/>
          <w:szCs w:val="20"/>
        </w:rPr>
        <w:t>Não encontrei as referências para as citações:</w:t>
      </w:r>
    </w:p>
    <w:p w14:paraId="1C5F171C" w14:textId="77777777" w:rsidR="0083700B" w:rsidRDefault="0083700B" w:rsidP="0083700B">
      <w:r>
        <w:rPr>
          <w:color w:val="000000"/>
          <w:sz w:val="20"/>
          <w:szCs w:val="20"/>
        </w:rPr>
        <w:t xml:space="preserve">  Cui et al. (2018</w:t>
      </w:r>
    </w:p>
    <w:p w14:paraId="07064659" w14:textId="77777777" w:rsidR="0083700B" w:rsidRDefault="0083700B" w:rsidP="0083700B">
      <w:r>
        <w:rPr>
          <w:color w:val="000000"/>
          <w:sz w:val="20"/>
          <w:szCs w:val="20"/>
        </w:rPr>
        <w:t xml:space="preserve">  Memar et al. (2020</w:t>
      </w:r>
    </w:p>
    <w:p w14:paraId="0C5E1A20" w14:textId="77777777" w:rsidR="0083700B" w:rsidRDefault="0083700B" w:rsidP="0083700B"/>
  </w:comment>
  <w:comment w:id="65" w:author="Dalton Solano dos Reis" w:date="2024-05-29T11:02:00Z" w:initials="DS">
    <w:p w14:paraId="707C1848" w14:textId="2E394CE7" w:rsidR="00CE458D" w:rsidRDefault="00CE458D" w:rsidP="00CE458D">
      <w:r>
        <w:rPr>
          <w:rStyle w:val="Refdecomentrio"/>
        </w:rPr>
        <w:annotationRef/>
      </w:r>
      <w:r>
        <w:rPr>
          <w:color w:val="000000"/>
          <w:sz w:val="20"/>
          <w:szCs w:val="20"/>
        </w:rPr>
        <w:t>Citação Curley e Roeder (2016)</w:t>
      </w:r>
    </w:p>
    <w:p w14:paraId="182F5F92" w14:textId="77777777" w:rsidR="00CE458D" w:rsidRDefault="00CE458D" w:rsidP="00CE458D">
      <w:r>
        <w:rPr>
          <w:color w:val="000000"/>
          <w:sz w:val="20"/>
          <w:szCs w:val="20"/>
        </w:rPr>
        <w:t>Ano 2016 na referência.</w:t>
      </w:r>
    </w:p>
  </w:comment>
  <w:comment w:id="66" w:author="Dalton Solano dos Reis" w:date="2024-05-29T11:03:00Z" w:initials="DS">
    <w:p w14:paraId="51861037" w14:textId="77777777" w:rsidR="0083700B" w:rsidRDefault="0083700B" w:rsidP="0083700B">
      <w:r>
        <w:rPr>
          <w:rStyle w:val="Refdecomentrio"/>
        </w:rPr>
        <w:annotationRef/>
      </w:r>
      <w:r>
        <w:rPr>
          <w:color w:val="000000"/>
          <w:sz w:val="20"/>
          <w:szCs w:val="20"/>
        </w:rPr>
        <w:t>Citação Janiesch (2023)</w:t>
      </w:r>
    </w:p>
    <w:p w14:paraId="752B83B4" w14:textId="77777777" w:rsidR="0083700B" w:rsidRDefault="0083700B" w:rsidP="0083700B">
      <w:r>
        <w:rPr>
          <w:color w:val="000000"/>
          <w:sz w:val="20"/>
          <w:szCs w:val="20"/>
        </w:rPr>
        <w:t>Ano certo é 2021 ou 2023?</w:t>
      </w:r>
    </w:p>
  </w:comment>
  <w:comment w:id="67" w:author="Dalton Solano dos Reis" w:date="2024-05-29T11:05:00Z" w:initials="DS">
    <w:p w14:paraId="7DBB558C" w14:textId="77777777" w:rsidR="0083700B" w:rsidRDefault="0083700B" w:rsidP="0083700B">
      <w:r>
        <w:rPr>
          <w:rStyle w:val="Refdecomentrio"/>
        </w:rPr>
        <w:annotationRef/>
      </w:r>
      <w:r>
        <w:rPr>
          <w:color w:val="000000"/>
          <w:sz w:val="20"/>
          <w:szCs w:val="20"/>
        </w:rPr>
        <w:t>Citação Wang et al. (2021)</w:t>
      </w:r>
    </w:p>
    <w:p w14:paraId="69D08EFC" w14:textId="77777777" w:rsidR="0083700B" w:rsidRDefault="0083700B" w:rsidP="0083700B">
      <w:r>
        <w:rPr>
          <w:color w:val="000000"/>
          <w:sz w:val="20"/>
          <w:szCs w:val="20"/>
        </w:rPr>
        <w:t>Ano certo 2019 ou 2021?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1E59E0" w15:done="0"/>
  <w15:commentEx w15:paraId="4AD4FF30" w15:done="0"/>
  <w15:commentEx w15:paraId="0C5E1A20" w15:done="0"/>
  <w15:commentEx w15:paraId="182F5F92" w15:done="0"/>
  <w15:commentEx w15:paraId="752B83B4" w15:done="0"/>
  <w15:commentEx w15:paraId="69D08E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53B6EC8" w16cex:dateUtc="2024-05-29T12:10:00Z"/>
  <w16cex:commentExtensible w16cex:durableId="6E3ADFAB" w16cex:dateUtc="2024-05-29T12:18:00Z"/>
  <w16cex:commentExtensible w16cex:durableId="0532DD99" w16cex:dateUtc="2024-05-29T14:06:00Z"/>
  <w16cex:commentExtensible w16cex:durableId="035F710D" w16cex:dateUtc="2024-05-29T14:02:00Z"/>
  <w16cex:commentExtensible w16cex:durableId="13FF04BA" w16cex:dateUtc="2024-05-29T14:03:00Z"/>
  <w16cex:commentExtensible w16cex:durableId="73914880" w16cex:dateUtc="2024-05-29T14: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1E59E0" w16cid:durableId="053B6EC8"/>
  <w16cid:commentId w16cid:paraId="4AD4FF30" w16cid:durableId="6E3ADFAB"/>
  <w16cid:commentId w16cid:paraId="0C5E1A20" w16cid:durableId="0532DD99"/>
  <w16cid:commentId w16cid:paraId="182F5F92" w16cid:durableId="035F710D"/>
  <w16cid:commentId w16cid:paraId="752B83B4" w16cid:durableId="13FF04BA"/>
  <w16cid:commentId w16cid:paraId="69D08EFC" w16cid:durableId="739148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565DA" w14:textId="77777777" w:rsidR="004447AB" w:rsidRDefault="004447AB">
      <w:r>
        <w:separator/>
      </w:r>
    </w:p>
  </w:endnote>
  <w:endnote w:type="continuationSeparator" w:id="0">
    <w:p w14:paraId="5B620A6C" w14:textId="77777777" w:rsidR="004447AB" w:rsidRDefault="00444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09B0E" w14:textId="77777777" w:rsidR="004447AB" w:rsidRDefault="004447AB">
      <w:r>
        <w:separator/>
      </w:r>
    </w:p>
  </w:footnote>
  <w:footnote w:type="continuationSeparator" w:id="0">
    <w:p w14:paraId="0ECF204C" w14:textId="77777777" w:rsidR="004447AB" w:rsidRDefault="004447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849428F"/>
    <w:multiLevelType w:val="hybridMultilevel"/>
    <w:tmpl w:val="8A36CA30"/>
    <w:lvl w:ilvl="0" w:tplc="FFFFFFFF">
      <w:start w:val="1"/>
      <w:numFmt w:val="lowerLetter"/>
      <w:lvlText w:val="%1)"/>
      <w:lvlJc w:val="left"/>
      <w:pPr>
        <w:ind w:left="1040" w:hanging="360"/>
      </w:p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4"/>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4"/>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2"/>
  </w:num>
  <w:num w:numId="22" w16cid:durableId="501044218">
    <w:abstractNumId w:val="5"/>
  </w:num>
  <w:num w:numId="23" w16cid:durableId="1402092912">
    <w:abstractNumId w:val="2"/>
  </w:num>
  <w:num w:numId="24" w16cid:durableId="1330867435">
    <w:abstractNumId w:val="9"/>
  </w:num>
  <w:num w:numId="25" w16cid:durableId="875313643">
    <w:abstractNumId w:val="7"/>
  </w:num>
  <w:num w:numId="26" w16cid:durableId="1298536523">
    <w:abstractNumId w:val="8"/>
  </w:num>
  <w:num w:numId="27" w16cid:durableId="88541045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224C"/>
    <w:rsid w:val="000044D6"/>
    <w:rsid w:val="00012922"/>
    <w:rsid w:val="0001575C"/>
    <w:rsid w:val="000179B5"/>
    <w:rsid w:val="00017B62"/>
    <w:rsid w:val="00017C9E"/>
    <w:rsid w:val="000204E7"/>
    <w:rsid w:val="00023FA0"/>
    <w:rsid w:val="0002602F"/>
    <w:rsid w:val="00030E4A"/>
    <w:rsid w:val="00031A27"/>
    <w:rsid w:val="00031EE0"/>
    <w:rsid w:val="00042258"/>
    <w:rsid w:val="00043812"/>
    <w:rsid w:val="000455E6"/>
    <w:rsid w:val="0004641A"/>
    <w:rsid w:val="00052A07"/>
    <w:rsid w:val="000533DA"/>
    <w:rsid w:val="0005457F"/>
    <w:rsid w:val="000579D5"/>
    <w:rsid w:val="000608E9"/>
    <w:rsid w:val="00061FA6"/>
    <w:rsid w:val="00061FEB"/>
    <w:rsid w:val="0006432F"/>
    <w:rsid w:val="000667DF"/>
    <w:rsid w:val="0007209B"/>
    <w:rsid w:val="000743A2"/>
    <w:rsid w:val="00075792"/>
    <w:rsid w:val="00080F9C"/>
    <w:rsid w:val="00082AE4"/>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4150"/>
    <w:rsid w:val="000F52AF"/>
    <w:rsid w:val="000F77E3"/>
    <w:rsid w:val="00103C4E"/>
    <w:rsid w:val="00106302"/>
    <w:rsid w:val="00107B02"/>
    <w:rsid w:val="0011363A"/>
    <w:rsid w:val="00113A3F"/>
    <w:rsid w:val="001164FE"/>
    <w:rsid w:val="00121714"/>
    <w:rsid w:val="00122910"/>
    <w:rsid w:val="00125084"/>
    <w:rsid w:val="00125277"/>
    <w:rsid w:val="001375F7"/>
    <w:rsid w:val="00140F23"/>
    <w:rsid w:val="00147217"/>
    <w:rsid w:val="001554E9"/>
    <w:rsid w:val="0015651A"/>
    <w:rsid w:val="001579F1"/>
    <w:rsid w:val="00162BF1"/>
    <w:rsid w:val="0016560C"/>
    <w:rsid w:val="00175B9B"/>
    <w:rsid w:val="00182658"/>
    <w:rsid w:val="00186092"/>
    <w:rsid w:val="00186FB2"/>
    <w:rsid w:val="00193A97"/>
    <w:rsid w:val="001948BE"/>
    <w:rsid w:val="0019547B"/>
    <w:rsid w:val="001A12CE"/>
    <w:rsid w:val="001A3EEB"/>
    <w:rsid w:val="001A6292"/>
    <w:rsid w:val="001A6CD1"/>
    <w:rsid w:val="001A7511"/>
    <w:rsid w:val="001B2F1E"/>
    <w:rsid w:val="001B4DA5"/>
    <w:rsid w:val="001B5094"/>
    <w:rsid w:val="001C33B0"/>
    <w:rsid w:val="001C57E6"/>
    <w:rsid w:val="001C5CBB"/>
    <w:rsid w:val="001C6C63"/>
    <w:rsid w:val="001D0B63"/>
    <w:rsid w:val="001D465C"/>
    <w:rsid w:val="001D6234"/>
    <w:rsid w:val="001E1986"/>
    <w:rsid w:val="001E58CA"/>
    <w:rsid w:val="001E646A"/>
    <w:rsid w:val="001E682E"/>
    <w:rsid w:val="001F007F"/>
    <w:rsid w:val="001F0D36"/>
    <w:rsid w:val="001F658B"/>
    <w:rsid w:val="00200906"/>
    <w:rsid w:val="00202F3F"/>
    <w:rsid w:val="002102F2"/>
    <w:rsid w:val="00224BB2"/>
    <w:rsid w:val="00225576"/>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E16"/>
    <w:rsid w:val="002A45A2"/>
    <w:rsid w:val="002A6617"/>
    <w:rsid w:val="002A7E1B"/>
    <w:rsid w:val="002B0AAA"/>
    <w:rsid w:val="002B0EDC"/>
    <w:rsid w:val="002B3A7A"/>
    <w:rsid w:val="002B4718"/>
    <w:rsid w:val="002B6C98"/>
    <w:rsid w:val="002C7486"/>
    <w:rsid w:val="002E36BE"/>
    <w:rsid w:val="002E6DD1"/>
    <w:rsid w:val="002F027E"/>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45E6"/>
    <w:rsid w:val="00347AC5"/>
    <w:rsid w:val="003510DE"/>
    <w:rsid w:val="003519A3"/>
    <w:rsid w:val="003562CD"/>
    <w:rsid w:val="00362443"/>
    <w:rsid w:val="00362EA0"/>
    <w:rsid w:val="0037046F"/>
    <w:rsid w:val="00375C38"/>
    <w:rsid w:val="00375FC3"/>
    <w:rsid w:val="00377736"/>
    <w:rsid w:val="00377DA7"/>
    <w:rsid w:val="00383087"/>
    <w:rsid w:val="003A1B9F"/>
    <w:rsid w:val="003A2B7D"/>
    <w:rsid w:val="003A4A75"/>
    <w:rsid w:val="003A5366"/>
    <w:rsid w:val="003B3FAD"/>
    <w:rsid w:val="003B647A"/>
    <w:rsid w:val="003B7CC3"/>
    <w:rsid w:val="003C2913"/>
    <w:rsid w:val="003C5262"/>
    <w:rsid w:val="003D398C"/>
    <w:rsid w:val="003D473B"/>
    <w:rsid w:val="003D4B35"/>
    <w:rsid w:val="003E0842"/>
    <w:rsid w:val="003E4F19"/>
    <w:rsid w:val="003E6DE7"/>
    <w:rsid w:val="003F27F4"/>
    <w:rsid w:val="003F5F25"/>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447AB"/>
    <w:rsid w:val="00450954"/>
    <w:rsid w:val="00451558"/>
    <w:rsid w:val="00451B94"/>
    <w:rsid w:val="004537FE"/>
    <w:rsid w:val="00455AED"/>
    <w:rsid w:val="004661F2"/>
    <w:rsid w:val="00470C41"/>
    <w:rsid w:val="0047690F"/>
    <w:rsid w:val="00476C78"/>
    <w:rsid w:val="00480566"/>
    <w:rsid w:val="00482174"/>
    <w:rsid w:val="004823DC"/>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500539"/>
    <w:rsid w:val="00503373"/>
    <w:rsid w:val="00503F3F"/>
    <w:rsid w:val="00504693"/>
    <w:rsid w:val="0051550B"/>
    <w:rsid w:val="00517F33"/>
    <w:rsid w:val="00523A43"/>
    <w:rsid w:val="00525A94"/>
    <w:rsid w:val="005312EB"/>
    <w:rsid w:val="00536336"/>
    <w:rsid w:val="00536D09"/>
    <w:rsid w:val="0054044B"/>
    <w:rsid w:val="00542ED7"/>
    <w:rsid w:val="005433CD"/>
    <w:rsid w:val="00543EB4"/>
    <w:rsid w:val="00550D4A"/>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29F8"/>
    <w:rsid w:val="005A362B"/>
    <w:rsid w:val="005A4952"/>
    <w:rsid w:val="005A4CE8"/>
    <w:rsid w:val="005B20A1"/>
    <w:rsid w:val="005B2478"/>
    <w:rsid w:val="005B2E12"/>
    <w:rsid w:val="005C21FC"/>
    <w:rsid w:val="005C30AE"/>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73BE"/>
    <w:rsid w:val="00684B4A"/>
    <w:rsid w:val="00690BDD"/>
    <w:rsid w:val="00693113"/>
    <w:rsid w:val="00695745"/>
    <w:rsid w:val="0069600B"/>
    <w:rsid w:val="006A0A1A"/>
    <w:rsid w:val="006A6460"/>
    <w:rsid w:val="006B0760"/>
    <w:rsid w:val="006B104E"/>
    <w:rsid w:val="006B5AEA"/>
    <w:rsid w:val="006B6383"/>
    <w:rsid w:val="006B640D"/>
    <w:rsid w:val="006C2093"/>
    <w:rsid w:val="006C5390"/>
    <w:rsid w:val="006C5BB3"/>
    <w:rsid w:val="006C61FA"/>
    <w:rsid w:val="006D0896"/>
    <w:rsid w:val="006D0C1A"/>
    <w:rsid w:val="006D19EF"/>
    <w:rsid w:val="006D2982"/>
    <w:rsid w:val="006D37DF"/>
    <w:rsid w:val="006E25D2"/>
    <w:rsid w:val="006F1941"/>
    <w:rsid w:val="006F72C2"/>
    <w:rsid w:val="00701701"/>
    <w:rsid w:val="0070189B"/>
    <w:rsid w:val="0070391A"/>
    <w:rsid w:val="00703C9A"/>
    <w:rsid w:val="00706486"/>
    <w:rsid w:val="00711085"/>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70837"/>
    <w:rsid w:val="00771F3F"/>
    <w:rsid w:val="00772226"/>
    <w:rsid w:val="007722BF"/>
    <w:rsid w:val="00773972"/>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C216A"/>
    <w:rsid w:val="007D0720"/>
    <w:rsid w:val="007D10F2"/>
    <w:rsid w:val="007D207E"/>
    <w:rsid w:val="007D29F0"/>
    <w:rsid w:val="007D4755"/>
    <w:rsid w:val="007D5FEF"/>
    <w:rsid w:val="007D6DEC"/>
    <w:rsid w:val="007E2698"/>
    <w:rsid w:val="007E31E4"/>
    <w:rsid w:val="007E46A1"/>
    <w:rsid w:val="007E730D"/>
    <w:rsid w:val="007E7311"/>
    <w:rsid w:val="007F20C0"/>
    <w:rsid w:val="007F38A6"/>
    <w:rsid w:val="007F403E"/>
    <w:rsid w:val="00802D0F"/>
    <w:rsid w:val="008072AC"/>
    <w:rsid w:val="00810CEA"/>
    <w:rsid w:val="0082244F"/>
    <w:rsid w:val="008233E5"/>
    <w:rsid w:val="00831696"/>
    <w:rsid w:val="00833DE8"/>
    <w:rsid w:val="00833F47"/>
    <w:rsid w:val="008348C3"/>
    <w:rsid w:val="0083700B"/>
    <w:rsid w:val="008373B4"/>
    <w:rsid w:val="008404C4"/>
    <w:rsid w:val="00845A3B"/>
    <w:rsid w:val="00846DD9"/>
    <w:rsid w:val="00847D37"/>
    <w:rsid w:val="0085001D"/>
    <w:rsid w:val="00864CA1"/>
    <w:rsid w:val="00870802"/>
    <w:rsid w:val="00870989"/>
    <w:rsid w:val="00871A41"/>
    <w:rsid w:val="00873AD3"/>
    <w:rsid w:val="00885931"/>
    <w:rsid w:val="00886D76"/>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149D"/>
    <w:rsid w:val="008D4159"/>
    <w:rsid w:val="008D5522"/>
    <w:rsid w:val="008D69C5"/>
    <w:rsid w:val="008D7404"/>
    <w:rsid w:val="008E0F86"/>
    <w:rsid w:val="008E4FB8"/>
    <w:rsid w:val="008E52A3"/>
    <w:rsid w:val="008E6074"/>
    <w:rsid w:val="008F2DC1"/>
    <w:rsid w:val="008F56D4"/>
    <w:rsid w:val="008F59EE"/>
    <w:rsid w:val="008F61E2"/>
    <w:rsid w:val="008F70AD"/>
    <w:rsid w:val="008F7CE2"/>
    <w:rsid w:val="00900DB1"/>
    <w:rsid w:val="009022BF"/>
    <w:rsid w:val="009026C2"/>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84240"/>
    <w:rsid w:val="00987F2B"/>
    <w:rsid w:val="00995B07"/>
    <w:rsid w:val="009A2619"/>
    <w:rsid w:val="009A5850"/>
    <w:rsid w:val="009A7FA6"/>
    <w:rsid w:val="009B10D6"/>
    <w:rsid w:val="009B4D45"/>
    <w:rsid w:val="009C0B2B"/>
    <w:rsid w:val="009C78FE"/>
    <w:rsid w:val="009D65D0"/>
    <w:rsid w:val="009D7E91"/>
    <w:rsid w:val="009E135E"/>
    <w:rsid w:val="009E3C92"/>
    <w:rsid w:val="009E54F4"/>
    <w:rsid w:val="009E71AD"/>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D57"/>
    <w:rsid w:val="00AF468D"/>
    <w:rsid w:val="00B00A13"/>
    <w:rsid w:val="00B00D69"/>
    <w:rsid w:val="00B00E04"/>
    <w:rsid w:val="00B05485"/>
    <w:rsid w:val="00B056A4"/>
    <w:rsid w:val="00B1458E"/>
    <w:rsid w:val="00B14C51"/>
    <w:rsid w:val="00B20021"/>
    <w:rsid w:val="00B20FDE"/>
    <w:rsid w:val="00B301B7"/>
    <w:rsid w:val="00B30342"/>
    <w:rsid w:val="00B34D6F"/>
    <w:rsid w:val="00B42041"/>
    <w:rsid w:val="00B43FBF"/>
    <w:rsid w:val="00B44F11"/>
    <w:rsid w:val="00B50101"/>
    <w:rsid w:val="00B51846"/>
    <w:rsid w:val="00B5533A"/>
    <w:rsid w:val="00B62979"/>
    <w:rsid w:val="00B67AB0"/>
    <w:rsid w:val="00B70056"/>
    <w:rsid w:val="00B73A19"/>
    <w:rsid w:val="00B74D75"/>
    <w:rsid w:val="00B823A7"/>
    <w:rsid w:val="00B90FA5"/>
    <w:rsid w:val="00B919F1"/>
    <w:rsid w:val="00B934B9"/>
    <w:rsid w:val="00B977A6"/>
    <w:rsid w:val="00BA2260"/>
    <w:rsid w:val="00BA4F48"/>
    <w:rsid w:val="00BB0501"/>
    <w:rsid w:val="00BB1F58"/>
    <w:rsid w:val="00BB2F3D"/>
    <w:rsid w:val="00BB468D"/>
    <w:rsid w:val="00BC0E8D"/>
    <w:rsid w:val="00BC4F18"/>
    <w:rsid w:val="00BD738D"/>
    <w:rsid w:val="00BE004C"/>
    <w:rsid w:val="00BE14B0"/>
    <w:rsid w:val="00BE2F83"/>
    <w:rsid w:val="00BE3525"/>
    <w:rsid w:val="00BE60A1"/>
    <w:rsid w:val="00BE6551"/>
    <w:rsid w:val="00BF093B"/>
    <w:rsid w:val="00BF468E"/>
    <w:rsid w:val="00C00B88"/>
    <w:rsid w:val="00C05A0E"/>
    <w:rsid w:val="00C06B2A"/>
    <w:rsid w:val="00C07DE6"/>
    <w:rsid w:val="00C31562"/>
    <w:rsid w:val="00C317DB"/>
    <w:rsid w:val="00C35E57"/>
    <w:rsid w:val="00C35E80"/>
    <w:rsid w:val="00C40AA2"/>
    <w:rsid w:val="00C4244F"/>
    <w:rsid w:val="00C458D3"/>
    <w:rsid w:val="00C526AD"/>
    <w:rsid w:val="00C60437"/>
    <w:rsid w:val="00C632ED"/>
    <w:rsid w:val="00C643EA"/>
    <w:rsid w:val="00C66150"/>
    <w:rsid w:val="00C70EF5"/>
    <w:rsid w:val="00C756C5"/>
    <w:rsid w:val="00C761D6"/>
    <w:rsid w:val="00C76A84"/>
    <w:rsid w:val="00C77F60"/>
    <w:rsid w:val="00C81612"/>
    <w:rsid w:val="00C82195"/>
    <w:rsid w:val="00C82CAE"/>
    <w:rsid w:val="00C8442E"/>
    <w:rsid w:val="00C87AFC"/>
    <w:rsid w:val="00C930A8"/>
    <w:rsid w:val="00CA108B"/>
    <w:rsid w:val="00CA2AF6"/>
    <w:rsid w:val="00CA6CDB"/>
    <w:rsid w:val="00CB5E13"/>
    <w:rsid w:val="00CC3524"/>
    <w:rsid w:val="00CD27BE"/>
    <w:rsid w:val="00CD29E9"/>
    <w:rsid w:val="00CD4BBC"/>
    <w:rsid w:val="00CD6F0F"/>
    <w:rsid w:val="00CE0BB7"/>
    <w:rsid w:val="00CE0F39"/>
    <w:rsid w:val="00CE3E9A"/>
    <w:rsid w:val="00CE458D"/>
    <w:rsid w:val="00CE708B"/>
    <w:rsid w:val="00CF10D4"/>
    <w:rsid w:val="00CF26B7"/>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C20"/>
    <w:rsid w:val="00D43219"/>
    <w:rsid w:val="00D447EF"/>
    <w:rsid w:val="00D505E2"/>
    <w:rsid w:val="00D512FF"/>
    <w:rsid w:val="00D5313B"/>
    <w:rsid w:val="00D55882"/>
    <w:rsid w:val="00D55992"/>
    <w:rsid w:val="00D6498F"/>
    <w:rsid w:val="00D70FE2"/>
    <w:rsid w:val="00D7463D"/>
    <w:rsid w:val="00D765F9"/>
    <w:rsid w:val="00D80F5A"/>
    <w:rsid w:val="00D83DE8"/>
    <w:rsid w:val="00D84943"/>
    <w:rsid w:val="00D94AE7"/>
    <w:rsid w:val="00D966B3"/>
    <w:rsid w:val="00D970F0"/>
    <w:rsid w:val="00D97530"/>
    <w:rsid w:val="00DA4327"/>
    <w:rsid w:val="00DA4540"/>
    <w:rsid w:val="00DA459C"/>
    <w:rsid w:val="00DA587E"/>
    <w:rsid w:val="00DA60F4"/>
    <w:rsid w:val="00DA72D4"/>
    <w:rsid w:val="00DB0F8B"/>
    <w:rsid w:val="00DB3052"/>
    <w:rsid w:val="00DC2D17"/>
    <w:rsid w:val="00DD360C"/>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20E7F"/>
    <w:rsid w:val="00E2252C"/>
    <w:rsid w:val="00E25560"/>
    <w:rsid w:val="00E270C0"/>
    <w:rsid w:val="00E3305A"/>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8020F"/>
    <w:rsid w:val="00E81A06"/>
    <w:rsid w:val="00E832E2"/>
    <w:rsid w:val="00E84474"/>
    <w:rsid w:val="00E84491"/>
    <w:rsid w:val="00E85ABE"/>
    <w:rsid w:val="00E91C29"/>
    <w:rsid w:val="00E96AB5"/>
    <w:rsid w:val="00E9731C"/>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20BC6"/>
    <w:rsid w:val="00F21403"/>
    <w:rsid w:val="00F255FC"/>
    <w:rsid w:val="00F259B0"/>
    <w:rsid w:val="00F26A20"/>
    <w:rsid w:val="00F276C9"/>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5885</Words>
  <Characters>31784</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6</cp:revision>
  <cp:lastPrinted>2015-03-26T13:00:00Z</cp:lastPrinted>
  <dcterms:created xsi:type="dcterms:W3CDTF">2024-05-07T10:19:00Z</dcterms:created>
  <dcterms:modified xsi:type="dcterms:W3CDTF">2024-06-10T22:15:00Z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