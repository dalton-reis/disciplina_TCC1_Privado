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4AF72D" w14:textId="77777777" w:rsidR="00B4367C" w:rsidRDefault="00B4367C" w:rsidP="00B4367C">
      <w:pPr>
        <w:pStyle w:val="TF-AUTOR0"/>
        <w:rPr>
          <w:b/>
          <w:bCs/>
          <w:caps/>
          <w:color w:val="auto"/>
          <w:sz w:val="24"/>
        </w:rPr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rPr>
          <w:b/>
          <w:bCs/>
          <w:caps/>
          <w:color w:val="auto"/>
          <w:sz w:val="24"/>
        </w:rPr>
        <w:t>SEGMENTAÇÃO DE ILHOTAS PANCREÁTICAS UTILIZANDO TÉCNICAS DE VISÃO COMPUTACIONAL</w:t>
      </w:r>
    </w:p>
    <w:p w14:paraId="27F91AB1" w14:textId="77777777" w:rsidR="00B4367C" w:rsidRDefault="00B4367C" w:rsidP="00B4367C">
      <w:pPr>
        <w:pStyle w:val="TF-AUTOR0"/>
      </w:pPr>
      <w:r>
        <w:t>José Henrique Teixeira</w:t>
      </w:r>
    </w:p>
    <w:p w14:paraId="1A81CBA0" w14:textId="77777777" w:rsidR="00B4367C" w:rsidRDefault="00B4367C" w:rsidP="00B4367C">
      <w:pPr>
        <w:pStyle w:val="TF-AUTOR0"/>
      </w:pPr>
      <w:r>
        <w:t>Prof. Aurélio Faustino Hoppe – Orientador</w:t>
      </w:r>
    </w:p>
    <w:p w14:paraId="006D6C01" w14:textId="77777777" w:rsidR="00B4367C" w:rsidRDefault="00B4367C" w:rsidP="00B4367C">
      <w:pPr>
        <w:pStyle w:val="Ttulo1"/>
      </w:pPr>
      <w:r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00D522A8" w14:textId="77777777" w:rsidR="00B4367C" w:rsidRDefault="00B4367C" w:rsidP="00B4367C">
      <w:pPr>
        <w:pStyle w:val="TF-TEXTO"/>
      </w:pPr>
      <w:r>
        <w:t xml:space="preserve">Doenças crônicas não transmissíveis representam a principal causa de morte no mundo, sendo responsáveis por 71% (41 milhões) dos óbitos. São doenças de progressão longa que afetam a qualidade de vida das pessoas, dentre as quais estão doenças cardiovasculares, câncer, doenças respiratórias e a diabetes, esta última, representando 4% (1,6 milhão) das mortes (ORGANIZAÇÃO MUNDIAL DA SAÚDE, 2018). </w:t>
      </w:r>
    </w:p>
    <w:p w14:paraId="0B9F34AB" w14:textId="21FFA9EB" w:rsidR="00B4367C" w:rsidRDefault="00B4367C" w:rsidP="00B4367C">
      <w:pPr>
        <w:pStyle w:val="TF-TEXTO"/>
      </w:pPr>
      <w:r>
        <w:t>Segundo dados levantados pela Federação Internacional da Diabetes (2019), atualmente o número de adultos</w:t>
      </w:r>
      <w:del w:id="9" w:author="Andreza Sartori" w:date="2020-10-21T19:41:00Z">
        <w:r w:rsidDel="004F4BD6">
          <w:delText>,</w:delText>
        </w:r>
      </w:del>
      <w:r>
        <w:t xml:space="preserve"> com idade </w:t>
      </w:r>
      <w:del w:id="10" w:author="Andreza Sartori" w:date="2020-10-21T19:41:00Z">
        <w:r w:rsidDel="00555933">
          <w:delText xml:space="preserve">de </w:delText>
        </w:r>
      </w:del>
      <w:ins w:id="11" w:author="Andreza Sartori" w:date="2020-10-21T19:41:00Z">
        <w:r w:rsidR="00555933">
          <w:t xml:space="preserve">entre </w:t>
        </w:r>
      </w:ins>
      <w:r>
        <w:t xml:space="preserve">20 a 79 anos, com diabetes no mundo é de 463 milhões de pessoas, estimando-se para 2045 </w:t>
      </w:r>
      <w:del w:id="12" w:author="Andreza Sartori" w:date="2020-10-21T19:42:00Z">
        <w:r w:rsidDel="004F4BD6">
          <w:delText>algo em torno</w:delText>
        </w:r>
      </w:del>
      <w:ins w:id="13" w:author="Andreza Sartori" w:date="2020-10-21T19:42:00Z">
        <w:r w:rsidR="004F4BD6">
          <w:t>um total</w:t>
        </w:r>
      </w:ins>
      <w:r>
        <w:t xml:space="preserve"> de 700 milhões. Ainda segundo a autora, a diabetes é uma doença crônica séria, caracterizada pelos níveis elevados de açúcar no sangue (hiperglicemia), que ocorre quando o corpo não produz nenhuma ou pouc</w:t>
      </w:r>
      <w:r w:rsidR="00E72728">
        <w:t>a</w:t>
      </w:r>
      <w:r>
        <w:t xml:space="preserve"> insulina, ou se torna resistente à insulina e/ou não consegue utilizar efetivamente o que produz, tornando-se indispensável o seu monitoramento ou controle diário.</w:t>
      </w:r>
    </w:p>
    <w:p w14:paraId="75B4347B" w14:textId="77777777" w:rsidR="00B4367C" w:rsidRDefault="00B4367C" w:rsidP="00B4367C">
      <w:pPr>
        <w:pStyle w:val="TF-TEXTO"/>
      </w:pPr>
      <w:r>
        <w:t xml:space="preserve">Rosa </w:t>
      </w:r>
      <w:r>
        <w:rPr>
          <w:i/>
          <w:iCs/>
        </w:rPr>
        <w:t>et al.</w:t>
      </w:r>
      <w:r>
        <w:t xml:space="preserve"> (2011) apontam que os tratamentos para a diabetes incluem a aplicação de insulina, monitoramento e controle do nível glicêmico através de dieta e exercícios físicos, transplante de pâncreas ou de ilhotas pancreáticas (no caso de pacientes com diabetes do tipo 1). As células beta, que são as células produtoras da insulina, o hormônio responsável pelo controle do nível glicêmico, se encontram amontoadas no centro das ilhotas pancreáticas (ou ilhotas de Langerhans), que são agrupamentos arredondados distribuídos de forma aleatória por todo o </w:t>
      </w:r>
      <w:commentRangeStart w:id="14"/>
      <w:r>
        <w:t xml:space="preserve">pâncreas e compõem a porção endócrina do pâncreas </w:t>
      </w:r>
      <w:commentRangeEnd w:id="14"/>
      <w:r w:rsidR="008C7BD9">
        <w:rPr>
          <w:rStyle w:val="Refdecomentrio"/>
        </w:rPr>
        <w:commentReference w:id="14"/>
      </w:r>
      <w:r>
        <w:t xml:space="preserve">(ROSA </w:t>
      </w:r>
      <w:r>
        <w:rPr>
          <w:i/>
          <w:iCs/>
        </w:rPr>
        <w:t>et al</w:t>
      </w:r>
      <w:r>
        <w:t xml:space="preserve">., 2011). Logo, a diabetes causa efeitos nas ilhotas pancreáticas, como “a redução do seu número e tamanho, infiltração leucocitária, desgranulação das células‚ pela depleção da insulina armazenada e substituição amilóide no diabetes tipo 2” (COTRAN </w:t>
      </w:r>
      <w:r>
        <w:rPr>
          <w:i/>
          <w:iCs/>
        </w:rPr>
        <w:t>et al</w:t>
      </w:r>
      <w:r>
        <w:t xml:space="preserve">. 2000, apud ROSA </w:t>
      </w:r>
      <w:r>
        <w:rPr>
          <w:i/>
          <w:iCs/>
        </w:rPr>
        <w:t>et al</w:t>
      </w:r>
      <w:r>
        <w:t>. 2011).</w:t>
      </w:r>
    </w:p>
    <w:p w14:paraId="1D4E58A1" w14:textId="30CF1A7B" w:rsidR="00B4367C" w:rsidRDefault="00B4367C" w:rsidP="00B4367C">
      <w:pPr>
        <w:pStyle w:val="TF-TEXTO"/>
      </w:pPr>
      <w:r>
        <w:t>Segundo Lemos (2018), estudos recentes buscam encontrar compostos que possam ser usados de forma terapêutica para o tratamento da diabetes melitus tipo 1, doença em que a produção de insulina é comprometida por causa da destruição das células beta. Ainda, pode-se afirmar que tais compostos trazem efeitos positivos, aumentando o nível de produção de insulina e reestabelecendo a população de células beta nas ilhotas pancreáticas. E, que através da análise de microscopia de pâncreas pode-se observar alterações benéficas na configuração morfométrica da ilhota pancreática após seu uso, como o aumento da área da ilhota pancreática, devido ao surgimento de novas células beta (LEMOS, 2018; MIRANDA, 2014; ROSA</w:t>
      </w:r>
      <w:r w:rsidR="00853D22">
        <w:t xml:space="preserve"> </w:t>
      </w:r>
      <w:r w:rsidR="00853D22">
        <w:rPr>
          <w:i/>
          <w:iCs/>
        </w:rPr>
        <w:t>et al.</w:t>
      </w:r>
      <w:r>
        <w:t xml:space="preserve">, 2011). </w:t>
      </w:r>
    </w:p>
    <w:p w14:paraId="61AAE24A" w14:textId="77777777" w:rsidR="00B4367C" w:rsidRDefault="00B4367C" w:rsidP="00B4367C">
      <w:pPr>
        <w:pStyle w:val="TF-TEXTO"/>
      </w:pPr>
      <w:r>
        <w:t xml:space="preserve">Kakimoto </w:t>
      </w:r>
      <w:r>
        <w:rPr>
          <w:i/>
          <w:iCs/>
        </w:rPr>
        <w:t>et al</w:t>
      </w:r>
      <w:r>
        <w:t>. (2012) destacam que a análise de microscopia é feita de forma semiautomatizada, no qual pesquisadores/biomédicos transferem as imagens das ilhotas para algum software de processamento de imagens como o software ImageJ, em que é possível demarcar o contorno da ilhota pancreática e, através de uma escala, é possível calcular a área e perímetro da ilhota. Já Almeida (2007) afirma que tal processo precisa ser feito individualmente para cada ilhota fotografada, o que é um trabalho laborioso e que consome muito tempo.</w:t>
      </w:r>
    </w:p>
    <w:p w14:paraId="73B82DDC" w14:textId="77777777" w:rsidR="00B4367C" w:rsidRDefault="00B4367C" w:rsidP="00B4367C">
      <w:pPr>
        <w:pStyle w:val="TF-TEXTO"/>
      </w:pPr>
      <w:r>
        <w:t>Diante deste contexto, propõem-se neste trabalho o desenvolvimento de uma ferramenta capaz de auxiliar na análise da morfometria de ilhotas pancreáticas, realizando a sua segmentação e extraindo suas características morfométricas de forma automática.</w:t>
      </w:r>
    </w:p>
    <w:p w14:paraId="7BC45039" w14:textId="77777777" w:rsidR="00B4367C" w:rsidRDefault="00B4367C" w:rsidP="00B4367C">
      <w:pPr>
        <w:pStyle w:val="Ttulo2"/>
      </w:pPr>
      <w:bookmarkStart w:id="15" w:name="_Toc419598576"/>
      <w:bookmarkStart w:id="16" w:name="_Toc420721317"/>
      <w:bookmarkStart w:id="17" w:name="_Toc420721467"/>
      <w:bookmarkStart w:id="18" w:name="_Toc420721562"/>
      <w:bookmarkStart w:id="19" w:name="_Toc420721768"/>
      <w:bookmarkStart w:id="20" w:name="_Toc420723209"/>
      <w:bookmarkStart w:id="21" w:name="_Toc482682370"/>
      <w:bookmarkStart w:id="22" w:name="_Toc54164904"/>
      <w:bookmarkStart w:id="23" w:name="_Toc54165664"/>
      <w:bookmarkStart w:id="24" w:name="_Toc54169316"/>
      <w:bookmarkStart w:id="25" w:name="_Toc96347426"/>
      <w:bookmarkStart w:id="26" w:name="_Toc96357710"/>
      <w:bookmarkStart w:id="27" w:name="_Toc96491850"/>
      <w:bookmarkStart w:id="28" w:name="_Toc411603090"/>
      <w:r>
        <w:t>OBJETIVOS</w:t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35468BED" w14:textId="77777777" w:rsidR="00B4367C" w:rsidRPr="00666CA5" w:rsidRDefault="00B4367C" w:rsidP="00B4367C">
      <w:pPr>
        <w:pStyle w:val="TF-TEXTO"/>
      </w:pPr>
      <w:r w:rsidRPr="00666CA5">
        <w:t xml:space="preserve"> O objetivo deste trabalho é disponibilizar uma ferramenta capaz identificar e analisar morfometricamente ilhotas pancreáticas.</w:t>
      </w:r>
    </w:p>
    <w:p w14:paraId="6E72C841" w14:textId="77777777" w:rsidR="00B4367C" w:rsidRPr="00666CA5" w:rsidRDefault="00B4367C" w:rsidP="00B4367C">
      <w:pPr>
        <w:pStyle w:val="TF-TEXTO"/>
      </w:pPr>
      <w:r w:rsidRPr="00666CA5">
        <w:t>Os objetivos específicos são:</w:t>
      </w:r>
    </w:p>
    <w:p w14:paraId="4479588E" w14:textId="77777777" w:rsidR="00B4367C" w:rsidRPr="00523E23" w:rsidRDefault="00B4367C" w:rsidP="00B4367C">
      <w:pPr>
        <w:pStyle w:val="TF-ALNEA"/>
        <w:numPr>
          <w:ilvl w:val="0"/>
          <w:numId w:val="5"/>
        </w:numPr>
      </w:pPr>
      <w:r w:rsidRPr="00523E23">
        <w:t>efetuar a segmentação das ilhotas pancreáticas de forma automática;</w:t>
      </w:r>
    </w:p>
    <w:p w14:paraId="7E470BA2" w14:textId="77777777" w:rsidR="00B4367C" w:rsidRPr="00523E23" w:rsidRDefault="00B4367C" w:rsidP="00B4367C">
      <w:pPr>
        <w:pStyle w:val="TF-ALNEA"/>
      </w:pPr>
      <w:r w:rsidRPr="00523E23">
        <w:t>extrair características morfométricas, sendo elas a área e a circularidade da ilhota;</w:t>
      </w:r>
    </w:p>
    <w:p w14:paraId="06965412" w14:textId="77777777" w:rsidR="00B4367C" w:rsidRPr="00523E23" w:rsidRDefault="00B4367C" w:rsidP="00B4367C">
      <w:pPr>
        <w:pStyle w:val="TF-ALNEA"/>
        <w:numPr>
          <w:ilvl w:val="0"/>
          <w:numId w:val="5"/>
        </w:numPr>
      </w:pPr>
      <w:r w:rsidRPr="00523E23">
        <w:t>validar e analisar o tempo de resposta da segmentação e extração de medidas morfométricas assim como sua assertividade</w:t>
      </w:r>
      <w:r>
        <w:t xml:space="preserve"> em relação ao processo manual</w:t>
      </w:r>
      <w:r w:rsidRPr="00523E23">
        <w:t>.</w:t>
      </w:r>
    </w:p>
    <w:p w14:paraId="5023E0B9" w14:textId="77777777" w:rsidR="00B4367C" w:rsidRDefault="00B4367C" w:rsidP="00B4367C">
      <w:pPr>
        <w:pStyle w:val="Ttulo1"/>
      </w:pPr>
      <w:bookmarkStart w:id="29" w:name="_Toc419598587"/>
      <w:r>
        <w:t>trabalhos correlatos</w:t>
      </w:r>
    </w:p>
    <w:p w14:paraId="0B70FD2A" w14:textId="77777777" w:rsidR="00B4367C" w:rsidRDefault="00B4367C" w:rsidP="00B4367C">
      <w:pPr>
        <w:pStyle w:val="TF-TEXTO"/>
      </w:pPr>
      <w:r>
        <w:t xml:space="preserve">Neste capítulo são apresentados trabalhos semelhantes ao estudo proposto por este projeto. A seção 2.1 apresenta um software para análise morfométrica de ilhotas pancreáticas (BACCA, 2019). A seção 2.2 discorre sobre um algoritmo para análise automática de imagens microscópica de ilhotas pancreáticas isoladas (HABART </w:t>
      </w:r>
      <w:r>
        <w:rPr>
          <w:i/>
          <w:iCs/>
        </w:rPr>
        <w:lastRenderedPageBreak/>
        <w:t>et al</w:t>
      </w:r>
      <w:r>
        <w:t xml:space="preserve">., 2012). Por fim, a seção 2.3 descreve sobre uma aplicação para realizar a segmentação e medição da área de ilhotas pancreáticas utilizando um software para análise de tecidos biológicos (KAKIMOTO </w:t>
      </w:r>
      <w:r>
        <w:rPr>
          <w:i/>
          <w:iCs/>
        </w:rPr>
        <w:t>et al</w:t>
      </w:r>
      <w:r>
        <w:t>., 2012).</w:t>
      </w:r>
    </w:p>
    <w:p w14:paraId="08ACF393" w14:textId="77777777" w:rsidR="00B4367C" w:rsidRDefault="00B4367C" w:rsidP="00B4367C">
      <w:pPr>
        <w:pStyle w:val="Ttulo2"/>
      </w:pPr>
      <w:r>
        <w:t>VONCELL: UM PROTÓTIPO PARA ANÁLISE MORFOMÉTRICA DE ILHOTAS PANCREÁTICAS</w:t>
      </w:r>
    </w:p>
    <w:p w14:paraId="6E091488" w14:textId="77777777" w:rsidR="00B4367C" w:rsidRDefault="00B4367C" w:rsidP="00B4367C">
      <w:pPr>
        <w:pStyle w:val="TF-TEXTO"/>
        <w:rPr>
          <w:rStyle w:val="eop"/>
        </w:rPr>
      </w:pPr>
      <w:r>
        <w:rPr>
          <w:rStyle w:val="spellingerror"/>
        </w:rPr>
        <w:t>Bacca</w:t>
      </w:r>
      <w:r>
        <w:rPr>
          <w:rStyle w:val="normaltextrun"/>
        </w:rPr>
        <w:t> (2019) desenvolveu uma ferramenta que realiza a segmentação de ilhotas pancreática a partir de imagens de microscopia do pâncreas. Além disso, ela disponibiliza informações a respeito da morfometria da ilhota, como área, perímetro e circularidade. O funcionamento da ferramenta se baseia nos operadores morfológicos, que são filtros aplicados na imagem e que podem aumentar a qualidade, suprimindo distorções e ruídos, realçar as partes mais relevantes da imagem, dentre outros efeitos.</w:t>
      </w:r>
    </w:p>
    <w:p w14:paraId="6D65A635" w14:textId="5AD69B44" w:rsidR="00B4367C" w:rsidRDefault="00B4367C" w:rsidP="00B4367C">
      <w:pPr>
        <w:pStyle w:val="TF-TEXTO"/>
        <w:rPr>
          <w:rStyle w:val="normaltextrun"/>
        </w:rPr>
      </w:pPr>
      <w:r>
        <w:rPr>
          <w:rStyle w:val="normaltextrun"/>
        </w:rPr>
        <w:t xml:space="preserve">De acordo com Bacca (2019) inicialmente a imagem é carregada, seu tamanho é ajustado, </w:t>
      </w:r>
      <w:r w:rsidR="00850526">
        <w:rPr>
          <w:rStyle w:val="normaltextrun"/>
        </w:rPr>
        <w:t xml:space="preserve">e </w:t>
      </w:r>
      <w:r>
        <w:rPr>
          <w:rStyle w:val="normaltextrun"/>
        </w:rPr>
        <w:t>aplica-se um filtro de </w:t>
      </w:r>
      <w:r>
        <w:rPr>
          <w:rStyle w:val="spellingerror"/>
        </w:rPr>
        <w:t>borramento</w:t>
      </w:r>
      <w:r>
        <w:rPr>
          <w:rStyle w:val="normaltextrun"/>
        </w:rPr>
        <w:t> para eliminar ruídos. Em seguida, realiza-se uma </w:t>
      </w:r>
      <w:r>
        <w:rPr>
          <w:rStyle w:val="spellingerror"/>
        </w:rPr>
        <w:t>binarização</w:t>
      </w:r>
      <w:r>
        <w:rPr>
          <w:rStyle w:val="normaltextrun"/>
        </w:rPr>
        <w:t>, utilizando o canal G e um limiar que pode ser informado pelo usuário. O resultado desta etapa é utilizado para eliminar manchas e riscos que não fazem parte da ilhota, ao qual, poderiam atrapalhar a segmentação. Posteriormente, aplica-se o filtro morfológico de abertura (dilatação da erosão), equalização de histograma e novamente uma </w:t>
      </w:r>
      <w:r>
        <w:rPr>
          <w:rStyle w:val="spellingerror"/>
        </w:rPr>
        <w:t>binarização seguida de uma abertura</w:t>
      </w:r>
      <w:r>
        <w:rPr>
          <w:rStyle w:val="normaltextrun"/>
        </w:rPr>
        <w:t xml:space="preserve">, tendo como objetivo realçar a parte clara da imagem. A </w:t>
      </w:r>
      <w:commentRangeStart w:id="30"/>
      <w:r>
        <w:rPr>
          <w:rStyle w:val="normaltextrun"/>
        </w:rPr>
        <w:t xml:space="preserve">Figura 1 </w:t>
      </w:r>
      <w:commentRangeEnd w:id="30"/>
      <w:r w:rsidR="00BC1FEF">
        <w:rPr>
          <w:rStyle w:val="Refdecomentrio"/>
        </w:rPr>
        <w:commentReference w:id="30"/>
      </w:r>
      <w:r>
        <w:rPr>
          <w:rStyle w:val="normaltextrun"/>
        </w:rPr>
        <w:t>demonstra o resultado deste processo.</w:t>
      </w:r>
    </w:p>
    <w:p w14:paraId="6FA62262" w14:textId="77777777" w:rsidR="00B4367C" w:rsidRDefault="00B4367C" w:rsidP="00B4367C">
      <w:pPr>
        <w:pStyle w:val="TF-LEGENDA"/>
        <w:rPr>
          <w:noProof/>
        </w:rPr>
      </w:pPr>
      <w:r>
        <w:rPr>
          <w:noProof/>
        </w:rPr>
        <w:t>Figura 1 -  Realce das regiões claras</w:t>
      </w:r>
    </w:p>
    <w:tbl>
      <w:tblPr>
        <w:tblStyle w:val="Tabelacomgrade"/>
        <w:tblW w:w="0" w:type="auto"/>
        <w:tblInd w:w="112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266"/>
      </w:tblGrid>
      <w:tr w:rsidR="00B4367C" w14:paraId="3ACB231B" w14:textId="77777777" w:rsidTr="00FC201B">
        <w:tc>
          <w:tcPr>
            <w:tcW w:w="7266" w:type="dxa"/>
          </w:tcPr>
          <w:p w14:paraId="5381EF6E" w14:textId="2D5DB3BC" w:rsidR="00B4367C" w:rsidRDefault="00B61C50" w:rsidP="00FC201B">
            <w:pPr>
              <w:pStyle w:val="TF-FIGURA"/>
              <w:spacing w:after="0"/>
              <w:rPr>
                <w:noProof/>
              </w:rPr>
            </w:pPr>
            <w:r w:rsidRPr="00C26C75">
              <w:rPr>
                <w:noProof/>
              </w:rPr>
              <w:drawing>
                <wp:inline distT="0" distB="0" distL="0" distR="0" wp14:anchorId="64BB6E54" wp14:editId="1AA0FEDA">
                  <wp:extent cx="4476750" cy="1924050"/>
                  <wp:effectExtent l="0" t="0" r="0" b="0"/>
                  <wp:docPr id="63" name="Imagem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0" cy="192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0E9BFA" w14:textId="77777777" w:rsidR="00B4367C" w:rsidRPr="00952801" w:rsidRDefault="00B4367C" w:rsidP="00B4367C">
      <w:pPr>
        <w:pStyle w:val="TF-FONTE"/>
      </w:pPr>
      <w:r w:rsidRPr="00952801">
        <w:t>Fonte: Bacca (2019).</w:t>
      </w:r>
    </w:p>
    <w:p w14:paraId="31827F24" w14:textId="77777777" w:rsidR="00B4367C" w:rsidRDefault="00B4367C" w:rsidP="00B4367C">
      <w:pPr>
        <w:pStyle w:val="TF-FONTE"/>
      </w:pPr>
    </w:p>
    <w:p w14:paraId="76546031" w14:textId="1A67DD74" w:rsidR="00B4367C" w:rsidRDefault="00B4367C" w:rsidP="00B4367C">
      <w:pPr>
        <w:pStyle w:val="TF-TEXTO"/>
      </w:pPr>
      <w:r>
        <w:rPr>
          <w:rStyle w:val="normaltextrun"/>
        </w:rPr>
        <w:t xml:space="preserve">Com a imagem realçada, </w:t>
      </w:r>
      <w:r w:rsidR="00B23FE9">
        <w:rPr>
          <w:rStyle w:val="normaltextrun"/>
        </w:rPr>
        <w:t xml:space="preserve">é </w:t>
      </w:r>
      <w:r>
        <w:rPr>
          <w:rStyle w:val="normaltextrun"/>
        </w:rPr>
        <w:t>realiz</w:t>
      </w:r>
      <w:r w:rsidR="00B23FE9">
        <w:rPr>
          <w:rStyle w:val="normaltextrun"/>
        </w:rPr>
        <w:t>ado</w:t>
      </w:r>
      <w:r>
        <w:rPr>
          <w:rStyle w:val="normaltextrun"/>
        </w:rPr>
        <w:t xml:space="preserve"> um corte, resultando numa região menor, que conterá a ilhota, facilitando sua segmentação. </w:t>
      </w:r>
      <w:commentRangeStart w:id="31"/>
      <w:r>
        <w:rPr>
          <w:rStyle w:val="normaltextrun"/>
        </w:rPr>
        <w:t>Segundo Bacca (2019) o perímetro da ilhota é definido utilizando o algoritmo </w:t>
      </w:r>
      <w:r>
        <w:rPr>
          <w:rStyle w:val="spellingerror"/>
          <w:rFonts w:ascii="Courier New" w:hAnsi="Courier New" w:cs="Courier New"/>
          <w:sz w:val="18"/>
          <w:szCs w:val="18"/>
        </w:rPr>
        <w:t>convexHull</w:t>
      </w:r>
      <w:r>
        <w:rPr>
          <w:rStyle w:val="normaltextrun"/>
        </w:rPr>
        <w:t>, que delimita os pontos mais extremos do contorno. Já o algoritmo </w:t>
      </w:r>
      <w:r>
        <w:rPr>
          <w:rStyle w:val="spellingerror"/>
          <w:rFonts w:ascii="Courier New" w:hAnsi="Courier New" w:cs="Courier New"/>
          <w:sz w:val="18"/>
          <w:szCs w:val="18"/>
        </w:rPr>
        <w:t>findContours</w:t>
      </w:r>
      <w:r>
        <w:rPr>
          <w:rStyle w:val="normaltextrun"/>
        </w:rPr>
        <w:t xml:space="preserve"> encontrará a maior região, que será considerada a ilhota. A circularidade da ilhota é definida através do algoritmo </w:t>
      </w:r>
      <w:r>
        <w:rPr>
          <w:rStyle w:val="spellingerror"/>
          <w:rFonts w:ascii="Courier New" w:hAnsi="Courier New" w:cs="Courier New"/>
          <w:sz w:val="18"/>
          <w:szCs w:val="18"/>
        </w:rPr>
        <w:t>convexHull</w:t>
      </w:r>
      <w:r>
        <w:rPr>
          <w:rStyle w:val="normaltextrun"/>
          <w:sz w:val="18"/>
          <w:szCs w:val="18"/>
        </w:rPr>
        <w:t xml:space="preserve"> </w:t>
      </w:r>
      <w:r>
        <w:rPr>
          <w:rStyle w:val="normaltextrun"/>
        </w:rPr>
        <w:t xml:space="preserve">e a área através da extração e conversão da escala presente na imagem original. Por fim, o perímetro é estabelecido pelo método </w:t>
      </w:r>
      <w:r>
        <w:rPr>
          <w:rStyle w:val="spellingerror"/>
          <w:rFonts w:ascii="Courier New" w:hAnsi="Courier New" w:cs="Courier New"/>
          <w:sz w:val="18"/>
          <w:szCs w:val="18"/>
        </w:rPr>
        <w:t>arcLenght</w:t>
      </w:r>
      <w:r>
        <w:rPr>
          <w:rStyle w:val="spellingerror"/>
          <w:sz w:val="18"/>
          <w:szCs w:val="18"/>
        </w:rPr>
        <w:t xml:space="preserve"> </w:t>
      </w:r>
      <w:commentRangeEnd w:id="31"/>
      <w:r w:rsidR="00172539">
        <w:rPr>
          <w:rStyle w:val="Refdecomentrio"/>
        </w:rPr>
        <w:commentReference w:id="31"/>
      </w:r>
      <w:r>
        <w:rPr>
          <w:rStyle w:val="spellingerror"/>
        </w:rPr>
        <w:t>(BACCA, 2019)</w:t>
      </w:r>
      <w:r>
        <w:rPr>
          <w:rStyle w:val="normaltextrun"/>
        </w:rPr>
        <w:t>.</w:t>
      </w:r>
      <w:r>
        <w:rPr>
          <w:rStyle w:val="eop"/>
        </w:rPr>
        <w:t> </w:t>
      </w:r>
    </w:p>
    <w:p w14:paraId="1DFB2905" w14:textId="77777777" w:rsidR="00B4367C" w:rsidRDefault="00B4367C" w:rsidP="00B4367C">
      <w:pPr>
        <w:pStyle w:val="TF-TEXTO"/>
      </w:pPr>
      <w:r>
        <w:rPr>
          <w:rStyle w:val="normaltextrun"/>
        </w:rPr>
        <w:t>Bacca (2019) destaca que a ferramenta utiliza dois valores para limiares que podem ser definidos pelo usuário, sendo que o resultado da segmentação depende muito destes valores. Ainda segundo o autor, utilizando os valores padrões nos limiares, 42% das imagens foram segmentadas corretamente. No entanto, o autor ressalta que regulando</w:t>
      </w:r>
      <w:r>
        <w:t xml:space="preserve"> </w:t>
      </w:r>
      <w:r>
        <w:rPr>
          <w:rStyle w:val="normaltextrun"/>
        </w:rPr>
        <w:t>os valores para cada imagem pode-se segmentar corretamente praticamente todas as ilhotas. Além disso, Bacca (2019) também aponta que se a segmentação da ilhota fosse bem sucedida, a extração da área, perímetro e circularidade ficaria facilitada, pois as características necessárias estariam bem definidas. No entanto, de acordo com Bacca (2019) a ferramenta depende de informações providas pelo usuário, e isso a torna pouco automatizada e dependente de um bom valor informado para se obter um bom resultado. Ainda segundo o autor, o ideal seria que a ferramenta não dependesse dos valores informados pelo usuário, e conseguisse defini-los por conta própria.</w:t>
      </w:r>
    </w:p>
    <w:p w14:paraId="476169FA" w14:textId="77777777" w:rsidR="00B4367C" w:rsidRPr="00D6298F" w:rsidRDefault="00B4367C" w:rsidP="00B4367C">
      <w:pPr>
        <w:pStyle w:val="Ttulo2"/>
        <w:spacing w:after="120" w:line="240" w:lineRule="auto"/>
        <w:rPr>
          <w:lang w:val="en-US"/>
        </w:rPr>
      </w:pPr>
      <w:r w:rsidRPr="00D6298F">
        <w:rPr>
          <w:lang w:val="en-US"/>
        </w:rPr>
        <w:t>AUTOMATED ANALYSIS OF MICROSCOPIC IMAGES OF ISOLATED PANCREATIC ISLETS</w:t>
      </w:r>
    </w:p>
    <w:p w14:paraId="7F2B6865" w14:textId="77777777" w:rsidR="00B4367C" w:rsidRDefault="00B4367C" w:rsidP="00B4367C">
      <w:pPr>
        <w:pStyle w:val="TF-TEXTO"/>
      </w:pPr>
      <w:r>
        <w:t xml:space="preserve">Habart </w:t>
      </w:r>
      <w:r>
        <w:rPr>
          <w:i/>
          <w:iCs/>
        </w:rPr>
        <w:t>et al</w:t>
      </w:r>
      <w:r>
        <w:t xml:space="preserve">. (2016) desenvolveram uma ferramenta para a contagem automatizada de ilhotas pancreáticas presentes em amostras usadas para transplante. Para isso, os autores desenvolveram dois algoritmos, o algoritmo treinável de ilhotas e o algoritmo não treinável de pureza. Inicialmente, o algoritmo das ilhotas corrige as diferenças de iluminação e configuração de câmera normalizando as imagens, assumindo que a cor mais presente é o fundo da imagem, convertendo o fundo para branco. A partir disso, o algoritmo utiliza uma floresta de decisão aleatória para criar um mapa de possibilidades das ilhotas baseados em pixels individuais, usando a cor RGB como </w:t>
      </w:r>
      <w:r>
        <w:lastRenderedPageBreak/>
        <w:t xml:space="preserve">característica. Por fim, a classificação entre ilhota e não-ilhota é feita utilizando o mapa de probabilidade empregado com uma regularização espacial utilizando </w:t>
      </w:r>
      <w:r>
        <w:rPr>
          <w:rStyle w:val="TF-COURIER10"/>
          <w:sz w:val="18"/>
          <w:szCs w:val="18"/>
        </w:rPr>
        <w:t>GraphCut</w:t>
      </w:r>
      <w:r>
        <w:rPr>
          <w:sz w:val="18"/>
          <w:szCs w:val="18"/>
        </w:rPr>
        <w:t xml:space="preserve"> </w:t>
      </w:r>
      <w:r>
        <w:t xml:space="preserve">(HABART </w:t>
      </w:r>
      <w:r>
        <w:rPr>
          <w:i/>
          <w:iCs/>
        </w:rPr>
        <w:t>et al.</w:t>
      </w:r>
      <w:r>
        <w:t>, 2016).</w:t>
      </w:r>
    </w:p>
    <w:p w14:paraId="3F50DCF5" w14:textId="77777777" w:rsidR="00B4367C" w:rsidRDefault="00B4367C" w:rsidP="00B4367C">
      <w:pPr>
        <w:pStyle w:val="TF-TEXTO"/>
      </w:pPr>
      <w:r>
        <w:t xml:space="preserve">De acordo com Habart </w:t>
      </w:r>
      <w:r>
        <w:rPr>
          <w:i/>
          <w:iCs/>
        </w:rPr>
        <w:t>et al</w:t>
      </w:r>
      <w:r>
        <w:t xml:space="preserve">. (2016) o segundo algoritmo calcula a pureza da amostra baseado em uma segmentação de três classes (ilhota, tecido exócrino e fundo) utilizando o algoritmo de clusterização </w:t>
      </w:r>
      <w:r>
        <w:rPr>
          <w:rStyle w:val="TF-COURIER10"/>
          <w:sz w:val="18"/>
          <w:szCs w:val="18"/>
        </w:rPr>
        <w:t>k-means</w:t>
      </w:r>
      <w:r>
        <w:t xml:space="preserve">, pois observou-se que a maior componente das imagens era o fundo. Já as ilhotas e o tecido exócrino eram facilmente distinguíveis por conta da sua coloração avermelhada e amarelada, respectivamente. Habart </w:t>
      </w:r>
      <w:r>
        <w:rPr>
          <w:i/>
          <w:iCs/>
        </w:rPr>
        <w:t>et al.</w:t>
      </w:r>
      <w:r>
        <w:t xml:space="preserve"> (2016) utilizaram valores de limiar determinados empiricamente utilizando um conjunto de imagens de pureza conhecida. Por fim, o valor da pureza da amostra é determinado calculando a razão entre a área total de ilhotas pancreáticas e a área de tecido exócrino. A Figura 2 apresenta imagens das ilhotas que foram usadas no trabalho (a-d), (e) mostra a segmentação manual das ilhotas presentes em (c), e em (f) é possível verificar a segmentação automática feita pela ferramenta.</w:t>
      </w:r>
    </w:p>
    <w:p w14:paraId="1C397CFF" w14:textId="77777777" w:rsidR="00B4367C" w:rsidRDefault="00B4367C" w:rsidP="00B4367C">
      <w:pPr>
        <w:pStyle w:val="TF-LEGENDA"/>
      </w:pPr>
      <w:r>
        <w:t>Figura 2 – Imagens das ilhotas e o resultado da segmentação</w:t>
      </w:r>
    </w:p>
    <w:tbl>
      <w:tblPr>
        <w:tblStyle w:val="Tabelacomgrade"/>
        <w:tblW w:w="0" w:type="auto"/>
        <w:jc w:val="center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0"/>
      </w:tblGrid>
      <w:tr w:rsidR="00B4367C" w14:paraId="29D7DE40" w14:textId="77777777" w:rsidTr="00FC201B">
        <w:trPr>
          <w:trHeight w:val="1984"/>
          <w:jc w:val="center"/>
        </w:trPr>
        <w:tc>
          <w:tcPr>
            <w:tcW w:w="7650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vAlign w:val="center"/>
            <w:hideMark/>
          </w:tcPr>
          <w:p w14:paraId="647CFBE1" w14:textId="7C9F3D7B" w:rsidR="00B4367C" w:rsidRDefault="00B61C50" w:rsidP="00FC201B">
            <w:pPr>
              <w:pStyle w:val="TF-TEXTOQUADRO"/>
              <w:jc w:val="center"/>
            </w:pPr>
            <w:r w:rsidRPr="00C26C75">
              <w:rPr>
                <w:noProof/>
              </w:rPr>
              <w:drawing>
                <wp:inline distT="0" distB="0" distL="0" distR="0" wp14:anchorId="1496036E" wp14:editId="353991E8">
                  <wp:extent cx="3105150" cy="1193800"/>
                  <wp:effectExtent l="0" t="0" r="0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6C75">
              <w:rPr>
                <w:noProof/>
              </w:rPr>
              <w:drawing>
                <wp:inline distT="0" distB="0" distL="0" distR="0" wp14:anchorId="72600657" wp14:editId="48FA8827">
                  <wp:extent cx="1549400" cy="1193800"/>
                  <wp:effectExtent l="0" t="0" r="0" b="0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154" r="5040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367C" w14:paraId="20BFD1C8" w14:textId="77777777" w:rsidTr="00FC201B">
        <w:trPr>
          <w:trHeight w:val="1992"/>
          <w:jc w:val="center"/>
        </w:trPr>
        <w:tc>
          <w:tcPr>
            <w:tcW w:w="765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760C39" w14:textId="01917CA1" w:rsidR="00B4367C" w:rsidRDefault="00B61C50" w:rsidP="00FC201B">
            <w:pPr>
              <w:pStyle w:val="TF-TEXTOQUADRO"/>
              <w:jc w:val="center"/>
            </w:pPr>
            <w:r w:rsidRPr="00C26C75">
              <w:rPr>
                <w:noProof/>
              </w:rPr>
              <w:drawing>
                <wp:inline distT="0" distB="0" distL="0" distR="0" wp14:anchorId="399185D5" wp14:editId="75B37B63">
                  <wp:extent cx="1549400" cy="1193800"/>
                  <wp:effectExtent l="0" t="0" r="0" b="0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404" t="33154" b="335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6C75">
              <w:rPr>
                <w:noProof/>
              </w:rPr>
              <w:drawing>
                <wp:inline distT="0" distB="0" distL="0" distR="0" wp14:anchorId="02D24416" wp14:editId="185D83B2">
                  <wp:extent cx="3105150" cy="1193800"/>
                  <wp:effectExtent l="0" t="0" r="0" b="0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5150" cy="1193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DFAEC8" w14:textId="77777777" w:rsidR="00B4367C" w:rsidRDefault="00B4367C" w:rsidP="00B4367C">
      <w:pPr>
        <w:pStyle w:val="TF-FONTE"/>
        <w:rPr>
          <w:noProof/>
        </w:rPr>
      </w:pPr>
      <w:r>
        <w:rPr>
          <w:noProof/>
        </w:rPr>
        <w:t xml:space="preserve">Fonte: Habart </w:t>
      </w:r>
      <w:r>
        <w:rPr>
          <w:i/>
          <w:iCs/>
          <w:noProof/>
        </w:rPr>
        <w:t>et al</w:t>
      </w:r>
      <w:r>
        <w:rPr>
          <w:noProof/>
        </w:rPr>
        <w:t>. (2016)</w:t>
      </w:r>
    </w:p>
    <w:p w14:paraId="154139A7" w14:textId="77777777" w:rsidR="00B4367C" w:rsidRDefault="00B4367C" w:rsidP="00B4367C">
      <w:pPr>
        <w:pStyle w:val="TF-FONTE"/>
      </w:pPr>
    </w:p>
    <w:p w14:paraId="024D6D0D" w14:textId="77777777" w:rsidR="00B4367C" w:rsidRDefault="00B4367C" w:rsidP="00B4367C">
      <w:pPr>
        <w:pStyle w:val="TF-TEXTO"/>
      </w:pPr>
      <w:r>
        <w:t xml:space="preserve">Habart </w:t>
      </w:r>
      <w:r>
        <w:rPr>
          <w:i/>
          <w:iCs/>
        </w:rPr>
        <w:t>et al</w:t>
      </w:r>
      <w:r>
        <w:t>. (2016) conseguiram realizar a segmentação das ilhotas e calcular a pureza da amostra com resultado compatível com o procedimento realizado manualmente por um operador especializado, mas a análise não foca nas ilhotas individualmente, e sim na qualidade do enxerto. Dessa forma, não extrai nenhuma informação a respeito da morfometria das ilhotas pancreáticas. Portanto, concluem que os algoritmos desenvolvidos ficam limitados ao cenário de análise de amostras para transplante, e não podem ser usados para avaliar a qualidade das ilhotas individualmente.</w:t>
      </w:r>
    </w:p>
    <w:p w14:paraId="6F5D33BB" w14:textId="77777777" w:rsidR="00B4367C" w:rsidRPr="00D6298F" w:rsidRDefault="00B4367C" w:rsidP="00B4367C">
      <w:pPr>
        <w:pStyle w:val="Ttulo2"/>
        <w:rPr>
          <w:lang w:val="en-US"/>
        </w:rPr>
      </w:pPr>
      <w:r w:rsidRPr="00D6298F">
        <w:rPr>
          <w:lang w:val="en-US"/>
        </w:rPr>
        <w:t>Automated recognition and quantification of pancreatic islets in Zucker diabetic fatty rats treated with exendin-4</w:t>
      </w:r>
    </w:p>
    <w:p w14:paraId="65968CFD" w14:textId="77777777" w:rsidR="00B4367C" w:rsidRDefault="00B4367C" w:rsidP="00B4367C">
      <w:pPr>
        <w:pStyle w:val="TF-TEXTO"/>
      </w:pPr>
      <w:r>
        <w:t xml:space="preserve">Kakimoto </w:t>
      </w:r>
      <w:r>
        <w:rPr>
          <w:i/>
          <w:iCs/>
        </w:rPr>
        <w:t>et al</w:t>
      </w:r>
      <w:r>
        <w:t>. (2012) demonstram a utilização de um software de reconhecimento de tecidos biológicos, para realizar a segmentação das ilhotas pancreáticas e analisar o efeito de um composto para o tratamento de diabetes, observando a área e a forma da ilhota. Segundo os autores, inicialmente as imagens de microscopia de pâncreas foram colorizadas com imuno-histoquímica e segmentadas manualmente com o software Image-Pro Plus, um trabalho laborioso e que consumiu muito tempo. A partir disso, utilizou-se o software treinável Tissue Studio para realizar a segmentação automática das ilhotas. O Tissue Studio é um software de processamento de imagens de tecidos biológicos em que é possível treiná-lo para o reconhecimento e segmentação de tecidos/células, sem que ele venha preparado de fábrica para esta utilização.</w:t>
      </w:r>
    </w:p>
    <w:p w14:paraId="5BABA0A6" w14:textId="77777777" w:rsidR="00B4367C" w:rsidRDefault="00B4367C" w:rsidP="00B4367C">
      <w:pPr>
        <w:pStyle w:val="TF-TEXTO"/>
      </w:pPr>
      <w:r>
        <w:t xml:space="preserve">Kakimoto </w:t>
      </w:r>
      <w:r>
        <w:rPr>
          <w:i/>
          <w:iCs/>
        </w:rPr>
        <w:t>et al.</w:t>
      </w:r>
      <w:r>
        <w:t xml:space="preserve"> (2012) utilizaram a ferramenta ‘composer training tool’ para treinar o programa para o reconhecimento da área das ilhotas após a segmentação, </w:t>
      </w:r>
      <w:commentRangeStart w:id="32"/>
      <w:r>
        <w:t>com a escala definida em 6</w:t>
      </w:r>
      <w:commentRangeEnd w:id="32"/>
      <w:r w:rsidR="006A2762">
        <w:rPr>
          <w:rStyle w:val="Refdecomentrio"/>
        </w:rPr>
        <w:commentReference w:id="32"/>
      </w:r>
      <w:r>
        <w:t>. A área imuno positiva foi quantificada utilizando a ferramenta ‘marker area detection tool’, com o limiar definido em 0,5.  Como pode ser visto na Figura 3, o software identifica pequenos pedaços na imagem e os classifica como ilhota pancreática (laranja), região insulino-positiva (amarelo), ou outra região pancreática qualquer (roxo). Após os ajustes, o programa foi capaz de identificar e segmentar estas regiões pancreáticas em lote.</w:t>
      </w:r>
    </w:p>
    <w:p w14:paraId="623ED8DE" w14:textId="77777777" w:rsidR="00B4367C" w:rsidRDefault="00B4367C" w:rsidP="00B4367C">
      <w:pPr>
        <w:pStyle w:val="TF-LEGENDA"/>
      </w:pPr>
      <w:r>
        <w:lastRenderedPageBreak/>
        <w:t>Figura 3 – Regiões segmentadas pelo software Tissue Studio após o treinamento</w:t>
      </w:r>
    </w:p>
    <w:tbl>
      <w:tblPr>
        <w:tblStyle w:val="Tabelacomgrade"/>
        <w:tblW w:w="0" w:type="auto"/>
        <w:tblInd w:w="279" w:type="dxa"/>
        <w:tblLook w:val="04A0" w:firstRow="1" w:lastRow="0" w:firstColumn="1" w:lastColumn="0" w:noHBand="0" w:noVBand="1"/>
      </w:tblPr>
      <w:tblGrid>
        <w:gridCol w:w="8647"/>
      </w:tblGrid>
      <w:tr w:rsidR="00B4367C" w14:paraId="08291CC9" w14:textId="77777777" w:rsidTr="00FC201B">
        <w:tc>
          <w:tcPr>
            <w:tcW w:w="8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12B150" w14:textId="2FE82096" w:rsidR="00B4367C" w:rsidRDefault="00B61C50" w:rsidP="00FC201B">
            <w:pPr>
              <w:pStyle w:val="TF-FIGURA"/>
              <w:rPr>
                <w:noProof/>
              </w:rPr>
            </w:pPr>
            <w:r w:rsidRPr="00C26C75">
              <w:rPr>
                <w:noProof/>
              </w:rPr>
              <w:drawing>
                <wp:inline distT="0" distB="0" distL="0" distR="0" wp14:anchorId="00331B50" wp14:editId="0F8301C8">
                  <wp:extent cx="2660650" cy="1187450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3392" b="333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C26C75">
              <w:rPr>
                <w:noProof/>
              </w:rPr>
              <w:drawing>
                <wp:inline distT="0" distB="0" distL="0" distR="0" wp14:anchorId="01743BC5" wp14:editId="10DEC901">
                  <wp:extent cx="2660650" cy="1187450"/>
                  <wp:effectExtent l="0" t="0" r="0" b="0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606" b="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0650" cy="1187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4212E1" w14:textId="77777777" w:rsidR="00B4367C" w:rsidRDefault="00B4367C" w:rsidP="00B4367C">
      <w:pPr>
        <w:pStyle w:val="TF-FONTE"/>
      </w:pPr>
      <w:r>
        <w:t xml:space="preserve">Fonte: Kakimoto </w:t>
      </w:r>
      <w:r>
        <w:rPr>
          <w:i/>
          <w:iCs/>
        </w:rPr>
        <w:t>et al</w:t>
      </w:r>
      <w:r>
        <w:t>. (2012)</w:t>
      </w:r>
    </w:p>
    <w:p w14:paraId="7DDAFCA1" w14:textId="77777777" w:rsidR="00B4367C" w:rsidRDefault="00B4367C" w:rsidP="00B4367C"/>
    <w:p w14:paraId="551AA3D9" w14:textId="3AF1379E" w:rsidR="00B4367C" w:rsidRDefault="00B4367C" w:rsidP="00B4367C">
      <w:pPr>
        <w:pStyle w:val="TF-TEXTO"/>
      </w:pPr>
      <w:r>
        <w:t xml:space="preserve">De acordo com Kakimoto </w:t>
      </w:r>
      <w:r>
        <w:rPr>
          <w:i/>
          <w:iCs/>
        </w:rPr>
        <w:t>et al</w:t>
      </w:r>
      <w:r>
        <w:t>. (2012), houve uma forte correlação entre as avaliações manuais e automáticas da área das ilhotas, validando o uso do método automático de quantificação. Com isso, os autores também foram capazes de analisar os efeitos no tamanho e formato das ilhotas, causados pelo composto exendin-4, demonstrando também, que é possível utilizar um método automático para avaliar a eficácia de novos medicamentos e drogas. Contudo, os autores tiveram um grande trabalho para criar as imagens para o treinamento do software, pois precisaram realizar a segmentação manualmente de cada ilhota em todas as imagens</w:t>
      </w:r>
      <w:r w:rsidR="00184119">
        <w:t xml:space="preserve"> para treinar o</w:t>
      </w:r>
      <w:r w:rsidR="0016169D">
        <w:t xml:space="preserve"> Tissue Studio</w:t>
      </w:r>
      <w:r>
        <w:t>.</w:t>
      </w:r>
    </w:p>
    <w:p w14:paraId="7A0CA34E" w14:textId="77777777" w:rsidR="00B4367C" w:rsidRDefault="00B4367C" w:rsidP="00B4367C">
      <w:pPr>
        <w:pStyle w:val="Ttulo1"/>
      </w:pPr>
      <w:bookmarkStart w:id="33" w:name="_Toc54164921"/>
      <w:bookmarkStart w:id="34" w:name="_Toc54165675"/>
      <w:bookmarkStart w:id="35" w:name="_Toc54169333"/>
      <w:bookmarkStart w:id="36" w:name="_Toc96347439"/>
      <w:bookmarkStart w:id="37" w:name="_Toc96357723"/>
      <w:bookmarkStart w:id="38" w:name="_Toc96491866"/>
      <w:bookmarkStart w:id="39" w:name="_Toc411603107"/>
      <w:bookmarkEnd w:id="29"/>
      <w:r>
        <w:t>proposta da ferramenta</w:t>
      </w:r>
    </w:p>
    <w:p w14:paraId="51E1E19E" w14:textId="77777777" w:rsidR="00B4367C" w:rsidRDefault="00B4367C" w:rsidP="00B4367C">
      <w:pPr>
        <w:pStyle w:val="TF-TEXTO"/>
      </w:pPr>
      <w:r>
        <w:t>A seguir é apresentada a justificativa para o desenvolvimento desse trabalho, os principais requisitos e a metodologia de desenvolvimento que será utilizada. Também são relacionados os assuntos e as fontes bibliográficas que irão fundamentar o estudo proposto.</w:t>
      </w:r>
    </w:p>
    <w:p w14:paraId="61995505" w14:textId="77777777" w:rsidR="00B4367C" w:rsidRDefault="00B4367C" w:rsidP="00B4367C">
      <w:pPr>
        <w:pStyle w:val="Ttulo2"/>
        <w:spacing w:after="120" w:line="240" w:lineRule="auto"/>
      </w:pPr>
      <w:bookmarkStart w:id="40" w:name="_Toc54164915"/>
      <w:bookmarkStart w:id="41" w:name="_Toc54165669"/>
      <w:bookmarkStart w:id="42" w:name="_Toc54169327"/>
      <w:bookmarkStart w:id="43" w:name="_Toc96347433"/>
      <w:bookmarkStart w:id="44" w:name="_Toc96357717"/>
      <w:bookmarkStart w:id="45" w:name="_Toc96491860"/>
      <w:bookmarkStart w:id="46" w:name="_Toc351015594"/>
      <w:r>
        <w:t>JUSTIFICATIVA</w:t>
      </w:r>
    </w:p>
    <w:p w14:paraId="525F8CDD" w14:textId="77777777" w:rsidR="00B4367C" w:rsidRDefault="00B4367C" w:rsidP="00B4367C">
      <w:pPr>
        <w:pStyle w:val="TF-TEXTO"/>
      </w:pPr>
      <w:r>
        <w:t>No Quadro 1 é apresentado um comparativo entre os trabalhos correlatos. As linhas representam as características e as colunas os trabalhos.</w:t>
      </w:r>
    </w:p>
    <w:p w14:paraId="36ABD147" w14:textId="77777777" w:rsidR="00B4367C" w:rsidRDefault="00B4367C" w:rsidP="00B4367C">
      <w:pPr>
        <w:pStyle w:val="TF-LEGENDA"/>
        <w:rPr>
          <w:sz w:val="24"/>
        </w:rPr>
      </w:pPr>
      <w:r>
        <w:t>Quadro 1 – Comparativo entre os trabalhos correlatos</w:t>
      </w:r>
    </w:p>
    <w:tbl>
      <w:tblPr>
        <w:tblW w:w="911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056"/>
        <w:gridCol w:w="1859"/>
        <w:gridCol w:w="1985"/>
        <w:gridCol w:w="2218"/>
      </w:tblGrid>
      <w:tr w:rsidR="00B4367C" w14:paraId="47557FD5" w14:textId="77777777" w:rsidTr="00FC201B">
        <w:trPr>
          <w:trHeight w:val="658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tl2br w:val="single" w:sz="4" w:space="0" w:color="auto"/>
            </w:tcBorders>
            <w:shd w:val="clear" w:color="auto" w:fill="A6A6A6"/>
            <w:vAlign w:val="center"/>
          </w:tcPr>
          <w:p w14:paraId="78886635" w14:textId="77777777" w:rsidR="00B4367C" w:rsidRDefault="00B4367C" w:rsidP="00FC201B">
            <w:pPr>
              <w:pStyle w:val="Pr-formataoHTML"/>
              <w:jc w:val="right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Trabalhos</w:t>
            </w:r>
          </w:p>
          <w:p w14:paraId="23C60228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</w:p>
          <w:p w14:paraId="7E4D7897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Características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7D1844AB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Kakimoto </w:t>
            </w:r>
            <w:r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270F523A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(2012)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11D24986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 xml:space="preserve">Habart </w:t>
            </w:r>
            <w:r>
              <w:rPr>
                <w:rFonts w:ascii="Times New Roman" w:hAnsi="Times New Roman" w:cs="Times New Roman"/>
                <w:i/>
                <w:iCs/>
                <w:color w:val="000000"/>
              </w:rPr>
              <w:t>et al.</w:t>
            </w:r>
          </w:p>
          <w:p w14:paraId="4B5B53F9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(2016)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14:paraId="09B15D70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Bacca</w:t>
            </w:r>
          </w:p>
          <w:p w14:paraId="745A4D54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(2019)</w:t>
            </w:r>
          </w:p>
        </w:tc>
      </w:tr>
      <w:tr w:rsidR="00B4367C" w14:paraId="361EA88E" w14:textId="77777777" w:rsidTr="00FC201B">
        <w:trPr>
          <w:trHeight w:val="660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5F302" w14:textId="77777777" w:rsidR="00B4367C" w:rsidRDefault="00B4367C" w:rsidP="00FC201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Características extraídas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186B66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Área da ilhota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DCC919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Volume e pureza das amostras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31BA1E5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Perímetro, área e circularidade da ilhota</w:t>
            </w:r>
          </w:p>
        </w:tc>
      </w:tr>
      <w:tr w:rsidR="00B4367C" w14:paraId="336218A1" w14:textId="77777777" w:rsidTr="00FC201B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352BAC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Processo de análise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FD94863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BAF52D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Automático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5C98E4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Semiautomático</w:t>
            </w:r>
          </w:p>
        </w:tc>
      </w:tr>
      <w:tr w:rsidR="00B4367C" w14:paraId="32F1FD51" w14:textId="77777777" w:rsidTr="00FC201B">
        <w:trPr>
          <w:trHeight w:val="377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579BFF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Técnicas utilizadas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878BB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Não especifica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0C5168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K-means, GraphCut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9BFAD2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Morfologia matemática</w:t>
            </w:r>
          </w:p>
        </w:tc>
      </w:tr>
      <w:tr w:rsidR="00B4367C" w14:paraId="4A924205" w14:textId="77777777" w:rsidTr="00FC201B">
        <w:trPr>
          <w:trHeight w:val="711"/>
        </w:trPr>
        <w:tc>
          <w:tcPr>
            <w:tcW w:w="3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8FDAA8" w14:textId="77777777" w:rsidR="00B4367C" w:rsidRDefault="00B4367C" w:rsidP="00FC201B">
            <w:pPr>
              <w:pStyle w:val="Pr-formataoHTML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Softwares de terceiros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4046C" w14:textId="77777777" w:rsidR="00B4367C" w:rsidRPr="00D6298F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D6298F">
              <w:rPr>
                <w:rFonts w:ascii="Times New Roman" w:hAnsi="Times New Roman" w:cs="Times New Roman"/>
                <w:color w:val="000000"/>
                <w:lang w:val="en-US"/>
              </w:rPr>
              <w:t>Tissue Studio, Image Pro-plus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EA6F37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ImageJ</w:t>
            </w:r>
          </w:p>
        </w:tc>
        <w:tc>
          <w:tcPr>
            <w:tcW w:w="22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B94B7F" w14:textId="77777777" w:rsidR="00B4367C" w:rsidRDefault="00B4367C" w:rsidP="00FC201B">
            <w:pPr>
              <w:pStyle w:val="Pr-formataoHTML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Não se aplica</w:t>
            </w:r>
          </w:p>
        </w:tc>
      </w:tr>
    </w:tbl>
    <w:p w14:paraId="67FB8F75" w14:textId="77777777" w:rsidR="00B4367C" w:rsidRDefault="00B4367C" w:rsidP="00B4367C">
      <w:pPr>
        <w:pStyle w:val="TF-FONTE"/>
      </w:pPr>
      <w:r>
        <w:t>Fonte: elaborado pelo autor.</w:t>
      </w:r>
    </w:p>
    <w:p w14:paraId="38BB6CF2" w14:textId="77777777" w:rsidR="00B4367C" w:rsidRDefault="00B4367C" w:rsidP="00B4367C"/>
    <w:p w14:paraId="094F59E8" w14:textId="4010AD54" w:rsidR="00B4367C" w:rsidRDefault="00B4367C" w:rsidP="00B4367C">
      <w:pPr>
        <w:pStyle w:val="TF-TEXTO"/>
      </w:pPr>
      <w:r>
        <w:t xml:space="preserve">Como descrito anteriormente, o trabalho de Kakimoto </w:t>
      </w:r>
      <w:r>
        <w:rPr>
          <w:i/>
          <w:iCs/>
        </w:rPr>
        <w:t>et al.</w:t>
      </w:r>
      <w:r>
        <w:t xml:space="preserve"> (2012) demonstra a utilização de um software de mercado, treinável, para realizar a segmentação das ilhotas pancreáticas automaticamente. O software não vem preparado para realizar este procedimento de fábrica, mas permite que seja treinado. </w:t>
      </w:r>
      <w:commentRangeStart w:id="47"/>
      <w:r>
        <w:t>Contudo,</w:t>
      </w:r>
      <w:commentRangeEnd w:id="47"/>
      <w:r w:rsidR="00012B50">
        <w:rPr>
          <w:rStyle w:val="Refdecomentrio"/>
        </w:rPr>
        <w:commentReference w:id="47"/>
      </w:r>
      <w:r>
        <w:t xml:space="preserve"> o processo de treinamento não é algo trivial, visto que o usuário do software precisa fornecer imagens para este treinamento, e o preparo destas imagens é </w:t>
      </w:r>
      <w:del w:id="48" w:author="Andreza Sartori" w:date="2020-10-23T19:24:00Z">
        <w:r w:rsidDel="00771CA6">
          <w:delText xml:space="preserve">algo </w:delText>
        </w:r>
      </w:del>
      <w:r>
        <w:t>manual</w:t>
      </w:r>
      <w:del w:id="49" w:author="Andreza Sartori" w:date="2020-10-21T21:26:00Z">
        <w:r w:rsidDel="001939C6">
          <w:delText>,</w:delText>
        </w:r>
      </w:del>
      <w:r>
        <w:t xml:space="preserve"> e que consome muito tempo, pois é necessário delimitar a borda das ilhotas individualmente</w:t>
      </w:r>
      <w:del w:id="50" w:author="Andreza Sartori" w:date="2020-10-21T21:26:00Z">
        <w:r w:rsidDel="001939C6">
          <w:delText>,</w:delText>
        </w:r>
      </w:del>
      <w:r>
        <w:t xml:space="preserve"> para que o programa aprenda a reconhecê-las. Usando as ferramentas disponibilizadas pelo software, os autores conseguiram treiná-lo para reconhecer, segmentar e calcular a área de ilhotas pancreáticas a partir de imagens de microscopia de pâncreas. Para demonstrar a utilidade de tal ferramenta, os autores fizeram o uso de um composto para o tratamento de diabetes e conseguiram notar mudanças na configuração e tamanho das ilhotas de organismos saudáveis, doentes e os que receberam o composto para tratamento, denotando um bom resultado da ferramenta, que era correspondente ao processo realizado de forma manual. O </w:t>
      </w:r>
      <w:commentRangeStart w:id="51"/>
      <w:r>
        <w:t xml:space="preserve">produto </w:t>
      </w:r>
      <w:del w:id="52" w:author="Andreza Sartori" w:date="2020-10-21T21:28:00Z">
        <w:r w:rsidDel="00CB0C49">
          <w:delText xml:space="preserve">final </w:delText>
        </w:r>
      </w:del>
      <w:commentRangeEnd w:id="51"/>
      <w:r w:rsidR="00CB0C49">
        <w:rPr>
          <w:rStyle w:val="Refdecomentrio"/>
        </w:rPr>
        <w:commentReference w:id="51"/>
      </w:r>
      <w:r>
        <w:t>realiza a segmentação de forma automática das ilhotas, mas para isso, demandou um grande trabalho manual dos usuários.</w:t>
      </w:r>
    </w:p>
    <w:p w14:paraId="4438D287" w14:textId="77777777" w:rsidR="00B4367C" w:rsidRDefault="00B4367C" w:rsidP="00B4367C">
      <w:pPr>
        <w:pStyle w:val="TF-TEXTO"/>
      </w:pPr>
      <w:r>
        <w:t xml:space="preserve">O trabalho de Habart </w:t>
      </w:r>
      <w:r>
        <w:rPr>
          <w:i/>
          <w:iCs/>
        </w:rPr>
        <w:t>et al.</w:t>
      </w:r>
      <w:r>
        <w:t xml:space="preserve"> (2016) foca num cenário diferente, buscando avaliar a qualidade de enxertos de ilhotas pancreáticas que serão utilizadas para transplante, como tratamento para a diabetes. Para automatizar esta tarefa, os pesquisadores desenvolveram algoritmos de aprendizado de máquina para reconhecer as ilhotas </w:t>
      </w:r>
      <w:r>
        <w:lastRenderedPageBreak/>
        <w:t>presentes nas amostras dos enxertos, realizar a contagem de ilhotas e determinar a pureza da amostra. Os algoritmos obtiveram um resultado correspondente ao procedimento realizado de forma manual, o que proporciona uma automatização do processo e maior rapidez. Porém, os algoritmos analisam amostras contendo diversas ilhotas em uma única imagem, e por isso, não trazem informações a respeito das ilhotas em si, mas sim, da amostra.</w:t>
      </w:r>
    </w:p>
    <w:p w14:paraId="52F15631" w14:textId="77777777" w:rsidR="00B4367C" w:rsidRDefault="00B4367C" w:rsidP="00B4367C">
      <w:pPr>
        <w:pStyle w:val="TF-TEXTO"/>
      </w:pPr>
      <w:r>
        <w:t>A ferramenta desenvolvida por Bacca (2019) foca na morfometria de ilhotas individuais, trazendo as características morfométricas da ilhota. Nesta ferramenta, o usuário carrega uma imagem de microscopia de pâncreas, contendo uma ilhota pancreática, e informa dois valores para o programa utilizar como limiares, uma parte do processo de identificação da ilhota. Caso os valores tenham sido eficientes para a segmentação da ilhota, o programa devolve a ilhota com seus contornos demarcados, e traz o valor do perímetro, área e circularidade da ilhota, baseados em uma escala que deve estar presente na imagem original. Apesar de trazer informações relevantes a respeito da ilhota, a ferramenta depende muito dos valores iniciais informados pelo usuário, e mesmo que a segmentação tenha sido automatizada, o usuário ainda precisa testar valores para obter a melhor segmentação da ilhota.</w:t>
      </w:r>
    </w:p>
    <w:p w14:paraId="0F8464C7" w14:textId="2282F840" w:rsidR="00B4367C" w:rsidRPr="0074156E" w:rsidRDefault="00B4367C" w:rsidP="00B4367C">
      <w:pPr>
        <w:pStyle w:val="TF-TEXTO"/>
      </w:pPr>
      <w:r w:rsidRPr="00EF44D1">
        <w:t xml:space="preserve">Contudo, a partir do Quadro 1 pode-se perceber que os trabalhos de Kakimoto </w:t>
      </w:r>
      <w:r w:rsidRPr="00EF44D1">
        <w:rPr>
          <w:i/>
          <w:iCs/>
        </w:rPr>
        <w:t>et al.</w:t>
      </w:r>
      <w:r w:rsidRPr="00EF44D1">
        <w:t xml:space="preserve"> (2012) e Habart </w:t>
      </w:r>
      <w:r w:rsidRPr="00EF44D1">
        <w:rPr>
          <w:i/>
          <w:iCs/>
        </w:rPr>
        <w:t>et al.</w:t>
      </w:r>
      <w:r w:rsidRPr="00EF44D1">
        <w:t xml:space="preserve"> (2016) realiza</w:t>
      </w:r>
      <w:r>
        <w:t>m</w:t>
      </w:r>
      <w:r w:rsidRPr="00EF44D1">
        <w:t xml:space="preserve"> o processo de detecção das ilhotas pancreáticas de forma automática, enquanto Bacca (2019) apresenta uma ferramenta semiautomática. Os trabalhos de Bacca (2019) e Kakimoto </w:t>
      </w:r>
      <w:r w:rsidRPr="00EF44D1">
        <w:rPr>
          <w:i/>
          <w:iCs/>
        </w:rPr>
        <w:t>et al.</w:t>
      </w:r>
      <w:r w:rsidRPr="00EF44D1">
        <w:t xml:space="preserve"> (2012) focam em trazer informações das ilhotas em si, enquanto Habart </w:t>
      </w:r>
      <w:r w:rsidRPr="00EF44D1">
        <w:rPr>
          <w:i/>
          <w:iCs/>
        </w:rPr>
        <w:t>et al.</w:t>
      </w:r>
      <w:r w:rsidRPr="00EF44D1">
        <w:t xml:space="preserve"> (2016) analisa</w:t>
      </w:r>
      <w:r>
        <w:t>m</w:t>
      </w:r>
      <w:r w:rsidRPr="00EF44D1">
        <w:t xml:space="preserve"> a amostra como um todo. Habart </w:t>
      </w:r>
      <w:r w:rsidRPr="00EF44D1">
        <w:rPr>
          <w:i/>
          <w:iCs/>
        </w:rPr>
        <w:t>et al.</w:t>
      </w:r>
      <w:r w:rsidRPr="00EF44D1">
        <w:t xml:space="preserve"> (2016) us</w:t>
      </w:r>
      <w:r>
        <w:t>aram</w:t>
      </w:r>
      <w:r w:rsidRPr="00EF44D1">
        <w:t xml:space="preserve"> </w:t>
      </w:r>
      <w:r w:rsidRPr="00EF44D1">
        <w:rPr>
          <w:color w:val="000000"/>
        </w:rPr>
        <w:t xml:space="preserve">K-means e GraphCut, e Bacca (2019) utilizou morfologia matemática, enquanto Kakimoto </w:t>
      </w:r>
      <w:r w:rsidRPr="00EF44D1">
        <w:rPr>
          <w:i/>
          <w:iCs/>
          <w:color w:val="000000"/>
        </w:rPr>
        <w:t>et al.</w:t>
      </w:r>
      <w:r w:rsidRPr="00EF44D1">
        <w:rPr>
          <w:color w:val="000000"/>
        </w:rPr>
        <w:t xml:space="preserve"> (2012) utilizaram um software de </w:t>
      </w:r>
      <w:r w:rsidR="00390232" w:rsidRPr="00EF44D1">
        <w:rPr>
          <w:color w:val="000000"/>
        </w:rPr>
        <w:t>terceiros</w:t>
      </w:r>
      <w:r w:rsidR="00390232">
        <w:rPr>
          <w:color w:val="000000"/>
        </w:rPr>
        <w:t>,</w:t>
      </w:r>
      <w:r w:rsidRPr="00EF44D1">
        <w:rPr>
          <w:color w:val="000000"/>
        </w:rPr>
        <w:t xml:space="preserve"> cuja técnica não foi informada. Além disso, </w:t>
      </w:r>
      <w:r w:rsidRPr="00EF44D1">
        <w:t xml:space="preserve">Kakimoto </w:t>
      </w:r>
      <w:r w:rsidRPr="00EF44D1">
        <w:rPr>
          <w:i/>
          <w:iCs/>
        </w:rPr>
        <w:t>et al.</w:t>
      </w:r>
      <w:r w:rsidRPr="00EF44D1">
        <w:t xml:space="preserve"> (2012) e Habart </w:t>
      </w:r>
      <w:r w:rsidRPr="00EF44D1">
        <w:rPr>
          <w:i/>
          <w:iCs/>
        </w:rPr>
        <w:t>et al.</w:t>
      </w:r>
      <w:r w:rsidRPr="00EF44D1">
        <w:t xml:space="preserve"> (2016)</w:t>
      </w:r>
      <w:r>
        <w:t xml:space="preserve"> precisaram utilizar softwares de processamento de imagens para preparar as imagens.</w:t>
      </w:r>
    </w:p>
    <w:p w14:paraId="651AEB00" w14:textId="68CB741E" w:rsidR="00B4367C" w:rsidRDefault="00B4367C" w:rsidP="00B4367C">
      <w:pPr>
        <w:pStyle w:val="TF-TEXTO"/>
      </w:pPr>
      <w:r>
        <w:t xml:space="preserve">Os trabalhos descritos utilizam programas de processamento de imagens que servem para muitas coisas e não especificamente </w:t>
      </w:r>
      <w:ins w:id="53" w:author="Andreza Sartori" w:date="2020-10-23T19:34:00Z">
        <w:r w:rsidR="00342CF6">
          <w:t xml:space="preserve">para </w:t>
        </w:r>
      </w:ins>
      <w:r>
        <w:t>a análise morfométrica das ilhotas</w:t>
      </w:r>
      <w:ins w:id="54" w:author="Andreza Sartori" w:date="2020-10-23T19:34:00Z">
        <w:r w:rsidR="00342CF6">
          <w:t>.</w:t>
        </w:r>
      </w:ins>
      <w:del w:id="55" w:author="Andreza Sartori" w:date="2020-10-23T19:34:00Z">
        <w:r w:rsidDel="00342CF6">
          <w:delText>,</w:delText>
        </w:r>
      </w:del>
      <w:r>
        <w:t xml:space="preserve"> </w:t>
      </w:r>
      <w:del w:id="56" w:author="Andreza Sartori" w:date="2020-10-23T19:34:00Z">
        <w:r w:rsidDel="00342CF6">
          <w:delText>n</w:delText>
        </w:r>
      </w:del>
      <w:ins w:id="57" w:author="Andreza Sartori" w:date="2020-10-23T19:34:00Z">
        <w:r w:rsidR="00342CF6">
          <w:t>N</w:t>
        </w:r>
      </w:ins>
      <w:r>
        <w:t>ecessitam de procedimentos ou configurações manuais, ou valores providos pelo usuário, sendo assim, nenhum deles realiza a tarefa de forma automática. Dessa forma, este trabalho propõe disponibilizar uma ferramenta que realize a segmentação das ilhotas de forma automática, e informe as características mormofétricas da ilhota analisada, sendo elas, a área e a circularidade da ilhota. Espera-se que o seu resultado corresponda aos procedimentos realizados manualmente, e que a ela agilize o processo da análise das ilhotas, podendo ser uma alternativa a falta de mão de obra e maquinários de análise laboratorial especializada.</w:t>
      </w:r>
    </w:p>
    <w:p w14:paraId="54B64E7E" w14:textId="77777777" w:rsidR="00B4367C" w:rsidRDefault="00B4367C" w:rsidP="00B4367C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40"/>
      <w:bookmarkEnd w:id="41"/>
      <w:bookmarkEnd w:id="42"/>
      <w:bookmarkEnd w:id="43"/>
      <w:bookmarkEnd w:id="44"/>
      <w:bookmarkEnd w:id="45"/>
      <w:bookmarkEnd w:id="46"/>
    </w:p>
    <w:p w14:paraId="70EE1C66" w14:textId="77777777" w:rsidR="00B4367C" w:rsidRDefault="00B4367C" w:rsidP="00B4367C">
      <w:pPr>
        <w:pStyle w:val="TF-TEXTO"/>
      </w:pPr>
      <w:r>
        <w:t>A ferramenta a ser desenvolvida deverá:</w:t>
      </w:r>
    </w:p>
    <w:p w14:paraId="79C47315" w14:textId="77777777" w:rsidR="00B4367C" w:rsidRDefault="00B4367C" w:rsidP="00386A97">
      <w:pPr>
        <w:pStyle w:val="TF-ALNEA"/>
        <w:numPr>
          <w:ilvl w:val="0"/>
          <w:numId w:val="28"/>
        </w:numPr>
      </w:pPr>
      <w:r>
        <w:t>permitir ao usuário carregar imagens a serem analisadas (Requisito funcional – RF);</w:t>
      </w:r>
    </w:p>
    <w:p w14:paraId="007FDA8E" w14:textId="77777777" w:rsidR="00B4367C" w:rsidRDefault="00B4367C" w:rsidP="00B4367C">
      <w:pPr>
        <w:pStyle w:val="TF-ALNEA"/>
        <w:numPr>
          <w:ilvl w:val="0"/>
          <w:numId w:val="5"/>
        </w:numPr>
      </w:pPr>
      <w:r>
        <w:t>realizar o realce e melhoramento das imagens (ruídos, distorções e problemas de iluminação) utilizando técnicas processamento de imagens (RF);</w:t>
      </w:r>
    </w:p>
    <w:p w14:paraId="43F018AE" w14:textId="77777777" w:rsidR="00B4367C" w:rsidRDefault="00B4367C" w:rsidP="00B4367C">
      <w:pPr>
        <w:pStyle w:val="TF-ALNEA"/>
        <w:numPr>
          <w:ilvl w:val="0"/>
          <w:numId w:val="5"/>
        </w:numPr>
      </w:pPr>
      <w:r>
        <w:t>utilizar técnicas de aprendizado de máquina para a detecção das ilhotas (RF); </w:t>
      </w:r>
    </w:p>
    <w:p w14:paraId="6CEFB3A9" w14:textId="77777777" w:rsidR="00B4367C" w:rsidRDefault="00B4367C" w:rsidP="00B4367C">
      <w:pPr>
        <w:pStyle w:val="TF-ALNEA"/>
        <w:numPr>
          <w:ilvl w:val="0"/>
          <w:numId w:val="5"/>
        </w:numPr>
      </w:pPr>
      <w:r>
        <w:t>estabelecer medidas morfométricas (área, perímetro e circularidade) das ilhotas segmentadas (RF);</w:t>
      </w:r>
    </w:p>
    <w:p w14:paraId="42CC47A4" w14:textId="77777777" w:rsidR="00B4367C" w:rsidRDefault="00B4367C" w:rsidP="00B4367C">
      <w:pPr>
        <w:pStyle w:val="TF-ALNEA"/>
        <w:numPr>
          <w:ilvl w:val="0"/>
          <w:numId w:val="5"/>
        </w:numPr>
      </w:pPr>
      <w:r>
        <w:t>permitir ao usu</w:t>
      </w:r>
      <w:r w:rsidRPr="00A05B0E">
        <w:t>ário visualizar as detecções e medidas encontradas independente do composto reativo utilizado (RF);</w:t>
      </w:r>
      <w:r>
        <w:t> </w:t>
      </w:r>
    </w:p>
    <w:p w14:paraId="31E53220" w14:textId="77777777" w:rsidR="00B4367C" w:rsidRDefault="00B4367C" w:rsidP="00B4367C">
      <w:pPr>
        <w:pStyle w:val="TF-ALNEA"/>
        <w:numPr>
          <w:ilvl w:val="0"/>
          <w:numId w:val="5"/>
        </w:numPr>
      </w:pPr>
      <w:r>
        <w:t>ser desenvolvida na linguagem de programação Python (Requisito não funcional – RNF);</w:t>
      </w:r>
    </w:p>
    <w:p w14:paraId="40C0BD68" w14:textId="77777777" w:rsidR="00B4367C" w:rsidRDefault="00B4367C" w:rsidP="00B4367C">
      <w:pPr>
        <w:pStyle w:val="TF-ALNEA"/>
        <w:numPr>
          <w:ilvl w:val="0"/>
          <w:numId w:val="5"/>
        </w:numPr>
      </w:pPr>
      <w:r>
        <w:t>ser desenvolvida para a plataforma Windows (RNF);</w:t>
      </w:r>
    </w:p>
    <w:p w14:paraId="3D2F1912" w14:textId="77777777" w:rsidR="00B4367C" w:rsidRDefault="00B4367C" w:rsidP="00B4367C">
      <w:pPr>
        <w:pStyle w:val="TF-ALNEA"/>
        <w:numPr>
          <w:ilvl w:val="0"/>
          <w:numId w:val="5"/>
        </w:numPr>
      </w:pPr>
      <w:r>
        <w:t>utilizar as bibliotecas OpenCV para o processamento de imagens e TensorFlow para o aprendizado de máquina (RNF);</w:t>
      </w:r>
    </w:p>
    <w:p w14:paraId="52E19CA8" w14:textId="77777777" w:rsidR="00B4367C" w:rsidRDefault="00B4367C" w:rsidP="00B4367C">
      <w:pPr>
        <w:pStyle w:val="TF-ALNEA"/>
        <w:numPr>
          <w:ilvl w:val="0"/>
          <w:numId w:val="5"/>
        </w:numPr>
      </w:pPr>
      <w:r>
        <w:t>ser capaz de realizar a análise em um tempo máximo de 1 minuto (RNF).</w:t>
      </w:r>
    </w:p>
    <w:p w14:paraId="3443C00F" w14:textId="77777777" w:rsidR="00B4367C" w:rsidRDefault="00B4367C" w:rsidP="00B4367C">
      <w:pPr>
        <w:pStyle w:val="Ttulo2"/>
        <w:spacing w:after="120" w:line="240" w:lineRule="auto"/>
      </w:pPr>
      <w:r>
        <w:t>METODOLOGIA</w:t>
      </w:r>
    </w:p>
    <w:p w14:paraId="262BCFED" w14:textId="77777777" w:rsidR="00B4367C" w:rsidRDefault="00B4367C" w:rsidP="00B4367C">
      <w:pPr>
        <w:pStyle w:val="TF-TEXTO"/>
      </w:pPr>
      <w:r>
        <w:t>O trabalho será desenvolvido observando as seguintes etapas:</w:t>
      </w:r>
    </w:p>
    <w:p w14:paraId="79D46DB8" w14:textId="77777777" w:rsidR="00B4367C" w:rsidRDefault="00B4367C" w:rsidP="00E61BB7">
      <w:pPr>
        <w:pStyle w:val="TF-ALNEA"/>
        <w:numPr>
          <w:ilvl w:val="0"/>
          <w:numId w:val="27"/>
        </w:numPr>
      </w:pPr>
      <w:r>
        <w:t>levantamento bibliográfico: pesquisar e estudar sobre pâncreas, diabetes, ilhotas pancreáticas e suas características morfométricas, aprendizado de máquina, processamento de imagens</w:t>
      </w:r>
      <w:r w:rsidRPr="00E61BB7">
        <w:rPr>
          <w:iCs/>
        </w:rPr>
        <w:t xml:space="preserve"> </w:t>
      </w:r>
      <w:r>
        <w:t>e trabalhos correlatos;</w:t>
      </w:r>
    </w:p>
    <w:p w14:paraId="658215A4" w14:textId="4F649421" w:rsidR="00B4367C" w:rsidRDefault="00B4367C" w:rsidP="00B4367C">
      <w:pPr>
        <w:pStyle w:val="TF-ALNEA"/>
        <w:numPr>
          <w:ilvl w:val="0"/>
          <w:numId w:val="5"/>
        </w:numPr>
      </w:pPr>
      <w:r>
        <w:t>criação da base de imagens: juntar imagens de microscopia de pâncreas contendo ilhotas pancreáticas em tamanho adequado para a análise da sua morfometria. Estas imagens serão utilizadas para o treinamento e validação da ferramenta</w:t>
      </w:r>
      <w:ins w:id="58" w:author="Andreza Sartori" w:date="2020-10-23T19:50:00Z">
        <w:r w:rsidR="00AC2A6A">
          <w:t>.</w:t>
        </w:r>
      </w:ins>
      <w:del w:id="59" w:author="Andreza Sartori" w:date="2020-10-23T19:50:00Z">
        <w:r w:rsidDel="00AC2A6A">
          <w:delText>,</w:delText>
        </w:r>
      </w:del>
      <w:r>
        <w:t xml:space="preserve"> </w:t>
      </w:r>
      <w:del w:id="60" w:author="Andreza Sartori" w:date="2020-10-23T19:50:00Z">
        <w:r w:rsidDel="00AC2A6A">
          <w:delText>q</w:delText>
        </w:r>
      </w:del>
      <w:ins w:id="61" w:author="Andreza Sartori" w:date="2020-10-23T19:50:00Z">
        <w:r w:rsidR="00AC2A6A">
          <w:t>Q</w:t>
        </w:r>
      </w:ins>
      <w:r>
        <w:t>uanto mais imagens forem utilizadas, melhores devem ser os resultados, portanto, a busca por estas imagens pode se estender durante todo o desenvolvimento do trabalho;</w:t>
      </w:r>
    </w:p>
    <w:p w14:paraId="4A8520B3" w14:textId="77777777" w:rsidR="00B4367C" w:rsidRDefault="00B4367C" w:rsidP="00B4367C">
      <w:pPr>
        <w:pStyle w:val="TF-ALNEA"/>
        <w:numPr>
          <w:ilvl w:val="0"/>
          <w:numId w:val="5"/>
        </w:numPr>
      </w:pPr>
      <w:r>
        <w:t>rotulação das imagens coletadas: rotular as imagens que serão utilizadas, permitindo assim que o algoritmo possa ter sua assertividade testada;</w:t>
      </w:r>
    </w:p>
    <w:p w14:paraId="704450FC" w14:textId="77777777" w:rsidR="00B4367C" w:rsidRDefault="00B4367C" w:rsidP="00B4367C">
      <w:pPr>
        <w:pStyle w:val="TF-ALNEA"/>
        <w:numPr>
          <w:ilvl w:val="0"/>
          <w:numId w:val="5"/>
        </w:numPr>
      </w:pPr>
      <w:r>
        <w:t xml:space="preserve">pesquisa e escolha do algoritmo de segmentação: pesquisar os principais algoritmos de segmentação </w:t>
      </w:r>
      <w:r>
        <w:lastRenderedPageBreak/>
        <w:t>e detecção de objetos, escolhendo o adequado para o desenvolvimento do trabalho;</w:t>
      </w:r>
    </w:p>
    <w:p w14:paraId="07E3CB36" w14:textId="77777777" w:rsidR="00B4367C" w:rsidRDefault="00B4367C" w:rsidP="00B4367C">
      <w:pPr>
        <w:pStyle w:val="TF-ALNEA"/>
        <w:numPr>
          <w:ilvl w:val="0"/>
          <w:numId w:val="5"/>
        </w:numPr>
      </w:pPr>
      <w:r>
        <w:t>levantamento de formas para extrair medidas morfométricas: pesquisar métodos utilizados para extrair/estabelecer medidas a partir de imagens;</w:t>
      </w:r>
    </w:p>
    <w:p w14:paraId="48F78D3D" w14:textId="77777777" w:rsidR="00B4367C" w:rsidRDefault="00B4367C" w:rsidP="00B4367C">
      <w:pPr>
        <w:pStyle w:val="TF-ALNEA"/>
        <w:numPr>
          <w:ilvl w:val="0"/>
          <w:numId w:val="5"/>
        </w:numPr>
      </w:pPr>
      <w:r>
        <w:t>implementação da ferramenta: utilizando as imagens obtidas (a), baseado no conhecimento levantado nos itens (d) e (e) desenvolver a ferramenta para a análise morfométrica de ilhotas pancreáticas;</w:t>
      </w:r>
    </w:p>
    <w:p w14:paraId="5BF246F5" w14:textId="77777777" w:rsidR="00B4367C" w:rsidRDefault="00B4367C" w:rsidP="00B4367C">
      <w:pPr>
        <w:pStyle w:val="TF-ALNEA"/>
        <w:numPr>
          <w:ilvl w:val="0"/>
          <w:numId w:val="5"/>
        </w:numPr>
      </w:pPr>
      <w:r>
        <w:t xml:space="preserve">testes: </w:t>
      </w:r>
      <w:r w:rsidRPr="008D5BB7">
        <w:t xml:space="preserve">realizar testes em conjunto com especialistas, os quais fornecerão </w:t>
      </w:r>
      <w:r>
        <w:t>parte d</w:t>
      </w:r>
      <w:r w:rsidRPr="008D5BB7">
        <w:t xml:space="preserve">as imagens que </w:t>
      </w:r>
      <w:r>
        <w:t>irão compor a base de dados</w:t>
      </w:r>
      <w:r w:rsidRPr="008D5BB7">
        <w:t>, analisando o seu grau de satisfação e a taxa de acerto em relação ao processo manual</w:t>
      </w:r>
      <w:r>
        <w:t>.</w:t>
      </w:r>
    </w:p>
    <w:p w14:paraId="7899111F" w14:textId="77777777" w:rsidR="00B4367C" w:rsidRDefault="00B4367C" w:rsidP="00B4367C">
      <w:pPr>
        <w:pStyle w:val="TF-TEXTO"/>
      </w:pPr>
      <w:r>
        <w:t>As etapas serão realizadas nos períodos relacionados no Quadro 2.</w:t>
      </w:r>
    </w:p>
    <w:p w14:paraId="2332D696" w14:textId="77777777" w:rsidR="00B4367C" w:rsidRDefault="00B4367C" w:rsidP="00B4367C">
      <w:pPr>
        <w:pStyle w:val="TF-LEGENDA"/>
      </w:pPr>
      <w:bookmarkStart w:id="62" w:name="_Ref98650273"/>
      <w:r>
        <w:t xml:space="preserve">Quadro </w:t>
      </w:r>
      <w:bookmarkEnd w:id="62"/>
      <w:r>
        <w:t>2 – Cronograma de atividades a serem desenvolvidas</w:t>
      </w:r>
    </w:p>
    <w:tbl>
      <w:tblPr>
        <w:tblW w:w="90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4A0" w:firstRow="1" w:lastRow="0" w:firstColumn="1" w:lastColumn="0" w:noHBand="0" w:noVBand="1"/>
      </w:tblPr>
      <w:tblGrid>
        <w:gridCol w:w="6166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B4367C" w14:paraId="589F5F02" w14:textId="77777777" w:rsidTr="00FC201B">
        <w:trPr>
          <w:cantSplit/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05F09F0" w14:textId="77777777" w:rsidR="00B4367C" w:rsidRDefault="00B4367C" w:rsidP="00FC201B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90D270A" w14:textId="77777777" w:rsidR="00B4367C" w:rsidRDefault="00B4367C" w:rsidP="00FC201B">
            <w:pPr>
              <w:pStyle w:val="TF-TEXTOQUADROCentralizado"/>
            </w:pPr>
            <w:r>
              <w:t>2020</w:t>
            </w:r>
          </w:p>
        </w:tc>
      </w:tr>
      <w:tr w:rsidR="00B4367C" w14:paraId="01A46A4E" w14:textId="77777777" w:rsidTr="00FC201B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750CA84A" w14:textId="77777777" w:rsidR="00B4367C" w:rsidRDefault="00B4367C" w:rsidP="00FC201B">
            <w:pPr>
              <w:pStyle w:val="TF-TEXTOQUADRO"/>
            </w:pPr>
          </w:p>
        </w:tc>
        <w:tc>
          <w:tcPr>
            <w:tcW w:w="5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01A1138D" w14:textId="77777777" w:rsidR="00B4367C" w:rsidRDefault="00B4367C" w:rsidP="00FC201B">
            <w:pPr>
              <w:pStyle w:val="TF-TEXTOQUADROCentralizado"/>
            </w:pPr>
            <w:r>
              <w:t>fev.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77B4A8" w14:textId="77777777" w:rsidR="00B4367C" w:rsidRDefault="00B4367C" w:rsidP="00FC201B">
            <w:pPr>
              <w:pStyle w:val="TF-TEXTOQUADROCentralizado"/>
            </w:pPr>
            <w:r>
              <w:t>mar.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A5A5FDB" w14:textId="77777777" w:rsidR="00B4367C" w:rsidRDefault="00B4367C" w:rsidP="00FC201B">
            <w:pPr>
              <w:pStyle w:val="TF-TEXTOQUADROCentralizado"/>
            </w:pPr>
            <w:r>
              <w:t>abr.</w:t>
            </w:r>
          </w:p>
        </w:tc>
        <w:tc>
          <w:tcPr>
            <w:tcW w:w="5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81C3D32" w14:textId="77777777" w:rsidR="00B4367C" w:rsidRDefault="00B4367C" w:rsidP="00FC201B">
            <w:pPr>
              <w:pStyle w:val="TF-TEXTOQUADROCentralizado"/>
            </w:pPr>
            <w:r>
              <w:t>maio</w:t>
            </w:r>
          </w:p>
        </w:tc>
        <w:tc>
          <w:tcPr>
            <w:tcW w:w="57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648739" w14:textId="77777777" w:rsidR="00B4367C" w:rsidRDefault="00B4367C" w:rsidP="00FC201B">
            <w:pPr>
              <w:pStyle w:val="TF-TEXTOQUADROCentralizado"/>
            </w:pPr>
            <w:r>
              <w:t>jun.</w:t>
            </w:r>
          </w:p>
        </w:tc>
      </w:tr>
      <w:tr w:rsidR="00B4367C" w14:paraId="7296233A" w14:textId="77777777" w:rsidTr="00FC201B">
        <w:trPr>
          <w:cantSplit/>
          <w:jc w:val="center"/>
        </w:trPr>
        <w:tc>
          <w:tcPr>
            <w:tcW w:w="61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B8EE896" w14:textId="77777777" w:rsidR="00B4367C" w:rsidRDefault="00B4367C" w:rsidP="00FC201B">
            <w:pPr>
              <w:pStyle w:val="TF-TEXTOQUADRO"/>
            </w:pPr>
            <w:r>
              <w:t>etapas / quinzenas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7D8973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6F0EE6A4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9B30C47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4EACC72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4EB20449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E5B3A51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2CD8E814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184C1904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3A686873" w14:textId="77777777" w:rsidR="00B4367C" w:rsidRDefault="00B4367C" w:rsidP="00FC201B">
            <w:pPr>
              <w:pStyle w:val="TF-TEXTOQUADROCentralizado"/>
            </w:pPr>
            <w:r>
              <w:t>1</w:t>
            </w: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  <w:hideMark/>
          </w:tcPr>
          <w:p w14:paraId="527BCDE1" w14:textId="77777777" w:rsidR="00B4367C" w:rsidRDefault="00B4367C" w:rsidP="00FC201B">
            <w:pPr>
              <w:pStyle w:val="TF-TEXTOQUADROCentralizado"/>
            </w:pPr>
            <w:r>
              <w:t>2</w:t>
            </w:r>
          </w:p>
        </w:tc>
      </w:tr>
      <w:tr w:rsidR="00B4367C" w14:paraId="42DD0BAA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256E5" w14:textId="77777777" w:rsidR="00B4367C" w:rsidRDefault="00B4367C" w:rsidP="00FC201B">
            <w:pPr>
              <w:pStyle w:val="TF-TEXTOQUADRO"/>
            </w:pPr>
            <w:r>
              <w:t>levantamento bibliográfico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C352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071031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A8FAFD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58BC7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21AE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0E363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33F0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53E2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EB6A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15BD7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2D0F0625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55A51" w14:textId="77777777" w:rsidR="00B4367C" w:rsidRDefault="00B4367C" w:rsidP="00FC201B">
            <w:pPr>
              <w:pStyle w:val="TF-TEXTOQUADRO"/>
              <w:rPr>
                <w:bCs/>
              </w:rPr>
            </w:pPr>
            <w:r>
              <w:t>criação da base de imagens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69BF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08F6B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1BEEA57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D4EF39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8E4B40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8DAB91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9FBBE0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9B643D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054C65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A363A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6F445A22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B8053" w14:textId="77777777" w:rsidR="00B4367C" w:rsidRDefault="00B4367C" w:rsidP="00FC201B">
            <w:pPr>
              <w:pStyle w:val="TF-TEXTOQUADRO"/>
            </w:pPr>
            <w:r>
              <w:t>rotulação das imagens coletadas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6C38D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928B211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94418B4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474AC1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AFC0F5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2E5034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6BB74A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07673B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B433AC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1EC56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3873CD83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42C1B7" w14:textId="77777777" w:rsidR="00B4367C" w:rsidRDefault="00B4367C" w:rsidP="00FC201B">
            <w:pPr>
              <w:pStyle w:val="TF-TEXTOQUADRO"/>
            </w:pPr>
            <w:r>
              <w:t>pesquisa e escolha do algoritmo de segmentação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E4A9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07D2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5DD9256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43D95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6A2B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E4AB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406E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8770C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DBDFA1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1EECEB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54D65C28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FE1C5" w14:textId="77777777" w:rsidR="00B4367C" w:rsidRDefault="00B4367C" w:rsidP="00FC201B">
            <w:pPr>
              <w:pStyle w:val="TF-TEXTOQUADRO"/>
            </w:pPr>
            <w:r>
              <w:t>levantamento de formas para extrair medidas morfométricas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31D7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5AE78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2EF4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D91A39F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73EF32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502609B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740DA72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E0933D6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2166C37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23ACB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67A61438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A5647" w14:textId="77777777" w:rsidR="00B4367C" w:rsidRDefault="00B4367C" w:rsidP="00FC201B">
            <w:pPr>
              <w:pStyle w:val="TF-TEXTOQUADRO"/>
            </w:pPr>
            <w:r>
              <w:t>implementação da ferramenta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CC346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C3A5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A9EA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1516A7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B6D7BB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42310A2E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6E605E9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21A164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3DD4B36D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42116" w14:textId="77777777" w:rsidR="00B4367C" w:rsidRDefault="00B4367C" w:rsidP="00FC201B">
            <w:pPr>
              <w:pStyle w:val="TF-TEXTOQUADROCentralizado"/>
            </w:pPr>
          </w:p>
        </w:tc>
      </w:tr>
      <w:tr w:rsidR="00B4367C" w14:paraId="6B080F02" w14:textId="77777777" w:rsidTr="00FC201B">
        <w:trPr>
          <w:jc w:val="center"/>
        </w:trPr>
        <w:tc>
          <w:tcPr>
            <w:tcW w:w="6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629044" w14:textId="77777777" w:rsidR="00B4367C" w:rsidRDefault="00B4367C" w:rsidP="00FC201B">
            <w:pPr>
              <w:pStyle w:val="TF-TEXTOQUADRO"/>
            </w:pPr>
            <w:r>
              <w:t>testes</w:t>
            </w:r>
          </w:p>
        </w:tc>
        <w:tc>
          <w:tcPr>
            <w:tcW w:w="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57E7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03A38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9664A3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FA970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5B3420ED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79E00C05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33A198C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06F2E1E9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6A6A6"/>
          </w:tcPr>
          <w:p w14:paraId="2ED15727" w14:textId="77777777" w:rsidR="00B4367C" w:rsidRDefault="00B4367C" w:rsidP="00FC201B">
            <w:pPr>
              <w:pStyle w:val="TF-TEXTOQUADROCentralizado"/>
            </w:pPr>
          </w:p>
        </w:tc>
        <w:tc>
          <w:tcPr>
            <w:tcW w:w="2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92CCA" w14:textId="77777777" w:rsidR="00B4367C" w:rsidRDefault="00B4367C" w:rsidP="00FC201B">
            <w:pPr>
              <w:pStyle w:val="TF-TEXTOQUADROCentralizado"/>
            </w:pPr>
          </w:p>
        </w:tc>
      </w:tr>
    </w:tbl>
    <w:p w14:paraId="2F34A076" w14:textId="77777777" w:rsidR="00B4367C" w:rsidRDefault="00B4367C" w:rsidP="00B4367C">
      <w:pPr>
        <w:pStyle w:val="TF-FONTE"/>
      </w:pPr>
      <w:r>
        <w:t>Fonte: elaborado pelo autor.</w:t>
      </w:r>
    </w:p>
    <w:p w14:paraId="10FC9587" w14:textId="77777777" w:rsidR="00B4367C" w:rsidRDefault="00B4367C" w:rsidP="00B4367C">
      <w:pPr>
        <w:pStyle w:val="Ttulo1"/>
      </w:pPr>
      <w:r>
        <w:t>REVISÃO BIBLIOGRÁFICA</w:t>
      </w:r>
    </w:p>
    <w:p w14:paraId="45011A88" w14:textId="77777777" w:rsidR="00B4367C" w:rsidRDefault="00B4367C" w:rsidP="00B4367C">
      <w:pPr>
        <w:pStyle w:val="TF-TEXTO"/>
      </w:pPr>
      <w:r>
        <w:t>Este capítulo descreve brevemente sobre os assuntos que fundamentarão o estudo a ser</w:t>
      </w:r>
      <w:r>
        <w:br/>
        <w:t xml:space="preserve">realizado: ilhotas pancreáticas, processamento de imagens e visão computacional e, detecção de objetos. </w:t>
      </w:r>
    </w:p>
    <w:p w14:paraId="5663BFFA" w14:textId="77777777" w:rsidR="00B4367C" w:rsidRDefault="00B4367C" w:rsidP="00B4367C">
      <w:pPr>
        <w:pStyle w:val="TF-TEXTO"/>
      </w:pPr>
      <w:r>
        <w:t>Conforme Magalhães (2020), o pâncreas é uma glândula com função exócrina e endócrina. A porção exócrina, que compreende cerca de 98% do tecido pancreático, é formada pelos ácinos pancreáticos, que secretam as enzimas digestivas que auxiliam no processo de </w:t>
      </w:r>
      <w:r w:rsidRPr="002D3BF4">
        <w:rPr>
          <w:color w:val="000000"/>
        </w:rPr>
        <w:t>digestão, fazendo com que</w:t>
      </w:r>
      <w:r>
        <w:t xml:space="preserve"> as moléculas grandes de carboidratos, proteínas e gorduras possam ser quebradas em pedaços menores para seguir até o intestino. A porção endócrina é formada pelas ilhotas pancreáticas (ou ilhotas de Langerhans), dispostas de forma irregular pelo pâncreas, possuem células especializadas que secretam os hormônios glucagon, insulina e somatostatina, que atuam na regulação dos níveis glicêmicos; o glucagon estimula o fígado a liberar mais glicose para a corrente sanguínea, elevando o nível glicêmico, enquanto a insulina estimula a absorção da glicose pelas células, diminuindo sua concentração no sangue, e a somatostatina inibe a produção destes dois hormônios (CARMO, 2020).</w:t>
      </w:r>
    </w:p>
    <w:p w14:paraId="4BC8BB3A" w14:textId="77777777" w:rsidR="00B4367C" w:rsidRDefault="00B4367C" w:rsidP="00B4367C">
      <w:pPr>
        <w:pStyle w:val="TF-TEXTO"/>
      </w:pPr>
      <w:r>
        <w:t>A visão computacional é uma área da inteligência artificial focada em fazer com que a máquina seja capaz de detectar e extrair informações de imagens, de forma semelhante a habilidade humana de enxergar. Suas aplicações se tornam cada vez mais comuns e alguns exemplos são: classificação de imagens, detecção de objetos, segmentação, edição e geração de imagens (SOUZA, 2020). É presente também na medicina, para diagnóstico assistido por computador, por exemplo. Neste cenário, o processo de visão computacional pode ser divido em duas etapas principais. A primeira etapa consiste no processamento da imagem para realce e segmentação, em que a segmentação é a subdivisão da imagem em partes ou objetos que a constituem, utilizando propriedades da imagem como avaliação dos níveis de cinza procurando linhas, bordas, limiares e fronteiras entre os elementos da imagem, ou busca entre regiões com características similares. A segmentação resultará numa região de interesse, ou um conjunto de objetos que descrevem a imagem. Métodos de pré-processamento podem ser utilizados para aumentar a efetividade do processamento da imagem, como filtros para remoção de ruídos, aumento do contraste da imagem, equalização de histograma, dentre outros. A segunda etapa do processo de diagnóstico assistido por computador consiste na quantificação das características da imagem, estas características podem ser compreensíveis para o observador humano comum, como tamanho, forma, contraste, quantidade ou qualquer outro atributo que seja relevante para o problema; após extraí-los, um especialista pode analisar as informações. Contudo, os atributos também podem ser baseados em fórmulas matemáticas que são compreensíveis somente pela máquina, neste caso, o computador que analisa as informações extraídas e pode providenciar um diagnóstico (MARQUES, 2001).</w:t>
      </w:r>
    </w:p>
    <w:p w14:paraId="6EC37F00" w14:textId="13E6CFA1" w:rsidR="00B4367C" w:rsidRDefault="00B4367C" w:rsidP="00B4367C">
      <w:pPr>
        <w:pStyle w:val="TF-TEXTO"/>
      </w:pPr>
      <w:r w:rsidRPr="00701507">
        <w:t xml:space="preserve">Brownlee (2019) descreve detecção de objetos, como a tarefa conjunta de encontrar </w:t>
      </w:r>
      <w:r>
        <w:t>u</w:t>
      </w:r>
      <w:r w:rsidRPr="00701507">
        <w:t xml:space="preserve">m objeto específico em uma imagem digital, desenhar uma caixa delimitadora ao seu redor e classificar o objeto em uma determinada categoria. Segundo o autor, </w:t>
      </w:r>
      <w:r>
        <w:t xml:space="preserve">existem duas famílias de algoritmos para realizar </w:t>
      </w:r>
      <w:r w:rsidRPr="00701507">
        <w:t>essa tarefa</w:t>
      </w:r>
      <w:r>
        <w:t>,</w:t>
      </w:r>
      <w:r w:rsidRPr="00701507">
        <w:t xml:space="preserve"> </w:t>
      </w:r>
      <w:r>
        <w:t xml:space="preserve">a primeira delas seria a família do modelo </w:t>
      </w:r>
      <w:r w:rsidRPr="003A0510">
        <w:t>Region-based Convolutional Neural Networks</w:t>
      </w:r>
      <w:r>
        <w:t xml:space="preserve"> (R-CNN), em que os algoritmos são</w:t>
      </w:r>
      <w:r w:rsidRPr="00701507">
        <w:t xml:space="preserve"> baseados em </w:t>
      </w:r>
      <w:r w:rsidRPr="003A0510">
        <w:t>Convolutional Neural Networks</w:t>
      </w:r>
      <w:r w:rsidRPr="00701507">
        <w:t xml:space="preserve"> (CNN), como o R-CNN, Fast R-CNN e Faster R-CNN</w:t>
      </w:r>
      <w:r>
        <w:t xml:space="preserve">. Brownlee (2019) </w:t>
      </w:r>
      <w:r>
        <w:lastRenderedPageBreak/>
        <w:t>explica que</w:t>
      </w:r>
      <w:r w:rsidRPr="00701507">
        <w:t xml:space="preserve"> </w:t>
      </w:r>
      <w:r>
        <w:t>nesta abordagem, primeiro a imagem é carregada, são extraídas regiões descritoras, as características são computadas, e por fim, as regiões são classificadas</w:t>
      </w:r>
      <w:r w:rsidR="00E24D5E">
        <w:t>. O</w:t>
      </w:r>
      <w:r>
        <w:t xml:space="preserve"> autor afirma também, que esta abordagem, apesar de precisa, pode ser lenta, e as variações </w:t>
      </w:r>
      <w:r w:rsidRPr="00701507">
        <w:t>Fast R-CNN e Faster R-CNN</w:t>
      </w:r>
      <w:r>
        <w:t xml:space="preserve"> procuram alcançar uma performance maior. Segundo Brownlee (2019), a segunda família de algoritmos é</w:t>
      </w:r>
      <w:r w:rsidRPr="00701507">
        <w:t xml:space="preserve"> </w:t>
      </w:r>
      <w:r>
        <w:t xml:space="preserve">a </w:t>
      </w:r>
      <w:r w:rsidRPr="00701507">
        <w:t>YOLO</w:t>
      </w:r>
      <w:r>
        <w:t xml:space="preserve"> (You Only Look Once)</w:t>
      </w:r>
      <w:r w:rsidRPr="00701507">
        <w:t>,</w:t>
      </w:r>
      <w:r>
        <w:t xml:space="preserve"> esta abordagem envolve uma única rede neural, treinada de ponta a ponta, que a partir de uma imagem, prediz caixas delimitadoras e classifica cada uma delas. Segundo Brownlee (2019),</w:t>
      </w:r>
      <w:r w:rsidRPr="00701507">
        <w:t xml:space="preserve"> </w:t>
      </w:r>
      <w:r>
        <w:t>apesar</w:t>
      </w:r>
      <w:r w:rsidRPr="00701507">
        <w:t xml:space="preserve"> </w:t>
      </w:r>
      <w:r>
        <w:t xml:space="preserve">de ser </w:t>
      </w:r>
      <w:r w:rsidRPr="00701507">
        <w:t>menos precis</w:t>
      </w:r>
      <w:r>
        <w:t>a,</w:t>
      </w:r>
      <w:r w:rsidRPr="00701507">
        <w:t xml:space="preserve"> que algoritmos como o Faster R-CNN, </w:t>
      </w:r>
      <w:r>
        <w:t xml:space="preserve">o YOLO </w:t>
      </w:r>
      <w:r w:rsidRPr="00701507">
        <w:t>possui uma performance muito alta, conseguindo fazer a detecção de 45 quadros por segundo</w:t>
      </w:r>
      <w:r>
        <w:t xml:space="preserve">, sendo mais </w:t>
      </w:r>
      <w:r w:rsidRPr="00806D65">
        <w:t>voltada</w:t>
      </w:r>
      <w:r>
        <w:t xml:space="preserve"> para execução em tempo real</w:t>
      </w:r>
      <w:r w:rsidRPr="00701507">
        <w:t>.</w:t>
      </w:r>
    </w:p>
    <w:p w14:paraId="5CEC2885" w14:textId="77777777" w:rsidR="00B4367C" w:rsidRDefault="00B4367C" w:rsidP="00B4367C">
      <w:pPr>
        <w:pStyle w:val="TF-refernciasbibliogrficasTTULO"/>
      </w:pPr>
      <w:bookmarkStart w:id="63" w:name="_Toc351015602"/>
      <w:bookmarkEnd w:id="33"/>
      <w:bookmarkEnd w:id="34"/>
      <w:bookmarkEnd w:id="35"/>
      <w:bookmarkEnd w:id="36"/>
      <w:bookmarkEnd w:id="37"/>
      <w:bookmarkEnd w:id="38"/>
      <w:bookmarkEnd w:id="39"/>
      <w:r>
        <w:t>Referências</w:t>
      </w:r>
      <w:bookmarkEnd w:id="63"/>
    </w:p>
    <w:p w14:paraId="6ADB6A87" w14:textId="77777777" w:rsidR="00B4367C" w:rsidRDefault="00B4367C" w:rsidP="00B4367C">
      <w:pPr>
        <w:pStyle w:val="TF-REFERNCIASITEM0"/>
      </w:pPr>
      <w:r>
        <w:t xml:space="preserve">ALMEIDA, Aline S. </w:t>
      </w:r>
      <w:r>
        <w:rPr>
          <w:b/>
        </w:rPr>
        <w:t>Análise Morfométrica e funcional do Pâncreas de Camundongos Infectados com Trypanosoma cruzi na fase crônica</w:t>
      </w:r>
      <w:r>
        <w:t>. 2007. 143 f. Dissertação (Mestrado em Nutrição) - Universidade Federal do Rio Grande do Norte, Natal.</w:t>
      </w:r>
    </w:p>
    <w:p w14:paraId="7E92B2AD" w14:textId="77777777" w:rsidR="00B4367C" w:rsidRDefault="00B4367C" w:rsidP="00B4367C">
      <w:pPr>
        <w:pStyle w:val="TF-REFERNCIASITEM0"/>
      </w:pPr>
      <w:r>
        <w:t xml:space="preserve">BACCA, Guilerme D. R. </w:t>
      </w:r>
      <w:commentRangeStart w:id="64"/>
      <w:r w:rsidRPr="00AF785A">
        <w:rPr>
          <w:b/>
        </w:rPr>
        <w:t xml:space="preserve">VONCELL: UM PROTÓTIPO </w:t>
      </w:r>
      <w:commentRangeEnd w:id="64"/>
      <w:r w:rsidR="00BC088D">
        <w:rPr>
          <w:rStyle w:val="Refdecomentrio"/>
        </w:rPr>
        <w:commentReference w:id="64"/>
      </w:r>
      <w:r w:rsidRPr="00AF785A">
        <w:rPr>
          <w:b/>
        </w:rPr>
        <w:t>PARA ANÁLISE MORFOMÉTRICA DE ILHOTAS PANCREÁTICAS</w:t>
      </w:r>
      <w:r w:rsidRPr="00AF785A">
        <w:t>. 2019. Trabalho de Conclusão de Curso (Bacharelado em Ciência da Computação) - Centro de Ciências Exatas e Naturais, Universidade Regional de Blumenau, Blumenau.</w:t>
      </w:r>
    </w:p>
    <w:p w14:paraId="5CDD9DF1" w14:textId="53734B49" w:rsidR="00B4367C" w:rsidRPr="002F7AC3" w:rsidRDefault="00B4367C" w:rsidP="00B4367C">
      <w:pPr>
        <w:pStyle w:val="TF-REFERNCIASITEM0"/>
        <w:rPr>
          <w:b/>
          <w:bCs/>
        </w:rPr>
      </w:pPr>
      <w:r w:rsidRPr="00D6298F">
        <w:rPr>
          <w:lang w:val="en-US"/>
        </w:rPr>
        <w:t xml:space="preserve">BROWNLEE, Jason. </w:t>
      </w:r>
      <w:r w:rsidRPr="00D6298F">
        <w:rPr>
          <w:b/>
          <w:bCs/>
          <w:lang w:val="en-US"/>
        </w:rPr>
        <w:t xml:space="preserve">A Gentle Introduction to Object Recognition With Deep Learning. </w:t>
      </w:r>
      <w:r w:rsidRPr="00D6298F">
        <w:rPr>
          <w:lang w:val="en-US"/>
        </w:rPr>
        <w:t xml:space="preserve">Machine learning mastery, 2020. https://machinelearningmastery.com/object-recognition-with-deep-learning/. </w:t>
      </w:r>
      <w:r>
        <w:t>Acesso em: 11 out. 2020.</w:t>
      </w:r>
    </w:p>
    <w:p w14:paraId="3D011392" w14:textId="77777777" w:rsidR="00B4367C" w:rsidRPr="00AF785A" w:rsidRDefault="00B4367C" w:rsidP="00B4367C">
      <w:pPr>
        <w:pStyle w:val="TF-REFERNCIASITEM0"/>
      </w:pPr>
      <w:r w:rsidRPr="00AF785A">
        <w:t xml:space="preserve">CARMO, L. </w:t>
      </w:r>
      <w:r w:rsidRPr="00AF785A">
        <w:rPr>
          <w:b/>
          <w:bCs/>
        </w:rPr>
        <w:t>Histologia do pâncreas</w:t>
      </w:r>
      <w:r w:rsidRPr="00AF785A">
        <w:t>. Disponível em &lt;https://www.kenhub.com/pt/library/anatomia/histologia-do-pancreas&gt;. Acesso em 11 out. 2020.</w:t>
      </w:r>
    </w:p>
    <w:p w14:paraId="6D58ACE4" w14:textId="77777777" w:rsidR="00B4367C" w:rsidRPr="00D6298F" w:rsidRDefault="00B4367C" w:rsidP="00B4367C">
      <w:pPr>
        <w:pStyle w:val="TF-REFERNCIASITEM0"/>
      </w:pPr>
      <w:r w:rsidRPr="00AF785A">
        <w:t xml:space="preserve">FEDERAÇÃO INTERNACIONAL DA DIABETES. </w:t>
      </w:r>
      <w:r w:rsidRPr="00AF785A">
        <w:rPr>
          <w:b/>
          <w:bCs/>
        </w:rPr>
        <w:t>IDF Diabetes Atlas Ninth Edition 2019</w:t>
      </w:r>
      <w:r w:rsidRPr="00AF785A">
        <w:t xml:space="preserve">. 2019. Disponível em: &lt; https://idf.org/e-library/epidemiology-research/diabetes-atlas/159-idf-diabetes-atlas-ninth-edition-2019.html&gt;. </w:t>
      </w:r>
      <w:r w:rsidRPr="00D6298F">
        <w:t>Acesso em 03 out. 2020.</w:t>
      </w:r>
    </w:p>
    <w:p w14:paraId="7DED9365" w14:textId="77777777" w:rsidR="00B4367C" w:rsidRPr="00AF785A" w:rsidRDefault="00B4367C" w:rsidP="00B4367C">
      <w:pPr>
        <w:pStyle w:val="TF-REFERNCIASITEM0"/>
        <w:rPr>
          <w:lang w:val="en-US"/>
        </w:rPr>
      </w:pPr>
      <w:r w:rsidRPr="00AF785A">
        <w:t>HABART</w:t>
      </w:r>
      <w:commentRangeStart w:id="65"/>
      <w:r w:rsidRPr="00AF785A">
        <w:t>, David; ŠVIHLÍK, Jan; SCHIER, Jan; CAHOVÁ, Monika; GIRMAN, Peter; ZACHAROVOVÁ, Klára; BERKOVÁ, Zuzana; KŘÍŽ, Jan</w:t>
      </w:r>
      <w:commentRangeEnd w:id="65"/>
      <w:r w:rsidR="00C51D09">
        <w:rPr>
          <w:rStyle w:val="Refdecomentrio"/>
        </w:rPr>
        <w:commentReference w:id="65"/>
      </w:r>
      <w:r w:rsidRPr="00AF785A">
        <w:t>; FABRYOVÁ, Eva; KOSINOVÁ, Lucie; PAPÁČKOVÁ, Zuzana; KYBIC, Jan; SAUDEK, František</w:t>
      </w:r>
      <w:r w:rsidRPr="00D6298F">
        <w:t xml:space="preserve">. </w:t>
      </w:r>
      <w:r w:rsidRPr="00D6298F">
        <w:rPr>
          <w:lang w:val="en-US"/>
        </w:rPr>
        <w:t>Automated Analysis of Microscopic Images of Isolated Pancreatic Islets. </w:t>
      </w:r>
      <w:r w:rsidRPr="00D6298F">
        <w:rPr>
          <w:b/>
          <w:bCs/>
          <w:lang w:val="en-US"/>
        </w:rPr>
        <w:t>Cell Transplantation</w:t>
      </w:r>
      <w:r w:rsidRPr="00D6298F">
        <w:rPr>
          <w:lang w:val="en-US"/>
        </w:rPr>
        <w:t>, [S.L.], v. 25, n. 12, p. 2145-2156, dez. 2016. SAGE Publications. http://dx.doi.org/10.3727/096368916x692005.</w:t>
      </w:r>
    </w:p>
    <w:p w14:paraId="1E3C918A" w14:textId="77777777" w:rsidR="00B4367C" w:rsidRPr="00AF785A" w:rsidRDefault="00B4367C" w:rsidP="00B4367C">
      <w:pPr>
        <w:pStyle w:val="TF-REFERNCIASITEM0"/>
      </w:pPr>
      <w:r w:rsidRPr="00D6298F">
        <w:rPr>
          <w:lang w:val="en-US"/>
        </w:rPr>
        <w:t>KAKIMOTO, Tetsuhiro; KIMATA, Hirotaka; IWASAKI, Satoshi; FUKUNARI, Atsushi; UTSUMI, Hiroyuki. Automated recognition and quantification of pancreatic islets in Zucker diabetic fatty rats treated with exendin-4. </w:t>
      </w:r>
      <w:r w:rsidRPr="00D6298F">
        <w:rPr>
          <w:b/>
          <w:bCs/>
          <w:lang w:val="en-US"/>
        </w:rPr>
        <w:t>Journal Of Endocrinology</w:t>
      </w:r>
      <w:r w:rsidRPr="00D6298F">
        <w:rPr>
          <w:lang w:val="en-US"/>
        </w:rPr>
        <w:t xml:space="preserve">, [S.L.], v. 216, n. 1, p. 13-20, 22 out. 2012. Bioscientifica. </w:t>
      </w:r>
      <w:r w:rsidR="00B66466">
        <w:fldChar w:fldCharType="begin"/>
      </w:r>
      <w:r w:rsidR="00B66466" w:rsidRPr="00771CA6">
        <w:rPr>
          <w:lang w:val="en-US"/>
          <w:rPrChange w:id="66" w:author="Andreza Sartori" w:date="2020-10-23T19:24:00Z">
            <w:rPr/>
          </w:rPrChange>
        </w:rPr>
        <w:instrText xml:space="preserve"> HYPERLINK "http://dx.doi.org/10.1530/joe-12-0456" </w:instrText>
      </w:r>
      <w:r w:rsidR="00B66466">
        <w:fldChar w:fldCharType="separate"/>
      </w:r>
      <w:r w:rsidRPr="00AF785A">
        <w:rPr>
          <w:rStyle w:val="Hyperlink"/>
          <w:color w:val="000000"/>
          <w:u w:val="none"/>
        </w:rPr>
        <w:t>http://dx.doi.org/10.1530/joe-12-0456</w:t>
      </w:r>
      <w:r w:rsidR="00B66466">
        <w:rPr>
          <w:rStyle w:val="Hyperlink"/>
          <w:color w:val="000000"/>
          <w:u w:val="none"/>
        </w:rPr>
        <w:fldChar w:fldCharType="end"/>
      </w:r>
      <w:r w:rsidRPr="00AF785A">
        <w:t>.</w:t>
      </w:r>
    </w:p>
    <w:p w14:paraId="14A81AC0" w14:textId="77777777" w:rsidR="00B4367C" w:rsidRPr="00AF785A" w:rsidRDefault="00B4367C" w:rsidP="00B4367C">
      <w:pPr>
        <w:pStyle w:val="TF-REFERNCIASITEM0"/>
      </w:pPr>
      <w:r w:rsidRPr="00AF785A">
        <w:t xml:space="preserve">LEMOS, Licyanne I. C. </w:t>
      </w:r>
      <w:commentRangeStart w:id="67"/>
      <w:r w:rsidRPr="00AF785A">
        <w:rPr>
          <w:b/>
        </w:rPr>
        <w:t>AVALIAÇÃO DOS EFEITOS DO EXTRATO ALLIUM CEPA L. E SULFÓXIDO DE S-METILCISTEÍNA EM RAT</w:t>
      </w:r>
      <w:commentRangeEnd w:id="67"/>
      <w:r w:rsidR="00BC088D">
        <w:rPr>
          <w:rStyle w:val="Refdecomentrio"/>
        </w:rPr>
        <w:commentReference w:id="67"/>
      </w:r>
      <w:r w:rsidRPr="00AF785A">
        <w:rPr>
          <w:b/>
        </w:rPr>
        <w:t>OS DIABÉTICOS INDUZIDOS POR ESTREPTOZOTOCINA</w:t>
      </w:r>
      <w:r w:rsidRPr="00AF785A">
        <w:t>. 2018. 49 f. Tese (Mestrado em Patologia Clínica) - Universidade Federal do Triângulo Mineiro, Uberaba.</w:t>
      </w:r>
    </w:p>
    <w:p w14:paraId="1016F365" w14:textId="77777777" w:rsidR="00B4367C" w:rsidRDefault="00B4367C" w:rsidP="00B4367C">
      <w:pPr>
        <w:pStyle w:val="TF-REFERNCIASITEM0"/>
      </w:pPr>
      <w:r w:rsidRPr="00AF785A">
        <w:t xml:space="preserve">MAGALHÃES, L. </w:t>
      </w:r>
      <w:r w:rsidRPr="00AF785A">
        <w:rPr>
          <w:b/>
        </w:rPr>
        <w:t>Pâncreas</w:t>
      </w:r>
      <w:r w:rsidRPr="00AF785A">
        <w:t>. Disponível em &lt;https://www.todamateria.com.br/pancreas/&gt;. Acesso</w:t>
      </w:r>
      <w:r>
        <w:t xml:space="preserve"> em 11 out. 2020.</w:t>
      </w:r>
    </w:p>
    <w:p w14:paraId="5B8433A5" w14:textId="77777777" w:rsidR="00B4367C" w:rsidRDefault="00B4367C" w:rsidP="00B4367C">
      <w:pPr>
        <w:pStyle w:val="TF-REFERNCIASITEM0"/>
      </w:pPr>
      <w:r>
        <w:t xml:space="preserve">MARQUES, Paulo M. de A. </w:t>
      </w:r>
      <w:r>
        <w:rPr>
          <w:b/>
          <w:bCs/>
        </w:rPr>
        <w:t>Diagnóstico auxiliado por computador na radiologia</w:t>
      </w:r>
      <w:r>
        <w:t>.</w:t>
      </w:r>
      <w:r>
        <w:rPr>
          <w:b/>
          <w:bCs/>
        </w:rPr>
        <w:t> </w:t>
      </w:r>
      <w:r>
        <w:t>Radiol Bras, São Paulo, v. 34, n. 5, p. 285-293, Oct.  2001.   Disponível em: &lt;http://www.scielo.br/scielo.php?script=sci_arttext&amp;pid=S0100-39842001000500008&amp;lng=en&amp;nrm=iso&gt;. acesso em:  02 out.  2020.</w:t>
      </w:r>
    </w:p>
    <w:p w14:paraId="79BE257E" w14:textId="77777777" w:rsidR="00B4367C" w:rsidRDefault="00B4367C" w:rsidP="00B4367C">
      <w:pPr>
        <w:pStyle w:val="TF-REFERNCIASITEM0"/>
      </w:pPr>
      <w:r>
        <w:t xml:space="preserve">MIRANDA, P. H. A. </w:t>
      </w:r>
      <w:r>
        <w:rPr>
          <w:b/>
        </w:rPr>
        <w:t xml:space="preserve">Potencial Neogênico da Vildagliptina em células beta pancreáticas e efeito potencializador da Quercetina na modulação de parâmetros bioquímicos e histológicos em um modelo experimental de Diabetes </w:t>
      </w:r>
      <w:r>
        <w:rPr>
          <w:b/>
          <w:i/>
          <w:iCs/>
        </w:rPr>
        <w:t xml:space="preserve">mellitus </w:t>
      </w:r>
      <w:r>
        <w:rPr>
          <w:b/>
        </w:rPr>
        <w:t xml:space="preserve">tipo 1. </w:t>
      </w:r>
      <w:r>
        <w:t>Ouro Preto, 2014, 91 f. Dissertação (Mestrado em Ciências Biológicas da Universidade Federal de Ouro Preto) – Universidade Federal de Ouro Preto. Instituto de Ciências Exatas e Biológicas. Núcleo de Pesquisas em Ciências Biológicas.</w:t>
      </w:r>
    </w:p>
    <w:p w14:paraId="0EB149D6" w14:textId="77777777" w:rsidR="00B4367C" w:rsidRPr="00D6298F" w:rsidRDefault="00B4367C" w:rsidP="00B4367C">
      <w:pPr>
        <w:pStyle w:val="TF-REFERNCIASITEM0"/>
        <w:rPr>
          <w:sz w:val="24"/>
        </w:rPr>
      </w:pPr>
      <w:r>
        <w:t xml:space="preserve">ORGANIZAÇÃO MUNDIAL DA SAÚDE. </w:t>
      </w:r>
      <w:r>
        <w:rPr>
          <w:b/>
          <w:bCs/>
        </w:rPr>
        <w:t>Noncommunicable diseases country profiles 2018</w:t>
      </w:r>
      <w:r>
        <w:t xml:space="preserve">. 2018. Disponível em: &lt; </w:t>
      </w:r>
      <w:hyperlink r:id="rId18" w:history="1">
        <w:r w:rsidRPr="0077276F">
          <w:rPr>
            <w:rStyle w:val="Hyperlink"/>
            <w:color w:val="000000"/>
            <w:u w:val="none"/>
          </w:rPr>
          <w:t>https://www.who.int/nmh/publications/ncd-profiles-2018/en/</w:t>
        </w:r>
      </w:hyperlink>
      <w:r w:rsidRPr="002D3BF4">
        <w:rPr>
          <w:color w:val="000000"/>
        </w:rPr>
        <w:t>&gt;.</w:t>
      </w:r>
      <w:r>
        <w:t xml:space="preserve"> </w:t>
      </w:r>
      <w:r w:rsidRPr="00D6298F">
        <w:t>Acesso em 03 out. 2020.</w:t>
      </w:r>
    </w:p>
    <w:p w14:paraId="426A6258" w14:textId="77777777" w:rsidR="00B4367C" w:rsidRDefault="00B4367C" w:rsidP="00B4367C">
      <w:pPr>
        <w:pStyle w:val="TF-REFERNCIASITEM0"/>
      </w:pPr>
      <w:commentRangeStart w:id="68"/>
      <w:r>
        <w:t>ROSA, M. F.; PACHECO, M. R.; GIRARDI, A.M.; SILVA, M. H. M.; SANTOS, E.; BARALDI-ARTONI, S. M</w:t>
      </w:r>
      <w:commentRangeEnd w:id="68"/>
      <w:r w:rsidR="007A7C31">
        <w:rPr>
          <w:rStyle w:val="Refdecomentrio"/>
        </w:rPr>
        <w:commentReference w:id="68"/>
      </w:r>
      <w:r>
        <w:t>. </w:t>
      </w:r>
      <w:commentRangeStart w:id="69"/>
      <w:r>
        <w:rPr>
          <w:b/>
          <w:bCs/>
        </w:rPr>
        <w:t xml:space="preserve">AVALIAÇÃO MORFOMÉTRICA DAS ILHOTAS DE LANGERHANS DE RATOS DIABÉTICOS TRATADOS COM EXTRATOS </w:t>
      </w:r>
      <w:commentRangeEnd w:id="69"/>
      <w:r w:rsidR="00BC088D">
        <w:rPr>
          <w:rStyle w:val="Refdecomentrio"/>
        </w:rPr>
        <w:commentReference w:id="69"/>
      </w:r>
      <w:r>
        <w:rPr>
          <w:b/>
          <w:bCs/>
        </w:rPr>
        <w:t>DE Azadirachta indica (NEEM) E ESTREPTOZOOTOCINA 6 CH</w:t>
      </w:r>
      <w:r>
        <w:t>, Jaboticabal, v. 27, n. 3, p. 175-180, 2011.</w:t>
      </w:r>
    </w:p>
    <w:p w14:paraId="064BAE60" w14:textId="4C75442E" w:rsidR="00B4367C" w:rsidRDefault="00B4367C" w:rsidP="00B4367C">
      <w:pPr>
        <w:pStyle w:val="TF-REFERNCIASITEM0"/>
      </w:pPr>
      <w:r>
        <w:t xml:space="preserve">SOUZA, Maria F. </w:t>
      </w:r>
      <w:r>
        <w:rPr>
          <w:b/>
          <w:bCs/>
        </w:rPr>
        <w:t>Carreira em Visão Computacional: como se preparar para trabalhar na área</w:t>
      </w:r>
      <w:r>
        <w:t>. progra{m}aria</w:t>
      </w:r>
      <w:r w:rsidR="00837F55">
        <w:t xml:space="preserve">. </w:t>
      </w:r>
      <w:r>
        <w:t>2020. https://www.programaria.org/carreira-em-visao-computacional-como-se-preparar-para-trabalhar-na-area/. Acesso em: 04 out. 2020.</w:t>
      </w:r>
    </w:p>
    <w:p w14:paraId="206D5BA3" w14:textId="77777777" w:rsidR="00B4367C" w:rsidRDefault="00B4367C" w:rsidP="00B4367C">
      <w:pPr>
        <w:pStyle w:val="TF-refernciasbibliogrficasTTULO"/>
      </w:pPr>
      <w:r>
        <w:br w:type="page"/>
      </w:r>
      <w:r>
        <w:lastRenderedPageBreak/>
        <w:t>ASSINATURAS</w:t>
      </w:r>
    </w:p>
    <w:p w14:paraId="1E614FFD" w14:textId="77777777" w:rsidR="00B4367C" w:rsidRDefault="00B4367C" w:rsidP="00B4367C">
      <w:pPr>
        <w:pStyle w:val="TF-LEGENDA"/>
      </w:pPr>
      <w:r>
        <w:t>(Atenção: todas as folhas devem estar rubricadas)</w:t>
      </w:r>
    </w:p>
    <w:p w14:paraId="1646533C" w14:textId="77777777" w:rsidR="00B4367C" w:rsidRDefault="00B4367C" w:rsidP="00B4367C">
      <w:pPr>
        <w:pStyle w:val="TF-LEGENDA"/>
      </w:pPr>
    </w:p>
    <w:p w14:paraId="22F3F2B9" w14:textId="77777777" w:rsidR="00B4367C" w:rsidRDefault="00B4367C" w:rsidP="00B4367C">
      <w:pPr>
        <w:pStyle w:val="TF-LEGENDA"/>
      </w:pPr>
    </w:p>
    <w:p w14:paraId="03B37974" w14:textId="77777777" w:rsidR="00B4367C" w:rsidRDefault="00B4367C" w:rsidP="00B4367C">
      <w:pPr>
        <w:pStyle w:val="TF-LEGENDA"/>
      </w:pPr>
      <w:r>
        <w:t>Assinatura do(a) Aluno(a): _____________________________________________________</w:t>
      </w:r>
    </w:p>
    <w:p w14:paraId="17470D3E" w14:textId="77777777" w:rsidR="00B4367C" w:rsidRDefault="00B4367C" w:rsidP="00B4367C">
      <w:pPr>
        <w:pStyle w:val="TF-LEGENDA"/>
      </w:pPr>
    </w:p>
    <w:p w14:paraId="1BD3BC8C" w14:textId="77777777" w:rsidR="00B4367C" w:rsidRDefault="00B4367C" w:rsidP="00B4367C">
      <w:pPr>
        <w:pStyle w:val="TF-LEGENDA"/>
      </w:pPr>
    </w:p>
    <w:p w14:paraId="24F5031B" w14:textId="77777777" w:rsidR="00B4367C" w:rsidRDefault="00B4367C" w:rsidP="00B4367C">
      <w:pPr>
        <w:pStyle w:val="TF-LEGENDA"/>
      </w:pPr>
      <w:r>
        <w:t>Assinatura do(a) Orientador(a): _________________________________________________</w:t>
      </w:r>
    </w:p>
    <w:p w14:paraId="6684D7C8" w14:textId="77777777" w:rsidR="00B4367C" w:rsidRDefault="00B4367C" w:rsidP="00B4367C">
      <w:pPr>
        <w:pStyle w:val="TF-LEGENDA"/>
      </w:pPr>
    </w:p>
    <w:p w14:paraId="1156FD9C" w14:textId="77777777" w:rsidR="00B4367C" w:rsidRDefault="00B4367C" w:rsidP="00B4367C">
      <w:pPr>
        <w:pStyle w:val="TF-LEGENDA"/>
      </w:pPr>
    </w:p>
    <w:p w14:paraId="514BF701" w14:textId="77777777" w:rsidR="00B4367C" w:rsidRDefault="00B4367C" w:rsidP="00B4367C">
      <w:pPr>
        <w:pStyle w:val="TF-LEGENDA"/>
      </w:pPr>
      <w:r>
        <w:t>Assinatura do(a) Coorientador(a) (se houver): ______________________________________</w:t>
      </w:r>
    </w:p>
    <w:p w14:paraId="6A4FB714" w14:textId="77777777" w:rsidR="00B4367C" w:rsidRDefault="00B4367C" w:rsidP="00B4367C">
      <w:pPr>
        <w:pStyle w:val="TF-TEXTOQUADRO"/>
      </w:pPr>
    </w:p>
    <w:p w14:paraId="0F2F72AE" w14:textId="77777777" w:rsidR="00B4367C" w:rsidRPr="007222F7" w:rsidRDefault="00B4367C" w:rsidP="00B4367C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B4367C" w14:paraId="30313E82" w14:textId="77777777" w:rsidTr="00FC201B">
        <w:tc>
          <w:tcPr>
            <w:tcW w:w="9212" w:type="dxa"/>
            <w:shd w:val="clear" w:color="auto" w:fill="auto"/>
          </w:tcPr>
          <w:p w14:paraId="2A4F2CB8" w14:textId="77777777" w:rsidR="00B4367C" w:rsidRDefault="00B4367C" w:rsidP="00FC201B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3A734877" w14:textId="77777777" w:rsidR="00B4367C" w:rsidRDefault="00B4367C" w:rsidP="00FC201B">
            <w:pPr>
              <w:pStyle w:val="TF-LEGENDA"/>
            </w:pPr>
          </w:p>
          <w:p w14:paraId="73AFCADA" w14:textId="77777777" w:rsidR="00B4367C" w:rsidRDefault="00B4367C" w:rsidP="00FC201B">
            <w:pPr>
              <w:pStyle w:val="TF-LEGENDA"/>
            </w:pPr>
          </w:p>
          <w:p w14:paraId="3A06144B" w14:textId="77777777" w:rsidR="00B4367C" w:rsidRDefault="00B4367C" w:rsidP="00FC201B">
            <w:pPr>
              <w:pStyle w:val="TF-LEGENDA"/>
            </w:pPr>
          </w:p>
          <w:p w14:paraId="164547E8" w14:textId="77777777" w:rsidR="00B4367C" w:rsidRDefault="00B4367C" w:rsidP="00FC201B">
            <w:pPr>
              <w:pStyle w:val="TF-LEGENDA"/>
            </w:pPr>
          </w:p>
          <w:p w14:paraId="7AE44DC5" w14:textId="77777777" w:rsidR="00B4367C" w:rsidRDefault="00B4367C" w:rsidP="00FC201B">
            <w:pPr>
              <w:pStyle w:val="TF-LEGENDA"/>
            </w:pPr>
          </w:p>
          <w:p w14:paraId="23886B24" w14:textId="77777777" w:rsidR="00B4367C" w:rsidRDefault="00B4367C" w:rsidP="00FC201B">
            <w:pPr>
              <w:pStyle w:val="TF-LEGENDA"/>
            </w:pPr>
          </w:p>
          <w:p w14:paraId="4382FF32" w14:textId="77777777" w:rsidR="00B4367C" w:rsidRDefault="00B4367C" w:rsidP="00FC201B">
            <w:pPr>
              <w:pStyle w:val="TF-LEGENDA"/>
            </w:pPr>
          </w:p>
          <w:p w14:paraId="13850712" w14:textId="77777777" w:rsidR="00B4367C" w:rsidRDefault="00B4367C" w:rsidP="00FC201B">
            <w:pPr>
              <w:pStyle w:val="TF-LEGENDA"/>
            </w:pPr>
          </w:p>
          <w:p w14:paraId="716CF236" w14:textId="77777777" w:rsidR="00B4367C" w:rsidRDefault="00B4367C" w:rsidP="00FC201B">
            <w:pPr>
              <w:pStyle w:val="TF-LEGENDA"/>
            </w:pPr>
          </w:p>
          <w:p w14:paraId="7B94F60D" w14:textId="77777777" w:rsidR="00B4367C" w:rsidRDefault="00B4367C" w:rsidP="00FC201B">
            <w:pPr>
              <w:pStyle w:val="TF-TEXTOQUADRO"/>
            </w:pPr>
          </w:p>
          <w:p w14:paraId="1CB05B6B" w14:textId="77777777" w:rsidR="00B4367C" w:rsidRDefault="00B4367C" w:rsidP="00FC201B">
            <w:pPr>
              <w:pStyle w:val="TF-TEXTOQUADRO"/>
            </w:pPr>
          </w:p>
          <w:p w14:paraId="34AFD3BD" w14:textId="77777777" w:rsidR="00B4367C" w:rsidRPr="00587002" w:rsidRDefault="00B4367C" w:rsidP="00FC201B">
            <w:pPr>
              <w:pStyle w:val="TF-TEXTOQUADRO"/>
            </w:pPr>
          </w:p>
          <w:p w14:paraId="585AD885" w14:textId="77777777" w:rsidR="00B4367C" w:rsidRDefault="00B4367C" w:rsidP="00FC201B">
            <w:pPr>
              <w:pStyle w:val="TF-LEGENDA"/>
            </w:pPr>
          </w:p>
        </w:tc>
      </w:tr>
    </w:tbl>
    <w:p w14:paraId="6C37D30C" w14:textId="77777777" w:rsidR="00B4367C" w:rsidRDefault="00B4367C" w:rsidP="00B4367C">
      <w:pPr>
        <w:pStyle w:val="TF-LEGENDA"/>
      </w:pPr>
    </w:p>
    <w:p w14:paraId="34A85AB0" w14:textId="77777777" w:rsidR="00B4367C" w:rsidRDefault="00B4367C" w:rsidP="00B4367C">
      <w:pPr>
        <w:pStyle w:val="TF-LEGENDA"/>
        <w:sectPr w:rsidR="00B4367C" w:rsidSect="00F31359">
          <w:footerReference w:type="default" r:id="rId19"/>
          <w:headerReference w:type="first" r:id="rId20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3002A4C2" w14:textId="77777777" w:rsidR="00D6298F" w:rsidRPr="00320BFA" w:rsidRDefault="00D6298F" w:rsidP="00D6298F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7077650A" w14:textId="5517283A" w:rsidR="00D6298F" w:rsidRPr="00320BFA" w:rsidRDefault="00D6298F" w:rsidP="00D6298F">
      <w:pPr>
        <w:pStyle w:val="TF-xAvalLINHA"/>
      </w:pPr>
      <w:r w:rsidRPr="00320BFA">
        <w:t>Acadêmico(a):</w:t>
      </w:r>
      <w:r w:rsidR="00086EF4">
        <w:t xml:space="preserve"> </w:t>
      </w:r>
      <w:r w:rsidR="0046300D">
        <w:t>J</w:t>
      </w:r>
      <w:r w:rsidR="00086EF4">
        <w:t>osé Henrique Teixeira</w:t>
      </w:r>
      <w:r w:rsidRPr="00320BFA">
        <w:tab/>
      </w:r>
    </w:p>
    <w:p w14:paraId="2F6C242C" w14:textId="2AA1E9B4" w:rsidR="00D6298F" w:rsidRDefault="00D6298F" w:rsidP="00D6298F">
      <w:pPr>
        <w:pStyle w:val="TF-xAvalLINHA"/>
      </w:pPr>
      <w:r w:rsidRPr="00320BFA">
        <w:t>Avaliador(a):</w:t>
      </w:r>
      <w:r w:rsidRPr="00320BFA">
        <w:tab/>
      </w:r>
      <w:r w:rsidR="00086EF4">
        <w:t>Andreza Sartori</w:t>
      </w:r>
      <w:r>
        <w:tab/>
      </w:r>
    </w:p>
    <w:p w14:paraId="62B4896B" w14:textId="77777777" w:rsidR="00D6298F" w:rsidRDefault="00D6298F" w:rsidP="00D6298F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7226"/>
        <w:gridCol w:w="477"/>
        <w:gridCol w:w="481"/>
        <w:gridCol w:w="474"/>
      </w:tblGrid>
      <w:tr w:rsidR="00D6298F" w:rsidRPr="00320BFA" w14:paraId="6C5958DA" w14:textId="77777777" w:rsidTr="005901FA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308BB1E" w14:textId="77777777" w:rsidR="00D6298F" w:rsidRPr="00320BFA" w:rsidRDefault="00D6298F" w:rsidP="005901FA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0FF414B" w14:textId="77777777" w:rsidR="00D6298F" w:rsidRPr="00320BFA" w:rsidRDefault="00D6298F" w:rsidP="005901FA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B78BA75" w14:textId="77777777" w:rsidR="00D6298F" w:rsidRPr="00320BFA" w:rsidRDefault="00D6298F" w:rsidP="005901FA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195D6AD" w14:textId="77777777" w:rsidR="00D6298F" w:rsidRPr="00320BFA" w:rsidRDefault="00D6298F" w:rsidP="005901FA">
            <w:pPr>
              <w:pStyle w:val="TF-xAvalITEMTABELA"/>
            </w:pPr>
            <w:r w:rsidRPr="00320BFA">
              <w:t>não atende</w:t>
            </w:r>
          </w:p>
        </w:tc>
      </w:tr>
      <w:tr w:rsidR="00D6298F" w:rsidRPr="00320BFA" w14:paraId="2931C4A0" w14:textId="77777777" w:rsidTr="005901FA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3AB29144" w14:textId="77777777" w:rsidR="00D6298F" w:rsidRPr="00320BFA" w:rsidRDefault="00D6298F" w:rsidP="005901FA">
            <w:pPr>
              <w:pStyle w:val="TF-xAvalITEMTABELA"/>
            </w:pPr>
            <w:r w:rsidRPr="00BE015E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BBCA2" w14:textId="77777777" w:rsidR="00D6298F" w:rsidRPr="00821EE8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7900985F" w14:textId="77777777" w:rsidR="00D6298F" w:rsidRPr="00821EE8" w:rsidRDefault="00D6298F" w:rsidP="005901FA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268BA" w14:textId="5F609D2D" w:rsidR="00D6298F" w:rsidRPr="00320BFA" w:rsidRDefault="00563204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876EB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56FCEC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1E6463F8" w14:textId="77777777" w:rsidTr="005901FA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550EE43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16CC3" w14:textId="77777777" w:rsidR="00D6298F" w:rsidRPr="00821EE8" w:rsidRDefault="00D6298F" w:rsidP="005901FA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464862" w14:textId="187ABC8A" w:rsidR="00D6298F" w:rsidRPr="00320BFA" w:rsidRDefault="00563204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3C5BF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0D60AAD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639F85B0" w14:textId="77777777" w:rsidTr="005901FA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C5BE1C3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09FF3" w14:textId="77777777" w:rsidR="00D6298F" w:rsidRPr="00320BFA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19350A44" w14:textId="77777777" w:rsidR="00D6298F" w:rsidRPr="00320BFA" w:rsidRDefault="00D6298F" w:rsidP="005901FA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79624" w14:textId="379FB0E8" w:rsidR="00D6298F" w:rsidRPr="00320BFA" w:rsidRDefault="00563204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7A8D6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04F7B5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26B35A58" w14:textId="77777777" w:rsidTr="005901FA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D88DD8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6A0AB" w14:textId="77777777" w:rsidR="00D6298F" w:rsidRPr="00320BFA" w:rsidRDefault="00D6298F" w:rsidP="005901FA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E63B6" w14:textId="045285A8" w:rsidR="00D6298F" w:rsidRPr="00320BFA" w:rsidRDefault="00563204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421AC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5C9456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3C5705E2" w14:textId="77777777" w:rsidTr="005901FA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99DB729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88DE4" w14:textId="77777777" w:rsidR="00D6298F" w:rsidRPr="00EE20C1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0BB8302F" w14:textId="77777777" w:rsidR="00D6298F" w:rsidRPr="00EE20C1" w:rsidRDefault="00D6298F" w:rsidP="005901FA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D3213" w14:textId="746F2A36" w:rsidR="00D6298F" w:rsidRPr="00320BFA" w:rsidRDefault="0046300D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6C2D1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3CA372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5B77A212" w14:textId="77777777" w:rsidTr="005901FA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899527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2BE224" w14:textId="77777777" w:rsidR="00D6298F" w:rsidRPr="00EE20C1" w:rsidRDefault="00D6298F" w:rsidP="005901FA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8F6B5A" w14:textId="67B33E18" w:rsidR="00D6298F" w:rsidRPr="00320BFA" w:rsidRDefault="0046300D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6213B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059D7C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0EDEDC0C" w14:textId="77777777" w:rsidTr="005901FA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91687B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1E54A" w14:textId="77777777" w:rsidR="00D6298F" w:rsidRPr="00320BFA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06A620FA" w14:textId="77777777" w:rsidR="00D6298F" w:rsidRPr="00320BFA" w:rsidRDefault="00D6298F" w:rsidP="005901FA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BC92C" w14:textId="08F1A44E" w:rsidR="00D6298F" w:rsidRPr="00320BFA" w:rsidRDefault="007235E6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17939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8444A30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622D1495" w14:textId="77777777" w:rsidTr="005901FA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6AC6C36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021C4" w14:textId="77777777" w:rsidR="00D6298F" w:rsidRPr="00320BFA" w:rsidRDefault="00D6298F" w:rsidP="005901FA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C475A" w14:textId="7E058FCA" w:rsidR="00D6298F" w:rsidRPr="00320BFA" w:rsidRDefault="007235E6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A17F1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96566FF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70E35122" w14:textId="77777777" w:rsidTr="005901FA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67B910F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8F318" w14:textId="77777777" w:rsidR="00D6298F" w:rsidRPr="00801036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2412C94B" w14:textId="77777777" w:rsidR="00D6298F" w:rsidRPr="00801036" w:rsidRDefault="00D6298F" w:rsidP="005901FA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11989" w14:textId="366A2EFF" w:rsidR="00D6298F" w:rsidRPr="00801036" w:rsidRDefault="007235E6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D8E10" w14:textId="77777777" w:rsidR="00D6298F" w:rsidRPr="00801036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3FC7DD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3FC27F3F" w14:textId="77777777" w:rsidTr="005901FA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5BAC7C43" w14:textId="77777777" w:rsidR="00D6298F" w:rsidRPr="00320BFA" w:rsidRDefault="00D6298F" w:rsidP="005901FA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27FA60" w14:textId="77777777" w:rsidR="00D6298F" w:rsidRPr="00320BFA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2FBCD4CC" w14:textId="77777777" w:rsidR="00D6298F" w:rsidRPr="00320BFA" w:rsidRDefault="00D6298F" w:rsidP="005901FA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C581F" w14:textId="04EA8B93" w:rsidR="00D6298F" w:rsidRPr="00320BFA" w:rsidRDefault="0046300D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D8F13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36C8CF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13512808" w14:textId="77777777" w:rsidTr="005901FA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39869C2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DF119" w14:textId="77777777" w:rsidR="00D6298F" w:rsidRPr="00320BFA" w:rsidRDefault="00D6298F" w:rsidP="005901FA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719B4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2157D" w14:textId="62620EE2" w:rsidR="00D6298F" w:rsidRPr="00320BFA" w:rsidRDefault="0046300D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8DF2312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3AD866A2" w14:textId="77777777" w:rsidTr="005901FA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B79811E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B16F0" w14:textId="77777777" w:rsidR="00D6298F" w:rsidRPr="00320BFA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148BFA7D" w14:textId="77777777" w:rsidR="00D6298F" w:rsidRPr="00320BFA" w:rsidRDefault="00D6298F" w:rsidP="005901FA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54648" w14:textId="66E1F114" w:rsidR="00D6298F" w:rsidRPr="00320BFA" w:rsidRDefault="0046300D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360CD4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496DE3B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652B6962" w14:textId="77777777" w:rsidTr="005901FA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AE62F98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BC8C6D" w14:textId="77777777" w:rsidR="00D6298F" w:rsidRPr="00320BFA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5B63D988" w14:textId="77777777" w:rsidR="00D6298F" w:rsidRPr="00320BFA" w:rsidRDefault="00D6298F" w:rsidP="005901FA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D2F7E" w14:textId="57F4E515" w:rsidR="00D6298F" w:rsidRPr="00320BFA" w:rsidRDefault="00F00FE8" w:rsidP="005901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3BCA1" w14:textId="77777777" w:rsidR="00D6298F" w:rsidRPr="00320BFA" w:rsidRDefault="00D6298F" w:rsidP="005901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D84DBE" w14:textId="77777777" w:rsidR="00D6298F" w:rsidRPr="00320BFA" w:rsidRDefault="00D6298F" w:rsidP="005901FA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5C86BD50" w14:textId="77777777" w:rsidTr="005901FA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D76BC01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73F50" w14:textId="77777777" w:rsidR="00D6298F" w:rsidRPr="00320BFA" w:rsidRDefault="00D6298F" w:rsidP="00D6298F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19E4CECF" w14:textId="77777777" w:rsidR="00D6298F" w:rsidRPr="00320BFA" w:rsidRDefault="00D6298F" w:rsidP="005901FA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EA081" w14:textId="614E47D1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075BD" w14:textId="0116C348" w:rsidR="00D6298F" w:rsidRPr="00320BFA" w:rsidRDefault="00AF2D49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E71BDAF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4E1C9073" w14:textId="77777777" w:rsidTr="005901FA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197EA1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BB4CA" w14:textId="77777777" w:rsidR="00D6298F" w:rsidRPr="00320BFA" w:rsidRDefault="00D6298F" w:rsidP="005901FA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37C1A" w14:textId="7CA6980A" w:rsidR="00D6298F" w:rsidRPr="00320BFA" w:rsidRDefault="00F00FE8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ECDFAA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4D5E03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D6298F" w:rsidRPr="00320BFA" w14:paraId="35915E58" w14:textId="77777777" w:rsidTr="005901FA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DE732E" w14:textId="77777777" w:rsidR="00D6298F" w:rsidRPr="00320BFA" w:rsidRDefault="00D6298F" w:rsidP="005901FA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8F578A9" w14:textId="77777777" w:rsidR="00D6298F" w:rsidRPr="00320BFA" w:rsidRDefault="00D6298F" w:rsidP="005901FA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C22DA24" w14:textId="7E14B219" w:rsidR="00D6298F" w:rsidRPr="00320BFA" w:rsidRDefault="00723BDA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0175C63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B401C7B" w14:textId="77777777" w:rsidR="00D6298F" w:rsidRPr="00320BFA" w:rsidRDefault="00D6298F" w:rsidP="005901FA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24DD30A2" w14:textId="77777777" w:rsidR="00D6298F" w:rsidRPr="00320BFA" w:rsidRDefault="00D6298F" w:rsidP="00D6298F">
      <w:pPr>
        <w:pStyle w:val="TF-xAvalLINHA"/>
      </w:pPr>
    </w:p>
    <w:p w14:paraId="549F8873" w14:textId="77777777" w:rsidR="00D6298F" w:rsidRDefault="00D6298F" w:rsidP="00D6298F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07427634" w14:textId="77777777" w:rsidR="00D6298F" w:rsidRPr="003F5F25" w:rsidRDefault="00D6298F" w:rsidP="00D6298F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D6298F" w:rsidRPr="00320BFA" w14:paraId="6A02688A" w14:textId="77777777" w:rsidTr="005901FA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1BBD54E0" w14:textId="77777777" w:rsidR="00D6298F" w:rsidRPr="00320BFA" w:rsidRDefault="00D6298F" w:rsidP="005901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496DE0C1" w14:textId="77777777" w:rsidR="00D6298F" w:rsidRPr="00320BFA" w:rsidRDefault="00D6298F" w:rsidP="00D6298F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17541B9D" w14:textId="77777777" w:rsidR="00D6298F" w:rsidRPr="00320BFA" w:rsidRDefault="00D6298F" w:rsidP="00D6298F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10B4252A" w14:textId="77777777" w:rsidR="00D6298F" w:rsidRPr="00320BFA" w:rsidRDefault="00D6298F" w:rsidP="00D6298F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D6298F" w:rsidRPr="00320BFA" w14:paraId="207847A2" w14:textId="77777777" w:rsidTr="005901FA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9715D61" w14:textId="77777777" w:rsidR="00D6298F" w:rsidRPr="00320BFA" w:rsidRDefault="00D6298F" w:rsidP="005901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D185DFC" w14:textId="77777777" w:rsidR="00D6298F" w:rsidRPr="00320BFA" w:rsidRDefault="00D6298F" w:rsidP="005901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>(  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7ADA36E1" w14:textId="77777777" w:rsidR="00D6298F" w:rsidRPr="00320BFA" w:rsidRDefault="00D6298F" w:rsidP="005901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4160C8ED" w14:textId="57F021A8" w:rsidR="00D6298F" w:rsidRDefault="00D6298F" w:rsidP="00D6298F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 w:rsidR="00B66466">
        <w:t>Andreza Sartori</w:t>
      </w:r>
      <w:r>
        <w:tab/>
        <w:t xml:space="preserve"> Data: </w:t>
      </w:r>
      <w:r w:rsidR="00B66466">
        <w:t>23/10/2020</w:t>
      </w:r>
      <w:r>
        <w:tab/>
      </w:r>
    </w:p>
    <w:p w14:paraId="3908F2FB" w14:textId="77777777" w:rsidR="00D6298F" w:rsidRDefault="00D6298F" w:rsidP="00D6298F">
      <w:pPr>
        <w:pStyle w:val="TF-xAvalTTULO"/>
        <w:ind w:left="0" w:firstLine="0"/>
        <w:jc w:val="left"/>
      </w:pPr>
    </w:p>
    <w:p w14:paraId="3E1F1C9D" w14:textId="16A52F83" w:rsidR="0000224C" w:rsidRPr="00B4367C" w:rsidRDefault="0000224C" w:rsidP="00D6298F">
      <w:pPr>
        <w:pStyle w:val="TF-xAvalTTULO"/>
      </w:pPr>
    </w:p>
    <w:sectPr w:rsidR="0000224C" w:rsidRPr="00B4367C" w:rsidSect="00EC2D7A">
      <w:headerReference w:type="default" r:id="rId21"/>
      <w:footerReference w:type="default" r:id="rId22"/>
      <w:headerReference w:type="first" r:id="rId23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4" w:author="Andreza Sartori" w:date="2020-10-21T19:44:00Z" w:initials="AS">
    <w:p w14:paraId="05DEB306" w14:textId="18F386CB" w:rsidR="008C7BD9" w:rsidRDefault="008C7BD9">
      <w:pPr>
        <w:pStyle w:val="Textodecomentrio"/>
      </w:pPr>
      <w:r>
        <w:rPr>
          <w:rStyle w:val="Refdecomentrio"/>
        </w:rPr>
        <w:annotationRef/>
      </w:r>
      <w:r>
        <w:t xml:space="preserve">Rever esta última parte do texto. </w:t>
      </w:r>
    </w:p>
  </w:comment>
  <w:comment w:id="30" w:author="Andreza Sartori" w:date="2020-10-20T19:10:00Z" w:initials="AS">
    <w:p w14:paraId="0A7AA276" w14:textId="509CD8B2" w:rsidR="00BC1FEF" w:rsidRDefault="00BC1FEF">
      <w:pPr>
        <w:pStyle w:val="Textodecomentrio"/>
      </w:pPr>
      <w:r>
        <w:rPr>
          <w:rStyle w:val="Refdecomentrio"/>
        </w:rPr>
        <w:annotationRef/>
      </w:r>
      <w:r w:rsidR="00014AF8" w:rsidRPr="00014AF8">
        <w:t>Coloque o recurso de referência cruzada para figura/quadro/tabela. Faça isso em todo o texto.</w:t>
      </w:r>
    </w:p>
  </w:comment>
  <w:comment w:id="31" w:author="Andreza Sartori" w:date="2020-10-21T20:44:00Z" w:initials="AS">
    <w:p w14:paraId="27BAF5CD" w14:textId="261851EE" w:rsidR="00172539" w:rsidRDefault="00172539">
      <w:pPr>
        <w:pStyle w:val="Textodecomentrio"/>
      </w:pPr>
      <w:r>
        <w:rPr>
          <w:rStyle w:val="Refdecomentrio"/>
        </w:rPr>
        <w:annotationRef/>
      </w:r>
      <w:r>
        <w:t>Você pode resumir este conteúdo sem especificar os algoritmos.</w:t>
      </w:r>
    </w:p>
  </w:comment>
  <w:comment w:id="32" w:author="Andreza Sartori" w:date="2020-10-21T21:23:00Z" w:initials="AS">
    <w:p w14:paraId="20BFBFE7" w14:textId="045E494D" w:rsidR="006A2762" w:rsidRDefault="006A2762">
      <w:pPr>
        <w:pStyle w:val="Textodecomentrio"/>
      </w:pPr>
      <w:r>
        <w:rPr>
          <w:rStyle w:val="Refdecomentrio"/>
        </w:rPr>
        <w:annotationRef/>
      </w:r>
      <w:r>
        <w:t>Escala do que?</w:t>
      </w:r>
    </w:p>
  </w:comment>
  <w:comment w:id="47" w:author="Andreza Sartori" w:date="2020-10-23T19:25:00Z" w:initials="AS">
    <w:p w14:paraId="468FFE3A" w14:textId="332A744D" w:rsidR="00012B50" w:rsidRDefault="00012B50">
      <w:pPr>
        <w:pStyle w:val="Textodecomentrio"/>
      </w:pPr>
      <w:r>
        <w:rPr>
          <w:rStyle w:val="Refdecomentrio"/>
        </w:rPr>
        <w:annotationRef/>
      </w:r>
      <w:r>
        <w:t>Frase longa. Rever.</w:t>
      </w:r>
    </w:p>
  </w:comment>
  <w:comment w:id="51" w:author="Andreza Sartori" w:date="2020-10-21T21:28:00Z" w:initials="AS">
    <w:p w14:paraId="79325DAB" w14:textId="2BFEB217" w:rsidR="00CB0C49" w:rsidRDefault="00CB0C49">
      <w:pPr>
        <w:pStyle w:val="Textodecomentrio"/>
      </w:pPr>
      <w:r>
        <w:rPr>
          <w:rStyle w:val="Refdecomentrio"/>
        </w:rPr>
        <w:annotationRef/>
      </w:r>
      <w:r>
        <w:t>Redundante.</w:t>
      </w:r>
    </w:p>
  </w:comment>
  <w:comment w:id="64" w:author="Andreza Sartori" w:date="2020-10-21T19:20:00Z" w:initials="AS">
    <w:p w14:paraId="699039F0" w14:textId="1EDC63D0" w:rsidR="00BC088D" w:rsidRDefault="00BC088D">
      <w:pPr>
        <w:pStyle w:val="Textodecomentrio"/>
      </w:pPr>
      <w:r>
        <w:rPr>
          <w:rStyle w:val="Refdecomentrio"/>
        </w:rPr>
        <w:annotationRef/>
      </w:r>
      <w:r>
        <w:t>Não usar caixa alta</w:t>
      </w:r>
    </w:p>
  </w:comment>
  <w:comment w:id="65" w:author="Andreza Sartori" w:date="2020-10-21T19:22:00Z" w:initials="AS">
    <w:p w14:paraId="204E04B3" w14:textId="48E574EA" w:rsidR="00C51D09" w:rsidRDefault="00C51D09">
      <w:pPr>
        <w:pStyle w:val="Textodecomentrio"/>
      </w:pPr>
      <w:r>
        <w:rPr>
          <w:rStyle w:val="Refdecomentrio"/>
        </w:rPr>
        <w:annotationRef/>
      </w:r>
      <w:r>
        <w:t>Para 4 ou mais autores usar et al.</w:t>
      </w:r>
    </w:p>
  </w:comment>
  <w:comment w:id="67" w:author="Andreza Sartori" w:date="2020-10-21T19:20:00Z" w:initials="AS">
    <w:p w14:paraId="01C95DD4" w14:textId="052B4F5C" w:rsidR="00BC088D" w:rsidRDefault="00BC088D">
      <w:pPr>
        <w:pStyle w:val="Textodecomentrio"/>
      </w:pPr>
      <w:r>
        <w:rPr>
          <w:rStyle w:val="Refdecomentrio"/>
        </w:rPr>
        <w:annotationRef/>
      </w:r>
      <w:r>
        <w:t>Não usar caixa alta</w:t>
      </w:r>
    </w:p>
  </w:comment>
  <w:comment w:id="68" w:author="Andreza Sartori" w:date="2020-10-21T19:17:00Z" w:initials="AS">
    <w:p w14:paraId="50F9E80E" w14:textId="065D59C8" w:rsidR="007A7C31" w:rsidRDefault="007A7C31">
      <w:pPr>
        <w:pStyle w:val="Textodecomentrio"/>
      </w:pPr>
      <w:r>
        <w:rPr>
          <w:rStyle w:val="Refdecomentrio"/>
        </w:rPr>
        <w:annotationRef/>
      </w:r>
      <w:r>
        <w:t xml:space="preserve">Para </w:t>
      </w:r>
      <w:r w:rsidR="00C51D09">
        <w:t>4 ou mais</w:t>
      </w:r>
      <w:r>
        <w:t xml:space="preserve"> autores usar et al</w:t>
      </w:r>
      <w:r w:rsidR="00C51D09">
        <w:t>.</w:t>
      </w:r>
    </w:p>
  </w:comment>
  <w:comment w:id="69" w:author="Andreza Sartori" w:date="2020-10-21T19:20:00Z" w:initials="AS">
    <w:p w14:paraId="43D82452" w14:textId="48F1D73B" w:rsidR="00BC088D" w:rsidRDefault="00BC088D">
      <w:pPr>
        <w:pStyle w:val="Textodecomentrio"/>
      </w:pPr>
      <w:r>
        <w:rPr>
          <w:rStyle w:val="Refdecomentrio"/>
        </w:rPr>
        <w:annotationRef/>
      </w:r>
      <w:r>
        <w:t>Não usar caixa alta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5DEB306" w15:done="0"/>
  <w15:commentEx w15:paraId="0A7AA276" w15:done="0"/>
  <w15:commentEx w15:paraId="27BAF5CD" w15:done="0"/>
  <w15:commentEx w15:paraId="20BFBFE7" w15:done="0"/>
  <w15:commentEx w15:paraId="468FFE3A" w15:done="0"/>
  <w15:commentEx w15:paraId="79325DAB" w15:done="0"/>
  <w15:commentEx w15:paraId="699039F0" w15:done="0"/>
  <w15:commentEx w15:paraId="204E04B3" w15:done="0"/>
  <w15:commentEx w15:paraId="01C95DD4" w15:done="0"/>
  <w15:commentEx w15:paraId="50F9E80E" w15:done="0"/>
  <w15:commentEx w15:paraId="43D8245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3B0E25" w16cex:dateUtc="2020-10-21T22:44:00Z"/>
  <w16cex:commentExtensible w16cex:durableId="2339B4A4" w16cex:dateUtc="2020-10-20T22:10:00Z"/>
  <w16cex:commentExtensible w16cex:durableId="233B1C2F" w16cex:dateUtc="2020-10-21T23:44:00Z"/>
  <w16cex:commentExtensible w16cex:durableId="233B2548" w16cex:dateUtc="2020-10-22T00:23:00Z"/>
  <w16cex:commentExtensible w16cex:durableId="233DAC96" w16cex:dateUtc="2020-10-23T22:25:00Z"/>
  <w16cex:commentExtensible w16cex:durableId="233B2676" w16cex:dateUtc="2020-10-22T00:28:00Z"/>
  <w16cex:commentExtensible w16cex:durableId="233B0886" w16cex:dateUtc="2020-10-21T22:20:00Z"/>
  <w16cex:commentExtensible w16cex:durableId="233B0909" w16cex:dateUtc="2020-10-21T22:22:00Z"/>
  <w16cex:commentExtensible w16cex:durableId="233B087E" w16cex:dateUtc="2020-10-21T22:20:00Z"/>
  <w16cex:commentExtensible w16cex:durableId="233B07CB" w16cex:dateUtc="2020-10-21T22:17:00Z"/>
  <w16cex:commentExtensible w16cex:durableId="233B0865" w16cex:dateUtc="2020-10-21T22:2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5DEB306" w16cid:durableId="233B0E25"/>
  <w16cid:commentId w16cid:paraId="0A7AA276" w16cid:durableId="2339B4A4"/>
  <w16cid:commentId w16cid:paraId="27BAF5CD" w16cid:durableId="233B1C2F"/>
  <w16cid:commentId w16cid:paraId="20BFBFE7" w16cid:durableId="233B2548"/>
  <w16cid:commentId w16cid:paraId="468FFE3A" w16cid:durableId="233DAC96"/>
  <w16cid:commentId w16cid:paraId="79325DAB" w16cid:durableId="233B2676"/>
  <w16cid:commentId w16cid:paraId="699039F0" w16cid:durableId="233B0886"/>
  <w16cid:commentId w16cid:paraId="204E04B3" w16cid:durableId="233B0909"/>
  <w16cid:commentId w16cid:paraId="01C95DD4" w16cid:durableId="233B087E"/>
  <w16cid:commentId w16cid:paraId="50F9E80E" w16cid:durableId="233B07CB"/>
  <w16cid:commentId w16cid:paraId="43D82452" w16cid:durableId="233B086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AF418F" w14:textId="77777777" w:rsidR="000D13AC" w:rsidRDefault="000D13AC">
      <w:r>
        <w:separator/>
      </w:r>
    </w:p>
  </w:endnote>
  <w:endnote w:type="continuationSeparator" w:id="0">
    <w:p w14:paraId="6A0770F3" w14:textId="77777777" w:rsidR="000D13AC" w:rsidRDefault="000D13AC">
      <w:r>
        <w:continuationSeparator/>
      </w:r>
    </w:p>
  </w:endnote>
  <w:endnote w:type="continuationNotice" w:id="1">
    <w:p w14:paraId="1CB7F07E" w14:textId="77777777" w:rsidR="000D13AC" w:rsidRDefault="000D13A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87F012" w14:textId="77777777" w:rsidR="00B4367C" w:rsidRDefault="00B4367C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084E9312" w:rsidR="000D13AC" w:rsidRPr="0000224C" w:rsidRDefault="000D13A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DF9251" w14:textId="77777777" w:rsidR="000D13AC" w:rsidRDefault="000D13AC">
      <w:r>
        <w:separator/>
      </w:r>
    </w:p>
  </w:footnote>
  <w:footnote w:type="continuationSeparator" w:id="0">
    <w:p w14:paraId="28AA7AC1" w14:textId="77777777" w:rsidR="000D13AC" w:rsidRDefault="000D13AC">
      <w:r>
        <w:continuationSeparator/>
      </w:r>
    </w:p>
  </w:footnote>
  <w:footnote w:type="continuationNotice" w:id="1">
    <w:p w14:paraId="79C49D20" w14:textId="77777777" w:rsidR="000D13AC" w:rsidRDefault="000D13A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47"/>
      <w:gridCol w:w="3415"/>
    </w:tblGrid>
    <w:tr w:rsidR="00B4367C" w14:paraId="73442FF5" w14:textId="77777777" w:rsidTr="008F2DC1">
      <w:tc>
        <w:tcPr>
          <w:tcW w:w="9212" w:type="dxa"/>
          <w:gridSpan w:val="2"/>
          <w:shd w:val="clear" w:color="auto" w:fill="auto"/>
        </w:tcPr>
        <w:p w14:paraId="62B9216D" w14:textId="77777777" w:rsidR="00B4367C" w:rsidRDefault="00B4367C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B4367C" w14:paraId="548F3330" w14:textId="77777777" w:rsidTr="008F2DC1">
      <w:tc>
        <w:tcPr>
          <w:tcW w:w="5778" w:type="dxa"/>
          <w:shd w:val="clear" w:color="auto" w:fill="auto"/>
        </w:tcPr>
        <w:p w14:paraId="19F0B049" w14:textId="77777777" w:rsidR="00B4367C" w:rsidRPr="003C5262" w:rsidRDefault="00B4367C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X  ) PRÉ-PROJETO     (</w:t>
          </w:r>
          <w:r>
            <w:t xml:space="preserve">   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41A791BF" w14:textId="77777777" w:rsidR="00B4367C" w:rsidRDefault="00B4367C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ANO/SEMESTRE:2020.2</w:t>
          </w:r>
        </w:p>
      </w:tc>
    </w:tr>
  </w:tbl>
  <w:p w14:paraId="14AB9A5F" w14:textId="77777777" w:rsidR="00B4367C" w:rsidRDefault="00B4367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496CC692" w:rsidR="000D13AC" w:rsidRDefault="000D13AC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0D13AC" w14:paraId="3F920AE3" w14:textId="77777777" w:rsidTr="006746CA">
      <w:tc>
        <w:tcPr>
          <w:tcW w:w="3227" w:type="dxa"/>
          <w:shd w:val="clear" w:color="auto" w:fill="auto"/>
        </w:tcPr>
        <w:p w14:paraId="4207CCA1" w14:textId="4AD47688" w:rsidR="000D13AC" w:rsidRDefault="000D13AC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0D13AC" w:rsidRDefault="000D13A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0D13AC" w:rsidRDefault="000D13AC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0D13AC" w:rsidRDefault="000D13AC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4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6"/>
  </w:num>
  <w:num w:numId="1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</w:num>
  <w:num w:numId="22">
    <w:abstractNumId w:val="6"/>
  </w:num>
  <w:num w:numId="23">
    <w:abstractNumId w:val="6"/>
  </w:num>
  <w:num w:numId="2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6"/>
  </w:num>
  <w:num w:numId="2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9"/>
  <w:hyphenationZone w:val="425"/>
  <w:drawingGridHorizontalSpacing w:val="181"/>
  <w:drawingGridVerticalSpacing w:val="181"/>
  <w:noPunctuationKerning/>
  <w:characterSpacingControl w:val="doNotCompress"/>
  <w:hdrShapeDefaults>
    <o:shapedefaults v:ext="edit" spidmax="20481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C91"/>
    <w:rsid w:val="0000220D"/>
    <w:rsid w:val="0000224C"/>
    <w:rsid w:val="00006608"/>
    <w:rsid w:val="00006923"/>
    <w:rsid w:val="00012922"/>
    <w:rsid w:val="00012B50"/>
    <w:rsid w:val="0001333C"/>
    <w:rsid w:val="00014AF8"/>
    <w:rsid w:val="0001575C"/>
    <w:rsid w:val="0001622A"/>
    <w:rsid w:val="00016302"/>
    <w:rsid w:val="000179B5"/>
    <w:rsid w:val="00017B62"/>
    <w:rsid w:val="000204E7"/>
    <w:rsid w:val="00021349"/>
    <w:rsid w:val="0002163A"/>
    <w:rsid w:val="00023FA0"/>
    <w:rsid w:val="0002602F"/>
    <w:rsid w:val="00026268"/>
    <w:rsid w:val="00030E4A"/>
    <w:rsid w:val="00031A27"/>
    <w:rsid w:val="00031EE0"/>
    <w:rsid w:val="00032387"/>
    <w:rsid w:val="00032E25"/>
    <w:rsid w:val="00033990"/>
    <w:rsid w:val="000364E6"/>
    <w:rsid w:val="00040DBF"/>
    <w:rsid w:val="000429FD"/>
    <w:rsid w:val="00042EBC"/>
    <w:rsid w:val="0004420B"/>
    <w:rsid w:val="0004641A"/>
    <w:rsid w:val="00050D14"/>
    <w:rsid w:val="00052770"/>
    <w:rsid w:val="00052A07"/>
    <w:rsid w:val="000533DA"/>
    <w:rsid w:val="0005457F"/>
    <w:rsid w:val="000551B9"/>
    <w:rsid w:val="0006021B"/>
    <w:rsid w:val="000608E9"/>
    <w:rsid w:val="0006099E"/>
    <w:rsid w:val="00061FEB"/>
    <w:rsid w:val="000667DF"/>
    <w:rsid w:val="0007209B"/>
    <w:rsid w:val="00072FA2"/>
    <w:rsid w:val="0007544C"/>
    <w:rsid w:val="00075792"/>
    <w:rsid w:val="0007589A"/>
    <w:rsid w:val="000777CD"/>
    <w:rsid w:val="00077DDF"/>
    <w:rsid w:val="00080F9C"/>
    <w:rsid w:val="000815DE"/>
    <w:rsid w:val="00084E76"/>
    <w:rsid w:val="0008579A"/>
    <w:rsid w:val="0008686F"/>
    <w:rsid w:val="00086AA8"/>
    <w:rsid w:val="00086EF4"/>
    <w:rsid w:val="0008732D"/>
    <w:rsid w:val="00087E6B"/>
    <w:rsid w:val="00090929"/>
    <w:rsid w:val="000968B1"/>
    <w:rsid w:val="00096945"/>
    <w:rsid w:val="0009735C"/>
    <w:rsid w:val="000A104C"/>
    <w:rsid w:val="000A19DE"/>
    <w:rsid w:val="000A34EC"/>
    <w:rsid w:val="000A3A62"/>
    <w:rsid w:val="000A3EAB"/>
    <w:rsid w:val="000A62E4"/>
    <w:rsid w:val="000A666C"/>
    <w:rsid w:val="000A6D1F"/>
    <w:rsid w:val="000A7B36"/>
    <w:rsid w:val="000B0A52"/>
    <w:rsid w:val="000B12B2"/>
    <w:rsid w:val="000B31DA"/>
    <w:rsid w:val="000B3868"/>
    <w:rsid w:val="000B4C22"/>
    <w:rsid w:val="000B72E1"/>
    <w:rsid w:val="000C1926"/>
    <w:rsid w:val="000C1A18"/>
    <w:rsid w:val="000C27FE"/>
    <w:rsid w:val="000C2993"/>
    <w:rsid w:val="000C3149"/>
    <w:rsid w:val="000C3B49"/>
    <w:rsid w:val="000C3F01"/>
    <w:rsid w:val="000C648D"/>
    <w:rsid w:val="000D1294"/>
    <w:rsid w:val="000D13AC"/>
    <w:rsid w:val="000D585A"/>
    <w:rsid w:val="000D60F7"/>
    <w:rsid w:val="000D67C9"/>
    <w:rsid w:val="000D77C2"/>
    <w:rsid w:val="000E0098"/>
    <w:rsid w:val="000E039E"/>
    <w:rsid w:val="000E27F9"/>
    <w:rsid w:val="000E2B1E"/>
    <w:rsid w:val="000E311F"/>
    <w:rsid w:val="000E3A68"/>
    <w:rsid w:val="000E633F"/>
    <w:rsid w:val="000E6CE0"/>
    <w:rsid w:val="000E73A7"/>
    <w:rsid w:val="000E7895"/>
    <w:rsid w:val="000F137A"/>
    <w:rsid w:val="000F1825"/>
    <w:rsid w:val="000F2093"/>
    <w:rsid w:val="000F4745"/>
    <w:rsid w:val="000F4D52"/>
    <w:rsid w:val="000F77E3"/>
    <w:rsid w:val="00101215"/>
    <w:rsid w:val="0010232B"/>
    <w:rsid w:val="00103535"/>
    <w:rsid w:val="00107B02"/>
    <w:rsid w:val="00112816"/>
    <w:rsid w:val="00113070"/>
    <w:rsid w:val="0011363A"/>
    <w:rsid w:val="00113A3F"/>
    <w:rsid w:val="001164FE"/>
    <w:rsid w:val="00116726"/>
    <w:rsid w:val="00123E27"/>
    <w:rsid w:val="0012463E"/>
    <w:rsid w:val="00125084"/>
    <w:rsid w:val="00125182"/>
    <w:rsid w:val="00125277"/>
    <w:rsid w:val="00125FFF"/>
    <w:rsid w:val="00126C35"/>
    <w:rsid w:val="00130A54"/>
    <w:rsid w:val="0013251B"/>
    <w:rsid w:val="00132B1F"/>
    <w:rsid w:val="001330B6"/>
    <w:rsid w:val="00133127"/>
    <w:rsid w:val="00133FB3"/>
    <w:rsid w:val="001347BC"/>
    <w:rsid w:val="00134F1B"/>
    <w:rsid w:val="001353B2"/>
    <w:rsid w:val="00135645"/>
    <w:rsid w:val="001375F7"/>
    <w:rsid w:val="00141F25"/>
    <w:rsid w:val="00145C15"/>
    <w:rsid w:val="0014739D"/>
    <w:rsid w:val="00151F26"/>
    <w:rsid w:val="00152BD2"/>
    <w:rsid w:val="00154225"/>
    <w:rsid w:val="001554E9"/>
    <w:rsid w:val="001557F8"/>
    <w:rsid w:val="00156607"/>
    <w:rsid w:val="00160D97"/>
    <w:rsid w:val="0016169D"/>
    <w:rsid w:val="00162BF1"/>
    <w:rsid w:val="0016560C"/>
    <w:rsid w:val="00165920"/>
    <w:rsid w:val="001703E6"/>
    <w:rsid w:val="0017040F"/>
    <w:rsid w:val="00171191"/>
    <w:rsid w:val="00172539"/>
    <w:rsid w:val="001802C8"/>
    <w:rsid w:val="00181500"/>
    <w:rsid w:val="0018167E"/>
    <w:rsid w:val="00184119"/>
    <w:rsid w:val="00186092"/>
    <w:rsid w:val="00186663"/>
    <w:rsid w:val="00186804"/>
    <w:rsid w:val="001939C6"/>
    <w:rsid w:val="00193A97"/>
    <w:rsid w:val="001948BE"/>
    <w:rsid w:val="00194BDD"/>
    <w:rsid w:val="00194BF6"/>
    <w:rsid w:val="0019547B"/>
    <w:rsid w:val="001A07EE"/>
    <w:rsid w:val="001A09E9"/>
    <w:rsid w:val="001A12CE"/>
    <w:rsid w:val="001A3097"/>
    <w:rsid w:val="001A316A"/>
    <w:rsid w:val="001A499A"/>
    <w:rsid w:val="001A57B7"/>
    <w:rsid w:val="001A6292"/>
    <w:rsid w:val="001A6F89"/>
    <w:rsid w:val="001A7511"/>
    <w:rsid w:val="001A7E64"/>
    <w:rsid w:val="001B0C88"/>
    <w:rsid w:val="001B16FE"/>
    <w:rsid w:val="001B2F1E"/>
    <w:rsid w:val="001B3969"/>
    <w:rsid w:val="001B483A"/>
    <w:rsid w:val="001B7B32"/>
    <w:rsid w:val="001C2764"/>
    <w:rsid w:val="001C289A"/>
    <w:rsid w:val="001C318B"/>
    <w:rsid w:val="001C33B0"/>
    <w:rsid w:val="001C3E41"/>
    <w:rsid w:val="001C42D1"/>
    <w:rsid w:val="001C57E6"/>
    <w:rsid w:val="001C5CBB"/>
    <w:rsid w:val="001C6968"/>
    <w:rsid w:val="001D24A0"/>
    <w:rsid w:val="001D5E51"/>
    <w:rsid w:val="001D6234"/>
    <w:rsid w:val="001D7A52"/>
    <w:rsid w:val="001E646A"/>
    <w:rsid w:val="001E682E"/>
    <w:rsid w:val="001E7FA0"/>
    <w:rsid w:val="001F007F"/>
    <w:rsid w:val="001F0D36"/>
    <w:rsid w:val="001F3D0C"/>
    <w:rsid w:val="001F4FEC"/>
    <w:rsid w:val="001F5C0F"/>
    <w:rsid w:val="00200D14"/>
    <w:rsid w:val="002017EF"/>
    <w:rsid w:val="00202F3F"/>
    <w:rsid w:val="00203A84"/>
    <w:rsid w:val="00207663"/>
    <w:rsid w:val="00212B40"/>
    <w:rsid w:val="00213E69"/>
    <w:rsid w:val="00214904"/>
    <w:rsid w:val="002159DA"/>
    <w:rsid w:val="00222154"/>
    <w:rsid w:val="00223E70"/>
    <w:rsid w:val="00224BB2"/>
    <w:rsid w:val="0022730F"/>
    <w:rsid w:val="00231009"/>
    <w:rsid w:val="00231D02"/>
    <w:rsid w:val="002336E1"/>
    <w:rsid w:val="00233F6B"/>
    <w:rsid w:val="0023482D"/>
    <w:rsid w:val="00235240"/>
    <w:rsid w:val="002363F9"/>
    <w:rsid w:val="002368FD"/>
    <w:rsid w:val="00240704"/>
    <w:rsid w:val="0024110F"/>
    <w:rsid w:val="002421FC"/>
    <w:rsid w:val="002423AB"/>
    <w:rsid w:val="002440B0"/>
    <w:rsid w:val="0024600D"/>
    <w:rsid w:val="0024617E"/>
    <w:rsid w:val="00246256"/>
    <w:rsid w:val="00247AAA"/>
    <w:rsid w:val="00247E8A"/>
    <w:rsid w:val="0025008E"/>
    <w:rsid w:val="0025106C"/>
    <w:rsid w:val="00255011"/>
    <w:rsid w:val="00256DAA"/>
    <w:rsid w:val="002610C6"/>
    <w:rsid w:val="00261DFE"/>
    <w:rsid w:val="00262130"/>
    <w:rsid w:val="0026296A"/>
    <w:rsid w:val="00264895"/>
    <w:rsid w:val="00265549"/>
    <w:rsid w:val="002661E6"/>
    <w:rsid w:val="00266803"/>
    <w:rsid w:val="002678AC"/>
    <w:rsid w:val="002742AE"/>
    <w:rsid w:val="002747D8"/>
    <w:rsid w:val="0027792D"/>
    <w:rsid w:val="00280C71"/>
    <w:rsid w:val="0028203F"/>
    <w:rsid w:val="00282723"/>
    <w:rsid w:val="00282788"/>
    <w:rsid w:val="00282A7A"/>
    <w:rsid w:val="00282FEE"/>
    <w:rsid w:val="00284EAE"/>
    <w:rsid w:val="00285917"/>
    <w:rsid w:val="00285E81"/>
    <w:rsid w:val="0028617A"/>
    <w:rsid w:val="00286D95"/>
    <w:rsid w:val="00291541"/>
    <w:rsid w:val="002937EA"/>
    <w:rsid w:val="0029608A"/>
    <w:rsid w:val="0029658E"/>
    <w:rsid w:val="002968B0"/>
    <w:rsid w:val="002A212B"/>
    <w:rsid w:val="002A2649"/>
    <w:rsid w:val="002A6617"/>
    <w:rsid w:val="002A6E3C"/>
    <w:rsid w:val="002A7E1B"/>
    <w:rsid w:val="002B0EDC"/>
    <w:rsid w:val="002B230E"/>
    <w:rsid w:val="002B4718"/>
    <w:rsid w:val="002B6C20"/>
    <w:rsid w:val="002C202A"/>
    <w:rsid w:val="002C2191"/>
    <w:rsid w:val="002C38D5"/>
    <w:rsid w:val="002C3BAC"/>
    <w:rsid w:val="002C3FBD"/>
    <w:rsid w:val="002C4C0B"/>
    <w:rsid w:val="002C574B"/>
    <w:rsid w:val="002C7D1C"/>
    <w:rsid w:val="002D3BF4"/>
    <w:rsid w:val="002D575C"/>
    <w:rsid w:val="002D6193"/>
    <w:rsid w:val="002D67FD"/>
    <w:rsid w:val="002D73BC"/>
    <w:rsid w:val="002E060F"/>
    <w:rsid w:val="002E0F59"/>
    <w:rsid w:val="002E1594"/>
    <w:rsid w:val="002E3D68"/>
    <w:rsid w:val="002E5403"/>
    <w:rsid w:val="002E64E3"/>
    <w:rsid w:val="002E6DD1"/>
    <w:rsid w:val="002F027E"/>
    <w:rsid w:val="002F1E2C"/>
    <w:rsid w:val="002F229B"/>
    <w:rsid w:val="002F50F6"/>
    <w:rsid w:val="002F5969"/>
    <w:rsid w:val="002F5C73"/>
    <w:rsid w:val="002F74FB"/>
    <w:rsid w:val="002F7AC3"/>
    <w:rsid w:val="0030484A"/>
    <w:rsid w:val="00304FF8"/>
    <w:rsid w:val="00305C5F"/>
    <w:rsid w:val="00310001"/>
    <w:rsid w:val="00311037"/>
    <w:rsid w:val="003115BB"/>
    <w:rsid w:val="00312CEA"/>
    <w:rsid w:val="0031454B"/>
    <w:rsid w:val="00316232"/>
    <w:rsid w:val="00320BFA"/>
    <w:rsid w:val="00320E52"/>
    <w:rsid w:val="0032378D"/>
    <w:rsid w:val="00324B4C"/>
    <w:rsid w:val="003251FE"/>
    <w:rsid w:val="003267CF"/>
    <w:rsid w:val="003346EF"/>
    <w:rsid w:val="00334AC1"/>
    <w:rsid w:val="00335048"/>
    <w:rsid w:val="003354F4"/>
    <w:rsid w:val="00340AD0"/>
    <w:rsid w:val="00340B6D"/>
    <w:rsid w:val="00340C8E"/>
    <w:rsid w:val="00342CF6"/>
    <w:rsid w:val="00344540"/>
    <w:rsid w:val="003519A3"/>
    <w:rsid w:val="00354D1E"/>
    <w:rsid w:val="00356A70"/>
    <w:rsid w:val="00356D08"/>
    <w:rsid w:val="0036106A"/>
    <w:rsid w:val="00361C3F"/>
    <w:rsid w:val="00362443"/>
    <w:rsid w:val="00362F5E"/>
    <w:rsid w:val="0037046F"/>
    <w:rsid w:val="00370815"/>
    <w:rsid w:val="003746AE"/>
    <w:rsid w:val="00374B19"/>
    <w:rsid w:val="00376919"/>
    <w:rsid w:val="0037765D"/>
    <w:rsid w:val="00377DA7"/>
    <w:rsid w:val="00381049"/>
    <w:rsid w:val="00383087"/>
    <w:rsid w:val="0038458E"/>
    <w:rsid w:val="00386A97"/>
    <w:rsid w:val="00390232"/>
    <w:rsid w:val="0039363E"/>
    <w:rsid w:val="003966D0"/>
    <w:rsid w:val="003A0510"/>
    <w:rsid w:val="003A0654"/>
    <w:rsid w:val="003A20E0"/>
    <w:rsid w:val="003A2B7D"/>
    <w:rsid w:val="003A4A75"/>
    <w:rsid w:val="003A5366"/>
    <w:rsid w:val="003A756E"/>
    <w:rsid w:val="003A7A7E"/>
    <w:rsid w:val="003B2596"/>
    <w:rsid w:val="003B2DBA"/>
    <w:rsid w:val="003B6465"/>
    <w:rsid w:val="003B647A"/>
    <w:rsid w:val="003C2BD1"/>
    <w:rsid w:val="003C5262"/>
    <w:rsid w:val="003D164C"/>
    <w:rsid w:val="003D1BC8"/>
    <w:rsid w:val="003D1C05"/>
    <w:rsid w:val="003D2E0C"/>
    <w:rsid w:val="003D398C"/>
    <w:rsid w:val="003D473B"/>
    <w:rsid w:val="003D4B35"/>
    <w:rsid w:val="003D7621"/>
    <w:rsid w:val="003D7DB8"/>
    <w:rsid w:val="003E0515"/>
    <w:rsid w:val="003E1B76"/>
    <w:rsid w:val="003E3690"/>
    <w:rsid w:val="003E4F19"/>
    <w:rsid w:val="003E6238"/>
    <w:rsid w:val="003E63C7"/>
    <w:rsid w:val="003E6A3A"/>
    <w:rsid w:val="003E7460"/>
    <w:rsid w:val="003F058F"/>
    <w:rsid w:val="003F0928"/>
    <w:rsid w:val="003F4983"/>
    <w:rsid w:val="003F5F25"/>
    <w:rsid w:val="003F6A4B"/>
    <w:rsid w:val="00400480"/>
    <w:rsid w:val="004023AD"/>
    <w:rsid w:val="00403A2E"/>
    <w:rsid w:val="00403AF7"/>
    <w:rsid w:val="0040436D"/>
    <w:rsid w:val="004067DB"/>
    <w:rsid w:val="00410543"/>
    <w:rsid w:val="00412C5F"/>
    <w:rsid w:val="00412EE5"/>
    <w:rsid w:val="00413D2B"/>
    <w:rsid w:val="004146B6"/>
    <w:rsid w:val="004173CC"/>
    <w:rsid w:val="00417459"/>
    <w:rsid w:val="004231DF"/>
    <w:rsid w:val="0042356B"/>
    <w:rsid w:val="0042420A"/>
    <w:rsid w:val="004243D2"/>
    <w:rsid w:val="00424610"/>
    <w:rsid w:val="00424AD5"/>
    <w:rsid w:val="00426BD0"/>
    <w:rsid w:val="004271BE"/>
    <w:rsid w:val="004316C5"/>
    <w:rsid w:val="00431D74"/>
    <w:rsid w:val="00434811"/>
    <w:rsid w:val="00434B40"/>
    <w:rsid w:val="00435112"/>
    <w:rsid w:val="00435424"/>
    <w:rsid w:val="00435B7A"/>
    <w:rsid w:val="00436B82"/>
    <w:rsid w:val="00436EA2"/>
    <w:rsid w:val="00437F06"/>
    <w:rsid w:val="00440886"/>
    <w:rsid w:val="00442B09"/>
    <w:rsid w:val="0044490B"/>
    <w:rsid w:val="00445E7B"/>
    <w:rsid w:val="00446AF7"/>
    <w:rsid w:val="00447E92"/>
    <w:rsid w:val="00451B94"/>
    <w:rsid w:val="00452686"/>
    <w:rsid w:val="00452C21"/>
    <w:rsid w:val="00455AED"/>
    <w:rsid w:val="0045608F"/>
    <w:rsid w:val="00456AF1"/>
    <w:rsid w:val="00456B16"/>
    <w:rsid w:val="00460981"/>
    <w:rsid w:val="00462F61"/>
    <w:rsid w:val="0046300D"/>
    <w:rsid w:val="004651C3"/>
    <w:rsid w:val="004661F2"/>
    <w:rsid w:val="00470C41"/>
    <w:rsid w:val="004712E7"/>
    <w:rsid w:val="0047411A"/>
    <w:rsid w:val="004761EF"/>
    <w:rsid w:val="0047690F"/>
    <w:rsid w:val="00476C78"/>
    <w:rsid w:val="0048002D"/>
    <w:rsid w:val="00480113"/>
    <w:rsid w:val="00481148"/>
    <w:rsid w:val="00482174"/>
    <w:rsid w:val="0048576D"/>
    <w:rsid w:val="00485ED9"/>
    <w:rsid w:val="00486C10"/>
    <w:rsid w:val="00487BD5"/>
    <w:rsid w:val="004904D4"/>
    <w:rsid w:val="0049136A"/>
    <w:rsid w:val="0049157E"/>
    <w:rsid w:val="004926FF"/>
    <w:rsid w:val="00492CEF"/>
    <w:rsid w:val="00493752"/>
    <w:rsid w:val="00493B1A"/>
    <w:rsid w:val="0049495C"/>
    <w:rsid w:val="00497EF6"/>
    <w:rsid w:val="004A1B06"/>
    <w:rsid w:val="004A2003"/>
    <w:rsid w:val="004A621D"/>
    <w:rsid w:val="004A6225"/>
    <w:rsid w:val="004B2897"/>
    <w:rsid w:val="004B42D8"/>
    <w:rsid w:val="004B4A08"/>
    <w:rsid w:val="004B6A66"/>
    <w:rsid w:val="004B6B8F"/>
    <w:rsid w:val="004B7511"/>
    <w:rsid w:val="004C0425"/>
    <w:rsid w:val="004C4E77"/>
    <w:rsid w:val="004C6177"/>
    <w:rsid w:val="004D034E"/>
    <w:rsid w:val="004D063C"/>
    <w:rsid w:val="004D065D"/>
    <w:rsid w:val="004D142B"/>
    <w:rsid w:val="004D4A4B"/>
    <w:rsid w:val="004E0D5A"/>
    <w:rsid w:val="004E1321"/>
    <w:rsid w:val="004E17FF"/>
    <w:rsid w:val="004E23CE"/>
    <w:rsid w:val="004E4BDF"/>
    <w:rsid w:val="004E516B"/>
    <w:rsid w:val="004E643C"/>
    <w:rsid w:val="004E6C7F"/>
    <w:rsid w:val="004F346F"/>
    <w:rsid w:val="004F3A3B"/>
    <w:rsid w:val="004F4847"/>
    <w:rsid w:val="004F4BD6"/>
    <w:rsid w:val="004F6F8E"/>
    <w:rsid w:val="00500539"/>
    <w:rsid w:val="00502021"/>
    <w:rsid w:val="00503373"/>
    <w:rsid w:val="00503B6D"/>
    <w:rsid w:val="00503F3F"/>
    <w:rsid w:val="00504693"/>
    <w:rsid w:val="00504EF7"/>
    <w:rsid w:val="00506A9C"/>
    <w:rsid w:val="00512F50"/>
    <w:rsid w:val="00515FE7"/>
    <w:rsid w:val="0051704D"/>
    <w:rsid w:val="00517CD9"/>
    <w:rsid w:val="005202C7"/>
    <w:rsid w:val="005226B0"/>
    <w:rsid w:val="00524C38"/>
    <w:rsid w:val="0052778D"/>
    <w:rsid w:val="00527F96"/>
    <w:rsid w:val="00533C4A"/>
    <w:rsid w:val="00534634"/>
    <w:rsid w:val="00536336"/>
    <w:rsid w:val="00542ED7"/>
    <w:rsid w:val="00543DBC"/>
    <w:rsid w:val="00546634"/>
    <w:rsid w:val="00550D4A"/>
    <w:rsid w:val="005520D7"/>
    <w:rsid w:val="00555933"/>
    <w:rsid w:val="005602D1"/>
    <w:rsid w:val="00563204"/>
    <w:rsid w:val="005638DA"/>
    <w:rsid w:val="00563E3C"/>
    <w:rsid w:val="00564A29"/>
    <w:rsid w:val="00564FBC"/>
    <w:rsid w:val="005705A9"/>
    <w:rsid w:val="005712D7"/>
    <w:rsid w:val="00571638"/>
    <w:rsid w:val="005721B6"/>
    <w:rsid w:val="00572864"/>
    <w:rsid w:val="005740FC"/>
    <w:rsid w:val="00574F12"/>
    <w:rsid w:val="0057785C"/>
    <w:rsid w:val="0058482B"/>
    <w:rsid w:val="0058618A"/>
    <w:rsid w:val="005864E4"/>
    <w:rsid w:val="00586557"/>
    <w:rsid w:val="00587002"/>
    <w:rsid w:val="00591353"/>
    <w:rsid w:val="00591611"/>
    <w:rsid w:val="00591E3C"/>
    <w:rsid w:val="00592BA8"/>
    <w:rsid w:val="00594263"/>
    <w:rsid w:val="005952ED"/>
    <w:rsid w:val="00597644"/>
    <w:rsid w:val="005A3317"/>
    <w:rsid w:val="005A362B"/>
    <w:rsid w:val="005A4366"/>
    <w:rsid w:val="005A4952"/>
    <w:rsid w:val="005A7A05"/>
    <w:rsid w:val="005B10AE"/>
    <w:rsid w:val="005B20A1"/>
    <w:rsid w:val="005B2478"/>
    <w:rsid w:val="005B2E12"/>
    <w:rsid w:val="005B37CE"/>
    <w:rsid w:val="005B7AB6"/>
    <w:rsid w:val="005C0240"/>
    <w:rsid w:val="005C21FC"/>
    <w:rsid w:val="005C30AE"/>
    <w:rsid w:val="005C4E4F"/>
    <w:rsid w:val="005C5CC3"/>
    <w:rsid w:val="005D0D29"/>
    <w:rsid w:val="005D2D0A"/>
    <w:rsid w:val="005D3AA1"/>
    <w:rsid w:val="005D41E3"/>
    <w:rsid w:val="005D53A2"/>
    <w:rsid w:val="005D577A"/>
    <w:rsid w:val="005E12E0"/>
    <w:rsid w:val="005E34B4"/>
    <w:rsid w:val="005E35F3"/>
    <w:rsid w:val="005E3D70"/>
    <w:rsid w:val="005E400D"/>
    <w:rsid w:val="005E5E7D"/>
    <w:rsid w:val="005E698D"/>
    <w:rsid w:val="005E725A"/>
    <w:rsid w:val="005F09F1"/>
    <w:rsid w:val="005F1B22"/>
    <w:rsid w:val="005F2805"/>
    <w:rsid w:val="005F2F75"/>
    <w:rsid w:val="005F3403"/>
    <w:rsid w:val="005F5C87"/>
    <w:rsid w:val="005F6269"/>
    <w:rsid w:val="005F645A"/>
    <w:rsid w:val="005F7B4F"/>
    <w:rsid w:val="005F7EDE"/>
    <w:rsid w:val="0060060C"/>
    <w:rsid w:val="00603496"/>
    <w:rsid w:val="00604E8A"/>
    <w:rsid w:val="00606DD0"/>
    <w:rsid w:val="00610865"/>
    <w:rsid w:val="006118D1"/>
    <w:rsid w:val="00611F0A"/>
    <w:rsid w:val="0061251F"/>
    <w:rsid w:val="006142D7"/>
    <w:rsid w:val="0061445F"/>
    <w:rsid w:val="00614DFD"/>
    <w:rsid w:val="0061530A"/>
    <w:rsid w:val="00617A8E"/>
    <w:rsid w:val="00620D93"/>
    <w:rsid w:val="0062386A"/>
    <w:rsid w:val="00623FC5"/>
    <w:rsid w:val="006242FC"/>
    <w:rsid w:val="0062576D"/>
    <w:rsid w:val="00625788"/>
    <w:rsid w:val="00626258"/>
    <w:rsid w:val="006305AA"/>
    <w:rsid w:val="0063277E"/>
    <w:rsid w:val="00632CC2"/>
    <w:rsid w:val="00634633"/>
    <w:rsid w:val="00634DBF"/>
    <w:rsid w:val="00635BEB"/>
    <w:rsid w:val="006364F4"/>
    <w:rsid w:val="006374D6"/>
    <w:rsid w:val="00640052"/>
    <w:rsid w:val="00640352"/>
    <w:rsid w:val="006409E5"/>
    <w:rsid w:val="00640D07"/>
    <w:rsid w:val="006426D5"/>
    <w:rsid w:val="00642924"/>
    <w:rsid w:val="00643C61"/>
    <w:rsid w:val="006440F4"/>
    <w:rsid w:val="006451C7"/>
    <w:rsid w:val="00645CB7"/>
    <w:rsid w:val="006466FF"/>
    <w:rsid w:val="00646A5F"/>
    <w:rsid w:val="006475C1"/>
    <w:rsid w:val="00650957"/>
    <w:rsid w:val="00651DC7"/>
    <w:rsid w:val="00654F1C"/>
    <w:rsid w:val="006555D5"/>
    <w:rsid w:val="00656C00"/>
    <w:rsid w:val="006572E3"/>
    <w:rsid w:val="00661967"/>
    <w:rsid w:val="00661F61"/>
    <w:rsid w:val="0066510F"/>
    <w:rsid w:val="006656BA"/>
    <w:rsid w:val="00666037"/>
    <w:rsid w:val="00671B49"/>
    <w:rsid w:val="00672F6C"/>
    <w:rsid w:val="00674155"/>
    <w:rsid w:val="006746CA"/>
    <w:rsid w:val="006754B0"/>
    <w:rsid w:val="00675CE0"/>
    <w:rsid w:val="0067701B"/>
    <w:rsid w:val="006772C3"/>
    <w:rsid w:val="00677483"/>
    <w:rsid w:val="0068005F"/>
    <w:rsid w:val="00681E5B"/>
    <w:rsid w:val="00685812"/>
    <w:rsid w:val="00685DE1"/>
    <w:rsid w:val="006869E1"/>
    <w:rsid w:val="00686D25"/>
    <w:rsid w:val="00690F72"/>
    <w:rsid w:val="00691540"/>
    <w:rsid w:val="00692F40"/>
    <w:rsid w:val="006934D1"/>
    <w:rsid w:val="00695745"/>
    <w:rsid w:val="0069600B"/>
    <w:rsid w:val="006A0A1A"/>
    <w:rsid w:val="006A0A6B"/>
    <w:rsid w:val="006A14E7"/>
    <w:rsid w:val="006A218A"/>
    <w:rsid w:val="006A2762"/>
    <w:rsid w:val="006A6460"/>
    <w:rsid w:val="006B0389"/>
    <w:rsid w:val="006B104E"/>
    <w:rsid w:val="006B41EE"/>
    <w:rsid w:val="006B5AEA"/>
    <w:rsid w:val="006B6383"/>
    <w:rsid w:val="006B640D"/>
    <w:rsid w:val="006B7E1A"/>
    <w:rsid w:val="006C07CF"/>
    <w:rsid w:val="006C17AF"/>
    <w:rsid w:val="006C51AA"/>
    <w:rsid w:val="006C61FA"/>
    <w:rsid w:val="006D0896"/>
    <w:rsid w:val="006D3C13"/>
    <w:rsid w:val="006D6FC9"/>
    <w:rsid w:val="006E0D63"/>
    <w:rsid w:val="006E1118"/>
    <w:rsid w:val="006E25D2"/>
    <w:rsid w:val="006E3FFA"/>
    <w:rsid w:val="006E495A"/>
    <w:rsid w:val="006E4F71"/>
    <w:rsid w:val="006E5AE8"/>
    <w:rsid w:val="006F2951"/>
    <w:rsid w:val="006F525B"/>
    <w:rsid w:val="006F7224"/>
    <w:rsid w:val="00700811"/>
    <w:rsid w:val="00701507"/>
    <w:rsid w:val="00701932"/>
    <w:rsid w:val="00703306"/>
    <w:rsid w:val="00703895"/>
    <w:rsid w:val="0070391A"/>
    <w:rsid w:val="00704B14"/>
    <w:rsid w:val="007052ED"/>
    <w:rsid w:val="00706486"/>
    <w:rsid w:val="00706DAB"/>
    <w:rsid w:val="007101EE"/>
    <w:rsid w:val="0071065D"/>
    <w:rsid w:val="00710F0F"/>
    <w:rsid w:val="0071230F"/>
    <w:rsid w:val="00713B06"/>
    <w:rsid w:val="007214E3"/>
    <w:rsid w:val="00721961"/>
    <w:rsid w:val="007222F7"/>
    <w:rsid w:val="0072319C"/>
    <w:rsid w:val="007235E6"/>
    <w:rsid w:val="00723BDA"/>
    <w:rsid w:val="007245E2"/>
    <w:rsid w:val="00724679"/>
    <w:rsid w:val="00724A5E"/>
    <w:rsid w:val="00724A83"/>
    <w:rsid w:val="00725368"/>
    <w:rsid w:val="00725C96"/>
    <w:rsid w:val="0072624D"/>
    <w:rsid w:val="00727B4D"/>
    <w:rsid w:val="00727C6C"/>
    <w:rsid w:val="007304F3"/>
    <w:rsid w:val="00730839"/>
    <w:rsid w:val="00730F60"/>
    <w:rsid w:val="007315E3"/>
    <w:rsid w:val="0073324B"/>
    <w:rsid w:val="00733FF9"/>
    <w:rsid w:val="0073516E"/>
    <w:rsid w:val="0073668C"/>
    <w:rsid w:val="00736A53"/>
    <w:rsid w:val="00737FA6"/>
    <w:rsid w:val="00740603"/>
    <w:rsid w:val="0074156E"/>
    <w:rsid w:val="007418CA"/>
    <w:rsid w:val="00741A02"/>
    <w:rsid w:val="00742BB7"/>
    <w:rsid w:val="00744695"/>
    <w:rsid w:val="00746E91"/>
    <w:rsid w:val="00752038"/>
    <w:rsid w:val="00752AB8"/>
    <w:rsid w:val="00752BD4"/>
    <w:rsid w:val="00754BF6"/>
    <w:rsid w:val="007554DF"/>
    <w:rsid w:val="00756384"/>
    <w:rsid w:val="0075654B"/>
    <w:rsid w:val="0075776D"/>
    <w:rsid w:val="00760429"/>
    <w:rsid w:val="007613FB"/>
    <w:rsid w:val="00761C27"/>
    <w:rsid w:val="00761E34"/>
    <w:rsid w:val="00762DE1"/>
    <w:rsid w:val="00763727"/>
    <w:rsid w:val="00764AAF"/>
    <w:rsid w:val="007705A5"/>
    <w:rsid w:val="00771110"/>
    <w:rsid w:val="00771CA6"/>
    <w:rsid w:val="007722BF"/>
    <w:rsid w:val="0077276F"/>
    <w:rsid w:val="00772942"/>
    <w:rsid w:val="00773102"/>
    <w:rsid w:val="00774C96"/>
    <w:rsid w:val="00774E7B"/>
    <w:rsid w:val="0077580B"/>
    <w:rsid w:val="00780FE5"/>
    <w:rsid w:val="00781167"/>
    <w:rsid w:val="007817A9"/>
    <w:rsid w:val="00782564"/>
    <w:rsid w:val="007854B3"/>
    <w:rsid w:val="0078787D"/>
    <w:rsid w:val="00787FA8"/>
    <w:rsid w:val="00791786"/>
    <w:rsid w:val="0079201E"/>
    <w:rsid w:val="00793172"/>
    <w:rsid w:val="00793FCC"/>
    <w:rsid w:val="007944F8"/>
    <w:rsid w:val="007967D7"/>
    <w:rsid w:val="00796E09"/>
    <w:rsid w:val="007973E3"/>
    <w:rsid w:val="007978DF"/>
    <w:rsid w:val="007A0AFB"/>
    <w:rsid w:val="007A1883"/>
    <w:rsid w:val="007A1C70"/>
    <w:rsid w:val="007A22D4"/>
    <w:rsid w:val="007A41E0"/>
    <w:rsid w:val="007A577C"/>
    <w:rsid w:val="007A7C31"/>
    <w:rsid w:val="007B04B8"/>
    <w:rsid w:val="007B0747"/>
    <w:rsid w:val="007B1DC9"/>
    <w:rsid w:val="007B20EA"/>
    <w:rsid w:val="007B2E73"/>
    <w:rsid w:val="007B3E65"/>
    <w:rsid w:val="007B42D6"/>
    <w:rsid w:val="007B4599"/>
    <w:rsid w:val="007B7338"/>
    <w:rsid w:val="007C215F"/>
    <w:rsid w:val="007C32A6"/>
    <w:rsid w:val="007C3CE3"/>
    <w:rsid w:val="007C61D8"/>
    <w:rsid w:val="007C78A4"/>
    <w:rsid w:val="007C7F22"/>
    <w:rsid w:val="007D0720"/>
    <w:rsid w:val="007D10F2"/>
    <w:rsid w:val="007D207E"/>
    <w:rsid w:val="007D4405"/>
    <w:rsid w:val="007D6DEC"/>
    <w:rsid w:val="007E03B2"/>
    <w:rsid w:val="007E0AAE"/>
    <w:rsid w:val="007E423C"/>
    <w:rsid w:val="007E46A1"/>
    <w:rsid w:val="007E4ED5"/>
    <w:rsid w:val="007E5911"/>
    <w:rsid w:val="007E6061"/>
    <w:rsid w:val="007E609D"/>
    <w:rsid w:val="007E730D"/>
    <w:rsid w:val="007E7311"/>
    <w:rsid w:val="007E7AEF"/>
    <w:rsid w:val="007F0DB2"/>
    <w:rsid w:val="007F1575"/>
    <w:rsid w:val="007F20C0"/>
    <w:rsid w:val="007F22FC"/>
    <w:rsid w:val="007F3A62"/>
    <w:rsid w:val="007F403E"/>
    <w:rsid w:val="008037B2"/>
    <w:rsid w:val="0080414F"/>
    <w:rsid w:val="00806D65"/>
    <w:rsid w:val="00806D88"/>
    <w:rsid w:val="008072AC"/>
    <w:rsid w:val="00807DD7"/>
    <w:rsid w:val="00810CEA"/>
    <w:rsid w:val="008110DD"/>
    <w:rsid w:val="00811FE9"/>
    <w:rsid w:val="00812133"/>
    <w:rsid w:val="00814708"/>
    <w:rsid w:val="00817884"/>
    <w:rsid w:val="00820A5C"/>
    <w:rsid w:val="00820C5D"/>
    <w:rsid w:val="00822E44"/>
    <w:rsid w:val="008233E5"/>
    <w:rsid w:val="00823C7D"/>
    <w:rsid w:val="008279B2"/>
    <w:rsid w:val="00833DE8"/>
    <w:rsid w:val="00833F47"/>
    <w:rsid w:val="008348C3"/>
    <w:rsid w:val="0083626D"/>
    <w:rsid w:val="008373B4"/>
    <w:rsid w:val="00837F55"/>
    <w:rsid w:val="008404C4"/>
    <w:rsid w:val="0084515F"/>
    <w:rsid w:val="00845D1E"/>
    <w:rsid w:val="00846112"/>
    <w:rsid w:val="008467AB"/>
    <w:rsid w:val="00847CC7"/>
    <w:rsid w:val="00847D37"/>
    <w:rsid w:val="0085001D"/>
    <w:rsid w:val="00850526"/>
    <w:rsid w:val="008510B3"/>
    <w:rsid w:val="008516BE"/>
    <w:rsid w:val="00853CED"/>
    <w:rsid w:val="00853D22"/>
    <w:rsid w:val="008601DB"/>
    <w:rsid w:val="00863702"/>
    <w:rsid w:val="008650AD"/>
    <w:rsid w:val="00865998"/>
    <w:rsid w:val="00866ADC"/>
    <w:rsid w:val="008671C7"/>
    <w:rsid w:val="00870E82"/>
    <w:rsid w:val="00871A41"/>
    <w:rsid w:val="00872B69"/>
    <w:rsid w:val="00873A3A"/>
    <w:rsid w:val="008759C5"/>
    <w:rsid w:val="00876C01"/>
    <w:rsid w:val="00876E6C"/>
    <w:rsid w:val="00877146"/>
    <w:rsid w:val="00877165"/>
    <w:rsid w:val="0087751A"/>
    <w:rsid w:val="00886D76"/>
    <w:rsid w:val="00887B9F"/>
    <w:rsid w:val="008913A2"/>
    <w:rsid w:val="008914C3"/>
    <w:rsid w:val="00891B24"/>
    <w:rsid w:val="00892382"/>
    <w:rsid w:val="008946AE"/>
    <w:rsid w:val="00894D5F"/>
    <w:rsid w:val="008951A3"/>
    <w:rsid w:val="008959C0"/>
    <w:rsid w:val="00897019"/>
    <w:rsid w:val="008A2298"/>
    <w:rsid w:val="008A3AB0"/>
    <w:rsid w:val="008B061D"/>
    <w:rsid w:val="008B0A07"/>
    <w:rsid w:val="008B4056"/>
    <w:rsid w:val="008B66A6"/>
    <w:rsid w:val="008B781F"/>
    <w:rsid w:val="008C0069"/>
    <w:rsid w:val="008C1266"/>
    <w:rsid w:val="008C1495"/>
    <w:rsid w:val="008C5325"/>
    <w:rsid w:val="008C542A"/>
    <w:rsid w:val="008C5E2A"/>
    <w:rsid w:val="008C7BD9"/>
    <w:rsid w:val="008D0160"/>
    <w:rsid w:val="008D1595"/>
    <w:rsid w:val="008D19EA"/>
    <w:rsid w:val="008D5522"/>
    <w:rsid w:val="008D648B"/>
    <w:rsid w:val="008D69C5"/>
    <w:rsid w:val="008D7404"/>
    <w:rsid w:val="008E0F86"/>
    <w:rsid w:val="008E2E21"/>
    <w:rsid w:val="008E2F37"/>
    <w:rsid w:val="008E5633"/>
    <w:rsid w:val="008E6B77"/>
    <w:rsid w:val="008F12F3"/>
    <w:rsid w:val="008F2DC1"/>
    <w:rsid w:val="008F358F"/>
    <w:rsid w:val="008F70AD"/>
    <w:rsid w:val="009005E1"/>
    <w:rsid w:val="0090075D"/>
    <w:rsid w:val="00900892"/>
    <w:rsid w:val="00900DAF"/>
    <w:rsid w:val="00900DB1"/>
    <w:rsid w:val="009017FD"/>
    <w:rsid w:val="009022BF"/>
    <w:rsid w:val="009036E7"/>
    <w:rsid w:val="00904A28"/>
    <w:rsid w:val="00904C22"/>
    <w:rsid w:val="00906C56"/>
    <w:rsid w:val="009107B6"/>
    <w:rsid w:val="00911CD9"/>
    <w:rsid w:val="00912586"/>
    <w:rsid w:val="00912B71"/>
    <w:rsid w:val="00914430"/>
    <w:rsid w:val="00921B36"/>
    <w:rsid w:val="00924D78"/>
    <w:rsid w:val="009253C0"/>
    <w:rsid w:val="00926422"/>
    <w:rsid w:val="00926705"/>
    <w:rsid w:val="009274FD"/>
    <w:rsid w:val="00931632"/>
    <w:rsid w:val="00931650"/>
    <w:rsid w:val="00932C92"/>
    <w:rsid w:val="00933B20"/>
    <w:rsid w:val="00933BAB"/>
    <w:rsid w:val="0094272D"/>
    <w:rsid w:val="00944798"/>
    <w:rsid w:val="00944A41"/>
    <w:rsid w:val="00944E07"/>
    <w:rsid w:val="009451F7"/>
    <w:rsid w:val="009454E4"/>
    <w:rsid w:val="009465A1"/>
    <w:rsid w:val="0095156F"/>
    <w:rsid w:val="00951C9A"/>
    <w:rsid w:val="00952801"/>
    <w:rsid w:val="00953154"/>
    <w:rsid w:val="0095650B"/>
    <w:rsid w:val="00961594"/>
    <w:rsid w:val="00962162"/>
    <w:rsid w:val="00962AEF"/>
    <w:rsid w:val="00962FD5"/>
    <w:rsid w:val="00963676"/>
    <w:rsid w:val="00966550"/>
    <w:rsid w:val="0096683A"/>
    <w:rsid w:val="00966C91"/>
    <w:rsid w:val="00967611"/>
    <w:rsid w:val="00973779"/>
    <w:rsid w:val="0097391D"/>
    <w:rsid w:val="00975552"/>
    <w:rsid w:val="0097565D"/>
    <w:rsid w:val="00976003"/>
    <w:rsid w:val="0097790C"/>
    <w:rsid w:val="0098226F"/>
    <w:rsid w:val="00984240"/>
    <w:rsid w:val="00987F2B"/>
    <w:rsid w:val="00994BE1"/>
    <w:rsid w:val="00995B07"/>
    <w:rsid w:val="00997D42"/>
    <w:rsid w:val="009A06AD"/>
    <w:rsid w:val="009A2619"/>
    <w:rsid w:val="009A5850"/>
    <w:rsid w:val="009A5D96"/>
    <w:rsid w:val="009A677A"/>
    <w:rsid w:val="009B10D6"/>
    <w:rsid w:val="009B132E"/>
    <w:rsid w:val="009B49B5"/>
    <w:rsid w:val="009C24CF"/>
    <w:rsid w:val="009C47F4"/>
    <w:rsid w:val="009C4E75"/>
    <w:rsid w:val="009C4F97"/>
    <w:rsid w:val="009C5EE9"/>
    <w:rsid w:val="009C61F9"/>
    <w:rsid w:val="009D3133"/>
    <w:rsid w:val="009D4D79"/>
    <w:rsid w:val="009D65D0"/>
    <w:rsid w:val="009D7E91"/>
    <w:rsid w:val="009E135E"/>
    <w:rsid w:val="009E1DC2"/>
    <w:rsid w:val="009E2A58"/>
    <w:rsid w:val="009E2E69"/>
    <w:rsid w:val="009E3C92"/>
    <w:rsid w:val="009E41FB"/>
    <w:rsid w:val="009E4678"/>
    <w:rsid w:val="009E5364"/>
    <w:rsid w:val="009E54F4"/>
    <w:rsid w:val="009E6370"/>
    <w:rsid w:val="009E71AD"/>
    <w:rsid w:val="009E7CC4"/>
    <w:rsid w:val="009F02DC"/>
    <w:rsid w:val="009F2BFA"/>
    <w:rsid w:val="009F5714"/>
    <w:rsid w:val="00A00C43"/>
    <w:rsid w:val="00A0320C"/>
    <w:rsid w:val="00A03A3D"/>
    <w:rsid w:val="00A045C4"/>
    <w:rsid w:val="00A10DFA"/>
    <w:rsid w:val="00A11F7F"/>
    <w:rsid w:val="00A21708"/>
    <w:rsid w:val="00A21AA1"/>
    <w:rsid w:val="00A21B11"/>
    <w:rsid w:val="00A22362"/>
    <w:rsid w:val="00A242D9"/>
    <w:rsid w:val="00A249BA"/>
    <w:rsid w:val="00A266A9"/>
    <w:rsid w:val="00A2774B"/>
    <w:rsid w:val="00A307C7"/>
    <w:rsid w:val="00A3111F"/>
    <w:rsid w:val="00A32B44"/>
    <w:rsid w:val="00A33C9D"/>
    <w:rsid w:val="00A33D6F"/>
    <w:rsid w:val="00A35219"/>
    <w:rsid w:val="00A35499"/>
    <w:rsid w:val="00A36DFF"/>
    <w:rsid w:val="00A3756E"/>
    <w:rsid w:val="00A436EE"/>
    <w:rsid w:val="00A4450E"/>
    <w:rsid w:val="00A44581"/>
    <w:rsid w:val="00A45093"/>
    <w:rsid w:val="00A45C67"/>
    <w:rsid w:val="00A473F4"/>
    <w:rsid w:val="00A503DF"/>
    <w:rsid w:val="00A50857"/>
    <w:rsid w:val="00A50EAF"/>
    <w:rsid w:val="00A53BC3"/>
    <w:rsid w:val="00A57EFA"/>
    <w:rsid w:val="00A602F9"/>
    <w:rsid w:val="00A60B1E"/>
    <w:rsid w:val="00A60B4B"/>
    <w:rsid w:val="00A623CC"/>
    <w:rsid w:val="00A6276E"/>
    <w:rsid w:val="00A650EE"/>
    <w:rsid w:val="00A65560"/>
    <w:rsid w:val="00A662C8"/>
    <w:rsid w:val="00A6693E"/>
    <w:rsid w:val="00A67574"/>
    <w:rsid w:val="00A70A98"/>
    <w:rsid w:val="00A71157"/>
    <w:rsid w:val="00A7545A"/>
    <w:rsid w:val="00A75AB9"/>
    <w:rsid w:val="00A77132"/>
    <w:rsid w:val="00A823BA"/>
    <w:rsid w:val="00A83273"/>
    <w:rsid w:val="00A86533"/>
    <w:rsid w:val="00A91D4E"/>
    <w:rsid w:val="00A947CF"/>
    <w:rsid w:val="00A966E6"/>
    <w:rsid w:val="00AA0604"/>
    <w:rsid w:val="00AA119D"/>
    <w:rsid w:val="00AA15DB"/>
    <w:rsid w:val="00AA18EE"/>
    <w:rsid w:val="00AA3FE0"/>
    <w:rsid w:val="00AA40E6"/>
    <w:rsid w:val="00AB1062"/>
    <w:rsid w:val="00AB12FC"/>
    <w:rsid w:val="00AB1AED"/>
    <w:rsid w:val="00AB2BE3"/>
    <w:rsid w:val="00AB2D88"/>
    <w:rsid w:val="00AB42F8"/>
    <w:rsid w:val="00AB7834"/>
    <w:rsid w:val="00AB7E74"/>
    <w:rsid w:val="00AC1E71"/>
    <w:rsid w:val="00AC2A6A"/>
    <w:rsid w:val="00AC2ED1"/>
    <w:rsid w:val="00AC4D5F"/>
    <w:rsid w:val="00AC763B"/>
    <w:rsid w:val="00AD0C38"/>
    <w:rsid w:val="00AD0DC3"/>
    <w:rsid w:val="00AD15C6"/>
    <w:rsid w:val="00AD1D2C"/>
    <w:rsid w:val="00AD1F97"/>
    <w:rsid w:val="00AD28E5"/>
    <w:rsid w:val="00AD2B04"/>
    <w:rsid w:val="00AD387E"/>
    <w:rsid w:val="00AD5F9F"/>
    <w:rsid w:val="00AD705B"/>
    <w:rsid w:val="00AD7C66"/>
    <w:rsid w:val="00AD7FA6"/>
    <w:rsid w:val="00AE0525"/>
    <w:rsid w:val="00AE08DB"/>
    <w:rsid w:val="00AE0E5F"/>
    <w:rsid w:val="00AE1844"/>
    <w:rsid w:val="00AE2729"/>
    <w:rsid w:val="00AE27FA"/>
    <w:rsid w:val="00AE286A"/>
    <w:rsid w:val="00AE3148"/>
    <w:rsid w:val="00AE3D74"/>
    <w:rsid w:val="00AE4D3C"/>
    <w:rsid w:val="00AE5AE2"/>
    <w:rsid w:val="00AE5B4F"/>
    <w:rsid w:val="00AE6137"/>
    <w:rsid w:val="00AE7343"/>
    <w:rsid w:val="00AF2718"/>
    <w:rsid w:val="00AF2D49"/>
    <w:rsid w:val="00AF4608"/>
    <w:rsid w:val="00AF5CA6"/>
    <w:rsid w:val="00AF5DDD"/>
    <w:rsid w:val="00AF63A8"/>
    <w:rsid w:val="00AF6E5C"/>
    <w:rsid w:val="00AF766B"/>
    <w:rsid w:val="00AF785A"/>
    <w:rsid w:val="00B0041B"/>
    <w:rsid w:val="00B00A13"/>
    <w:rsid w:val="00B00B33"/>
    <w:rsid w:val="00B00D69"/>
    <w:rsid w:val="00B00E04"/>
    <w:rsid w:val="00B02E97"/>
    <w:rsid w:val="00B0329E"/>
    <w:rsid w:val="00B0333C"/>
    <w:rsid w:val="00B05485"/>
    <w:rsid w:val="00B06A8C"/>
    <w:rsid w:val="00B078B6"/>
    <w:rsid w:val="00B07A86"/>
    <w:rsid w:val="00B1029C"/>
    <w:rsid w:val="00B1458E"/>
    <w:rsid w:val="00B14C51"/>
    <w:rsid w:val="00B1513B"/>
    <w:rsid w:val="00B16156"/>
    <w:rsid w:val="00B17C0A"/>
    <w:rsid w:val="00B20021"/>
    <w:rsid w:val="00B2067E"/>
    <w:rsid w:val="00B209BA"/>
    <w:rsid w:val="00B20FDE"/>
    <w:rsid w:val="00B23457"/>
    <w:rsid w:val="00B23AEC"/>
    <w:rsid w:val="00B23FE9"/>
    <w:rsid w:val="00B2627B"/>
    <w:rsid w:val="00B31076"/>
    <w:rsid w:val="00B33A3C"/>
    <w:rsid w:val="00B37A3B"/>
    <w:rsid w:val="00B42041"/>
    <w:rsid w:val="00B4367C"/>
    <w:rsid w:val="00B43FBF"/>
    <w:rsid w:val="00B44F11"/>
    <w:rsid w:val="00B4523C"/>
    <w:rsid w:val="00B47211"/>
    <w:rsid w:val="00B502F5"/>
    <w:rsid w:val="00B51094"/>
    <w:rsid w:val="00B51846"/>
    <w:rsid w:val="00B55742"/>
    <w:rsid w:val="00B61C50"/>
    <w:rsid w:val="00B62979"/>
    <w:rsid w:val="00B64546"/>
    <w:rsid w:val="00B64B12"/>
    <w:rsid w:val="00B660EA"/>
    <w:rsid w:val="00B66466"/>
    <w:rsid w:val="00B66EBB"/>
    <w:rsid w:val="00B70056"/>
    <w:rsid w:val="00B70FC5"/>
    <w:rsid w:val="00B71E21"/>
    <w:rsid w:val="00B7496C"/>
    <w:rsid w:val="00B763D7"/>
    <w:rsid w:val="00B76658"/>
    <w:rsid w:val="00B76D24"/>
    <w:rsid w:val="00B80440"/>
    <w:rsid w:val="00B80D0C"/>
    <w:rsid w:val="00B81CC2"/>
    <w:rsid w:val="00B823A7"/>
    <w:rsid w:val="00B833F0"/>
    <w:rsid w:val="00B86BFD"/>
    <w:rsid w:val="00B90F55"/>
    <w:rsid w:val="00B90FA5"/>
    <w:rsid w:val="00B914F5"/>
    <w:rsid w:val="00B919F1"/>
    <w:rsid w:val="00B9252E"/>
    <w:rsid w:val="00B95D69"/>
    <w:rsid w:val="00BA2260"/>
    <w:rsid w:val="00BA2891"/>
    <w:rsid w:val="00BB2C02"/>
    <w:rsid w:val="00BB468D"/>
    <w:rsid w:val="00BB5D8B"/>
    <w:rsid w:val="00BC088D"/>
    <w:rsid w:val="00BC0996"/>
    <w:rsid w:val="00BC0E8D"/>
    <w:rsid w:val="00BC1FEF"/>
    <w:rsid w:val="00BC4F18"/>
    <w:rsid w:val="00BC5920"/>
    <w:rsid w:val="00BC6B57"/>
    <w:rsid w:val="00BC78E8"/>
    <w:rsid w:val="00BD09B9"/>
    <w:rsid w:val="00BD13FB"/>
    <w:rsid w:val="00BD282E"/>
    <w:rsid w:val="00BD2862"/>
    <w:rsid w:val="00BD6AC5"/>
    <w:rsid w:val="00BD77CA"/>
    <w:rsid w:val="00BE048F"/>
    <w:rsid w:val="00BE1E4E"/>
    <w:rsid w:val="00BE385B"/>
    <w:rsid w:val="00BE6551"/>
    <w:rsid w:val="00BE7139"/>
    <w:rsid w:val="00BF093B"/>
    <w:rsid w:val="00BF2917"/>
    <w:rsid w:val="00BF5488"/>
    <w:rsid w:val="00BF6435"/>
    <w:rsid w:val="00C000A2"/>
    <w:rsid w:val="00C00B88"/>
    <w:rsid w:val="00C011F1"/>
    <w:rsid w:val="00C01983"/>
    <w:rsid w:val="00C031BA"/>
    <w:rsid w:val="00C06B2A"/>
    <w:rsid w:val="00C12373"/>
    <w:rsid w:val="00C13134"/>
    <w:rsid w:val="00C13472"/>
    <w:rsid w:val="00C14C16"/>
    <w:rsid w:val="00C21CF7"/>
    <w:rsid w:val="00C23465"/>
    <w:rsid w:val="00C24504"/>
    <w:rsid w:val="00C300DD"/>
    <w:rsid w:val="00C31033"/>
    <w:rsid w:val="00C33279"/>
    <w:rsid w:val="00C33ABA"/>
    <w:rsid w:val="00C3581A"/>
    <w:rsid w:val="00C35E57"/>
    <w:rsid w:val="00C35E80"/>
    <w:rsid w:val="00C40859"/>
    <w:rsid w:val="00C40AA2"/>
    <w:rsid w:val="00C40C69"/>
    <w:rsid w:val="00C41384"/>
    <w:rsid w:val="00C4238B"/>
    <w:rsid w:val="00C4244F"/>
    <w:rsid w:val="00C438A3"/>
    <w:rsid w:val="00C447A3"/>
    <w:rsid w:val="00C45675"/>
    <w:rsid w:val="00C46E6D"/>
    <w:rsid w:val="00C477E2"/>
    <w:rsid w:val="00C50403"/>
    <w:rsid w:val="00C50C21"/>
    <w:rsid w:val="00C51D09"/>
    <w:rsid w:val="00C53C98"/>
    <w:rsid w:val="00C54B17"/>
    <w:rsid w:val="00C568F0"/>
    <w:rsid w:val="00C602DE"/>
    <w:rsid w:val="00C632ED"/>
    <w:rsid w:val="00C66150"/>
    <w:rsid w:val="00C6671F"/>
    <w:rsid w:val="00C670FF"/>
    <w:rsid w:val="00C70EF5"/>
    <w:rsid w:val="00C756C5"/>
    <w:rsid w:val="00C76BEF"/>
    <w:rsid w:val="00C816F9"/>
    <w:rsid w:val="00C82195"/>
    <w:rsid w:val="00C82CAE"/>
    <w:rsid w:val="00C83D7F"/>
    <w:rsid w:val="00C8442E"/>
    <w:rsid w:val="00C87AA5"/>
    <w:rsid w:val="00C87B07"/>
    <w:rsid w:val="00C90C4B"/>
    <w:rsid w:val="00C91447"/>
    <w:rsid w:val="00C930A8"/>
    <w:rsid w:val="00C9487F"/>
    <w:rsid w:val="00C96857"/>
    <w:rsid w:val="00CA108B"/>
    <w:rsid w:val="00CA131E"/>
    <w:rsid w:val="00CA2BE9"/>
    <w:rsid w:val="00CA389A"/>
    <w:rsid w:val="00CA440E"/>
    <w:rsid w:val="00CA4984"/>
    <w:rsid w:val="00CA6CDB"/>
    <w:rsid w:val="00CA7C3E"/>
    <w:rsid w:val="00CB0761"/>
    <w:rsid w:val="00CB083E"/>
    <w:rsid w:val="00CB0C49"/>
    <w:rsid w:val="00CB3081"/>
    <w:rsid w:val="00CB3988"/>
    <w:rsid w:val="00CB511C"/>
    <w:rsid w:val="00CB5E13"/>
    <w:rsid w:val="00CB6C8F"/>
    <w:rsid w:val="00CC195B"/>
    <w:rsid w:val="00CC3524"/>
    <w:rsid w:val="00CC48BB"/>
    <w:rsid w:val="00CD07BB"/>
    <w:rsid w:val="00CD142A"/>
    <w:rsid w:val="00CD27BE"/>
    <w:rsid w:val="00CD29E9"/>
    <w:rsid w:val="00CD3F56"/>
    <w:rsid w:val="00CD4BBC"/>
    <w:rsid w:val="00CD671E"/>
    <w:rsid w:val="00CD6F0F"/>
    <w:rsid w:val="00CD79FF"/>
    <w:rsid w:val="00CE0BB7"/>
    <w:rsid w:val="00CE3E9A"/>
    <w:rsid w:val="00CE59BF"/>
    <w:rsid w:val="00CE6CB8"/>
    <w:rsid w:val="00CE6D3E"/>
    <w:rsid w:val="00CE708B"/>
    <w:rsid w:val="00CE77F0"/>
    <w:rsid w:val="00CF124D"/>
    <w:rsid w:val="00CF26B7"/>
    <w:rsid w:val="00CF2E91"/>
    <w:rsid w:val="00CF3050"/>
    <w:rsid w:val="00CF6E39"/>
    <w:rsid w:val="00CF72DA"/>
    <w:rsid w:val="00D06B43"/>
    <w:rsid w:val="00D0769A"/>
    <w:rsid w:val="00D10A54"/>
    <w:rsid w:val="00D122F6"/>
    <w:rsid w:val="00D129C4"/>
    <w:rsid w:val="00D13BAF"/>
    <w:rsid w:val="00D15B4E"/>
    <w:rsid w:val="00D16183"/>
    <w:rsid w:val="00D177E7"/>
    <w:rsid w:val="00D17E19"/>
    <w:rsid w:val="00D2008F"/>
    <w:rsid w:val="00D2079F"/>
    <w:rsid w:val="00D235D3"/>
    <w:rsid w:val="00D2377E"/>
    <w:rsid w:val="00D27CD5"/>
    <w:rsid w:val="00D308BC"/>
    <w:rsid w:val="00D33DCA"/>
    <w:rsid w:val="00D34480"/>
    <w:rsid w:val="00D34929"/>
    <w:rsid w:val="00D34E4B"/>
    <w:rsid w:val="00D360EC"/>
    <w:rsid w:val="00D363E1"/>
    <w:rsid w:val="00D42828"/>
    <w:rsid w:val="00D42E32"/>
    <w:rsid w:val="00D447EF"/>
    <w:rsid w:val="00D457B8"/>
    <w:rsid w:val="00D466D2"/>
    <w:rsid w:val="00D4681E"/>
    <w:rsid w:val="00D505E2"/>
    <w:rsid w:val="00D50F4A"/>
    <w:rsid w:val="00D55BF2"/>
    <w:rsid w:val="00D567E4"/>
    <w:rsid w:val="00D60AD1"/>
    <w:rsid w:val="00D61E21"/>
    <w:rsid w:val="00D62045"/>
    <w:rsid w:val="00D6298F"/>
    <w:rsid w:val="00D62D3C"/>
    <w:rsid w:val="00D63516"/>
    <w:rsid w:val="00D6449C"/>
    <w:rsid w:val="00D6498F"/>
    <w:rsid w:val="00D64D00"/>
    <w:rsid w:val="00D65AF1"/>
    <w:rsid w:val="00D67045"/>
    <w:rsid w:val="00D67BB1"/>
    <w:rsid w:val="00D67D21"/>
    <w:rsid w:val="00D741CA"/>
    <w:rsid w:val="00D7463D"/>
    <w:rsid w:val="00D779B8"/>
    <w:rsid w:val="00D807E0"/>
    <w:rsid w:val="00D80F5A"/>
    <w:rsid w:val="00D81167"/>
    <w:rsid w:val="00D815C7"/>
    <w:rsid w:val="00D83DE8"/>
    <w:rsid w:val="00D84943"/>
    <w:rsid w:val="00D87763"/>
    <w:rsid w:val="00D9087C"/>
    <w:rsid w:val="00D944C9"/>
    <w:rsid w:val="00D94AE7"/>
    <w:rsid w:val="00D94E44"/>
    <w:rsid w:val="00D9622A"/>
    <w:rsid w:val="00D966B3"/>
    <w:rsid w:val="00D970F0"/>
    <w:rsid w:val="00DA208B"/>
    <w:rsid w:val="00DA4540"/>
    <w:rsid w:val="00DA587E"/>
    <w:rsid w:val="00DA5F43"/>
    <w:rsid w:val="00DA60F4"/>
    <w:rsid w:val="00DA72D4"/>
    <w:rsid w:val="00DB08EC"/>
    <w:rsid w:val="00DB0F8B"/>
    <w:rsid w:val="00DB12DA"/>
    <w:rsid w:val="00DB3052"/>
    <w:rsid w:val="00DB3FC0"/>
    <w:rsid w:val="00DB55C4"/>
    <w:rsid w:val="00DB63FE"/>
    <w:rsid w:val="00DB6693"/>
    <w:rsid w:val="00DB701B"/>
    <w:rsid w:val="00DC20DB"/>
    <w:rsid w:val="00DC2D17"/>
    <w:rsid w:val="00DC4A62"/>
    <w:rsid w:val="00DC55B0"/>
    <w:rsid w:val="00DC57BE"/>
    <w:rsid w:val="00DC61F3"/>
    <w:rsid w:val="00DC6712"/>
    <w:rsid w:val="00DC743D"/>
    <w:rsid w:val="00DD01F7"/>
    <w:rsid w:val="00DD1185"/>
    <w:rsid w:val="00DD28F4"/>
    <w:rsid w:val="00DD59B1"/>
    <w:rsid w:val="00DD6A72"/>
    <w:rsid w:val="00DE23BF"/>
    <w:rsid w:val="00DE28DB"/>
    <w:rsid w:val="00DE3981"/>
    <w:rsid w:val="00DE3B46"/>
    <w:rsid w:val="00DE40DD"/>
    <w:rsid w:val="00DE56B1"/>
    <w:rsid w:val="00DE5D44"/>
    <w:rsid w:val="00DE7755"/>
    <w:rsid w:val="00DF059A"/>
    <w:rsid w:val="00DF26B9"/>
    <w:rsid w:val="00DF283D"/>
    <w:rsid w:val="00DF3604"/>
    <w:rsid w:val="00DF3C39"/>
    <w:rsid w:val="00DF3D56"/>
    <w:rsid w:val="00DF4852"/>
    <w:rsid w:val="00DF64E9"/>
    <w:rsid w:val="00DF6D19"/>
    <w:rsid w:val="00DF6ED2"/>
    <w:rsid w:val="00DF70F5"/>
    <w:rsid w:val="00DF72F8"/>
    <w:rsid w:val="00E01921"/>
    <w:rsid w:val="00E04634"/>
    <w:rsid w:val="00E04C7A"/>
    <w:rsid w:val="00E05D54"/>
    <w:rsid w:val="00E076ED"/>
    <w:rsid w:val="00E2252C"/>
    <w:rsid w:val="00E22536"/>
    <w:rsid w:val="00E23936"/>
    <w:rsid w:val="00E24D5E"/>
    <w:rsid w:val="00E25595"/>
    <w:rsid w:val="00E270C0"/>
    <w:rsid w:val="00E32261"/>
    <w:rsid w:val="00E35DF2"/>
    <w:rsid w:val="00E36D82"/>
    <w:rsid w:val="00E37AD2"/>
    <w:rsid w:val="00E40AB8"/>
    <w:rsid w:val="00E41198"/>
    <w:rsid w:val="00E4165B"/>
    <w:rsid w:val="00E42BCB"/>
    <w:rsid w:val="00E460B9"/>
    <w:rsid w:val="00E46573"/>
    <w:rsid w:val="00E51601"/>
    <w:rsid w:val="00E51965"/>
    <w:rsid w:val="00E52012"/>
    <w:rsid w:val="00E56413"/>
    <w:rsid w:val="00E57C91"/>
    <w:rsid w:val="00E60665"/>
    <w:rsid w:val="00E61BB7"/>
    <w:rsid w:val="00E61F94"/>
    <w:rsid w:val="00E645F6"/>
    <w:rsid w:val="00E66A9F"/>
    <w:rsid w:val="00E67121"/>
    <w:rsid w:val="00E67603"/>
    <w:rsid w:val="00E7198D"/>
    <w:rsid w:val="00E72728"/>
    <w:rsid w:val="00E7314D"/>
    <w:rsid w:val="00E735AF"/>
    <w:rsid w:val="00E74CA6"/>
    <w:rsid w:val="00E74CD1"/>
    <w:rsid w:val="00E75E3D"/>
    <w:rsid w:val="00E77A8E"/>
    <w:rsid w:val="00E835F3"/>
    <w:rsid w:val="00E84491"/>
    <w:rsid w:val="00E8488A"/>
    <w:rsid w:val="00E86E78"/>
    <w:rsid w:val="00E923A3"/>
    <w:rsid w:val="00E92575"/>
    <w:rsid w:val="00E93186"/>
    <w:rsid w:val="00E95217"/>
    <w:rsid w:val="00E9731C"/>
    <w:rsid w:val="00E97F44"/>
    <w:rsid w:val="00EA2319"/>
    <w:rsid w:val="00EA2643"/>
    <w:rsid w:val="00EA4E4C"/>
    <w:rsid w:val="00EA5354"/>
    <w:rsid w:val="00EA673E"/>
    <w:rsid w:val="00EA74E5"/>
    <w:rsid w:val="00EB04A4"/>
    <w:rsid w:val="00EB04B7"/>
    <w:rsid w:val="00EB07C0"/>
    <w:rsid w:val="00EB0BC8"/>
    <w:rsid w:val="00EB23CB"/>
    <w:rsid w:val="00EB3025"/>
    <w:rsid w:val="00EB4899"/>
    <w:rsid w:val="00EB493A"/>
    <w:rsid w:val="00EB5134"/>
    <w:rsid w:val="00EB7992"/>
    <w:rsid w:val="00EC0104"/>
    <w:rsid w:val="00EC0184"/>
    <w:rsid w:val="00EC2CD4"/>
    <w:rsid w:val="00EC2D7A"/>
    <w:rsid w:val="00EC633A"/>
    <w:rsid w:val="00ED0DA6"/>
    <w:rsid w:val="00ED1B9D"/>
    <w:rsid w:val="00ED4782"/>
    <w:rsid w:val="00ED49F8"/>
    <w:rsid w:val="00ED5447"/>
    <w:rsid w:val="00EE056F"/>
    <w:rsid w:val="00EE325F"/>
    <w:rsid w:val="00EE3EE7"/>
    <w:rsid w:val="00EE674E"/>
    <w:rsid w:val="00EE6775"/>
    <w:rsid w:val="00EE75F1"/>
    <w:rsid w:val="00EF07A4"/>
    <w:rsid w:val="00EF21EB"/>
    <w:rsid w:val="00EF2D33"/>
    <w:rsid w:val="00EF3778"/>
    <w:rsid w:val="00EF43F5"/>
    <w:rsid w:val="00EF44D1"/>
    <w:rsid w:val="00EF4E36"/>
    <w:rsid w:val="00EF74D7"/>
    <w:rsid w:val="00F00FE8"/>
    <w:rsid w:val="00F017AF"/>
    <w:rsid w:val="00F02C18"/>
    <w:rsid w:val="00F02C28"/>
    <w:rsid w:val="00F03E88"/>
    <w:rsid w:val="00F041C4"/>
    <w:rsid w:val="00F05A1F"/>
    <w:rsid w:val="00F05A99"/>
    <w:rsid w:val="00F0628A"/>
    <w:rsid w:val="00F070B4"/>
    <w:rsid w:val="00F07E43"/>
    <w:rsid w:val="00F10149"/>
    <w:rsid w:val="00F10F11"/>
    <w:rsid w:val="00F127B0"/>
    <w:rsid w:val="00F13125"/>
    <w:rsid w:val="00F13592"/>
    <w:rsid w:val="00F14812"/>
    <w:rsid w:val="00F157CE"/>
    <w:rsid w:val="00F1598C"/>
    <w:rsid w:val="00F2060C"/>
    <w:rsid w:val="00F20BC6"/>
    <w:rsid w:val="00F21390"/>
    <w:rsid w:val="00F21403"/>
    <w:rsid w:val="00F21D01"/>
    <w:rsid w:val="00F22CA5"/>
    <w:rsid w:val="00F237A2"/>
    <w:rsid w:val="00F255FC"/>
    <w:rsid w:val="00F259B0"/>
    <w:rsid w:val="00F2658A"/>
    <w:rsid w:val="00F26A20"/>
    <w:rsid w:val="00F276C9"/>
    <w:rsid w:val="00F30E80"/>
    <w:rsid w:val="00F31359"/>
    <w:rsid w:val="00F31B67"/>
    <w:rsid w:val="00F33BC6"/>
    <w:rsid w:val="00F360E4"/>
    <w:rsid w:val="00F36607"/>
    <w:rsid w:val="00F3679C"/>
    <w:rsid w:val="00F40690"/>
    <w:rsid w:val="00F43B8F"/>
    <w:rsid w:val="00F44F38"/>
    <w:rsid w:val="00F45A6D"/>
    <w:rsid w:val="00F4621B"/>
    <w:rsid w:val="00F472B3"/>
    <w:rsid w:val="00F51785"/>
    <w:rsid w:val="00F530D7"/>
    <w:rsid w:val="00F53E0C"/>
    <w:rsid w:val="00F541E6"/>
    <w:rsid w:val="00F54E81"/>
    <w:rsid w:val="00F554D5"/>
    <w:rsid w:val="00F563B8"/>
    <w:rsid w:val="00F60E4C"/>
    <w:rsid w:val="00F62F49"/>
    <w:rsid w:val="00F638FE"/>
    <w:rsid w:val="00F640BF"/>
    <w:rsid w:val="00F6516A"/>
    <w:rsid w:val="00F666B1"/>
    <w:rsid w:val="00F66995"/>
    <w:rsid w:val="00F70754"/>
    <w:rsid w:val="00F7192D"/>
    <w:rsid w:val="00F72554"/>
    <w:rsid w:val="00F7354B"/>
    <w:rsid w:val="00F76486"/>
    <w:rsid w:val="00F77926"/>
    <w:rsid w:val="00F80D8B"/>
    <w:rsid w:val="00F82E66"/>
    <w:rsid w:val="00F83556"/>
    <w:rsid w:val="00F83A19"/>
    <w:rsid w:val="00F84F18"/>
    <w:rsid w:val="00F879A1"/>
    <w:rsid w:val="00F906A8"/>
    <w:rsid w:val="00F91DEA"/>
    <w:rsid w:val="00F929A6"/>
    <w:rsid w:val="00F92FC4"/>
    <w:rsid w:val="00F93767"/>
    <w:rsid w:val="00F95DF2"/>
    <w:rsid w:val="00F962D4"/>
    <w:rsid w:val="00F9723E"/>
    <w:rsid w:val="00F9767B"/>
    <w:rsid w:val="00F97798"/>
    <w:rsid w:val="00F9793C"/>
    <w:rsid w:val="00FA00F1"/>
    <w:rsid w:val="00FA02CD"/>
    <w:rsid w:val="00FA06FC"/>
    <w:rsid w:val="00FA0C14"/>
    <w:rsid w:val="00FA137A"/>
    <w:rsid w:val="00FA279C"/>
    <w:rsid w:val="00FA3E00"/>
    <w:rsid w:val="00FA4116"/>
    <w:rsid w:val="00FA5504"/>
    <w:rsid w:val="00FA5CED"/>
    <w:rsid w:val="00FA67FA"/>
    <w:rsid w:val="00FB04E4"/>
    <w:rsid w:val="00FB08F8"/>
    <w:rsid w:val="00FB3C5C"/>
    <w:rsid w:val="00FB4B02"/>
    <w:rsid w:val="00FB5CD6"/>
    <w:rsid w:val="00FB6AD5"/>
    <w:rsid w:val="00FB7F02"/>
    <w:rsid w:val="00FC01B5"/>
    <w:rsid w:val="00FC079B"/>
    <w:rsid w:val="00FC0FC2"/>
    <w:rsid w:val="00FC2831"/>
    <w:rsid w:val="00FC2D40"/>
    <w:rsid w:val="00FC2F21"/>
    <w:rsid w:val="00FC2F6F"/>
    <w:rsid w:val="00FC3600"/>
    <w:rsid w:val="00FC3D1E"/>
    <w:rsid w:val="00FC4A9F"/>
    <w:rsid w:val="00FC565B"/>
    <w:rsid w:val="00FD31B4"/>
    <w:rsid w:val="00FD3C0F"/>
    <w:rsid w:val="00FD4B44"/>
    <w:rsid w:val="00FD5684"/>
    <w:rsid w:val="00FD71EC"/>
    <w:rsid w:val="00FE006E"/>
    <w:rsid w:val="00FE197E"/>
    <w:rsid w:val="00FE4249"/>
    <w:rsid w:val="00FE5789"/>
    <w:rsid w:val="00FF0C62"/>
    <w:rsid w:val="00FF0DF1"/>
    <w:rsid w:val="00FF2389"/>
    <w:rsid w:val="00FF26AA"/>
    <w:rsid w:val="00FF2F42"/>
    <w:rsid w:val="00FF4209"/>
    <w:rsid w:val="00FF483A"/>
    <w:rsid w:val="00FF4C2C"/>
    <w:rsid w:val="00FF4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81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link w:val="Ttulo1Char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link w:val="Ttulo2Char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2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customStyle="1" w:styleId="Ttulo2Char">
    <w:name w:val="Título 2 Char"/>
    <w:aliases w:val="TF-TÍTULO 2 Char"/>
    <w:link w:val="Ttulo2"/>
    <w:rsid w:val="00782564"/>
    <w:rPr>
      <w:caps/>
      <w:color w:val="000000"/>
    </w:rPr>
  </w:style>
  <w:style w:type="paragraph" w:customStyle="1" w:styleId="paragraph">
    <w:name w:val="paragraph"/>
    <w:basedOn w:val="Normal"/>
    <w:rsid w:val="00782564"/>
    <w:pPr>
      <w:keepNext w:val="0"/>
      <w:keepLines w:val="0"/>
      <w:spacing w:before="100" w:beforeAutospacing="1" w:after="100" w:afterAutospacing="1"/>
    </w:pPr>
  </w:style>
  <w:style w:type="character" w:customStyle="1" w:styleId="normaltextrun">
    <w:name w:val="normaltextrun"/>
    <w:rsid w:val="00782564"/>
  </w:style>
  <w:style w:type="character" w:customStyle="1" w:styleId="eop">
    <w:name w:val="eop"/>
    <w:rsid w:val="00782564"/>
  </w:style>
  <w:style w:type="character" w:customStyle="1" w:styleId="spellingerror">
    <w:name w:val="spellingerror"/>
    <w:rsid w:val="00782564"/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C4E77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link w:val="Pr-formataoHTML"/>
    <w:uiPriority w:val="99"/>
    <w:semiHidden/>
    <w:rsid w:val="004C4E77"/>
    <w:rPr>
      <w:rFonts w:ascii="Courier New" w:hAnsi="Courier New" w:cs="Courier New"/>
    </w:rPr>
  </w:style>
  <w:style w:type="character" w:styleId="MenoPendente">
    <w:name w:val="Unresolved Mention"/>
    <w:uiPriority w:val="99"/>
    <w:semiHidden/>
    <w:unhideWhenUsed/>
    <w:rsid w:val="007E423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FC01B5"/>
    <w:rPr>
      <w:b/>
      <w:bCs/>
      <w:sz w:val="20"/>
      <w:szCs w:val="20"/>
    </w:rPr>
  </w:style>
  <w:style w:type="character" w:customStyle="1" w:styleId="Ttulo1Char">
    <w:name w:val="Título 1 Char"/>
    <w:aliases w:val="TF-TÍTULO 1 Char"/>
    <w:link w:val="Ttulo1"/>
    <w:rsid w:val="00B4367C"/>
    <w:rPr>
      <w:b/>
      <w:cap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4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984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9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8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55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2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87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46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64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9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7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6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2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hyperlink" Target="https://www.who.int/nmh/publications/ncd-profiles-2018/en/" TargetMode="Externa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eader" Target="header3.xml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52AF7160F7979438870A65D304F72CA" ma:contentTypeVersion="9" ma:contentTypeDescription="Crie um novo documento." ma:contentTypeScope="" ma:versionID="f5b6e0a7282e3cd0d2ce56b947f24278">
  <xsd:schema xmlns:xsd="http://www.w3.org/2001/XMLSchema" xmlns:xs="http://www.w3.org/2001/XMLSchema" xmlns:p="http://schemas.microsoft.com/office/2006/metadata/properties" xmlns:ns3="67f5d3f6-c2e0-4283-a282-c45c92cc3ef4" xmlns:ns4="7ea175b7-5bfa-4fb6-bd18-61e11c667ff2" targetNamespace="http://schemas.microsoft.com/office/2006/metadata/properties" ma:root="true" ma:fieldsID="d88415738dd6bd7114cc9d978a59430b" ns3:_="" ns4:_="">
    <xsd:import namespace="67f5d3f6-c2e0-4283-a282-c45c92cc3ef4"/>
    <xsd:import namespace="7ea175b7-5bfa-4fb6-bd18-61e11c667ff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5d3f6-c2e0-4283-a282-c45c92cc3ef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a175b7-5bfa-4fb6-bd18-61e11c667f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" StyleName="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290F0D3-3D1A-42E4-8448-D759B67FA2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f5d3f6-c2e0-4283-a282-c45c92cc3ef4"/>
    <ds:schemaRef ds:uri="7ea175b7-5bfa-4fb6-bd18-61e11c667f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853661-3F52-45C5-AABD-8FFE43AA909F}">
  <ds:schemaRefs>
    <ds:schemaRef ds:uri="http://purl.org/dc/terms/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67f5d3f6-c2e0-4283-a282-c45c92cc3ef4"/>
    <ds:schemaRef ds:uri="7ea175b7-5bfa-4fb6-bd18-61e11c667ff2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9</Pages>
  <Words>4534</Words>
  <Characters>27035</Characters>
  <Application>Microsoft Office Word</Application>
  <DocSecurity>0</DocSecurity>
  <Lines>225</Lines>
  <Paragraphs>63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Pré-projeto - José Henrique Teixeira</vt:lpstr>
    </vt:vector>
  </TitlesOfParts>
  <Company>Universidade Regional de Blumenau (FURB)</Company>
  <LinksUpToDate>false</LinksUpToDate>
  <CharactersWithSpaces>31506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Pré-projeto - José Henrique Teixeira</dc:title>
  <dc:subject/>
  <dc:creator>José Henrique Teixeira</dc:creator>
  <cp:keywords/>
  <cp:lastModifiedBy>Andreza Sartori</cp:lastModifiedBy>
  <cp:revision>44</cp:revision>
  <cp:lastPrinted>2015-03-26T13:00:00Z</cp:lastPrinted>
  <dcterms:created xsi:type="dcterms:W3CDTF">2020-10-12T17:13:00Z</dcterms:created>
  <dcterms:modified xsi:type="dcterms:W3CDTF">2020-10-23T23:05:00Z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0x010100652AF7160F7979438870A65D304F72CA</vt:lpwstr>
  </property>
</Properties>
</file>