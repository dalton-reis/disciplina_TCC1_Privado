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47108DD" w14:textId="7F32D036" w:rsidR="002B0EDC" w:rsidRPr="00B00E04" w:rsidRDefault="7BB0BB4A" w:rsidP="001E682E">
      <w:pPr>
        <w:pStyle w:val="TF-TTULO"/>
      </w:pPr>
      <w:bookmarkStart w:id="0" w:name="_Toc420723208"/>
      <w:bookmarkStart w:id="1" w:name="_Toc482682369"/>
      <w:bookmarkStart w:id="2" w:name="_Toc54164903"/>
      <w:bookmarkStart w:id="3" w:name="_Toc54165663"/>
      <w:bookmarkStart w:id="4" w:name="_Toc54169315"/>
      <w:bookmarkStart w:id="5" w:name="_Toc96347419"/>
      <w:bookmarkStart w:id="6" w:name="_Toc96357709"/>
      <w:bookmarkStart w:id="7" w:name="_Toc96491849"/>
      <w:bookmarkStart w:id="8" w:name="_Toc411603089"/>
      <w:r>
        <w:t xml:space="preserve"> </w:t>
      </w:r>
      <w:r w:rsidR="003E1E46">
        <w:t xml:space="preserve">APLICAÇÃO DE REDES COMPLEXAS PARA VALIDAÇÃO DE </w:t>
      </w:r>
      <w:r w:rsidR="00F955AF">
        <w:t>interação</w:t>
      </w:r>
      <w:r w:rsidR="001B220F">
        <w:t xml:space="preserve"> MEDICAMENTOSA</w:t>
      </w:r>
    </w:p>
    <w:p w14:paraId="4F6DBB7C" w14:textId="63B653A9" w:rsidR="001E682E" w:rsidRDefault="00BB2AE9" w:rsidP="00752038">
      <w:pPr>
        <w:pStyle w:val="TF-AUTOR0"/>
      </w:pPr>
      <w:r>
        <w:t>Gustavo Westarb</w:t>
      </w:r>
    </w:p>
    <w:p w14:paraId="04F0E178" w14:textId="0605330E" w:rsidR="001E682E" w:rsidRDefault="00BB2AE9" w:rsidP="003E1E46">
      <w:pPr>
        <w:pStyle w:val="TF-AUTOR0"/>
      </w:pPr>
      <w:r>
        <w:t>Aurélio Faustino Hoppe</w:t>
      </w:r>
      <w:r w:rsidR="004A16A5">
        <w:t xml:space="preserve"> – Orientador </w:t>
      </w:r>
    </w:p>
    <w:p w14:paraId="28066913" w14:textId="68524955" w:rsidR="00F255FC" w:rsidRDefault="00F255FC" w:rsidP="00424AD5">
      <w:pPr>
        <w:pStyle w:val="Ttulo1"/>
      </w:pPr>
      <w:r w:rsidRPr="007D10F2">
        <w:t xml:space="preserve">Introdução </w:t>
      </w:r>
      <w:bookmarkEnd w:id="0"/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30271649" w14:textId="596E74DA" w:rsidR="002219A6" w:rsidRPr="005A0875" w:rsidRDefault="002219A6" w:rsidP="005A0875">
      <w:pPr>
        <w:pStyle w:val="TF-TEXTO"/>
      </w:pPr>
      <w:r w:rsidRPr="005A0875">
        <w:t>Segundo a Organização Mundial de Saúde (</w:t>
      </w:r>
      <w:r w:rsidR="009E245F">
        <w:t xml:space="preserve">HOLLOWAY, </w:t>
      </w:r>
      <w:r w:rsidR="004E1044" w:rsidRPr="005A0875">
        <w:t>2011</w:t>
      </w:r>
      <w:r w:rsidRPr="005A0875">
        <w:t>)</w:t>
      </w:r>
      <w:r w:rsidR="001E393E" w:rsidRPr="005A0875">
        <w:t>,</w:t>
      </w:r>
      <w:r w:rsidR="004E1044" w:rsidRPr="005A0875">
        <w:t xml:space="preserve"> </w:t>
      </w:r>
      <w:r w:rsidRPr="005A0875">
        <w:t xml:space="preserve">mais de 50% dos medicamentos são incorretamente prescritos, dispensados e vendidos. </w:t>
      </w:r>
      <w:r w:rsidR="00D33E78">
        <w:t>O</w:t>
      </w:r>
      <w:r w:rsidRPr="005A0875">
        <w:t xml:space="preserve"> Sistema Nacional de Informações T</w:t>
      </w:r>
      <w:r w:rsidR="00490793">
        <w:t>ó</w:t>
      </w:r>
      <w:r w:rsidRPr="005A0875">
        <w:t>xico Farmacológicas (</w:t>
      </w:r>
      <w:r w:rsidR="001A7E5D" w:rsidRPr="005A0875">
        <w:t>CASTRO</w:t>
      </w:r>
      <w:r w:rsidRPr="005A0875">
        <w:t>, 2015)</w:t>
      </w:r>
      <w:r w:rsidR="007E669C" w:rsidRPr="005A0875">
        <w:t>,</w:t>
      </w:r>
      <w:r w:rsidRPr="005A0875">
        <w:t xml:space="preserve"> registrou só em 2011, cerca de 30 mil casos de intoxicação por uso de medicamentos. Embora não seja possível afirmar quais deles ocorreram por interação medicamentosa, em três circunstâncias específicas a possibilidade é muito extensa: </w:t>
      </w:r>
      <w:r w:rsidR="00810980" w:rsidRPr="005A0875">
        <w:t xml:space="preserve">(i) </w:t>
      </w:r>
      <w:r w:rsidRPr="005A0875">
        <w:t>pelo uso terapêutico errado,</w:t>
      </w:r>
      <w:r w:rsidR="00810980" w:rsidRPr="005A0875">
        <w:t xml:space="preserve"> (ii)</w:t>
      </w:r>
      <w:r w:rsidRPr="005A0875">
        <w:t xml:space="preserve"> pela prescrição médica incorreta e </w:t>
      </w:r>
      <w:r w:rsidR="00810980" w:rsidRPr="005A0875">
        <w:t xml:space="preserve">(iii) </w:t>
      </w:r>
      <w:r w:rsidRPr="005A0875">
        <w:t xml:space="preserve">por automedicação. </w:t>
      </w:r>
      <w:r w:rsidR="009C73E7" w:rsidRPr="005A0875">
        <w:t>Ainda s</w:t>
      </w:r>
      <w:r w:rsidRPr="005A0875">
        <w:t>egundo</w:t>
      </w:r>
      <w:r w:rsidR="007E669C" w:rsidRPr="005A0875">
        <w:t xml:space="preserve"> </w:t>
      </w:r>
      <w:r w:rsidR="004E1044" w:rsidRPr="005A0875">
        <w:t>Castro</w:t>
      </w:r>
      <w:r w:rsidRPr="005A0875">
        <w:t xml:space="preserve"> (2015), as consequências variam de dores pelo corpo, sangramentos e até problemas cardíacos, podendo, no extremo, ser fatal.</w:t>
      </w:r>
    </w:p>
    <w:p w14:paraId="5C7C627E" w14:textId="10133AB1" w:rsidR="00566CAF" w:rsidRDefault="001C50AA" w:rsidP="009A2EA5">
      <w:pPr>
        <w:pStyle w:val="TF-TEXTO"/>
        <w:rPr>
          <w:color w:val="000000" w:themeColor="text1"/>
        </w:rPr>
      </w:pPr>
      <w:r w:rsidRPr="00983FD0">
        <w:rPr>
          <w:color w:val="000000" w:themeColor="text1"/>
        </w:rPr>
        <w:t xml:space="preserve">As </w:t>
      </w:r>
      <w:r w:rsidR="00F50A27" w:rsidRPr="00F50A27">
        <w:rPr>
          <w:i/>
          <w:iCs/>
          <w:color w:val="000000" w:themeColor="text1"/>
        </w:rPr>
        <w:t>Interações</w:t>
      </w:r>
      <w:r w:rsidR="00EF02B7" w:rsidRPr="00F50A27">
        <w:rPr>
          <w:i/>
          <w:iCs/>
          <w:color w:val="000000" w:themeColor="text1"/>
        </w:rPr>
        <w:t xml:space="preserve"> Medicamentosas</w:t>
      </w:r>
      <w:r w:rsidR="00F50A27">
        <w:rPr>
          <w:color w:val="000000" w:themeColor="text1"/>
        </w:rPr>
        <w:t xml:space="preserve"> (</w:t>
      </w:r>
      <w:r>
        <w:rPr>
          <w:color w:val="000000" w:themeColor="text1"/>
        </w:rPr>
        <w:t>IM</w:t>
      </w:r>
      <w:r w:rsidRPr="00983FD0">
        <w:rPr>
          <w:color w:val="000000" w:themeColor="text1"/>
        </w:rPr>
        <w:t>s</w:t>
      </w:r>
      <w:r w:rsidR="00F50A27">
        <w:rPr>
          <w:color w:val="000000" w:themeColor="text1"/>
        </w:rPr>
        <w:t>)</w:t>
      </w:r>
      <w:r w:rsidRPr="00983FD0">
        <w:rPr>
          <w:color w:val="000000" w:themeColor="text1"/>
        </w:rPr>
        <w:t xml:space="preserve"> ocorrem quando o efeito farmacológico de um determinado medicamento é alterado pela ação de outro medicamento</w:t>
      </w:r>
      <w:r>
        <w:rPr>
          <w:color w:val="000000" w:themeColor="text1"/>
        </w:rPr>
        <w:t xml:space="preserve"> (HUANG </w:t>
      </w:r>
      <w:r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, 2013, apud </w:t>
      </w:r>
      <w:r w:rsidRPr="00922A5A">
        <w:rPr>
          <w:color w:val="000000" w:themeColor="text1"/>
        </w:rPr>
        <w:t>TATRO</w:t>
      </w:r>
      <w:r>
        <w:rPr>
          <w:color w:val="000000" w:themeColor="text1"/>
        </w:rPr>
        <w:t xml:space="preserve">, 1992). </w:t>
      </w:r>
      <w:r w:rsidR="00566CAF" w:rsidRPr="00566CAF">
        <w:rPr>
          <w:color w:val="000000" w:themeColor="text1"/>
        </w:rPr>
        <w:t xml:space="preserve">A </w:t>
      </w:r>
      <w:r w:rsidR="00D8038A">
        <w:rPr>
          <w:color w:val="000000" w:themeColor="text1"/>
        </w:rPr>
        <w:t>IM</w:t>
      </w:r>
      <w:r w:rsidR="00566CAF" w:rsidRPr="00566CAF">
        <w:rPr>
          <w:color w:val="000000" w:themeColor="text1"/>
        </w:rPr>
        <w:t xml:space="preserve"> é uma causa significativa de </w:t>
      </w:r>
      <w:r w:rsidR="0011462A">
        <w:rPr>
          <w:i/>
          <w:iCs/>
          <w:color w:val="000000" w:themeColor="text1"/>
        </w:rPr>
        <w:t>Reação Adversa a Medicamento</w:t>
      </w:r>
      <w:r w:rsidR="00566CAF" w:rsidRPr="00566CAF">
        <w:rPr>
          <w:color w:val="000000" w:themeColor="text1"/>
        </w:rPr>
        <w:t xml:space="preserve"> (</w:t>
      </w:r>
      <w:r w:rsidR="0011462A">
        <w:rPr>
          <w:color w:val="000000" w:themeColor="text1"/>
        </w:rPr>
        <w:t>RAM</w:t>
      </w:r>
      <w:r w:rsidR="00566CAF" w:rsidRPr="00566CAF">
        <w:rPr>
          <w:color w:val="000000" w:themeColor="text1"/>
        </w:rPr>
        <w:t xml:space="preserve">), especialmente em populações de pacientes que tomam vários medicamentos. Um estudo recente indicou que os medicamentos eram comumente usados ​​em conjunto em adultos mais velhos, com quase 1 em 25 indivíduos potencialmente em risco de uma </w:t>
      </w:r>
      <w:r w:rsidR="00E06F1B">
        <w:rPr>
          <w:color w:val="000000" w:themeColor="text1"/>
        </w:rPr>
        <w:t>IM</w:t>
      </w:r>
      <w:r w:rsidR="00566CAF" w:rsidRPr="00566CAF">
        <w:rPr>
          <w:color w:val="000000" w:themeColor="text1"/>
        </w:rPr>
        <w:t xml:space="preserve"> importante</w:t>
      </w:r>
      <w:r w:rsidR="008744BC">
        <w:rPr>
          <w:color w:val="000000" w:themeColor="text1"/>
        </w:rPr>
        <w:t xml:space="preserve"> (</w:t>
      </w:r>
      <w:r w:rsidR="008B439F">
        <w:rPr>
          <w:color w:val="000000" w:themeColor="text1"/>
        </w:rPr>
        <w:t>HUANG</w:t>
      </w:r>
      <w:r w:rsidR="009D18A7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D18A7">
        <w:rPr>
          <w:color w:val="000000" w:themeColor="text1"/>
        </w:rPr>
        <w:t xml:space="preserve">, </w:t>
      </w:r>
      <w:r w:rsidR="00067D1D">
        <w:rPr>
          <w:color w:val="000000" w:themeColor="text1"/>
        </w:rPr>
        <w:t>2013</w:t>
      </w:r>
      <w:r w:rsidR="00F17310">
        <w:rPr>
          <w:color w:val="000000" w:themeColor="text1"/>
        </w:rPr>
        <w:t xml:space="preserve">, apud </w:t>
      </w:r>
      <w:r w:rsidR="008B439F" w:rsidRPr="00EF0520">
        <w:rPr>
          <w:color w:val="000000" w:themeColor="text1"/>
        </w:rPr>
        <w:t>QATO</w:t>
      </w:r>
      <w:r w:rsidR="00EF0520" w:rsidRPr="00EF0520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92030B">
        <w:rPr>
          <w:color w:val="000000" w:themeColor="text1"/>
        </w:rPr>
        <w:t>,</w:t>
      </w:r>
      <w:r w:rsidR="00EF0520" w:rsidRPr="00EF0520">
        <w:rPr>
          <w:color w:val="000000" w:themeColor="text1"/>
        </w:rPr>
        <w:t xml:space="preserve"> 2008</w:t>
      </w:r>
      <w:r w:rsidR="008744BC">
        <w:rPr>
          <w:color w:val="000000" w:themeColor="text1"/>
        </w:rPr>
        <w:t>)</w:t>
      </w:r>
      <w:r w:rsidR="00983FD0">
        <w:rPr>
          <w:color w:val="000000" w:themeColor="text1"/>
        </w:rPr>
        <w:t>.</w:t>
      </w:r>
    </w:p>
    <w:p w14:paraId="41016A47" w14:textId="77777777" w:rsidR="00A4125F" w:rsidRDefault="00652007" w:rsidP="00652007">
      <w:pPr>
        <w:pStyle w:val="TF-TEXTO"/>
      </w:pPr>
      <w:r w:rsidRPr="00652007">
        <w:t>Com base na literatura, o impacto da interação sobre o paciente foi avaliado</w:t>
      </w:r>
      <w:r w:rsidR="009E1F08">
        <w:t xml:space="preserve"> por </w:t>
      </w:r>
      <w:r w:rsidR="005A0875">
        <w:t xml:space="preserve">Sehn </w:t>
      </w:r>
      <w:r w:rsidR="0028216E" w:rsidRPr="0028216E">
        <w:rPr>
          <w:i/>
          <w:iCs/>
        </w:rPr>
        <w:t>et al</w:t>
      </w:r>
      <w:r w:rsidR="007B5935">
        <w:t>.</w:t>
      </w:r>
      <w:r w:rsidR="009E1F08">
        <w:t xml:space="preserve"> </w:t>
      </w:r>
      <w:r w:rsidR="007E669C">
        <w:t>(</w:t>
      </w:r>
      <w:r w:rsidR="009E1F08">
        <w:t>2013</w:t>
      </w:r>
      <w:r w:rsidR="007E669C">
        <w:t>)</w:t>
      </w:r>
      <w:r w:rsidR="009E1F08">
        <w:t xml:space="preserve">, </w:t>
      </w:r>
      <w:r w:rsidR="001835BB">
        <w:t xml:space="preserve">tendo </w:t>
      </w:r>
      <w:r w:rsidR="009E1F08">
        <w:t>como objetivo encontrar potenciais interações em pacientes hospitalizados</w:t>
      </w:r>
      <w:r w:rsidRPr="00652007">
        <w:t xml:space="preserve">. </w:t>
      </w:r>
    </w:p>
    <w:p w14:paraId="559C941B" w14:textId="4F7E72A8" w:rsidR="00652007" w:rsidRPr="00652007" w:rsidRDefault="00652007" w:rsidP="00A4125F">
      <w:pPr>
        <w:pStyle w:val="TF-CITAO"/>
      </w:pPr>
      <w:r w:rsidRPr="00652007">
        <w:t>Desta forma, foram classificadas como interações graves àquelas potencialmente ameaçadoras para a vida ou capazes de causar danos permanentes</w:t>
      </w:r>
      <w:r w:rsidR="00B45191">
        <w:t>.</w:t>
      </w:r>
      <w:r w:rsidRPr="00652007">
        <w:t xml:space="preserve"> </w:t>
      </w:r>
      <w:r w:rsidR="00B45191">
        <w:t>M</w:t>
      </w:r>
      <w:r w:rsidRPr="00652007">
        <w:t>oderadas aquelas cujos efeitos causam deterioração clínica do paciente, que exijam tratamento adicional, hospitalização ou aumento no período de internação</w:t>
      </w:r>
      <w:r w:rsidR="0051146F">
        <w:t>.</w:t>
      </w:r>
      <w:r w:rsidRPr="00652007">
        <w:t xml:space="preserve"> </w:t>
      </w:r>
      <w:r w:rsidR="00FF296C">
        <w:t>E l</w:t>
      </w:r>
      <w:r w:rsidRPr="00652007">
        <w:t>eves aquelas cujos efeitos normalmente são suaves, podem ser incômodas ou passar desapercebidas, mas não afetam significativamente o efeito da terapia e normalmente não exigem tratamento adicional</w:t>
      </w:r>
      <w:r>
        <w:t xml:space="preserve"> (</w:t>
      </w:r>
      <w:r w:rsidR="005A0875" w:rsidRPr="00405741">
        <w:t>SEHN</w:t>
      </w:r>
      <w:r w:rsidR="005A0875" w:rsidRPr="0028216E">
        <w:rPr>
          <w:i/>
          <w:iCs/>
        </w:rPr>
        <w:t xml:space="preserve"> </w:t>
      </w:r>
      <w:r w:rsidR="0028216E" w:rsidRPr="0028216E">
        <w:rPr>
          <w:i/>
          <w:iCs/>
        </w:rPr>
        <w:t>et al</w:t>
      </w:r>
      <w:r w:rsidR="00125BB9">
        <w:rPr>
          <w:i/>
          <w:iCs/>
        </w:rPr>
        <w:t>.</w:t>
      </w:r>
      <w:r w:rsidR="005A7E32">
        <w:t xml:space="preserve">, 2013, apud </w:t>
      </w:r>
      <w:r w:rsidR="008B439F">
        <w:t>TATRO</w:t>
      </w:r>
      <w:r w:rsidR="005A7E32">
        <w:t>, 1999</w:t>
      </w:r>
      <w:r>
        <w:t>)</w:t>
      </w:r>
      <w:r w:rsidR="005A7E32">
        <w:t>.</w:t>
      </w:r>
    </w:p>
    <w:p w14:paraId="51FA1968" w14:textId="42458C96" w:rsidR="00CE1570" w:rsidRPr="006B634E" w:rsidRDefault="00FC02FE" w:rsidP="00131868">
      <w:pPr>
        <w:pStyle w:val="TF-TEXTO"/>
        <w:rPr>
          <w:color w:val="000000" w:themeColor="text1"/>
          <w:lang w:val="en-US"/>
        </w:rPr>
      </w:pPr>
      <w:r>
        <w:rPr>
          <w:color w:val="000000"/>
          <w:shd w:val="clear" w:color="auto" w:fill="FFFFFF"/>
        </w:rPr>
        <w:t>De acordo com Palle</w:t>
      </w:r>
      <w:r w:rsidR="00A10778">
        <w:rPr>
          <w:color w:val="000000"/>
          <w:shd w:val="clear" w:color="auto" w:fill="FFFFFF"/>
        </w:rPr>
        <w:t>ir</w:t>
      </w:r>
      <w:r>
        <w:rPr>
          <w:color w:val="000000"/>
          <w:shd w:val="clear" w:color="auto" w:fill="FFFFFF"/>
        </w:rPr>
        <w:t xml:space="preserve">a </w:t>
      </w:r>
      <w:r w:rsidR="0028216E" w:rsidRPr="0028216E">
        <w:rPr>
          <w:i/>
          <w:iCs/>
          <w:color w:val="000000"/>
          <w:shd w:val="clear" w:color="auto" w:fill="FFFFFF"/>
        </w:rPr>
        <w:t>et al.</w:t>
      </w:r>
      <w:r>
        <w:rPr>
          <w:color w:val="000000"/>
          <w:shd w:val="clear" w:color="auto" w:fill="FFFFFF"/>
        </w:rPr>
        <w:t xml:space="preserve"> (2013) a</w:t>
      </w:r>
      <w:r w:rsidR="004A0DD8">
        <w:rPr>
          <w:color w:val="000000"/>
          <w:shd w:val="clear" w:color="auto" w:fill="FFFFFF"/>
        </w:rPr>
        <w:t>s interações medicamentosas são uma das causas mais comuns de erro de medicação em países desenvolvidos, principalmente em idosos devido à politerapia, com uma prevalência de 20-40%</w:t>
      </w:r>
      <w:r w:rsidR="009710E5">
        <w:rPr>
          <w:color w:val="000000"/>
          <w:shd w:val="clear" w:color="auto" w:fill="FFFFFF"/>
        </w:rPr>
        <w:t>.</w:t>
      </w:r>
      <w:r w:rsidR="001D2BFB">
        <w:rPr>
          <w:color w:val="000000" w:themeColor="text1"/>
        </w:rPr>
        <w:t xml:space="preserve"> </w:t>
      </w:r>
      <w:r w:rsidR="00960F7C" w:rsidRPr="00960F7C">
        <w:rPr>
          <w:color w:val="000000" w:themeColor="text1"/>
        </w:rPr>
        <w:t>Atualmente, mais de 8.</w:t>
      </w:r>
      <w:r w:rsidR="00E7652E">
        <w:rPr>
          <w:color w:val="000000" w:themeColor="text1"/>
        </w:rPr>
        <w:t>3</w:t>
      </w:r>
      <w:r w:rsidR="00960F7C" w:rsidRPr="00960F7C">
        <w:rPr>
          <w:color w:val="000000" w:themeColor="text1"/>
        </w:rPr>
        <w:t>00 tipos de drogas estão disponíveis, incluindo mais de 2.300 drogas aprovadas pel</w:t>
      </w:r>
      <w:r w:rsidR="00F90547">
        <w:rPr>
          <w:color w:val="000000" w:themeColor="text1"/>
        </w:rPr>
        <w:t>a</w:t>
      </w:r>
      <w:r w:rsidR="00960F7C" w:rsidRPr="00960F7C">
        <w:rPr>
          <w:color w:val="000000" w:themeColor="text1"/>
        </w:rPr>
        <w:t xml:space="preserve"> </w:t>
      </w:r>
      <w:r w:rsidR="00F90547" w:rsidRPr="00F94A3D">
        <w:rPr>
          <w:i/>
          <w:iCs/>
          <w:color w:val="000000" w:themeColor="text1"/>
        </w:rPr>
        <w:t>Food and Drug Administration</w:t>
      </w:r>
      <w:r w:rsidR="00F90547" w:rsidRPr="00F90547">
        <w:rPr>
          <w:color w:val="000000" w:themeColor="text1"/>
        </w:rPr>
        <w:t xml:space="preserve"> </w:t>
      </w:r>
      <w:r w:rsidR="00F94A3D">
        <w:rPr>
          <w:color w:val="000000" w:themeColor="text1"/>
        </w:rPr>
        <w:t>(</w:t>
      </w:r>
      <w:r w:rsidR="00960F7C" w:rsidRPr="00960F7C">
        <w:rPr>
          <w:color w:val="000000" w:themeColor="text1"/>
        </w:rPr>
        <w:t>FDA</w:t>
      </w:r>
      <w:r w:rsidR="00F94A3D">
        <w:rPr>
          <w:color w:val="000000" w:themeColor="text1"/>
        </w:rPr>
        <w:t>)</w:t>
      </w:r>
      <w:r w:rsidR="00960F7C" w:rsidRPr="00960F7C">
        <w:rPr>
          <w:color w:val="000000" w:themeColor="text1"/>
        </w:rPr>
        <w:t xml:space="preserve"> e mais de 6.000 drogas experimentais.</w:t>
      </w:r>
      <w:r w:rsidR="00960F7C">
        <w:rPr>
          <w:color w:val="000000" w:themeColor="text1"/>
        </w:rPr>
        <w:t xml:space="preserve"> </w:t>
      </w:r>
      <w:r w:rsidR="00960F7C" w:rsidRPr="006B634E">
        <w:rPr>
          <w:color w:val="000000" w:themeColor="text1"/>
          <w:lang w:val="en-US"/>
        </w:rPr>
        <w:t>(</w:t>
      </w:r>
      <w:r w:rsidR="008B439F" w:rsidRPr="006B634E">
        <w:rPr>
          <w:color w:val="000000" w:themeColor="text1"/>
          <w:lang w:val="en-US"/>
        </w:rPr>
        <w:t>SAFDARI</w:t>
      </w:r>
      <w:r w:rsidR="004128F9" w:rsidRPr="006B634E">
        <w:rPr>
          <w:color w:val="000000" w:themeColor="text1"/>
          <w:lang w:val="en-US"/>
        </w:rPr>
        <w:t xml:space="preserve"> </w:t>
      </w:r>
      <w:r w:rsidR="0028216E" w:rsidRPr="006B634E">
        <w:rPr>
          <w:i/>
          <w:iCs/>
          <w:color w:val="000000" w:themeColor="text1"/>
          <w:lang w:val="en-US"/>
        </w:rPr>
        <w:t>et al.</w:t>
      </w:r>
      <w:r w:rsidR="004128F9" w:rsidRPr="006B634E">
        <w:rPr>
          <w:i/>
          <w:iCs/>
          <w:color w:val="000000" w:themeColor="text1"/>
          <w:lang w:val="en-US"/>
        </w:rPr>
        <w:t xml:space="preserve">, </w:t>
      </w:r>
      <w:r w:rsidR="004128F9" w:rsidRPr="006B634E">
        <w:rPr>
          <w:color w:val="000000" w:themeColor="text1"/>
          <w:lang w:val="en-US"/>
        </w:rPr>
        <w:t>2016, apud</w:t>
      </w:r>
      <w:r w:rsidR="00975C30" w:rsidRPr="006B634E">
        <w:rPr>
          <w:color w:val="000000" w:themeColor="text1"/>
          <w:lang w:val="en-US"/>
        </w:rPr>
        <w:t xml:space="preserve"> </w:t>
      </w:r>
      <w:r w:rsidR="008B439F" w:rsidRPr="006B634E">
        <w:rPr>
          <w:color w:val="000000"/>
          <w:shd w:val="clear" w:color="auto" w:fill="FFFFFF"/>
          <w:lang w:val="en-US"/>
        </w:rPr>
        <w:t>WISHART</w:t>
      </w:r>
      <w:r w:rsidR="001A3CAF" w:rsidRPr="006B634E">
        <w:rPr>
          <w:color w:val="000000"/>
          <w:shd w:val="clear" w:color="auto" w:fill="FFFFFF"/>
          <w:lang w:val="en-US"/>
        </w:rPr>
        <w:t xml:space="preserve"> </w:t>
      </w:r>
      <w:r w:rsidR="001A3CAF" w:rsidRPr="006B634E">
        <w:rPr>
          <w:i/>
          <w:iCs/>
          <w:color w:val="000000"/>
          <w:shd w:val="clear" w:color="auto" w:fill="FFFFFF"/>
          <w:lang w:val="en-US"/>
        </w:rPr>
        <w:t>et al</w:t>
      </w:r>
      <w:r w:rsidR="00687FB7" w:rsidRPr="006B634E">
        <w:rPr>
          <w:i/>
          <w:iCs/>
          <w:color w:val="000000"/>
          <w:shd w:val="clear" w:color="auto" w:fill="FFFFFF"/>
          <w:lang w:val="en-US"/>
        </w:rPr>
        <w:t>.</w:t>
      </w:r>
      <w:r w:rsidR="001A3CAF" w:rsidRPr="006B634E">
        <w:rPr>
          <w:i/>
          <w:iCs/>
          <w:color w:val="000000"/>
          <w:shd w:val="clear" w:color="auto" w:fill="FFFFFF"/>
          <w:lang w:val="en-US"/>
        </w:rPr>
        <w:t xml:space="preserve">, </w:t>
      </w:r>
      <w:r w:rsidR="004A0DD8" w:rsidRPr="006B634E">
        <w:rPr>
          <w:color w:val="000000"/>
          <w:shd w:val="clear" w:color="auto" w:fill="FFFFFF"/>
          <w:lang w:val="en-US"/>
        </w:rPr>
        <w:t>2006</w:t>
      </w:r>
      <w:r w:rsidR="00960F7C" w:rsidRPr="006B634E">
        <w:rPr>
          <w:color w:val="000000" w:themeColor="text1"/>
          <w:lang w:val="en-US"/>
        </w:rPr>
        <w:t>)</w:t>
      </w:r>
      <w:r w:rsidR="004A0DD8" w:rsidRPr="006B634E">
        <w:rPr>
          <w:color w:val="000000" w:themeColor="text1"/>
          <w:lang w:val="en-US"/>
        </w:rPr>
        <w:t xml:space="preserve">. </w:t>
      </w:r>
    </w:p>
    <w:p w14:paraId="5C76F461" w14:textId="2BEB6C1A" w:rsidR="000B37C6" w:rsidRDefault="004A0CD6" w:rsidP="00A45866">
      <w:pPr>
        <w:pStyle w:val="TF-TEXTO"/>
      </w:pPr>
      <w:r w:rsidRPr="006B634E">
        <w:rPr>
          <w:lang w:val="en-US"/>
        </w:rPr>
        <w:t xml:space="preserve">Segundo Thakrar </w:t>
      </w:r>
      <w:r w:rsidR="0028216E" w:rsidRPr="006B634E">
        <w:rPr>
          <w:i/>
          <w:iCs/>
          <w:lang w:val="en-US"/>
        </w:rPr>
        <w:t>et al.</w:t>
      </w:r>
      <w:r w:rsidR="00930CF2" w:rsidRPr="006B634E">
        <w:rPr>
          <w:lang w:val="en-US"/>
        </w:rPr>
        <w:t xml:space="preserve"> </w:t>
      </w:r>
      <w:r w:rsidR="00930CF2">
        <w:t>(</w:t>
      </w:r>
      <w:r>
        <w:t>2007</w:t>
      </w:r>
      <w:r w:rsidR="00930CF2">
        <w:t xml:space="preserve">) </w:t>
      </w:r>
      <w:r w:rsidR="00482609">
        <w:t xml:space="preserve">o processo de identificação de interações </w:t>
      </w:r>
      <w:r w:rsidR="008D1DA7">
        <w:t xml:space="preserve">medicamentosas se dá início nos ensaios </w:t>
      </w:r>
      <w:r w:rsidR="00BA0FA7">
        <w:t>pré-clínicos</w:t>
      </w:r>
      <w:r w:rsidR="008D1DA7">
        <w:t xml:space="preserve">, avançam </w:t>
      </w:r>
      <w:r w:rsidR="00BA0FA7">
        <w:t xml:space="preserve">para </w:t>
      </w:r>
      <w:r w:rsidR="008D1DA7">
        <w:t xml:space="preserve">etapa </w:t>
      </w:r>
      <w:r w:rsidR="00BA0FA7">
        <w:t>de ensaios clínicos</w:t>
      </w:r>
      <w:r w:rsidR="008D1DA7">
        <w:t>,</w:t>
      </w:r>
      <w:r w:rsidR="0032241A">
        <w:t xml:space="preserve"> </w:t>
      </w:r>
      <w:r w:rsidR="00BA0FA7">
        <w:t xml:space="preserve">porém muitas interações serão identificadas </w:t>
      </w:r>
      <w:r w:rsidR="007A11F6">
        <w:t>com a experiencia em uso populacional</w:t>
      </w:r>
      <w:r w:rsidR="0032241A">
        <w:t xml:space="preserve">. Neste período de pós comercialização, são as notificações que trazem à tona os efeitos de </w:t>
      </w:r>
      <w:r w:rsidR="00E06F1B">
        <w:rPr>
          <w:color w:val="000000" w:themeColor="text1"/>
        </w:rPr>
        <w:t>IM</w:t>
      </w:r>
      <w:r w:rsidR="0032241A">
        <w:t xml:space="preserve">. Entretanto, </w:t>
      </w:r>
      <w:r w:rsidR="00E06F1B">
        <w:rPr>
          <w:color w:val="000000" w:themeColor="text1"/>
        </w:rPr>
        <w:t>IM</w:t>
      </w:r>
      <w:r w:rsidR="0032241A">
        <w:t>, como tais, raramente são relatadas, e quando são, geralmente é faltante a informação sobre as alterações farmacocinéticas dos medicamentos que causaram a reação no paciente</w:t>
      </w:r>
      <w:r w:rsidR="00A45866">
        <w:t>.</w:t>
      </w:r>
      <w:r w:rsidR="006A74AF">
        <w:t xml:space="preserve"> </w:t>
      </w:r>
    </w:p>
    <w:p w14:paraId="14FA419A" w14:textId="3326C29F" w:rsidR="00131868" w:rsidRPr="00A45866" w:rsidRDefault="00E647CE" w:rsidP="007C74B9">
      <w:pPr>
        <w:pStyle w:val="TF-TEXTO"/>
      </w:pPr>
      <w:r>
        <w:t xml:space="preserve">De acordo com Sehn </w:t>
      </w:r>
      <w:r w:rsidR="0028216E" w:rsidRPr="0028216E">
        <w:rPr>
          <w:i/>
          <w:iCs/>
        </w:rPr>
        <w:t>et al.</w:t>
      </w:r>
      <w:r>
        <w:t xml:space="preserve"> (2013), n</w:t>
      </w:r>
      <w:r w:rsidR="00754D65">
        <w:t>ormalmente</w:t>
      </w:r>
      <w:r w:rsidR="00754D65" w:rsidRPr="00754D65">
        <w:t xml:space="preserve"> as interações medicamentosas são identificadas através do conhecimento e da experiência do farmacêutico, do médico no ato d</w:t>
      </w:r>
      <w:r w:rsidR="00754D65">
        <w:t>a</w:t>
      </w:r>
      <w:r w:rsidR="00754D65" w:rsidRPr="00754D65">
        <w:t xml:space="preserve"> prescrição do medicamento ou através da</w:t>
      </w:r>
      <w:r w:rsidR="00724A30">
        <w:t xml:space="preserve"> consulta na</w:t>
      </w:r>
      <w:r w:rsidR="00754D65" w:rsidRPr="00754D65">
        <w:t xml:space="preserve"> bula</w:t>
      </w:r>
      <w:r w:rsidR="00724A30">
        <w:t xml:space="preserve"> do medicamento</w:t>
      </w:r>
      <w:r w:rsidR="00754D65" w:rsidRPr="00754D65">
        <w:t>, que apresentam informações pertinentes a interações possíveis.</w:t>
      </w:r>
      <w:r w:rsidR="00754D65">
        <w:t xml:space="preserve"> </w:t>
      </w:r>
      <w:r w:rsidR="00042AC8">
        <w:t>Ainda segundo o autor,</w:t>
      </w:r>
      <w:r w:rsidR="00131868">
        <w:t xml:space="preserve"> algoritmos que realizam a predição de interações medicamentosas tendem a encontrar maior número de interações que profissionais farmacêutico</w:t>
      </w:r>
      <w:r w:rsidR="00A93EB7">
        <w:t>s</w:t>
      </w:r>
      <w:r w:rsidR="00A93549">
        <w:t>, tornando-se uma alter</w:t>
      </w:r>
      <w:r w:rsidR="00CE567A">
        <w:t>nativa viável e mais eficaz.</w:t>
      </w:r>
    </w:p>
    <w:p w14:paraId="09647134" w14:textId="093C201E" w:rsidR="007B7D2F" w:rsidRDefault="00B27E33" w:rsidP="00BE5915">
      <w:pPr>
        <w:pStyle w:val="TF-TEXTO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Neste contexto, </w:t>
      </w:r>
      <w:r>
        <w:t xml:space="preserve">o uso de redes complexas é cada vez mais recorrente para se modelar sistemas reais e artificiais, pois essas redes podem representar desde a análise de reações químicas até a dinâmica dos relacionamentos que permeiam a sociedade, por exemplo, as redes sociais e a internet (BARABASI </w:t>
      </w:r>
      <w:r w:rsidR="0028216E" w:rsidRPr="0028216E">
        <w:rPr>
          <w:i/>
          <w:iCs/>
        </w:rPr>
        <w:t>et al</w:t>
      </w:r>
      <w:r w:rsidR="007604C2">
        <w:rPr>
          <w:i/>
          <w:iCs/>
        </w:rPr>
        <w:t>.</w:t>
      </w:r>
      <w:r>
        <w:t xml:space="preserve"> , 2002; BOCCALETTI </w:t>
      </w:r>
      <w:r w:rsidR="0028216E" w:rsidRPr="0028216E">
        <w:rPr>
          <w:i/>
          <w:iCs/>
        </w:rPr>
        <w:t>et al.</w:t>
      </w:r>
      <w:r>
        <w:t xml:space="preserve">, 2006; JIA </w:t>
      </w:r>
      <w:r w:rsidR="0028216E" w:rsidRPr="0028216E">
        <w:rPr>
          <w:i/>
          <w:iCs/>
        </w:rPr>
        <w:t>et al</w:t>
      </w:r>
      <w:r>
        <w:t xml:space="preserve">., 2017). </w:t>
      </w:r>
      <w:r w:rsidR="004A16A5">
        <w:t>Além disso, a</w:t>
      </w:r>
      <w:r w:rsidR="00D314D6" w:rsidRPr="00D314D6">
        <w:rPr>
          <w:color w:val="000000" w:themeColor="text1"/>
        </w:rPr>
        <w:t xml:space="preserve"> abordagem de </w:t>
      </w:r>
      <w:r w:rsidR="004A16A5">
        <w:rPr>
          <w:color w:val="000000" w:themeColor="text1"/>
        </w:rPr>
        <w:t>redes complexas</w:t>
      </w:r>
      <w:r w:rsidR="00D314D6" w:rsidRPr="00D314D6">
        <w:rPr>
          <w:color w:val="000000" w:themeColor="text1"/>
        </w:rPr>
        <w:t xml:space="preserve"> é utilizada para</w:t>
      </w:r>
      <w:r w:rsidR="00D314D6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 xml:space="preserve">representação de </w:t>
      </w:r>
      <w:r w:rsidR="00D314D6">
        <w:rPr>
          <w:color w:val="000000" w:themeColor="text1"/>
        </w:rPr>
        <w:t>c</w:t>
      </w:r>
      <w:r w:rsidR="00D314D6" w:rsidRPr="00D314D6">
        <w:rPr>
          <w:color w:val="000000" w:themeColor="text1"/>
        </w:rPr>
        <w:t>onhecimento, tratamento de dados e modelagem de sistemas complexos – sistemas formados por muitas partes, essas interrelacionadas possivelmente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 xml:space="preserve">de forma não linear, apresentando comportamentos emergentes e em </w:t>
      </w:r>
      <w:r w:rsidR="00D00533" w:rsidRPr="00D314D6">
        <w:rPr>
          <w:color w:val="000000" w:themeColor="text1"/>
        </w:rPr>
        <w:t>multiescolhas</w:t>
      </w:r>
      <w:r w:rsidR="00D314D6" w:rsidRPr="00D314D6">
        <w:rPr>
          <w:color w:val="000000" w:themeColor="text1"/>
        </w:rPr>
        <w:t>.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>Exemplos de sistemas complexos podem ser encontrados especialmente em domínios</w:t>
      </w:r>
      <w:r w:rsidR="00D00533">
        <w:rPr>
          <w:color w:val="000000" w:themeColor="text1"/>
        </w:rPr>
        <w:t xml:space="preserve"> </w:t>
      </w:r>
      <w:r w:rsidR="00D314D6" w:rsidRPr="00D314D6">
        <w:rPr>
          <w:color w:val="000000" w:themeColor="text1"/>
        </w:rPr>
        <w:t>biológicos, sociais e climáticos (RÉKA; BARABASI, 2002; NEWMAN, 2003; NEWMAN</w:t>
      </w:r>
      <w:r w:rsidR="00D00533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 w:rsidR="00D314D6" w:rsidRPr="00D314D6">
        <w:rPr>
          <w:color w:val="000000" w:themeColor="text1"/>
        </w:rPr>
        <w:t>, 2006; COHEN; HAVLIN, 2010).</w:t>
      </w:r>
    </w:p>
    <w:p w14:paraId="47B9FAE5" w14:textId="546FE3F6" w:rsidR="007C514F" w:rsidRPr="00D314D6" w:rsidRDefault="007C514F" w:rsidP="00BE5915">
      <w:pPr>
        <w:pStyle w:val="TF-TEXTO"/>
        <w:ind w:firstLine="567"/>
        <w:rPr>
          <w:color w:val="000000" w:themeColor="text1"/>
        </w:rPr>
      </w:pPr>
      <w:r>
        <w:rPr>
          <w:color w:val="000000" w:themeColor="text1"/>
        </w:rPr>
        <w:t xml:space="preserve">Diante </w:t>
      </w:r>
      <w:r w:rsidR="0086433F">
        <w:rPr>
          <w:color w:val="000000" w:themeColor="text1"/>
        </w:rPr>
        <w:t xml:space="preserve">do exposto, este trabalho propõe </w:t>
      </w:r>
      <w:r w:rsidR="00B654ED">
        <w:rPr>
          <w:color w:val="000000" w:themeColor="text1"/>
        </w:rPr>
        <w:t xml:space="preserve">o uso </w:t>
      </w:r>
      <w:r w:rsidR="0086433F">
        <w:rPr>
          <w:color w:val="000000" w:themeColor="text1"/>
        </w:rPr>
        <w:t>de rede</w:t>
      </w:r>
      <w:r w:rsidR="004D059A">
        <w:rPr>
          <w:color w:val="000000" w:themeColor="text1"/>
        </w:rPr>
        <w:t>s</w:t>
      </w:r>
      <w:r w:rsidR="0086433F">
        <w:rPr>
          <w:color w:val="000000" w:themeColor="text1"/>
        </w:rPr>
        <w:t xml:space="preserve"> complexa</w:t>
      </w:r>
      <w:r w:rsidR="004D059A">
        <w:rPr>
          <w:color w:val="000000" w:themeColor="text1"/>
        </w:rPr>
        <w:t>s</w:t>
      </w:r>
      <w:r w:rsidR="0086433F">
        <w:rPr>
          <w:color w:val="000000" w:themeColor="text1"/>
        </w:rPr>
        <w:t xml:space="preserve"> para </w:t>
      </w:r>
      <w:r w:rsidR="003736B4">
        <w:rPr>
          <w:color w:val="000000" w:themeColor="text1"/>
        </w:rPr>
        <w:t>verificação de interações medicamentos</w:t>
      </w:r>
      <w:r w:rsidR="009D05A8">
        <w:rPr>
          <w:color w:val="000000" w:themeColor="text1"/>
        </w:rPr>
        <w:t>a</w:t>
      </w:r>
      <w:r w:rsidR="000444B9">
        <w:rPr>
          <w:color w:val="000000" w:themeColor="text1"/>
        </w:rPr>
        <w:t>s</w:t>
      </w:r>
      <w:r w:rsidR="003736B4">
        <w:rPr>
          <w:color w:val="000000" w:themeColor="text1"/>
        </w:rPr>
        <w:t xml:space="preserve"> que podem causar algum efeito adverso</w:t>
      </w:r>
      <w:r w:rsidR="00FD0041">
        <w:rPr>
          <w:color w:val="000000" w:themeColor="text1"/>
        </w:rPr>
        <w:t xml:space="preserve"> no organismo da pessoa</w:t>
      </w:r>
      <w:r w:rsidR="00172CED">
        <w:rPr>
          <w:color w:val="000000" w:themeColor="text1"/>
        </w:rPr>
        <w:t>.</w:t>
      </w:r>
    </w:p>
    <w:p w14:paraId="152C20A3" w14:textId="43615CAF" w:rsidR="00F255FC" w:rsidRDefault="00F255FC" w:rsidP="007D10F2">
      <w:pPr>
        <w:pStyle w:val="Ttulo2"/>
      </w:pPr>
      <w:bookmarkStart w:id="9" w:name="_Toc419598576"/>
      <w:bookmarkStart w:id="10" w:name="_Toc420721317"/>
      <w:bookmarkStart w:id="11" w:name="_Toc420721467"/>
      <w:bookmarkStart w:id="12" w:name="_Toc420721562"/>
      <w:bookmarkStart w:id="13" w:name="_Toc420721768"/>
      <w:bookmarkStart w:id="14" w:name="_Toc420723209"/>
      <w:bookmarkStart w:id="15" w:name="_Toc482682370"/>
      <w:bookmarkStart w:id="16" w:name="_Toc54164904"/>
      <w:bookmarkStart w:id="17" w:name="_Toc54165664"/>
      <w:bookmarkStart w:id="18" w:name="_Toc54169316"/>
      <w:bookmarkStart w:id="19" w:name="_Toc96347426"/>
      <w:bookmarkStart w:id="20" w:name="_Toc96357710"/>
      <w:bookmarkStart w:id="21" w:name="_Toc96491850"/>
      <w:bookmarkStart w:id="22" w:name="_Toc411603090"/>
      <w:r w:rsidRPr="007D10F2">
        <w:lastRenderedPageBreak/>
        <w:t xml:space="preserve">OBJETIVOS </w:t>
      </w:r>
      <w:bookmarkEnd w:id="9"/>
      <w:bookmarkEnd w:id="10"/>
      <w:bookmarkEnd w:id="11"/>
      <w:bookmarkEnd w:id="12"/>
      <w:bookmarkEnd w:id="13"/>
      <w:bookmarkEnd w:id="14"/>
      <w:bookmarkEnd w:id="15"/>
      <w:bookmarkEnd w:id="16"/>
      <w:bookmarkEnd w:id="17"/>
      <w:bookmarkEnd w:id="18"/>
      <w:bookmarkEnd w:id="19"/>
      <w:bookmarkEnd w:id="20"/>
      <w:bookmarkEnd w:id="21"/>
      <w:bookmarkEnd w:id="22"/>
    </w:p>
    <w:p w14:paraId="7052A502" w14:textId="2718DF09" w:rsidR="001D10BC" w:rsidRDefault="001D10BC" w:rsidP="001D10BC">
      <w:pPr>
        <w:pStyle w:val="TF-TEXTO"/>
      </w:pPr>
      <w:r>
        <w:t xml:space="preserve">Este trabalho tem como objetivo </w:t>
      </w:r>
      <w:r w:rsidR="002D184F">
        <w:t>utilizar</w:t>
      </w:r>
      <w:r w:rsidR="004A16A5">
        <w:t xml:space="preserve"> </w:t>
      </w:r>
      <w:r>
        <w:t>rede</w:t>
      </w:r>
      <w:r w:rsidR="00191886">
        <w:t>s</w:t>
      </w:r>
      <w:r>
        <w:t xml:space="preserve"> complexas</w:t>
      </w:r>
      <w:r w:rsidR="00E5696F">
        <w:t xml:space="preserve"> </w:t>
      </w:r>
      <w:r>
        <w:t>para identificar interações medicamentosas que podem causar efeitos colaterais adversos</w:t>
      </w:r>
      <w:r w:rsidR="004A16A5">
        <w:t xml:space="preserve"> no organismo das pessoas</w:t>
      </w:r>
      <w:r>
        <w:t>.</w:t>
      </w:r>
    </w:p>
    <w:p w14:paraId="5BD89E04" w14:textId="7C74B2AC" w:rsidR="009569B0" w:rsidRDefault="009569B0" w:rsidP="00B90482">
      <w:pPr>
        <w:pStyle w:val="TF-TEXTO"/>
      </w:pPr>
      <w:r>
        <w:t>Os objetivos específicos são:</w:t>
      </w:r>
    </w:p>
    <w:p w14:paraId="2ABCA7E4" w14:textId="0A2D0D96" w:rsidR="006944B5" w:rsidRDefault="00FC685E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041D54">
        <w:t xml:space="preserve">identificar </w:t>
      </w:r>
      <w:r w:rsidR="006944B5" w:rsidRPr="00041D54">
        <w:t xml:space="preserve">padrões de </w:t>
      </w:r>
      <w:r w:rsidRPr="00041D54">
        <w:t>interações medicamentosas;</w:t>
      </w:r>
    </w:p>
    <w:p w14:paraId="29DE6CA1" w14:textId="187DAFBE" w:rsidR="00F47C56" w:rsidRDefault="00CA0155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CA0155">
        <w:t>avaliar a eficiência da aplicação</w:t>
      </w:r>
      <w:r w:rsidR="00B4571D">
        <w:t xml:space="preserve"> em relação </w:t>
      </w:r>
      <w:r w:rsidR="00F352D3">
        <w:t>as correlações geradas</w:t>
      </w:r>
      <w:r w:rsidR="00C70990">
        <w:t>;</w:t>
      </w:r>
    </w:p>
    <w:p w14:paraId="28CBC9FE" w14:textId="31CCB3B5" w:rsidR="000324EA" w:rsidRDefault="009D2B99" w:rsidP="00C92FEC">
      <w:pPr>
        <w:pStyle w:val="TF-TEXTO"/>
        <w:numPr>
          <w:ilvl w:val="0"/>
          <w:numId w:val="21"/>
        </w:numPr>
        <w:spacing w:after="0"/>
        <w:ind w:left="1037" w:hanging="357"/>
      </w:pPr>
      <w:r>
        <w:t xml:space="preserve">verificar quais </w:t>
      </w:r>
      <w:r w:rsidR="00A80A91">
        <w:t xml:space="preserve">foram os </w:t>
      </w:r>
      <w:r>
        <w:t xml:space="preserve">tipos de IMs </w:t>
      </w:r>
      <w:r w:rsidR="00546E3F">
        <w:t>identificadas</w:t>
      </w:r>
      <w:r>
        <w:t>;</w:t>
      </w:r>
    </w:p>
    <w:p w14:paraId="1115979C" w14:textId="7366F47C" w:rsidR="0052318C" w:rsidRPr="009C739D" w:rsidRDefault="0069241F" w:rsidP="00C92FEC">
      <w:pPr>
        <w:pStyle w:val="TF-TEXTO"/>
        <w:numPr>
          <w:ilvl w:val="0"/>
          <w:numId w:val="21"/>
        </w:numPr>
        <w:spacing w:after="0"/>
        <w:ind w:left="1037" w:hanging="357"/>
      </w:pPr>
      <w:r w:rsidRPr="009C739D">
        <w:t>disponibiliz</w:t>
      </w:r>
      <w:r w:rsidR="0055131A" w:rsidRPr="009C739D">
        <w:t>ar</w:t>
      </w:r>
      <w:r w:rsidR="00CA0155" w:rsidRPr="009C739D">
        <w:t xml:space="preserve"> </w:t>
      </w:r>
      <w:r w:rsidR="00F352D3" w:rsidRPr="009C739D">
        <w:t>um aplicativo</w:t>
      </w:r>
      <w:r w:rsidR="00D55CA6" w:rsidRPr="009C739D">
        <w:t xml:space="preserve"> </w:t>
      </w:r>
      <w:r w:rsidR="0018317E" w:rsidRPr="009C739D">
        <w:t>para</w:t>
      </w:r>
      <w:r w:rsidR="000E75E6" w:rsidRPr="009C739D">
        <w:t xml:space="preserve"> </w:t>
      </w:r>
      <w:r w:rsidR="00732788" w:rsidRPr="009C739D">
        <w:t>consulta das IMs</w:t>
      </w:r>
      <w:r w:rsidR="00691CF8" w:rsidRPr="009C739D">
        <w:t>.</w:t>
      </w:r>
    </w:p>
    <w:p w14:paraId="0F83796A" w14:textId="511102F6" w:rsidR="00A44581" w:rsidRDefault="00A44581" w:rsidP="00424AD5">
      <w:pPr>
        <w:pStyle w:val="Ttulo1"/>
      </w:pPr>
      <w:bookmarkStart w:id="23" w:name="_Toc419598587"/>
      <w:r>
        <w:t xml:space="preserve">trabalhos </w:t>
      </w:r>
      <w:r w:rsidRPr="00FC4A9F">
        <w:t>correlatos</w:t>
      </w:r>
    </w:p>
    <w:p w14:paraId="14AB8969" w14:textId="53220B3A" w:rsidR="00635180" w:rsidRPr="00C34806" w:rsidRDefault="00635180" w:rsidP="00635180">
      <w:pPr>
        <w:pStyle w:val="TF-TEXTO"/>
        <w:rPr>
          <w:color w:val="000000" w:themeColor="text1"/>
        </w:rPr>
      </w:pPr>
      <w:r w:rsidRPr="00C34806">
        <w:rPr>
          <w:color w:val="000000" w:themeColor="text1"/>
        </w:rPr>
        <w:t>Nest</w:t>
      </w:r>
      <w:r w:rsidR="002A4899">
        <w:rPr>
          <w:color w:val="000000" w:themeColor="text1"/>
        </w:rPr>
        <w:t>e</w:t>
      </w:r>
      <w:r w:rsidRPr="00C34806">
        <w:rPr>
          <w:color w:val="000000" w:themeColor="text1"/>
        </w:rPr>
        <w:t xml:space="preserve"> </w:t>
      </w:r>
      <w:r w:rsidR="00DE6181">
        <w:rPr>
          <w:color w:val="000000" w:themeColor="text1"/>
        </w:rPr>
        <w:t>capítulo</w:t>
      </w:r>
      <w:r w:rsidRPr="00C34806">
        <w:rPr>
          <w:color w:val="000000" w:themeColor="text1"/>
        </w:rPr>
        <w:t xml:space="preserve"> serão </w:t>
      </w:r>
      <w:r w:rsidR="00754280" w:rsidRPr="00C34806">
        <w:rPr>
          <w:color w:val="000000" w:themeColor="text1"/>
        </w:rPr>
        <w:t>apresentados</w:t>
      </w:r>
      <w:r w:rsidRPr="00C34806">
        <w:rPr>
          <w:color w:val="000000" w:themeColor="text1"/>
        </w:rPr>
        <w:t xml:space="preserve"> os trabalhos </w:t>
      </w:r>
      <w:r w:rsidR="00754280" w:rsidRPr="00C34806">
        <w:rPr>
          <w:color w:val="000000" w:themeColor="text1"/>
        </w:rPr>
        <w:t xml:space="preserve">que correlacionam com o principal objetivo deste trabalho. </w:t>
      </w:r>
      <w:r w:rsidR="00535BC6">
        <w:rPr>
          <w:color w:val="000000" w:themeColor="text1"/>
        </w:rPr>
        <w:t xml:space="preserve">A </w:t>
      </w:r>
      <w:r w:rsidR="00E15813" w:rsidRPr="00C34806">
        <w:rPr>
          <w:color w:val="000000" w:themeColor="text1"/>
        </w:rPr>
        <w:t xml:space="preserve">seção </w:t>
      </w:r>
      <w:r w:rsidR="00CF2168" w:rsidRPr="00C34806">
        <w:rPr>
          <w:color w:val="000000" w:themeColor="text1"/>
        </w:rPr>
        <w:t xml:space="preserve">2.1 </w:t>
      </w:r>
      <w:r w:rsidR="00535BC6">
        <w:rPr>
          <w:color w:val="000000" w:themeColor="text1"/>
        </w:rPr>
        <w:t>aborda</w:t>
      </w:r>
      <w:r w:rsidR="001F616A">
        <w:rPr>
          <w:color w:val="000000" w:themeColor="text1"/>
        </w:rPr>
        <w:t xml:space="preserve"> o desenvolvimento de </w:t>
      </w:r>
      <w:r w:rsidR="00E3190E" w:rsidRPr="00C34806">
        <w:rPr>
          <w:color w:val="000000" w:themeColor="text1"/>
        </w:rPr>
        <w:t xml:space="preserve">um algoritmo </w:t>
      </w:r>
      <w:r w:rsidR="00483664" w:rsidRPr="00C34806">
        <w:rPr>
          <w:color w:val="000000" w:themeColor="text1"/>
        </w:rPr>
        <w:t>para</w:t>
      </w:r>
      <w:r w:rsidR="00E3190E" w:rsidRPr="00C34806">
        <w:rPr>
          <w:color w:val="000000" w:themeColor="text1"/>
        </w:rPr>
        <w:t xml:space="preserve"> </w:t>
      </w:r>
      <w:r w:rsidR="001F616A">
        <w:rPr>
          <w:color w:val="000000" w:themeColor="text1"/>
        </w:rPr>
        <w:t>predizer</w:t>
      </w:r>
      <w:r w:rsidR="00E3190E" w:rsidRPr="00C34806">
        <w:rPr>
          <w:color w:val="000000" w:themeColor="text1"/>
        </w:rPr>
        <w:t xml:space="preserve"> combinações medicamentosas</w:t>
      </w:r>
      <w:r w:rsidR="00227E1E" w:rsidRPr="00C34806">
        <w:rPr>
          <w:color w:val="000000" w:themeColor="text1"/>
        </w:rPr>
        <w:t xml:space="preserve"> (</w:t>
      </w:r>
      <w:r w:rsidR="001F616A" w:rsidRPr="00C34806">
        <w:rPr>
          <w:color w:val="000000" w:themeColor="text1"/>
        </w:rPr>
        <w:t>CHENG</w:t>
      </w:r>
      <w:r w:rsidR="00622BEE">
        <w:rPr>
          <w:color w:val="000000" w:themeColor="text1"/>
        </w:rPr>
        <w:t>;</w:t>
      </w:r>
      <w:r w:rsidR="00AB7883" w:rsidRPr="00AB7883">
        <w:t xml:space="preserve"> </w:t>
      </w:r>
      <w:r w:rsidR="00AB7883" w:rsidRPr="001F4062">
        <w:t>K</w:t>
      </w:r>
      <w:r w:rsidR="00AC71D0">
        <w:t>OVÁCS</w:t>
      </w:r>
      <w:r w:rsidR="00B44B7A">
        <w:t xml:space="preserve">; </w:t>
      </w:r>
      <w:r w:rsidR="00AB7883" w:rsidRPr="001F4062">
        <w:t>B</w:t>
      </w:r>
      <w:r w:rsidR="00AC71D0">
        <w:t>ARABÁSI</w:t>
      </w:r>
      <w:r w:rsidR="00DA0D10" w:rsidRPr="00C34806">
        <w:rPr>
          <w:color w:val="000000" w:themeColor="text1"/>
        </w:rPr>
        <w:t>, 2019</w:t>
      </w:r>
      <w:r w:rsidR="0063656D" w:rsidRPr="00C34806">
        <w:rPr>
          <w:color w:val="000000" w:themeColor="text1"/>
        </w:rPr>
        <w:t>)</w:t>
      </w:r>
      <w:r w:rsidR="00DA0D10" w:rsidRPr="00C34806">
        <w:rPr>
          <w:color w:val="000000" w:themeColor="text1"/>
        </w:rPr>
        <w:t xml:space="preserve">. </w:t>
      </w:r>
      <w:r w:rsidR="00535BC6">
        <w:rPr>
          <w:color w:val="000000" w:themeColor="text1"/>
        </w:rPr>
        <w:t>Na</w:t>
      </w:r>
      <w:r w:rsidR="00DA0D10" w:rsidRPr="00C34806">
        <w:rPr>
          <w:color w:val="000000" w:themeColor="text1"/>
        </w:rPr>
        <w:t xml:space="preserve"> seção 2.2 </w:t>
      </w:r>
      <w:r w:rsidR="00535BC6">
        <w:rPr>
          <w:color w:val="000000" w:themeColor="text1"/>
        </w:rPr>
        <w:t xml:space="preserve">é </w:t>
      </w:r>
      <w:r w:rsidR="001F616A">
        <w:rPr>
          <w:color w:val="000000" w:themeColor="text1"/>
        </w:rPr>
        <w:t>descr</w:t>
      </w:r>
      <w:r w:rsidR="00535BC6">
        <w:rPr>
          <w:color w:val="000000" w:themeColor="text1"/>
        </w:rPr>
        <w:t>ito</w:t>
      </w:r>
      <w:r w:rsidR="001F616A">
        <w:rPr>
          <w:color w:val="000000" w:themeColor="text1"/>
        </w:rPr>
        <w:t xml:space="preserve"> a implementação de uma</w:t>
      </w:r>
      <w:r w:rsidR="006D748A" w:rsidRPr="00C34806">
        <w:rPr>
          <w:color w:val="000000" w:themeColor="text1"/>
        </w:rPr>
        <w:t xml:space="preserve"> aplicação web </w:t>
      </w:r>
      <w:r w:rsidR="00472B44" w:rsidRPr="00C34806">
        <w:rPr>
          <w:color w:val="000000" w:themeColor="text1"/>
        </w:rPr>
        <w:t xml:space="preserve">para busca e </w:t>
      </w:r>
      <w:r w:rsidR="00FD0CB3" w:rsidRPr="00C34806">
        <w:rPr>
          <w:color w:val="000000" w:themeColor="text1"/>
        </w:rPr>
        <w:t>análise</w:t>
      </w:r>
      <w:r w:rsidR="00472B44" w:rsidRPr="00C34806">
        <w:rPr>
          <w:color w:val="000000" w:themeColor="text1"/>
        </w:rPr>
        <w:t xml:space="preserve"> de </w:t>
      </w:r>
      <w:r w:rsidR="00FD0CB3" w:rsidRPr="00C34806">
        <w:rPr>
          <w:color w:val="000000" w:themeColor="text1"/>
        </w:rPr>
        <w:t xml:space="preserve">interações com proteínas </w:t>
      </w:r>
      <w:r w:rsidR="00535BC6">
        <w:rPr>
          <w:color w:val="000000" w:themeColor="text1"/>
        </w:rPr>
        <w:t>(</w:t>
      </w:r>
      <w:r w:rsidR="00535BC6" w:rsidRPr="00C34806">
        <w:rPr>
          <w:color w:val="000000" w:themeColor="text1"/>
        </w:rPr>
        <w:t>ALAIMO</w:t>
      </w:r>
      <w:r w:rsidR="00231EEE" w:rsidRPr="00C34806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</w:t>
      </w:r>
      <w:r w:rsidR="00535BC6">
        <w:rPr>
          <w:color w:val="000000" w:themeColor="text1"/>
        </w:rPr>
        <w:t xml:space="preserve">., </w:t>
      </w:r>
      <w:r w:rsidR="0018032C" w:rsidRPr="00C34806">
        <w:rPr>
          <w:color w:val="000000" w:themeColor="text1"/>
        </w:rPr>
        <w:t>2015</w:t>
      </w:r>
      <w:r w:rsidR="00EC451B" w:rsidRPr="00C34806">
        <w:rPr>
          <w:color w:val="000000" w:themeColor="text1"/>
        </w:rPr>
        <w:t>)</w:t>
      </w:r>
      <w:r w:rsidR="00DA0D10" w:rsidRPr="00C34806">
        <w:rPr>
          <w:color w:val="000000" w:themeColor="text1"/>
        </w:rPr>
        <w:t xml:space="preserve">. </w:t>
      </w:r>
      <w:r w:rsidR="00535BC6">
        <w:rPr>
          <w:color w:val="000000" w:themeColor="text1"/>
        </w:rPr>
        <w:t xml:space="preserve">Por fim, na seção 2.3 </w:t>
      </w:r>
      <w:r w:rsidR="00DA0D10" w:rsidRPr="00C34806">
        <w:rPr>
          <w:color w:val="000000" w:themeColor="text1"/>
        </w:rPr>
        <w:t xml:space="preserve">será </w:t>
      </w:r>
      <w:r w:rsidR="00A54554" w:rsidRPr="00C34806">
        <w:rPr>
          <w:color w:val="000000" w:themeColor="text1"/>
        </w:rPr>
        <w:t>apresentado o</w:t>
      </w:r>
      <w:r w:rsidR="00CA7B9E">
        <w:rPr>
          <w:color w:val="000000" w:themeColor="text1"/>
        </w:rPr>
        <w:t xml:space="preserve"> desenvolvimento de um algoritmo para predição de interações farmacodinâmicas </w:t>
      </w:r>
      <w:r w:rsidR="003A462D">
        <w:rPr>
          <w:color w:val="000000" w:themeColor="text1"/>
        </w:rPr>
        <w:t>por meio de rede de interação proteína-</w:t>
      </w:r>
      <w:r w:rsidR="00AC4EF0">
        <w:rPr>
          <w:color w:val="000000" w:themeColor="text1"/>
        </w:rPr>
        <w:t>proteína</w:t>
      </w:r>
      <w:r w:rsidR="003A462D">
        <w:rPr>
          <w:color w:val="000000" w:themeColor="text1"/>
        </w:rPr>
        <w:t xml:space="preserve"> (</w:t>
      </w:r>
      <w:r w:rsidR="00B44B7A">
        <w:rPr>
          <w:color w:val="000000" w:themeColor="text1"/>
        </w:rPr>
        <w:t xml:space="preserve">HUANG </w:t>
      </w:r>
      <w:r w:rsidR="0028216E" w:rsidRPr="0028216E">
        <w:rPr>
          <w:i/>
          <w:iCs/>
          <w:color w:val="000000" w:themeColor="text1"/>
        </w:rPr>
        <w:t>et al</w:t>
      </w:r>
      <w:r w:rsidR="00B44B7A">
        <w:rPr>
          <w:i/>
          <w:iCs/>
          <w:color w:val="000000" w:themeColor="text1"/>
        </w:rPr>
        <w:t>.</w:t>
      </w:r>
      <w:r w:rsidR="00AC4EF0">
        <w:rPr>
          <w:i/>
          <w:iCs/>
          <w:color w:val="000000" w:themeColor="text1"/>
        </w:rPr>
        <w:t>,</w:t>
      </w:r>
      <w:r w:rsidR="00AC4EF0">
        <w:rPr>
          <w:color w:val="000000" w:themeColor="text1"/>
        </w:rPr>
        <w:t xml:space="preserve"> 2013</w:t>
      </w:r>
      <w:r w:rsidR="003A462D">
        <w:rPr>
          <w:color w:val="000000" w:themeColor="text1"/>
        </w:rPr>
        <w:t>)</w:t>
      </w:r>
      <w:r w:rsidR="00A54554" w:rsidRPr="00C34806">
        <w:rPr>
          <w:color w:val="000000" w:themeColor="text1"/>
        </w:rPr>
        <w:t>.</w:t>
      </w:r>
    </w:p>
    <w:p w14:paraId="4BC56702" w14:textId="2CB8EF9C" w:rsidR="00A44581" w:rsidRPr="006B634E" w:rsidRDefault="00D935D9" w:rsidP="00A44581">
      <w:pPr>
        <w:pStyle w:val="Ttulo2"/>
        <w:spacing w:after="120" w:line="240" w:lineRule="auto"/>
        <w:rPr>
          <w:lang w:val="en-US"/>
        </w:rPr>
      </w:pPr>
      <w:r w:rsidRPr="006B634E">
        <w:rPr>
          <w:lang w:val="en-US"/>
        </w:rPr>
        <w:t>Network-base prediction of drug combinations</w:t>
      </w:r>
      <w:r w:rsidR="00A44581" w:rsidRPr="006B634E">
        <w:rPr>
          <w:lang w:val="en-US"/>
        </w:rPr>
        <w:t xml:space="preserve"> </w:t>
      </w:r>
    </w:p>
    <w:p w14:paraId="35A31134" w14:textId="01BE8B48" w:rsidR="00412405" w:rsidRPr="00D401A6" w:rsidRDefault="00535BC6" w:rsidP="00A44581">
      <w:pPr>
        <w:pStyle w:val="TF-TEXTO"/>
        <w:rPr>
          <w:color w:val="000000" w:themeColor="text1"/>
        </w:rPr>
      </w:pPr>
      <w:r>
        <w:rPr>
          <w:color w:val="000000" w:themeColor="text1"/>
        </w:rPr>
        <w:t>Chen</w:t>
      </w:r>
      <w:r w:rsidR="00CD77E7">
        <w:rPr>
          <w:color w:val="000000" w:themeColor="text1"/>
        </w:rPr>
        <w:t>g,</w:t>
      </w:r>
      <w:r w:rsidR="00CD77E7" w:rsidRPr="00CD77E7">
        <w:t xml:space="preserve"> </w:t>
      </w:r>
      <w:r w:rsidR="00CD77E7" w:rsidRPr="001F4062">
        <w:t>Kovács e Barabási</w:t>
      </w:r>
      <w:r>
        <w:rPr>
          <w:color w:val="000000" w:themeColor="text1"/>
        </w:rPr>
        <w:t xml:space="preserve"> (2019) modelaram</w:t>
      </w:r>
      <w:r w:rsidR="006D0FC6" w:rsidRPr="00D401A6">
        <w:rPr>
          <w:color w:val="000000" w:themeColor="text1"/>
        </w:rPr>
        <w:t xml:space="preserve"> </w:t>
      </w:r>
      <w:r w:rsidR="00333D62" w:rsidRPr="00D401A6">
        <w:rPr>
          <w:color w:val="000000" w:themeColor="text1"/>
        </w:rPr>
        <w:t>uma rede</w:t>
      </w:r>
      <w:r w:rsidR="006D0FC6" w:rsidRPr="00D401A6">
        <w:rPr>
          <w:color w:val="000000" w:themeColor="text1"/>
        </w:rPr>
        <w:t xml:space="preserve"> para determinar as </w:t>
      </w:r>
      <w:r w:rsidR="0048241A" w:rsidRPr="00D401A6">
        <w:rPr>
          <w:color w:val="000000" w:themeColor="text1"/>
        </w:rPr>
        <w:t>combina</w:t>
      </w:r>
      <w:r w:rsidR="00077C5F" w:rsidRPr="00D401A6">
        <w:rPr>
          <w:color w:val="000000" w:themeColor="text1"/>
        </w:rPr>
        <w:t>ções medicamentosa</w:t>
      </w:r>
      <w:r w:rsidR="00876BAC" w:rsidRPr="00D401A6">
        <w:rPr>
          <w:color w:val="000000" w:themeColor="text1"/>
        </w:rPr>
        <w:t>s</w:t>
      </w:r>
      <w:r w:rsidR="00077C5F" w:rsidRPr="00D401A6">
        <w:rPr>
          <w:color w:val="000000" w:themeColor="text1"/>
        </w:rPr>
        <w:t xml:space="preserve"> (</w:t>
      </w:r>
      <w:r w:rsidR="00EE6572" w:rsidRPr="00D401A6">
        <w:rPr>
          <w:color w:val="000000" w:themeColor="text1"/>
        </w:rPr>
        <w:t>administração</w:t>
      </w:r>
      <w:r w:rsidR="00876BAC" w:rsidRPr="00D401A6">
        <w:rPr>
          <w:color w:val="000000" w:themeColor="text1"/>
        </w:rPr>
        <w:t xml:space="preserve"> de</w:t>
      </w:r>
      <w:r w:rsidR="00077C5F" w:rsidRPr="00D401A6">
        <w:rPr>
          <w:color w:val="000000" w:themeColor="text1"/>
        </w:rPr>
        <w:t xml:space="preserve"> dois ou mais medicamentos)</w:t>
      </w:r>
      <w:r w:rsidR="00876BAC" w:rsidRPr="00D401A6">
        <w:rPr>
          <w:color w:val="000000" w:themeColor="text1"/>
        </w:rPr>
        <w:t xml:space="preserve"> para tratamentos de doenças complexas e espec</w:t>
      </w:r>
      <w:r>
        <w:rPr>
          <w:color w:val="000000" w:themeColor="text1"/>
        </w:rPr>
        <w:t>í</w:t>
      </w:r>
      <w:r w:rsidR="00876BAC" w:rsidRPr="00D401A6">
        <w:rPr>
          <w:color w:val="000000" w:themeColor="text1"/>
        </w:rPr>
        <w:t>ficas</w:t>
      </w:r>
      <w:r w:rsidR="00EE6572" w:rsidRPr="00D401A6">
        <w:rPr>
          <w:color w:val="000000" w:themeColor="text1"/>
        </w:rPr>
        <w:t>.</w:t>
      </w:r>
      <w:r w:rsidR="0020352D" w:rsidRPr="00D401A6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Os autores </w:t>
      </w:r>
      <w:r w:rsidR="00FD32F7" w:rsidRPr="00D401A6">
        <w:rPr>
          <w:color w:val="000000" w:themeColor="text1"/>
        </w:rPr>
        <w:t>utiliza</w:t>
      </w:r>
      <w:r>
        <w:rPr>
          <w:color w:val="000000" w:themeColor="text1"/>
        </w:rPr>
        <w:t>ram</w:t>
      </w:r>
      <w:r w:rsidR="00FD32F7" w:rsidRPr="00D401A6">
        <w:rPr>
          <w:color w:val="000000" w:themeColor="text1"/>
        </w:rPr>
        <w:t xml:space="preserve"> dados d</w:t>
      </w:r>
      <w:r w:rsidR="000356CA" w:rsidRPr="00D401A6">
        <w:rPr>
          <w:color w:val="000000" w:themeColor="text1"/>
        </w:rPr>
        <w:t>os medicamentos em relação com quais proteínas um medicamento interage</w:t>
      </w:r>
      <w:r w:rsidR="004A5DC8" w:rsidRPr="00D401A6">
        <w:rPr>
          <w:color w:val="000000" w:themeColor="text1"/>
        </w:rPr>
        <w:t>, examinando cada proteína que o medicamento</w:t>
      </w:r>
      <w:r w:rsidR="00EF1462" w:rsidRPr="00D401A6">
        <w:rPr>
          <w:color w:val="000000" w:themeColor="text1"/>
        </w:rPr>
        <w:t xml:space="preserve"> </w:t>
      </w:r>
      <w:r w:rsidR="002B18B5" w:rsidRPr="00D401A6">
        <w:rPr>
          <w:color w:val="000000" w:themeColor="text1"/>
        </w:rPr>
        <w:t xml:space="preserve">atua </w:t>
      </w:r>
      <w:r w:rsidR="00EF1462" w:rsidRPr="00D401A6">
        <w:rPr>
          <w:color w:val="000000" w:themeColor="text1"/>
        </w:rPr>
        <w:t xml:space="preserve">e buscando a correlação </w:t>
      </w:r>
      <w:r w:rsidR="00023A1D" w:rsidRPr="00D401A6">
        <w:rPr>
          <w:color w:val="000000" w:themeColor="text1"/>
        </w:rPr>
        <w:t xml:space="preserve">de proteínas alvos </w:t>
      </w:r>
      <w:r w:rsidR="00EF1462" w:rsidRPr="00D401A6">
        <w:rPr>
          <w:color w:val="000000" w:themeColor="text1"/>
        </w:rPr>
        <w:t>entre medicamentos, ou seja, identifica</w:t>
      </w:r>
      <w:r w:rsidR="00E61592">
        <w:rPr>
          <w:color w:val="000000" w:themeColor="text1"/>
        </w:rPr>
        <w:t>ndo</w:t>
      </w:r>
      <w:r w:rsidR="00EF1462" w:rsidRPr="00D401A6">
        <w:rPr>
          <w:color w:val="000000" w:themeColor="text1"/>
        </w:rPr>
        <w:t xml:space="preserve"> quais medicamentos atuam nas mesmas proteínas</w:t>
      </w:r>
      <w:r w:rsidR="00D3439C" w:rsidRPr="00D401A6">
        <w:rPr>
          <w:color w:val="000000" w:themeColor="text1"/>
        </w:rPr>
        <w:t>.</w:t>
      </w:r>
      <w:r w:rsidR="00FC03C2" w:rsidRPr="00D401A6">
        <w:rPr>
          <w:color w:val="000000" w:themeColor="text1"/>
        </w:rPr>
        <w:t xml:space="preserve"> </w:t>
      </w:r>
    </w:p>
    <w:p w14:paraId="56C86936" w14:textId="7905C037" w:rsidR="00830680" w:rsidRPr="00D401A6" w:rsidRDefault="00535BC6" w:rsidP="00A44581">
      <w:pPr>
        <w:pStyle w:val="TF-TEXTO"/>
        <w:rPr>
          <w:color w:val="000000" w:themeColor="text1"/>
        </w:rPr>
      </w:pPr>
      <w:r>
        <w:rPr>
          <w:color w:val="000000" w:themeColor="text1"/>
        </w:rPr>
        <w:t>Segundo Chen</w:t>
      </w:r>
      <w:r w:rsidR="002248D4">
        <w:rPr>
          <w:color w:val="000000" w:themeColor="text1"/>
        </w:rPr>
        <w:t>g,</w:t>
      </w:r>
      <w:r w:rsidR="002248D4" w:rsidRPr="002248D4">
        <w:t xml:space="preserve"> </w:t>
      </w:r>
      <w:r w:rsidR="002248D4" w:rsidRPr="001F4062">
        <w:t>Kovács e Barabási</w:t>
      </w:r>
      <w:r>
        <w:rPr>
          <w:color w:val="000000" w:themeColor="text1"/>
        </w:rPr>
        <w:t xml:space="preserve"> (2019) a</w:t>
      </w:r>
      <w:r w:rsidR="00FC03C2" w:rsidRPr="00D401A6">
        <w:rPr>
          <w:color w:val="000000" w:themeColor="text1"/>
        </w:rPr>
        <w:t>s proteínas da doença não estão espalhadas aleatoriamente no intera</w:t>
      </w:r>
      <w:r w:rsidR="00962F23" w:rsidRPr="00D401A6">
        <w:rPr>
          <w:color w:val="000000" w:themeColor="text1"/>
        </w:rPr>
        <w:t>c</w:t>
      </w:r>
      <w:r w:rsidR="00FC03C2" w:rsidRPr="00D401A6">
        <w:rPr>
          <w:color w:val="000000" w:themeColor="text1"/>
        </w:rPr>
        <w:t>toma, mas tendem a formar vizinhanças localizadas, conhecida como módulo da doença</w:t>
      </w:r>
      <w:r>
        <w:rPr>
          <w:color w:val="000000" w:themeColor="text1"/>
        </w:rPr>
        <w:t>. A partir disso, os autores tentaram</w:t>
      </w:r>
      <w:r w:rsidR="00E634C2" w:rsidRPr="00D401A6">
        <w:rPr>
          <w:color w:val="000000" w:themeColor="text1"/>
        </w:rPr>
        <w:t xml:space="preserve"> </w:t>
      </w:r>
      <w:r w:rsidR="009B24AB" w:rsidRPr="00D401A6">
        <w:rPr>
          <w:color w:val="000000" w:themeColor="text1"/>
        </w:rPr>
        <w:t>utilizar</w:t>
      </w:r>
      <w:r>
        <w:rPr>
          <w:color w:val="000000" w:themeColor="text1"/>
        </w:rPr>
        <w:t xml:space="preserve"> </w:t>
      </w:r>
      <w:r w:rsidR="009B24AB" w:rsidRPr="00D401A6">
        <w:rPr>
          <w:color w:val="000000" w:themeColor="text1"/>
        </w:rPr>
        <w:t xml:space="preserve">a técnica </w:t>
      </w:r>
      <w:r w:rsidR="008C1C9E" w:rsidRPr="00D401A6">
        <w:rPr>
          <w:i/>
          <w:iCs/>
          <w:color w:val="000000" w:themeColor="text1"/>
        </w:rPr>
        <w:t xml:space="preserve">z-score </w:t>
      </w:r>
      <w:r w:rsidR="008C1C9E" w:rsidRPr="00D401A6">
        <w:rPr>
          <w:color w:val="000000" w:themeColor="text1"/>
        </w:rPr>
        <w:t xml:space="preserve">para identificar a correlação de uma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8C1C9E" w:rsidRPr="00D401A6">
        <w:rPr>
          <w:color w:val="000000" w:themeColor="text1"/>
        </w:rPr>
        <w:t xml:space="preserve"> e uma 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>
        <w:rPr>
          <w:color w:val="000000" w:themeColor="text1"/>
        </w:rPr>
        <w:t xml:space="preserve">. Nos testes de hipótese, os autores </w:t>
      </w:r>
      <w:r w:rsidR="00152A48" w:rsidRPr="00D401A6">
        <w:rPr>
          <w:color w:val="000000" w:themeColor="text1"/>
        </w:rPr>
        <w:t>utilizaram-se de 243.603 interações proteína-proteína (PPis)</w:t>
      </w:r>
      <w:r w:rsidR="004A3A76" w:rsidRPr="00D401A6">
        <w:rPr>
          <w:color w:val="000000" w:themeColor="text1"/>
        </w:rPr>
        <w:t>, conectando 16.677 p</w:t>
      </w:r>
      <w:r w:rsidR="00F16D02" w:rsidRPr="00D401A6">
        <w:rPr>
          <w:color w:val="000000" w:themeColor="text1"/>
        </w:rPr>
        <w:t>roteínas exclusivas de cinco fonte de dados</w:t>
      </w:r>
      <w:r w:rsidR="00962A3F">
        <w:rPr>
          <w:color w:val="000000" w:themeColor="text1"/>
        </w:rPr>
        <w:t xml:space="preserve">. </w:t>
      </w:r>
      <w:r w:rsidR="00962A3F" w:rsidRPr="00427A6B">
        <w:rPr>
          <w:color w:val="000000" w:themeColor="text1"/>
        </w:rPr>
        <w:t>T</w:t>
      </w:r>
      <w:r w:rsidR="00F16D02" w:rsidRPr="00427A6B">
        <w:rPr>
          <w:color w:val="000000" w:themeColor="text1"/>
        </w:rPr>
        <w:t>ambém</w:t>
      </w:r>
      <w:r w:rsidR="00F16D02" w:rsidRPr="00D401A6">
        <w:rPr>
          <w:color w:val="000000" w:themeColor="text1"/>
        </w:rPr>
        <w:t xml:space="preserve"> compilaram </w:t>
      </w:r>
      <w:r w:rsidR="00315655" w:rsidRPr="00D401A6">
        <w:rPr>
          <w:color w:val="000000" w:themeColor="text1"/>
        </w:rPr>
        <w:t>drogas aprovadas pelo FDA em 1978</w:t>
      </w:r>
      <w:r w:rsidR="00E306E0" w:rsidRPr="00D401A6">
        <w:rPr>
          <w:color w:val="000000" w:themeColor="text1"/>
        </w:rPr>
        <w:t xml:space="preserve"> ou clinicamente em </w:t>
      </w:r>
      <w:r w:rsidR="002B14A5" w:rsidRPr="00D401A6">
        <w:rPr>
          <w:color w:val="000000" w:themeColor="text1"/>
        </w:rPr>
        <w:t>experimentação</w:t>
      </w:r>
      <w:r w:rsidR="00E306E0" w:rsidRPr="00D401A6">
        <w:rPr>
          <w:color w:val="000000" w:themeColor="text1"/>
        </w:rPr>
        <w:t xml:space="preserve"> que têm pelo menos dois alvos relatados, reunindo os perfis de afinidade de ligação de droga-alvo de alta qualidade de seis fontes de dados</w:t>
      </w:r>
      <w:r>
        <w:rPr>
          <w:color w:val="000000" w:themeColor="text1"/>
        </w:rPr>
        <w:t xml:space="preserve">, tendo como </w:t>
      </w:r>
      <w:r w:rsidR="00486517" w:rsidRPr="00D401A6">
        <w:rPr>
          <w:color w:val="000000" w:themeColor="text1"/>
        </w:rPr>
        <w:t>objetivo buscar combinações de medicamentos eficazes e minimizar os efeitos colaterais.</w:t>
      </w:r>
    </w:p>
    <w:p w14:paraId="624FC909" w14:textId="1513D0DD" w:rsidR="00585000" w:rsidRDefault="00315A83" w:rsidP="0081344C">
      <w:pPr>
        <w:pStyle w:val="TF-TEXTO"/>
        <w:rPr>
          <w:color w:val="000000" w:themeColor="text1"/>
        </w:rPr>
      </w:pPr>
      <w:r>
        <w:rPr>
          <w:color w:val="000000" w:themeColor="text1"/>
        </w:rPr>
        <w:t>De acordo com Cheng</w:t>
      </w:r>
      <w:r w:rsidR="002248D4">
        <w:rPr>
          <w:color w:val="000000" w:themeColor="text1"/>
        </w:rPr>
        <w:t xml:space="preserve">, </w:t>
      </w:r>
      <w:r w:rsidR="002248D4" w:rsidRPr="001F4062">
        <w:t>Kovács e Barabási</w:t>
      </w:r>
      <w:r w:rsidR="002248D4">
        <w:t xml:space="preserve"> </w:t>
      </w:r>
      <w:r>
        <w:rPr>
          <w:color w:val="000000" w:themeColor="text1"/>
        </w:rPr>
        <w:t>(2019) o</w:t>
      </w:r>
      <w:r w:rsidR="00DF3B3B" w:rsidRPr="00D401A6">
        <w:rPr>
          <w:color w:val="000000" w:themeColor="text1"/>
        </w:rPr>
        <w:t xml:space="preserve"> </w:t>
      </w:r>
      <w:r w:rsidR="003A5D81" w:rsidRPr="00D401A6">
        <w:rPr>
          <w:i/>
          <w:iCs/>
          <w:color w:val="000000" w:themeColor="text1"/>
        </w:rPr>
        <w:t xml:space="preserve">z-score </w:t>
      </w:r>
      <w:r w:rsidR="003A5D81" w:rsidRPr="00D401A6">
        <w:rPr>
          <w:color w:val="000000" w:themeColor="text1"/>
        </w:rPr>
        <w:t xml:space="preserve">consiste em buscar a proximidade </w:t>
      </w:r>
      <w:r w:rsidR="00992B60" w:rsidRPr="00D401A6">
        <w:rPr>
          <w:color w:val="000000" w:themeColor="text1"/>
        </w:rPr>
        <w:t xml:space="preserve">da rede entre uma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992B60" w:rsidRPr="00D401A6">
        <w:rPr>
          <w:color w:val="000000" w:themeColor="text1"/>
        </w:rPr>
        <w:t xml:space="preserve"> e uma </w:t>
      </w:r>
      <w:r w:rsidR="00046D5E" w:rsidRPr="00D401A6">
        <w:rPr>
          <w:color w:val="000000" w:themeColor="text1"/>
        </w:rPr>
        <w:t xml:space="preserve">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 w:rsidR="00046D5E" w:rsidRPr="00D401A6">
        <w:rPr>
          <w:color w:val="000000" w:themeColor="text1"/>
        </w:rPr>
        <w:t xml:space="preserve">, que depende </w:t>
      </w:r>
      <w:r w:rsidR="00D401A6" w:rsidRPr="00D401A6">
        <w:rPr>
          <w:color w:val="000000" w:themeColor="text1"/>
        </w:rPr>
        <w:t>dos comprimentos</w:t>
      </w:r>
      <w:r w:rsidR="00046D5E" w:rsidRPr="00D401A6">
        <w:rPr>
          <w:color w:val="000000" w:themeColor="text1"/>
        </w:rPr>
        <w:t xml:space="preserve"> dos caminhos mais curtos </w:t>
      </w:r>
      <m:oMath>
        <m:r>
          <w:rPr>
            <w:rFonts w:ascii="Cambria Math" w:hAnsi="Cambria Math"/>
            <w:color w:val="000000" w:themeColor="text1"/>
          </w:rPr>
          <m:t>d(x,y)</m:t>
        </m:r>
      </m:oMath>
      <w:r w:rsidR="00FD1260" w:rsidRPr="00D401A6">
        <w:rPr>
          <w:color w:val="000000" w:themeColor="text1"/>
        </w:rPr>
        <w:t xml:space="preserve"> entre a </w:t>
      </w:r>
      <w:r w:rsidR="001B5EEB" w:rsidRPr="00D401A6">
        <w:rPr>
          <w:color w:val="000000" w:themeColor="text1"/>
        </w:rPr>
        <w:t xml:space="preserve">as proteínas da droga </w:t>
      </w:r>
      <m:oMath>
        <m:r>
          <w:rPr>
            <w:rFonts w:ascii="Cambria Math" w:hAnsi="Cambria Math"/>
            <w:color w:val="000000" w:themeColor="text1"/>
          </w:rPr>
          <m:t>(X)</m:t>
        </m:r>
      </m:oMath>
      <w:r w:rsidR="001B5EEB" w:rsidRPr="00D401A6">
        <w:rPr>
          <w:color w:val="000000" w:themeColor="text1"/>
        </w:rPr>
        <w:t xml:space="preserve"> com </w:t>
      </w:r>
      <w:r w:rsidR="00304503" w:rsidRPr="00D401A6">
        <w:rPr>
          <w:color w:val="000000" w:themeColor="text1"/>
        </w:rPr>
        <w:t>as proteínas</w:t>
      </w:r>
      <w:r w:rsidR="001B5EEB" w:rsidRPr="00D401A6">
        <w:rPr>
          <w:color w:val="000000" w:themeColor="text1"/>
        </w:rPr>
        <w:t xml:space="preserve"> módulos da doença </w:t>
      </w:r>
      <m:oMath>
        <m:r>
          <w:rPr>
            <w:rFonts w:ascii="Cambria Math" w:hAnsi="Cambria Math"/>
            <w:color w:val="000000" w:themeColor="text1"/>
          </w:rPr>
          <m:t>(Y)</m:t>
        </m:r>
      </m:oMath>
      <w:r w:rsidR="00FA006E" w:rsidRPr="00D401A6">
        <w:rPr>
          <w:color w:val="000000" w:themeColor="text1"/>
        </w:rPr>
        <w:t>.</w:t>
      </w:r>
      <w:r>
        <w:rPr>
          <w:color w:val="000000" w:themeColor="text1"/>
        </w:rPr>
        <w:t xml:space="preserve"> No entanto, os autores </w:t>
      </w:r>
      <w:r w:rsidR="0017696F">
        <w:rPr>
          <w:color w:val="000000" w:themeColor="text1"/>
        </w:rPr>
        <w:t>relatam</w:t>
      </w:r>
      <w:r>
        <w:rPr>
          <w:color w:val="000000" w:themeColor="text1"/>
        </w:rPr>
        <w:t xml:space="preserve"> que </w:t>
      </w:r>
      <w:r w:rsidR="00664855" w:rsidRPr="00D401A6">
        <w:rPr>
          <w:i/>
          <w:iCs/>
          <w:color w:val="000000" w:themeColor="text1"/>
        </w:rPr>
        <w:t>z-</w:t>
      </w:r>
      <w:r w:rsidR="00664855" w:rsidRPr="00D401A6">
        <w:rPr>
          <w:color w:val="000000" w:themeColor="text1"/>
        </w:rPr>
        <w:t>score</w:t>
      </w:r>
      <w:r>
        <w:rPr>
          <w:color w:val="000000" w:themeColor="text1"/>
        </w:rPr>
        <w:t xml:space="preserve"> não </w:t>
      </w:r>
      <w:r w:rsidR="0026430C">
        <w:rPr>
          <w:color w:val="000000" w:themeColor="text1"/>
        </w:rPr>
        <w:t xml:space="preserve">se </w:t>
      </w:r>
      <w:r w:rsidR="005605DF">
        <w:rPr>
          <w:color w:val="000000" w:themeColor="text1"/>
        </w:rPr>
        <w:t>mostrou</w:t>
      </w:r>
      <w:r>
        <w:rPr>
          <w:color w:val="000000" w:themeColor="text1"/>
        </w:rPr>
        <w:t xml:space="preserve"> aderente ao problema</w:t>
      </w:r>
      <w:r w:rsidR="00A67A8A" w:rsidRPr="00D401A6">
        <w:rPr>
          <w:color w:val="000000" w:themeColor="text1"/>
        </w:rPr>
        <w:t xml:space="preserve">, pois </w:t>
      </w:r>
      <w:r w:rsidR="00747DE0" w:rsidRPr="00D401A6">
        <w:rPr>
          <w:color w:val="000000" w:themeColor="text1"/>
        </w:rPr>
        <w:t>os módulos da doença tendem a ser relativamente grandes e cada medicamento possui</w:t>
      </w:r>
      <w:r w:rsidR="00896791" w:rsidRPr="00D401A6">
        <w:rPr>
          <w:color w:val="000000" w:themeColor="text1"/>
        </w:rPr>
        <w:t xml:space="preserve"> um pequeno </w:t>
      </w:r>
      <w:r w:rsidR="008B2FEB" w:rsidRPr="00D401A6">
        <w:rPr>
          <w:color w:val="000000" w:themeColor="text1"/>
        </w:rPr>
        <w:t>número</w:t>
      </w:r>
      <w:r w:rsidR="00896791" w:rsidRPr="00D401A6">
        <w:rPr>
          <w:color w:val="000000" w:themeColor="text1"/>
        </w:rPr>
        <w:t xml:space="preserve"> de módulos alvo, e assim descobriram que o </w:t>
      </w:r>
      <w:r w:rsidR="00896791" w:rsidRPr="00D401A6">
        <w:rPr>
          <w:i/>
          <w:iCs/>
          <w:color w:val="000000" w:themeColor="text1"/>
        </w:rPr>
        <w:t xml:space="preserve">z-score </w:t>
      </w:r>
      <w:r w:rsidR="00D82D55" w:rsidRPr="00D401A6">
        <w:rPr>
          <w:color w:val="000000" w:themeColor="text1"/>
        </w:rPr>
        <w:t xml:space="preserve">não seria eficaz em determinar combinações de pares de medicamentos. </w:t>
      </w:r>
      <w:r w:rsidR="00FB255A" w:rsidRPr="00FB255A">
        <w:rPr>
          <w:color w:val="000000" w:themeColor="text1"/>
        </w:rPr>
        <w:t xml:space="preserve">Portanto, o procedimento de randomização não </w:t>
      </w:r>
      <w:r w:rsidR="005739A6">
        <w:rPr>
          <w:color w:val="000000" w:themeColor="text1"/>
        </w:rPr>
        <w:t>produziu</w:t>
      </w:r>
      <w:r w:rsidR="00FB255A" w:rsidRPr="00FB255A">
        <w:rPr>
          <w:color w:val="000000" w:themeColor="text1"/>
        </w:rPr>
        <w:t xml:space="preserve"> uma distribuição gaussiana</w:t>
      </w:r>
      <w:r w:rsidR="006E50B8">
        <w:rPr>
          <w:color w:val="000000" w:themeColor="text1"/>
        </w:rPr>
        <w:t xml:space="preserve">, </w:t>
      </w:r>
      <w:r w:rsidR="00FB255A" w:rsidRPr="00FB255A">
        <w:rPr>
          <w:color w:val="000000" w:themeColor="text1"/>
        </w:rPr>
        <w:t xml:space="preserve">limitando a aplicabilidade do </w:t>
      </w:r>
      <w:r w:rsidR="00FB255A" w:rsidRPr="00FB255A">
        <w:rPr>
          <w:i/>
          <w:iCs/>
          <w:color w:val="000000" w:themeColor="text1"/>
        </w:rPr>
        <w:t>z-score</w:t>
      </w:r>
      <w:r w:rsidR="00FB255A" w:rsidRPr="00FB255A">
        <w:rPr>
          <w:color w:val="000000" w:themeColor="text1"/>
        </w:rPr>
        <w:t>. Na verdade, descobri</w:t>
      </w:r>
      <w:r w:rsidR="006E50B8">
        <w:rPr>
          <w:color w:val="000000" w:themeColor="text1"/>
        </w:rPr>
        <w:t>u-se</w:t>
      </w:r>
      <w:r w:rsidR="00FB255A" w:rsidRPr="00FB255A">
        <w:rPr>
          <w:color w:val="000000" w:themeColor="text1"/>
        </w:rPr>
        <w:t xml:space="preserve"> que o </w:t>
      </w:r>
      <w:r w:rsidR="00FB255A" w:rsidRPr="00FB255A">
        <w:rPr>
          <w:i/>
          <w:iCs/>
          <w:color w:val="000000" w:themeColor="text1"/>
        </w:rPr>
        <w:t>z-score</w:t>
      </w:r>
      <w:r w:rsidR="00FB255A" w:rsidRPr="00FB255A">
        <w:rPr>
          <w:color w:val="000000" w:themeColor="text1"/>
        </w:rPr>
        <w:t xml:space="preserve"> não pode discriminar combinações de pares aprovadas pela FDA ou interações medicamentosas adversas relatadas clinicamente de pares de medicamentos aleatórios</w:t>
      </w:r>
      <w:r w:rsidR="00FB255A">
        <w:rPr>
          <w:color w:val="000000" w:themeColor="text1"/>
        </w:rPr>
        <w:t xml:space="preserve"> </w:t>
      </w:r>
      <w:commentRangeStart w:id="24"/>
      <w:r w:rsidR="00FB255A">
        <w:rPr>
          <w:color w:val="000000" w:themeColor="text1"/>
        </w:rPr>
        <w:t>(</w:t>
      </w:r>
      <w:r w:rsidR="00FB255A" w:rsidRPr="00D401A6">
        <w:rPr>
          <w:color w:val="000000" w:themeColor="text1"/>
        </w:rPr>
        <w:t>C</w:t>
      </w:r>
      <w:r w:rsidR="006E50B8">
        <w:rPr>
          <w:color w:val="000000" w:themeColor="text1"/>
        </w:rPr>
        <w:t>HENG</w:t>
      </w:r>
      <w:r w:rsidR="00F723C2">
        <w:rPr>
          <w:color w:val="000000" w:themeColor="text1"/>
        </w:rPr>
        <w:t>;</w:t>
      </w:r>
      <w:r w:rsidR="00F32FBA">
        <w:rPr>
          <w:color w:val="000000" w:themeColor="text1"/>
        </w:rPr>
        <w:t xml:space="preserve"> </w:t>
      </w:r>
      <w:r w:rsidR="00B00360" w:rsidRPr="001F4062">
        <w:t>K</w:t>
      </w:r>
      <w:r w:rsidR="00B00360">
        <w:t>OVÁCS</w:t>
      </w:r>
      <w:r w:rsidR="00F723C2">
        <w:t>;</w:t>
      </w:r>
      <w:r w:rsidR="00B00360" w:rsidRPr="001F4062">
        <w:t xml:space="preserve"> B</w:t>
      </w:r>
      <w:r w:rsidR="00B00360">
        <w:t>ARABÁSI</w:t>
      </w:r>
      <w:r w:rsidR="00FB255A" w:rsidRPr="00D401A6">
        <w:rPr>
          <w:color w:val="000000" w:themeColor="text1"/>
        </w:rPr>
        <w:t>, 2019, tradução nossa</w:t>
      </w:r>
      <w:r w:rsidR="00FB255A">
        <w:rPr>
          <w:color w:val="000000" w:themeColor="text1"/>
        </w:rPr>
        <w:t>)</w:t>
      </w:r>
      <w:r w:rsidR="007B5935">
        <w:rPr>
          <w:color w:val="000000" w:themeColor="text1"/>
        </w:rPr>
        <w:t>.</w:t>
      </w:r>
      <w:r w:rsidR="00210153">
        <w:rPr>
          <w:color w:val="000000" w:themeColor="text1"/>
        </w:rPr>
        <w:t xml:space="preserve"> </w:t>
      </w:r>
      <w:commentRangeEnd w:id="24"/>
      <w:r w:rsidR="00322803">
        <w:rPr>
          <w:rStyle w:val="Refdecomentrio"/>
        </w:rPr>
        <w:commentReference w:id="24"/>
      </w:r>
      <w:r w:rsidR="005605DF">
        <w:rPr>
          <w:color w:val="000000" w:themeColor="text1"/>
        </w:rPr>
        <w:t>Diante disso, Cheng</w:t>
      </w:r>
      <w:r w:rsidR="002248D4">
        <w:rPr>
          <w:color w:val="000000" w:themeColor="text1"/>
        </w:rPr>
        <w:t xml:space="preserve">, </w:t>
      </w:r>
      <w:r w:rsidR="002248D4" w:rsidRPr="001F4062">
        <w:t>Kovács e Barabási</w:t>
      </w:r>
      <w:r w:rsidR="005605DF">
        <w:rPr>
          <w:color w:val="000000" w:themeColor="text1"/>
        </w:rPr>
        <w:t xml:space="preserve"> (2019) </w:t>
      </w:r>
      <w:r w:rsidR="001868D2" w:rsidRPr="00D401A6">
        <w:rPr>
          <w:color w:val="000000" w:themeColor="text1"/>
        </w:rPr>
        <w:t xml:space="preserve">utilizaram </w:t>
      </w:r>
      <w:r w:rsidR="006D2AE8">
        <w:rPr>
          <w:color w:val="000000" w:themeColor="text1"/>
        </w:rPr>
        <w:t xml:space="preserve">a </w:t>
      </w:r>
      <w:r w:rsidR="001868D2" w:rsidRPr="00D401A6">
        <w:rPr>
          <w:color w:val="000000" w:themeColor="text1"/>
        </w:rPr>
        <w:t xml:space="preserve">medida de separação das </w:t>
      </w:r>
      <w:r w:rsidR="00962F23" w:rsidRPr="00D401A6">
        <w:rPr>
          <w:color w:val="000000" w:themeColor="text1"/>
        </w:rPr>
        <w:t>sub</w:t>
      </w:r>
      <w:r w:rsidR="001868D2" w:rsidRPr="00D401A6">
        <w:rPr>
          <w:color w:val="000000" w:themeColor="text1"/>
        </w:rPr>
        <w:t xml:space="preserve"> redes de cada módulo</w:t>
      </w:r>
      <w:r w:rsidR="009316A0" w:rsidRPr="00D401A6">
        <w:rPr>
          <w:color w:val="000000" w:themeColor="text1"/>
        </w:rPr>
        <w:t xml:space="preserve"> da doença, </w:t>
      </w:r>
      <w:r w:rsidR="00605085">
        <w:rPr>
          <w:color w:val="000000" w:themeColor="text1"/>
        </w:rPr>
        <w:t>ou seja</w:t>
      </w:r>
      <w:r w:rsidR="00F4756B" w:rsidRPr="00D401A6">
        <w:rPr>
          <w:color w:val="000000" w:themeColor="text1"/>
        </w:rPr>
        <w:t>,</w:t>
      </w:r>
      <w:r w:rsidR="008F08B2">
        <w:rPr>
          <w:color w:val="000000" w:themeColor="text1"/>
        </w:rPr>
        <w:t xml:space="preserve"> foi medida a proximidade da rede de módulos da doença</w:t>
      </w:r>
      <w:del w:id="25" w:author="Andreza Sartori" w:date="2020-12-01T23:19:00Z">
        <w:r w:rsidR="008F08B2" w:rsidRPr="007B6F63" w:rsidDel="007B6F63">
          <w:rPr>
            <w:color w:val="000000" w:themeColor="text1"/>
            <w:highlight w:val="yellow"/>
            <w:rPrChange w:id="26" w:author="Andreza Sartori" w:date="2020-12-01T23:19:00Z">
              <w:rPr>
                <w:color w:val="000000" w:themeColor="text1"/>
              </w:rPr>
            </w:rPrChange>
          </w:rPr>
          <w:delText>,</w:delText>
        </w:r>
      </w:del>
      <w:r w:rsidR="008F08B2">
        <w:rPr>
          <w:color w:val="000000" w:themeColor="text1"/>
        </w:rPr>
        <w:t xml:space="preserve"> com </w:t>
      </w:r>
      <w:r w:rsidR="00770BD0">
        <w:rPr>
          <w:color w:val="000000" w:themeColor="text1"/>
        </w:rPr>
        <w:t xml:space="preserve">a rede de </w:t>
      </w:r>
      <w:r w:rsidR="003B6E39">
        <w:rPr>
          <w:color w:val="000000" w:themeColor="text1"/>
        </w:rPr>
        <w:t>proteínas</w:t>
      </w:r>
      <w:r w:rsidR="00770BD0">
        <w:rPr>
          <w:color w:val="000000" w:themeColor="text1"/>
        </w:rPr>
        <w:t xml:space="preserve"> alvo do</w:t>
      </w:r>
      <w:r w:rsidR="001D0274">
        <w:rPr>
          <w:color w:val="000000" w:themeColor="text1"/>
        </w:rPr>
        <w:t>s dois</w:t>
      </w:r>
      <w:r w:rsidR="00770BD0">
        <w:rPr>
          <w:color w:val="000000" w:themeColor="text1"/>
        </w:rPr>
        <w:t xml:space="preserve"> </w:t>
      </w:r>
      <w:r w:rsidR="003B6E39">
        <w:rPr>
          <w:color w:val="000000" w:themeColor="text1"/>
        </w:rPr>
        <w:t>medicamento</w:t>
      </w:r>
      <w:r w:rsidR="001D0274">
        <w:rPr>
          <w:color w:val="000000" w:themeColor="text1"/>
        </w:rPr>
        <w:t>s sendo comparados</w:t>
      </w:r>
      <w:r w:rsidR="00311904">
        <w:rPr>
          <w:color w:val="000000" w:themeColor="text1"/>
        </w:rPr>
        <w:t xml:space="preserve">, </w:t>
      </w:r>
      <w:r w:rsidR="001D0274">
        <w:rPr>
          <w:color w:val="000000" w:themeColor="text1"/>
        </w:rPr>
        <w:t xml:space="preserve">assim obtendo a </w:t>
      </w:r>
      <w:r w:rsidR="00311904">
        <w:rPr>
          <w:color w:val="000000" w:themeColor="text1"/>
        </w:rPr>
        <w:t>distância média mais curta</w:t>
      </w:r>
      <w:r w:rsidR="001D0274">
        <w:rPr>
          <w:color w:val="000000" w:themeColor="text1"/>
        </w:rPr>
        <w:t xml:space="preserve"> das redes de proteínas dos medicamentos</w:t>
      </w:r>
      <w:r w:rsidR="00732CFA">
        <w:rPr>
          <w:color w:val="000000" w:themeColor="text1"/>
        </w:rPr>
        <w:t xml:space="preserve">. </w:t>
      </w:r>
    </w:p>
    <w:p w14:paraId="544D21A8" w14:textId="6B5C7D2A" w:rsidR="00004E05" w:rsidRDefault="00004E05" w:rsidP="00004E05">
      <w:pPr>
        <w:pStyle w:val="TF-TEXTO"/>
        <w:rPr>
          <w:color w:val="000000" w:themeColor="text1"/>
        </w:rPr>
      </w:pPr>
      <w:r>
        <w:rPr>
          <w:color w:val="000000" w:themeColor="text1"/>
        </w:rPr>
        <w:t>Na</w:t>
      </w:r>
      <w:r w:rsidR="00210153">
        <w:rPr>
          <w:color w:val="000000" w:themeColor="text1"/>
        </w:rPr>
        <w:t xml:space="preserve"> </w:t>
      </w:r>
      <w:r w:rsidR="00210153">
        <w:rPr>
          <w:color w:val="000000" w:themeColor="text1"/>
        </w:rPr>
        <w:fldChar w:fldCharType="begin"/>
      </w:r>
      <w:r w:rsidR="00210153">
        <w:rPr>
          <w:color w:val="000000" w:themeColor="text1"/>
        </w:rPr>
        <w:instrText xml:space="preserve"> REF _Ref55854981 \h </w:instrText>
      </w:r>
      <w:r w:rsidR="00210153">
        <w:rPr>
          <w:color w:val="000000" w:themeColor="text1"/>
        </w:rPr>
      </w:r>
      <w:r w:rsidR="00210153">
        <w:rPr>
          <w:color w:val="000000" w:themeColor="text1"/>
        </w:rPr>
        <w:fldChar w:fldCharType="separate"/>
      </w:r>
      <w:r w:rsidR="00CF41A4" w:rsidRPr="00DC7588">
        <w:t xml:space="preserve">Figura </w:t>
      </w:r>
      <w:r w:rsidR="00CF41A4">
        <w:rPr>
          <w:noProof/>
        </w:rPr>
        <w:t>1</w:t>
      </w:r>
      <w:r w:rsidR="00210153">
        <w:rPr>
          <w:color w:val="000000" w:themeColor="text1"/>
        </w:rPr>
        <w:fldChar w:fldCharType="end"/>
      </w:r>
      <w:r w:rsidR="00210153">
        <w:rPr>
          <w:color w:val="000000" w:themeColor="text1"/>
        </w:rPr>
        <w:t xml:space="preserve"> </w:t>
      </w:r>
      <w:r>
        <w:rPr>
          <w:color w:val="000000" w:themeColor="text1"/>
        </w:rPr>
        <w:t>pode-se perceber que as 3 drogas distintas podem ou não atuar sobre o mesmo módulo da doença, os medicamentos apresentados são Imatinib, Tandutinib e Natalizumab. Além disso, também foi descoberto que se a distância média for menor que zero</w:t>
      </w:r>
      <w:r w:rsidR="00063FF2">
        <w:rPr>
          <w:color w:val="000000" w:themeColor="text1"/>
        </w:rPr>
        <w:t>,</w:t>
      </w:r>
      <w:r>
        <w:rPr>
          <w:color w:val="000000" w:themeColor="text1"/>
        </w:rPr>
        <w:t xml:space="preserve"> isso</w:t>
      </w:r>
      <w:r w:rsidR="00BB3F62">
        <w:rPr>
          <w:color w:val="000000" w:themeColor="text1"/>
        </w:rPr>
        <w:t xml:space="preserve"> quer dizer</w:t>
      </w:r>
      <w:r>
        <w:rPr>
          <w:color w:val="000000" w:themeColor="text1"/>
        </w:rPr>
        <w:t xml:space="preserve"> que as redes de proteínas atuadas pelo medicamento os tornam semelhantes em característica químicas, biológicas, funcionais e perfis clínicos. Ao validar esta descoberta com os dados de combinações medicamentosas aprovadas pelo FDA, foi possível confirmar que o método de menor distância média (</w:t>
      </w:r>
      <m:oMath>
        <m:sSub>
          <m:sSubPr>
            <m:ctrlPr>
              <w:rPr>
                <w:rFonts w:ascii="Cambria Math" w:hAnsi="Cambria Math"/>
                <w:i/>
                <w:color w:val="000000" w:themeColor="text1"/>
              </w:rPr>
            </m:ctrlPr>
          </m:sSubPr>
          <m:e>
            <m:r>
              <w:rPr>
                <w:rFonts w:ascii="Cambria Math" w:hAnsi="Cambria Math"/>
                <w:color w:val="000000" w:themeColor="text1"/>
              </w:rPr>
              <m:t>S</m:t>
            </m:r>
          </m:e>
          <m:sub>
            <m:r>
              <w:rPr>
                <w:rFonts w:ascii="Cambria Math" w:hAnsi="Cambria Math"/>
                <w:color w:val="000000" w:themeColor="text1"/>
              </w:rPr>
              <m:t>AB</m:t>
            </m:r>
          </m:sub>
        </m:sSub>
      </m:oMath>
      <w:r>
        <w:rPr>
          <w:color w:val="000000" w:themeColor="text1"/>
        </w:rPr>
        <w:t>) traz uma medida confiável para o algoritmo.</w:t>
      </w:r>
    </w:p>
    <w:p w14:paraId="5865CBED" w14:textId="77777777" w:rsidR="00004E05" w:rsidRPr="00D401A6" w:rsidRDefault="00004E05" w:rsidP="00913436">
      <w:pPr>
        <w:pStyle w:val="TF-TEXTO"/>
        <w:rPr>
          <w:color w:val="000000" w:themeColor="text1"/>
        </w:rPr>
      </w:pPr>
    </w:p>
    <w:p w14:paraId="74FA8E94" w14:textId="01EB9783" w:rsidR="005114D2" w:rsidRPr="00DC7588" w:rsidRDefault="005114D2" w:rsidP="00B517EC">
      <w:pPr>
        <w:pStyle w:val="TF-LEGENDA"/>
        <w:rPr>
          <w:i/>
          <w:iCs/>
        </w:rPr>
      </w:pPr>
      <w:bookmarkStart w:id="27" w:name="_Ref55854981"/>
      <w:r w:rsidRPr="00DC7588">
        <w:lastRenderedPageBreak/>
        <w:t xml:space="preserve">Figura </w:t>
      </w:r>
      <w:r w:rsidR="006501ED">
        <w:fldChar w:fldCharType="begin"/>
      </w:r>
      <w:r w:rsidR="006501ED">
        <w:instrText xml:space="preserve"> SEQ Figura \* ARABIC </w:instrText>
      </w:r>
      <w:r w:rsidR="006501ED">
        <w:fldChar w:fldCharType="separate"/>
      </w:r>
      <w:r w:rsidR="00CF41A4">
        <w:rPr>
          <w:noProof/>
        </w:rPr>
        <w:t>1</w:t>
      </w:r>
      <w:r w:rsidR="006501ED">
        <w:rPr>
          <w:noProof/>
        </w:rPr>
        <w:fldChar w:fldCharType="end"/>
      </w:r>
      <w:bookmarkEnd w:id="27"/>
      <w:r w:rsidR="008F7B66">
        <w:rPr>
          <w:noProof/>
        </w:rPr>
        <w:t xml:space="preserve"> </w:t>
      </w:r>
      <w:r w:rsidR="00C92FEC">
        <w:t>–</w:t>
      </w:r>
      <w:r w:rsidRPr="00DC7588">
        <w:t xml:space="preserve"> Proximidade de proteínas alvo de drogas</w:t>
      </w:r>
      <w:commentRangeStart w:id="28"/>
      <w:r w:rsidRPr="00DC7588">
        <w:t>.</w:t>
      </w:r>
      <w:commentRangeEnd w:id="28"/>
      <w:r w:rsidR="005E097F">
        <w:rPr>
          <w:rStyle w:val="Refdecomentrio"/>
        </w:rPr>
        <w:commentReference w:id="28"/>
      </w:r>
    </w:p>
    <w:p w14:paraId="2565EFC4" w14:textId="367CFD80" w:rsidR="00F4756B" w:rsidRDefault="00F72C7F" w:rsidP="008F7B66">
      <w:pPr>
        <w:pStyle w:val="TF-FIGURA"/>
        <w:spacing w:after="0"/>
      </w:pPr>
      <w:r>
        <w:rPr>
          <w:noProof/>
        </w:rPr>
        <w:drawing>
          <wp:inline distT="0" distB="0" distL="0" distR="0" wp14:anchorId="7415F156" wp14:editId="032D0983">
            <wp:extent cx="4272243" cy="2385703"/>
            <wp:effectExtent l="19050" t="19050" r="14605" b="14605"/>
            <wp:docPr id="6" name="Imagem 6" descr="Gráf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6" descr="Gráfico&#10;&#10;Descrição gerada automaticamente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067"/>
                    <a:stretch/>
                  </pic:blipFill>
                  <pic:spPr bwMode="auto">
                    <a:xfrm>
                      <a:off x="0" y="0"/>
                      <a:ext cx="4292817" cy="2397192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A89494" w14:textId="3E02A499" w:rsidR="000E1F08" w:rsidRDefault="000E1F08" w:rsidP="004E5BB7">
      <w:pPr>
        <w:pStyle w:val="TF-FONTE"/>
      </w:pPr>
      <w:r w:rsidRPr="001F4062">
        <w:t xml:space="preserve">Fonte: </w:t>
      </w:r>
      <w:r w:rsidR="00714185" w:rsidRPr="001F4062">
        <w:t>Cheng, Kovács e Barabási (2019)</w:t>
      </w:r>
      <w:r w:rsidR="00A63DC2">
        <w:t>.</w:t>
      </w:r>
    </w:p>
    <w:p w14:paraId="7C937463" w14:textId="754130F5" w:rsidR="00557D56" w:rsidRDefault="00011163" w:rsidP="000D6AD3">
      <w:pPr>
        <w:pStyle w:val="TF-TEXTO"/>
        <w:rPr>
          <w:color w:val="000000" w:themeColor="text1"/>
        </w:rPr>
      </w:pPr>
      <w:r>
        <w:rPr>
          <w:color w:val="000000" w:themeColor="text1"/>
        </w:rPr>
        <w:t>Cheng</w:t>
      </w:r>
      <w:r w:rsidR="004C6310">
        <w:rPr>
          <w:color w:val="000000" w:themeColor="text1"/>
        </w:rPr>
        <w:t xml:space="preserve">, </w:t>
      </w:r>
      <w:r w:rsidR="004C6310" w:rsidRPr="001F4062">
        <w:t>Kovács e Barabási</w:t>
      </w:r>
      <w:r w:rsidR="004C6310">
        <w:t xml:space="preserve"> </w:t>
      </w:r>
      <w:r>
        <w:rPr>
          <w:color w:val="000000" w:themeColor="text1"/>
        </w:rPr>
        <w:t xml:space="preserve">(2019) também apresentam </w:t>
      </w:r>
      <w:r w:rsidR="00557D56">
        <w:rPr>
          <w:color w:val="000000" w:themeColor="text1"/>
        </w:rPr>
        <w:t>divers</w:t>
      </w:r>
      <w:r w:rsidR="00893960">
        <w:rPr>
          <w:color w:val="000000" w:themeColor="text1"/>
        </w:rPr>
        <w:t>o</w:t>
      </w:r>
      <w:r w:rsidR="00557D56">
        <w:rPr>
          <w:color w:val="000000" w:themeColor="text1"/>
        </w:rPr>
        <w:t>s</w:t>
      </w:r>
      <w:r w:rsidR="00893960">
        <w:rPr>
          <w:color w:val="000000" w:themeColor="text1"/>
        </w:rPr>
        <w:t xml:space="preserve"> métodos e </w:t>
      </w:r>
      <w:r w:rsidR="00BC0EF3">
        <w:rPr>
          <w:color w:val="000000" w:themeColor="text1"/>
        </w:rPr>
        <w:t>análises</w:t>
      </w:r>
      <w:r w:rsidR="00A51361">
        <w:rPr>
          <w:color w:val="000000" w:themeColor="text1"/>
        </w:rPr>
        <w:t xml:space="preserve"> em um cenário de</w:t>
      </w:r>
      <w:r w:rsidR="00AB7623">
        <w:rPr>
          <w:color w:val="000000" w:themeColor="text1"/>
        </w:rPr>
        <w:t xml:space="preserve"> interações medicamentosas adversas</w:t>
      </w:r>
      <w:r w:rsidR="00E371FE">
        <w:rPr>
          <w:color w:val="000000" w:themeColor="text1"/>
        </w:rPr>
        <w:t>, focando</w:t>
      </w:r>
      <w:r w:rsidR="00B4701C">
        <w:rPr>
          <w:color w:val="000000" w:themeColor="text1"/>
        </w:rPr>
        <w:t xml:space="preserve"> em 4 tipos de interações: </w:t>
      </w:r>
      <w:r w:rsidR="00F04166" w:rsidRPr="00F04166">
        <w:rPr>
          <w:color w:val="000000" w:themeColor="text1"/>
        </w:rPr>
        <w:t>arritmia (MeSH ID: D001145), insuficiência cardíaca (MeSH ID: D006333), infarto do miocárdio (MeSH ID: D009203) e hipertensão (MeSH ID: D006973)</w:t>
      </w:r>
      <w:r w:rsidR="00C65AC2">
        <w:rPr>
          <w:color w:val="000000" w:themeColor="text1"/>
        </w:rPr>
        <w:t>.</w:t>
      </w:r>
      <w:r w:rsidR="00E371FE">
        <w:rPr>
          <w:color w:val="000000" w:themeColor="text1"/>
        </w:rPr>
        <w:t xml:space="preserve"> Para isso, </w:t>
      </w:r>
      <w:r w:rsidR="000C7C3A">
        <w:rPr>
          <w:color w:val="000000" w:themeColor="text1"/>
        </w:rPr>
        <w:t xml:space="preserve">os autores utilizaram </w:t>
      </w:r>
      <w:r w:rsidR="00E371FE">
        <w:rPr>
          <w:color w:val="000000" w:themeColor="text1"/>
        </w:rPr>
        <w:t>a base de dados DrugBank (v4.3)</w:t>
      </w:r>
      <w:r w:rsidR="000C7C3A">
        <w:rPr>
          <w:color w:val="000000" w:themeColor="text1"/>
        </w:rPr>
        <w:t>.</w:t>
      </w:r>
    </w:p>
    <w:p w14:paraId="61002ACD" w14:textId="78F47523" w:rsidR="00CA3344" w:rsidRDefault="004529C6" w:rsidP="000D6AD3">
      <w:pPr>
        <w:pStyle w:val="TF-TEXTO"/>
        <w:rPr>
          <w:color w:val="000000" w:themeColor="text1"/>
        </w:rPr>
      </w:pPr>
      <w:r>
        <w:rPr>
          <w:color w:val="000000" w:themeColor="text1"/>
        </w:rPr>
        <w:t>Cheng, Kovács e Barabási</w:t>
      </w:r>
      <w:r w:rsidR="00D72DF6">
        <w:rPr>
          <w:color w:val="000000" w:themeColor="text1"/>
        </w:rPr>
        <w:t xml:space="preserve"> (2019)</w:t>
      </w:r>
      <w:r>
        <w:rPr>
          <w:color w:val="000000" w:themeColor="text1"/>
        </w:rPr>
        <w:t xml:space="preserve"> </w:t>
      </w:r>
      <w:r w:rsidR="00D72DF6">
        <w:rPr>
          <w:color w:val="000000" w:themeColor="text1"/>
        </w:rPr>
        <w:t>obt</w:t>
      </w:r>
      <w:r w:rsidR="00144D82">
        <w:rPr>
          <w:color w:val="000000" w:themeColor="text1"/>
        </w:rPr>
        <w:t>iv</w:t>
      </w:r>
      <w:r w:rsidR="00D72DF6">
        <w:rPr>
          <w:color w:val="000000" w:themeColor="text1"/>
        </w:rPr>
        <w:t xml:space="preserve">eram </w:t>
      </w:r>
      <w:r w:rsidR="002374A3">
        <w:rPr>
          <w:color w:val="000000" w:themeColor="text1"/>
        </w:rPr>
        <w:t>d</w:t>
      </w:r>
      <w:r>
        <w:rPr>
          <w:color w:val="000000" w:themeColor="text1"/>
        </w:rPr>
        <w:t>ados de várias bases distintas</w:t>
      </w:r>
      <w:r w:rsidR="0068346F">
        <w:rPr>
          <w:color w:val="000000" w:themeColor="text1"/>
        </w:rPr>
        <w:t xml:space="preserve"> e cri</w:t>
      </w:r>
      <w:r w:rsidR="00313185">
        <w:rPr>
          <w:color w:val="000000" w:themeColor="text1"/>
        </w:rPr>
        <w:t>aram</w:t>
      </w:r>
      <w:r w:rsidR="0068346F">
        <w:rPr>
          <w:color w:val="000000" w:themeColor="text1"/>
        </w:rPr>
        <w:t xml:space="preserve"> </w:t>
      </w:r>
      <w:r w:rsidR="001026C0">
        <w:rPr>
          <w:color w:val="000000" w:themeColor="text1"/>
        </w:rPr>
        <w:t>várias</w:t>
      </w:r>
      <w:r w:rsidR="0068346F">
        <w:rPr>
          <w:color w:val="000000" w:themeColor="text1"/>
        </w:rPr>
        <w:t xml:space="preserve"> rede</w:t>
      </w:r>
      <w:r w:rsidR="001026C0">
        <w:rPr>
          <w:color w:val="000000" w:themeColor="text1"/>
        </w:rPr>
        <w:t>s</w:t>
      </w:r>
      <w:r w:rsidR="0068346F">
        <w:rPr>
          <w:color w:val="000000" w:themeColor="text1"/>
        </w:rPr>
        <w:t xml:space="preserve"> com </w:t>
      </w:r>
      <w:r w:rsidR="00B426A7">
        <w:rPr>
          <w:color w:val="000000" w:themeColor="text1"/>
        </w:rPr>
        <w:t xml:space="preserve">características </w:t>
      </w:r>
      <w:r w:rsidR="0068346F">
        <w:rPr>
          <w:color w:val="000000" w:themeColor="text1"/>
        </w:rPr>
        <w:t xml:space="preserve">diferentes, </w:t>
      </w:r>
      <w:r w:rsidR="00B426A7">
        <w:rPr>
          <w:color w:val="000000" w:themeColor="text1"/>
        </w:rPr>
        <w:t>aplicando</w:t>
      </w:r>
      <w:r w:rsidR="003E7C5B">
        <w:rPr>
          <w:color w:val="000000" w:themeColor="text1"/>
        </w:rPr>
        <w:t xml:space="preserve"> diversos algoritmos para extrair informações de como pares de drogas se correlacionavam com </w:t>
      </w:r>
      <w:r w:rsidR="00D206D6">
        <w:rPr>
          <w:color w:val="000000" w:themeColor="text1"/>
        </w:rPr>
        <w:t>módulos da doença</w:t>
      </w:r>
      <w:r w:rsidR="002374A3">
        <w:rPr>
          <w:color w:val="000000" w:themeColor="text1"/>
        </w:rPr>
        <w:t>,</w:t>
      </w:r>
      <w:r w:rsidR="006C12FD">
        <w:rPr>
          <w:color w:val="000000" w:themeColor="text1"/>
        </w:rPr>
        <w:t xml:space="preserve"> focando essencialmente em duas doenças: </w:t>
      </w:r>
      <w:r w:rsidR="00B94F3D">
        <w:rPr>
          <w:color w:val="000000" w:themeColor="text1"/>
        </w:rPr>
        <w:t>hipertensão e câncer</w:t>
      </w:r>
      <w:r w:rsidR="00D206D6">
        <w:rPr>
          <w:color w:val="000000" w:themeColor="text1"/>
        </w:rPr>
        <w:t>.</w:t>
      </w:r>
      <w:r w:rsidR="00B94F3D">
        <w:rPr>
          <w:color w:val="000000" w:themeColor="text1"/>
        </w:rPr>
        <w:t xml:space="preserve"> Segundo </w:t>
      </w:r>
      <w:r w:rsidR="00CA0545">
        <w:rPr>
          <w:color w:val="000000" w:themeColor="text1"/>
        </w:rPr>
        <w:t xml:space="preserve">os </w:t>
      </w:r>
      <w:r w:rsidR="00B94F3D">
        <w:rPr>
          <w:color w:val="000000" w:themeColor="text1"/>
        </w:rPr>
        <w:t>autores foi utilizad</w:t>
      </w:r>
      <w:r w:rsidR="00871D40">
        <w:rPr>
          <w:color w:val="000000" w:themeColor="text1"/>
        </w:rPr>
        <w:t xml:space="preserve">o o </w:t>
      </w:r>
      <w:r w:rsidR="002374A3">
        <w:rPr>
          <w:color w:val="000000" w:themeColor="text1"/>
        </w:rPr>
        <w:t>cálculo</w:t>
      </w:r>
      <w:r w:rsidR="00871D40">
        <w:rPr>
          <w:color w:val="000000" w:themeColor="text1"/>
        </w:rPr>
        <w:t xml:space="preserve"> </w:t>
      </w:r>
      <w:r w:rsidR="00871D40" w:rsidRPr="00871D40">
        <w:rPr>
          <w:i/>
          <w:iCs/>
          <w:color w:val="000000" w:themeColor="text1"/>
        </w:rPr>
        <w:t>z-score</w:t>
      </w:r>
      <w:r w:rsidR="00871D40">
        <w:rPr>
          <w:color w:val="000000" w:themeColor="text1"/>
        </w:rPr>
        <w:t>, porém não obtiveram bons resultado</w:t>
      </w:r>
      <w:r w:rsidR="00C356C2">
        <w:rPr>
          <w:color w:val="000000" w:themeColor="text1"/>
        </w:rPr>
        <w:t>s</w:t>
      </w:r>
      <w:r w:rsidR="00871D40">
        <w:rPr>
          <w:color w:val="000000" w:themeColor="text1"/>
        </w:rPr>
        <w:t xml:space="preserve"> e então utilizaram um algoritmo de </w:t>
      </w:r>
      <w:r w:rsidR="002374A3">
        <w:rPr>
          <w:color w:val="000000" w:themeColor="text1"/>
        </w:rPr>
        <w:t xml:space="preserve">distâncias média mais curta, </w:t>
      </w:r>
      <w:r w:rsidR="00EB02EC">
        <w:rPr>
          <w:color w:val="000000" w:themeColor="text1"/>
        </w:rPr>
        <w:t>assim conseguindo bons</w:t>
      </w:r>
      <w:r w:rsidR="002374A3">
        <w:rPr>
          <w:color w:val="000000" w:themeColor="text1"/>
        </w:rPr>
        <w:t xml:space="preserve"> resultados</w:t>
      </w:r>
      <w:r w:rsidR="00EB02EC">
        <w:rPr>
          <w:color w:val="000000" w:themeColor="text1"/>
        </w:rPr>
        <w:t xml:space="preserve"> que contribuíram para </w:t>
      </w:r>
      <w:r w:rsidR="00B426A7">
        <w:rPr>
          <w:color w:val="000000" w:themeColor="text1"/>
        </w:rPr>
        <w:t>identificação</w:t>
      </w:r>
      <w:r w:rsidR="00EB02EC">
        <w:rPr>
          <w:color w:val="000000" w:themeColor="text1"/>
        </w:rPr>
        <w:t xml:space="preserve"> de </w:t>
      </w:r>
      <w:r w:rsidR="00B426A7">
        <w:rPr>
          <w:color w:val="000000" w:themeColor="text1"/>
        </w:rPr>
        <w:t xml:space="preserve">combinações medicamentosas que </w:t>
      </w:r>
      <w:r w:rsidR="00C356C2">
        <w:rPr>
          <w:color w:val="000000" w:themeColor="text1"/>
        </w:rPr>
        <w:t>trazem</w:t>
      </w:r>
      <w:r w:rsidR="00B426A7">
        <w:rPr>
          <w:color w:val="000000" w:themeColor="text1"/>
        </w:rPr>
        <w:t xml:space="preserve"> </w:t>
      </w:r>
      <w:r w:rsidR="00C356C2">
        <w:rPr>
          <w:color w:val="000000" w:themeColor="text1"/>
        </w:rPr>
        <w:t xml:space="preserve">maior eficácia no tratamento de doenças do que </w:t>
      </w:r>
      <w:r w:rsidR="009A770D">
        <w:rPr>
          <w:color w:val="000000" w:themeColor="text1"/>
        </w:rPr>
        <w:t>o tratamento com</w:t>
      </w:r>
      <w:r w:rsidR="00C356C2">
        <w:rPr>
          <w:color w:val="000000" w:themeColor="text1"/>
        </w:rPr>
        <w:t xml:space="preserve"> </w:t>
      </w:r>
      <w:r w:rsidR="00B426A7">
        <w:rPr>
          <w:color w:val="000000" w:themeColor="text1"/>
        </w:rPr>
        <w:t>monoterapia</w:t>
      </w:r>
      <w:r w:rsidR="00CA0545">
        <w:rPr>
          <w:color w:val="000000" w:themeColor="text1"/>
        </w:rPr>
        <w:t>.</w:t>
      </w:r>
    </w:p>
    <w:p w14:paraId="50C1A1B5" w14:textId="4B8FB0E6" w:rsidR="00CA0545" w:rsidRDefault="00CA0545" w:rsidP="00164E79">
      <w:pPr>
        <w:pStyle w:val="TF-TEXTO"/>
        <w:rPr>
          <w:color w:val="000000" w:themeColor="text1"/>
        </w:rPr>
      </w:pPr>
      <w:r>
        <w:rPr>
          <w:color w:val="000000" w:themeColor="text1"/>
        </w:rPr>
        <w:t xml:space="preserve">Cheng, </w:t>
      </w:r>
      <w:r w:rsidR="00E9638C">
        <w:rPr>
          <w:color w:val="000000" w:themeColor="text1"/>
        </w:rPr>
        <w:t>Kavács e Barabási</w:t>
      </w:r>
      <w:r w:rsidR="00804282">
        <w:rPr>
          <w:color w:val="000000" w:themeColor="text1"/>
        </w:rPr>
        <w:t xml:space="preserve"> (</w:t>
      </w:r>
      <w:r w:rsidR="00E9638C">
        <w:rPr>
          <w:color w:val="000000" w:themeColor="text1"/>
        </w:rPr>
        <w:t>2019</w:t>
      </w:r>
      <w:r>
        <w:rPr>
          <w:color w:val="000000" w:themeColor="text1"/>
        </w:rPr>
        <w:t>)</w:t>
      </w:r>
      <w:r w:rsidR="00E9638C">
        <w:rPr>
          <w:color w:val="000000" w:themeColor="text1"/>
        </w:rPr>
        <w:t xml:space="preserve"> obtiveram </w:t>
      </w:r>
      <w:r w:rsidR="00C84F9B">
        <w:rPr>
          <w:color w:val="000000" w:themeColor="text1"/>
        </w:rPr>
        <w:t>duas descobertas s</w:t>
      </w:r>
      <w:r w:rsidR="00E9638C">
        <w:rPr>
          <w:color w:val="000000" w:themeColor="text1"/>
        </w:rPr>
        <w:t>ignificati</w:t>
      </w:r>
      <w:r w:rsidR="00C84F9B">
        <w:rPr>
          <w:color w:val="000000" w:themeColor="text1"/>
        </w:rPr>
        <w:t>va</w:t>
      </w:r>
      <w:r w:rsidR="00E9638C">
        <w:rPr>
          <w:color w:val="000000" w:themeColor="text1"/>
        </w:rPr>
        <w:t xml:space="preserve">s </w:t>
      </w:r>
      <w:r w:rsidR="002009EC">
        <w:rPr>
          <w:color w:val="000000" w:themeColor="text1"/>
        </w:rPr>
        <w:t xml:space="preserve">em relação </w:t>
      </w:r>
      <w:r w:rsidR="00E9638C">
        <w:rPr>
          <w:color w:val="000000" w:themeColor="text1"/>
        </w:rPr>
        <w:t xml:space="preserve">a </w:t>
      </w:r>
      <w:r w:rsidR="00E10274">
        <w:rPr>
          <w:color w:val="000000" w:themeColor="text1"/>
        </w:rPr>
        <w:t>análises</w:t>
      </w:r>
      <w:r w:rsidR="007B5935">
        <w:rPr>
          <w:color w:val="000000" w:themeColor="text1"/>
        </w:rPr>
        <w:t xml:space="preserve"> de</w:t>
      </w:r>
      <w:r w:rsidR="00E9638C">
        <w:rPr>
          <w:color w:val="000000" w:themeColor="text1"/>
        </w:rPr>
        <w:t xml:space="preserve"> redes </w:t>
      </w:r>
      <w:r w:rsidR="00164E79">
        <w:rPr>
          <w:color w:val="000000" w:themeColor="text1"/>
        </w:rPr>
        <w:t xml:space="preserve">complexas </w:t>
      </w:r>
      <w:r w:rsidR="00383C51">
        <w:rPr>
          <w:color w:val="000000" w:themeColor="text1"/>
        </w:rPr>
        <w:t xml:space="preserve">e de </w:t>
      </w:r>
      <w:r w:rsidR="00164E79">
        <w:rPr>
          <w:color w:val="000000" w:themeColor="text1"/>
        </w:rPr>
        <w:t>combinações de medicamentos</w:t>
      </w:r>
      <w:r w:rsidR="00E10274">
        <w:rPr>
          <w:color w:val="000000" w:themeColor="text1"/>
        </w:rPr>
        <w:t xml:space="preserve">. </w:t>
      </w:r>
      <w:r w:rsidR="00383C51">
        <w:rPr>
          <w:color w:val="000000" w:themeColor="text1"/>
        </w:rPr>
        <w:t>Na p</w:t>
      </w:r>
      <w:r w:rsidR="00CF175E" w:rsidRPr="00CF175E">
        <w:rPr>
          <w:color w:val="000000" w:themeColor="text1"/>
        </w:rPr>
        <w:t xml:space="preserve">rimeira </w:t>
      </w:r>
      <w:r w:rsidR="00383C51">
        <w:rPr>
          <w:color w:val="000000" w:themeColor="text1"/>
        </w:rPr>
        <w:t xml:space="preserve">constatou-se </w:t>
      </w:r>
      <w:r w:rsidR="00CF175E" w:rsidRPr="00CF175E">
        <w:rPr>
          <w:color w:val="000000" w:themeColor="text1"/>
        </w:rPr>
        <w:t xml:space="preserve">que </w:t>
      </w:r>
      <w:r w:rsidR="009B3DA9">
        <w:rPr>
          <w:color w:val="000000" w:themeColor="text1"/>
        </w:rPr>
        <w:t xml:space="preserve">para </w:t>
      </w:r>
      <w:r w:rsidR="00CF175E" w:rsidRPr="00CF175E">
        <w:rPr>
          <w:color w:val="000000" w:themeColor="text1"/>
        </w:rPr>
        <w:t>um par de medicamentos tenha um efeito terapêutico, ambos os módulos alvo</w:t>
      </w:r>
      <w:r w:rsidR="007B5935">
        <w:rPr>
          <w:color w:val="000000" w:themeColor="text1"/>
        </w:rPr>
        <w:t>s</w:t>
      </w:r>
      <w:r w:rsidR="00CF175E" w:rsidRPr="00CF175E">
        <w:rPr>
          <w:color w:val="000000" w:themeColor="text1"/>
        </w:rPr>
        <w:t xml:space="preserve"> d</w:t>
      </w:r>
      <w:r w:rsidR="007B5935">
        <w:rPr>
          <w:color w:val="000000" w:themeColor="text1"/>
        </w:rPr>
        <w:t>o</w:t>
      </w:r>
      <w:r w:rsidR="00CF175E" w:rsidRPr="00CF175E">
        <w:rPr>
          <w:color w:val="000000" w:themeColor="text1"/>
        </w:rPr>
        <w:t xml:space="preserve"> medicamento devem se sobrepor ao módulo da doença. Essa descoberta destaca a necessidade de inspecionar a relação de rede entre os alvos dos medicamentos e as proteínas da doença</w:t>
      </w:r>
      <w:r w:rsidR="00BF2713">
        <w:rPr>
          <w:color w:val="000000" w:themeColor="text1"/>
        </w:rPr>
        <w:t>,</w:t>
      </w:r>
      <w:r w:rsidR="00CF175E" w:rsidRPr="00CF175E">
        <w:rPr>
          <w:color w:val="000000" w:themeColor="text1"/>
        </w:rPr>
        <w:t xml:space="preserve"> </w:t>
      </w:r>
      <w:r w:rsidR="00BF2713">
        <w:rPr>
          <w:color w:val="000000" w:themeColor="text1"/>
        </w:rPr>
        <w:t>quando</w:t>
      </w:r>
      <w:r w:rsidR="00CF175E" w:rsidRPr="00CF175E">
        <w:rPr>
          <w:color w:val="000000" w:themeColor="text1"/>
        </w:rPr>
        <w:t xml:space="preserve"> </w:t>
      </w:r>
      <w:r w:rsidR="004942E8">
        <w:rPr>
          <w:color w:val="000000" w:themeColor="text1"/>
        </w:rPr>
        <w:t>estudos buscam</w:t>
      </w:r>
      <w:r w:rsidR="00CF175E" w:rsidRPr="00CF175E">
        <w:rPr>
          <w:color w:val="000000" w:themeColor="text1"/>
        </w:rPr>
        <w:t xml:space="preserve"> combinações terapeuticamente benéficas</w:t>
      </w:r>
      <w:r w:rsidR="00CF175E">
        <w:rPr>
          <w:color w:val="000000" w:themeColor="text1"/>
        </w:rPr>
        <w:t xml:space="preserve"> (CHENG</w:t>
      </w:r>
      <w:r w:rsidR="00E6679D">
        <w:rPr>
          <w:color w:val="000000" w:themeColor="text1"/>
        </w:rPr>
        <w:t>;</w:t>
      </w:r>
      <w:r w:rsidR="00CF175E">
        <w:rPr>
          <w:color w:val="000000" w:themeColor="text1"/>
        </w:rPr>
        <w:t xml:space="preserve"> KAVÁCS</w:t>
      </w:r>
      <w:r w:rsidR="00E6679D">
        <w:rPr>
          <w:color w:val="000000" w:themeColor="text1"/>
        </w:rPr>
        <w:t xml:space="preserve">; </w:t>
      </w:r>
      <w:r w:rsidR="00CF175E">
        <w:rPr>
          <w:color w:val="000000" w:themeColor="text1"/>
        </w:rPr>
        <w:t>BARABÁSI, 2019</w:t>
      </w:r>
      <w:r w:rsidR="00C84F9B">
        <w:rPr>
          <w:color w:val="000000" w:themeColor="text1"/>
        </w:rPr>
        <w:t>, tradução nossa</w:t>
      </w:r>
      <w:r w:rsidR="00CF175E">
        <w:rPr>
          <w:color w:val="000000" w:themeColor="text1"/>
        </w:rPr>
        <w:t>).</w:t>
      </w:r>
      <w:r w:rsidR="007651FC">
        <w:rPr>
          <w:color w:val="000000" w:themeColor="text1"/>
        </w:rPr>
        <w:t xml:space="preserve"> </w:t>
      </w:r>
      <w:r w:rsidR="00131167">
        <w:rPr>
          <w:color w:val="000000" w:themeColor="text1"/>
        </w:rPr>
        <w:t>A s</w:t>
      </w:r>
      <w:r w:rsidR="007651FC">
        <w:rPr>
          <w:color w:val="000000" w:themeColor="text1"/>
        </w:rPr>
        <w:t>egunda</w:t>
      </w:r>
      <w:r w:rsidR="00832EFA">
        <w:rPr>
          <w:color w:val="000000" w:themeColor="text1"/>
        </w:rPr>
        <w:t xml:space="preserve"> descoberta</w:t>
      </w:r>
      <w:r w:rsidR="007651FC">
        <w:rPr>
          <w:color w:val="000000" w:themeColor="text1"/>
        </w:rPr>
        <w:t xml:space="preserve"> </w:t>
      </w:r>
      <w:r w:rsidR="003A7B87">
        <w:rPr>
          <w:color w:val="000000" w:themeColor="text1"/>
        </w:rPr>
        <w:t xml:space="preserve">diz respeito </w:t>
      </w:r>
      <w:r w:rsidR="007651FC" w:rsidRPr="007651FC">
        <w:rPr>
          <w:color w:val="000000" w:themeColor="text1"/>
        </w:rPr>
        <w:t xml:space="preserve">a exposição sobreposta, ou seja, quando os módulos alvo da droga se sobrepõem uns aos outros, bem como ao módulo da doença, não </w:t>
      </w:r>
      <w:del w:id="29" w:author="Andreza Sartori" w:date="2020-12-01T23:22:00Z">
        <w:r w:rsidR="003A7B87" w:rsidDel="00B211EF">
          <w:rPr>
            <w:color w:val="000000" w:themeColor="text1"/>
          </w:rPr>
          <w:delText>obtém-se</w:delText>
        </w:r>
      </w:del>
      <w:ins w:id="30" w:author="Andreza Sartori" w:date="2020-12-01T23:22:00Z">
        <w:r w:rsidR="00B211EF">
          <w:rPr>
            <w:color w:val="000000" w:themeColor="text1"/>
          </w:rPr>
          <w:t>se obtém</w:t>
        </w:r>
      </w:ins>
      <w:r w:rsidR="007651FC" w:rsidRPr="007651FC">
        <w:rPr>
          <w:color w:val="000000" w:themeColor="text1"/>
        </w:rPr>
        <w:t xml:space="preserve"> eficácia estatisticamente significativa no tratamento da doença em relação à monoterapia</w:t>
      </w:r>
      <w:r w:rsidR="006C19F8">
        <w:rPr>
          <w:color w:val="000000" w:themeColor="text1"/>
        </w:rPr>
        <w:t xml:space="preserve"> </w:t>
      </w:r>
      <w:r w:rsidR="006350E3">
        <w:rPr>
          <w:color w:val="000000" w:themeColor="text1"/>
        </w:rPr>
        <w:t>(CHENG</w:t>
      </w:r>
      <w:r w:rsidR="00E6679D">
        <w:rPr>
          <w:color w:val="000000" w:themeColor="text1"/>
        </w:rPr>
        <w:t>;</w:t>
      </w:r>
      <w:r w:rsidR="002E7ED4">
        <w:rPr>
          <w:color w:val="000000" w:themeColor="text1"/>
        </w:rPr>
        <w:t xml:space="preserve"> </w:t>
      </w:r>
      <w:r w:rsidR="006350E3">
        <w:rPr>
          <w:color w:val="000000" w:themeColor="text1"/>
        </w:rPr>
        <w:t>KAVÁCS</w:t>
      </w:r>
      <w:r w:rsidR="00E6679D">
        <w:rPr>
          <w:color w:val="000000" w:themeColor="text1"/>
        </w:rPr>
        <w:t>;</w:t>
      </w:r>
      <w:r w:rsidR="006350E3">
        <w:rPr>
          <w:color w:val="000000" w:themeColor="text1"/>
        </w:rPr>
        <w:t xml:space="preserve"> BARABÁSI, 2019, tradução nossa).</w:t>
      </w:r>
    </w:p>
    <w:p w14:paraId="77BE4C06" w14:textId="3C2168B3" w:rsidR="00A44581" w:rsidRPr="006B634E" w:rsidRDefault="00286E65" w:rsidP="00A44581">
      <w:pPr>
        <w:pStyle w:val="Ttulo2"/>
        <w:spacing w:after="120" w:line="240" w:lineRule="auto"/>
        <w:rPr>
          <w:lang w:val="en-US"/>
        </w:rPr>
      </w:pPr>
      <w:r w:rsidRPr="006B634E">
        <w:rPr>
          <w:lang w:val="en-US"/>
        </w:rPr>
        <w:t>DT-Web: a web-based application for drug-target interaction and drug combination prediction through domain-tuned network-based inference</w:t>
      </w:r>
      <w:r w:rsidR="00A44581" w:rsidRPr="006B634E">
        <w:rPr>
          <w:lang w:val="en-US"/>
        </w:rPr>
        <w:t xml:space="preserve"> </w:t>
      </w:r>
    </w:p>
    <w:p w14:paraId="4ADFD42D" w14:textId="221DF2A3" w:rsidR="00B90237" w:rsidRDefault="00011163" w:rsidP="00B01C03">
      <w:pPr>
        <w:pStyle w:val="TF-TEXTO"/>
      </w:pPr>
      <w:r w:rsidRPr="00C34806">
        <w:rPr>
          <w:color w:val="000000" w:themeColor="text1"/>
        </w:rPr>
        <w:t>A</w:t>
      </w:r>
      <w:r>
        <w:rPr>
          <w:color w:val="000000" w:themeColor="text1"/>
        </w:rPr>
        <w:t>laimo</w:t>
      </w:r>
      <w:r w:rsidRPr="00C34806">
        <w:rPr>
          <w:color w:val="000000" w:themeColor="text1"/>
        </w:rPr>
        <w:t xml:space="preserve"> </w:t>
      </w:r>
      <w:r w:rsidR="0028216E"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 (</w:t>
      </w:r>
      <w:r w:rsidRPr="00C34806">
        <w:rPr>
          <w:color w:val="000000" w:themeColor="text1"/>
        </w:rPr>
        <w:t>2015</w:t>
      </w:r>
      <w:r>
        <w:rPr>
          <w:color w:val="000000" w:themeColor="text1"/>
        </w:rPr>
        <w:t xml:space="preserve">) </w:t>
      </w:r>
      <w:del w:id="31" w:author="Andreza Sartori" w:date="2020-12-01T23:23:00Z">
        <w:r w:rsidDel="00B211EF">
          <w:rPr>
            <w:color w:val="000000" w:themeColor="text1"/>
          </w:rPr>
          <w:delText xml:space="preserve">tinham </w:delText>
        </w:r>
      </w:del>
      <w:ins w:id="32" w:author="Andreza Sartori" w:date="2020-12-01T23:23:00Z">
        <w:r w:rsidR="00B211EF">
          <w:rPr>
            <w:color w:val="000000" w:themeColor="text1"/>
          </w:rPr>
          <w:t>apresentam</w:t>
        </w:r>
        <w:r w:rsidR="00B211EF">
          <w:rPr>
            <w:color w:val="000000" w:themeColor="text1"/>
          </w:rPr>
          <w:t xml:space="preserve"> </w:t>
        </w:r>
      </w:ins>
      <w:r w:rsidR="00286E65">
        <w:t xml:space="preserve">dois objetivos </w:t>
      </w:r>
      <w:r w:rsidR="00B90237">
        <w:t>específicos</w:t>
      </w:r>
      <w:r w:rsidR="00712B1D">
        <w:t xml:space="preserve">, sendo </w:t>
      </w:r>
      <w:r w:rsidR="00C97C9D">
        <w:t>o</w:t>
      </w:r>
      <w:r w:rsidR="00712B1D">
        <w:t xml:space="preserve"> primeir</w:t>
      </w:r>
      <w:r w:rsidR="00C97C9D">
        <w:t>o</w:t>
      </w:r>
      <w:r w:rsidR="00712B1D">
        <w:t xml:space="preserve"> </w:t>
      </w:r>
      <w:r w:rsidR="00C97C9D">
        <w:t>a</w:t>
      </w:r>
      <w:r w:rsidR="00712B1D">
        <w:t xml:space="preserve"> integração do ban</w:t>
      </w:r>
      <w:r w:rsidR="00C97C9D">
        <w:t>c</w:t>
      </w:r>
      <w:r w:rsidR="00712B1D">
        <w:t>o de dados DrugBank com o algoritmo de recomendação DT</w:t>
      </w:r>
      <w:r w:rsidR="00A60BE2">
        <w:t>-Hybrid</w:t>
      </w:r>
      <w:r w:rsidR="0001709D">
        <w:t xml:space="preserve"> para validar </w:t>
      </w:r>
      <w:r w:rsidR="009B2BCA">
        <w:t>a</w:t>
      </w:r>
      <w:r w:rsidR="0001709D">
        <w:t xml:space="preserve"> </w:t>
      </w:r>
      <w:r w:rsidR="005A2748">
        <w:t xml:space="preserve">inferência de rede </w:t>
      </w:r>
      <w:r w:rsidR="0073771B">
        <w:t xml:space="preserve">com </w:t>
      </w:r>
      <w:r w:rsidR="005A2748">
        <w:t>a interação entre droga-alvo</w:t>
      </w:r>
      <w:r w:rsidR="00D72502">
        <w:t>. E como segundo objetivo</w:t>
      </w:r>
      <w:r w:rsidR="00B20666">
        <w:t>,</w:t>
      </w:r>
      <w:r w:rsidR="005A2748">
        <w:t xml:space="preserve"> </w:t>
      </w:r>
      <w:r w:rsidR="00D34818">
        <w:t>a integração d</w:t>
      </w:r>
      <w:r w:rsidR="00144F95">
        <w:t xml:space="preserve">a </w:t>
      </w:r>
      <w:r w:rsidR="00D34818">
        <w:t>DrugBank, DT-Hybrid e Pathway-Commons</w:t>
      </w:r>
      <w:r w:rsidR="00D32FB2">
        <w:t xml:space="preserve"> para auxiliar na fase experimental de combinações medicamentosas para atuar </w:t>
      </w:r>
      <w:r w:rsidR="00196444">
        <w:t>em vários alvos simultaneamente.</w:t>
      </w:r>
    </w:p>
    <w:p w14:paraId="65A43B03" w14:textId="222ACD55" w:rsidR="00A54BFA" w:rsidRDefault="00940DCF" w:rsidP="007D60DE">
      <w:pPr>
        <w:pStyle w:val="TF-TEXTO"/>
        <w:ind w:firstLine="0"/>
      </w:pPr>
      <w:r>
        <w:tab/>
      </w:r>
      <w:r w:rsidR="00C97C9D">
        <w:t xml:space="preserve">Alaimo </w:t>
      </w:r>
      <w:r w:rsidR="0028216E" w:rsidRPr="0028216E">
        <w:rPr>
          <w:i/>
          <w:iCs/>
        </w:rPr>
        <w:t>et al</w:t>
      </w:r>
      <w:r w:rsidR="00C97C9D">
        <w:t xml:space="preserve">. (2015) </w:t>
      </w:r>
      <w:r w:rsidR="005D6AEA">
        <w:t>disponibiliza</w:t>
      </w:r>
      <w:r w:rsidR="00C97C9D">
        <w:t>ram</w:t>
      </w:r>
      <w:r w:rsidR="005D6AEA">
        <w:t xml:space="preserve"> um sistema totalmente web, onde é possível informar </w:t>
      </w:r>
      <w:r w:rsidR="00097530">
        <w:t>o</w:t>
      </w:r>
      <w:r w:rsidR="00B175AB">
        <w:t xml:space="preserve"> modelo de drogas para </w:t>
      </w:r>
      <w:r w:rsidR="00D40A09">
        <w:t>validar as interações dos medicamentos</w:t>
      </w:r>
      <w:r w:rsidR="00BA5CB9">
        <w:t>.</w:t>
      </w:r>
      <w:r w:rsidR="00C97C9D">
        <w:t xml:space="preserve"> </w:t>
      </w:r>
      <w:r w:rsidR="009A2B43">
        <w:t>N</w:t>
      </w:r>
      <w:r w:rsidR="00C97C9D">
        <w:t>a</w:t>
      </w:r>
      <w:r w:rsidR="00BA5CB9">
        <w:t xml:space="preserve"> previsão de interações de drogas-alvo </w:t>
      </w:r>
      <w:r w:rsidR="00C97C9D">
        <w:t xml:space="preserve">os autores </w:t>
      </w:r>
      <w:r w:rsidR="00AF7BF5">
        <w:t>utiliz</w:t>
      </w:r>
      <w:r w:rsidR="00C97C9D">
        <w:t>aram</w:t>
      </w:r>
      <w:r w:rsidR="00AF7BF5">
        <w:t xml:space="preserve"> o algoritmo </w:t>
      </w:r>
      <w:r w:rsidR="00AF7BF5" w:rsidRPr="00AF7BF5">
        <w:t>DT-Hybrid</w:t>
      </w:r>
      <w:r w:rsidR="007F20D1">
        <w:t>,</w:t>
      </w:r>
      <w:r w:rsidR="00911418">
        <w:t xml:space="preserve"> que pode ser ajustado conforme os parâmetros de </w:t>
      </w:r>
      <w:r w:rsidR="00335BA4">
        <w:t xml:space="preserve">entrada do usuário para se adequar </w:t>
      </w:r>
      <w:r w:rsidR="00C56671">
        <w:t>aos dados</w:t>
      </w:r>
      <w:r w:rsidR="00335BA4">
        <w:t xml:space="preserve"> informados</w:t>
      </w:r>
      <w:r w:rsidR="00067B51">
        <w:t xml:space="preserve">. </w:t>
      </w:r>
      <w:r w:rsidR="00C56671">
        <w:t xml:space="preserve">A previsão </w:t>
      </w:r>
      <w:r w:rsidR="00C97C9D">
        <w:t xml:space="preserve">foi separada </w:t>
      </w:r>
      <w:r w:rsidR="0075029F">
        <w:t xml:space="preserve">em 4 etapas, sendo a primeira </w:t>
      </w:r>
      <w:r w:rsidR="00396050">
        <w:t xml:space="preserve">etapa o </w:t>
      </w:r>
      <w:r w:rsidR="00396050" w:rsidRPr="008B4FC3">
        <w:rPr>
          <w:i/>
          <w:iCs/>
        </w:rPr>
        <w:t>upload</w:t>
      </w:r>
      <w:r w:rsidR="00396050">
        <w:t xml:space="preserve"> da rede de </w:t>
      </w:r>
      <w:r w:rsidR="00F12AE4" w:rsidRPr="00F12AE4">
        <w:t xml:space="preserve">interação droga-alvo </w:t>
      </w:r>
      <w:r w:rsidR="00C671E1">
        <w:t>(IDA)</w:t>
      </w:r>
      <w:r w:rsidR="00396050">
        <w:t xml:space="preserve"> equipada com uma matriz de similaridade</w:t>
      </w:r>
      <w:r w:rsidR="00054774">
        <w:t xml:space="preserve">, caso o </w:t>
      </w:r>
      <w:r w:rsidR="00F2049E">
        <w:t xml:space="preserve">usuário </w:t>
      </w:r>
      <w:r w:rsidR="00687370">
        <w:t>queira</w:t>
      </w:r>
      <w:r w:rsidR="00F2049E">
        <w:t xml:space="preserve"> validar seus dados</w:t>
      </w:r>
      <w:r w:rsidR="003B6F93">
        <w:t>, bem como os parâmetros do algoritmo DT-Hybrid. A segunda etapa consiste em</w:t>
      </w:r>
      <w:r w:rsidR="00BB2796">
        <w:t xml:space="preserve"> verificar o formato dos dados enviados ao sistema, </w:t>
      </w:r>
      <w:r w:rsidR="00995FA2">
        <w:t>garantindo</w:t>
      </w:r>
      <w:r w:rsidR="00BB2796">
        <w:t xml:space="preserve"> que </w:t>
      </w:r>
      <w:r w:rsidR="008228C7">
        <w:t xml:space="preserve">eles </w:t>
      </w:r>
      <w:r w:rsidR="00BB2796">
        <w:t>não</w:t>
      </w:r>
      <w:r w:rsidR="008F2971">
        <w:t xml:space="preserve"> </w:t>
      </w:r>
      <w:r w:rsidR="008228C7">
        <w:t>estejam</w:t>
      </w:r>
      <w:r w:rsidR="008F2971">
        <w:t xml:space="preserve"> </w:t>
      </w:r>
      <w:r w:rsidR="008228C7">
        <w:t>em</w:t>
      </w:r>
      <w:r w:rsidR="008F2971">
        <w:t xml:space="preserve"> formato incorreto</w:t>
      </w:r>
      <w:r w:rsidR="00C97C9D">
        <w:t>.</w:t>
      </w:r>
      <w:r w:rsidR="008F2971">
        <w:t xml:space="preserve"> </w:t>
      </w:r>
      <w:r w:rsidR="00C97C9D">
        <w:t>A</w:t>
      </w:r>
      <w:r w:rsidR="008F2971">
        <w:t xml:space="preserve">pós </w:t>
      </w:r>
      <w:r w:rsidR="00C97C9D">
        <w:t xml:space="preserve">a </w:t>
      </w:r>
      <w:r w:rsidR="008F2971">
        <w:t>valida</w:t>
      </w:r>
      <w:r w:rsidR="00C97C9D">
        <w:t>ção</w:t>
      </w:r>
      <w:r w:rsidR="008F2971">
        <w:t xml:space="preserve"> </w:t>
      </w:r>
      <w:r w:rsidR="00C97C9D">
        <w:t>d</w:t>
      </w:r>
      <w:r w:rsidR="008F2971">
        <w:t>o formato é aplicado o algoritmo DT-Hybrid</w:t>
      </w:r>
      <w:r w:rsidR="00995FA2">
        <w:t xml:space="preserve"> </w:t>
      </w:r>
      <w:r w:rsidR="00C97C9D">
        <w:t xml:space="preserve">para </w:t>
      </w:r>
      <w:r w:rsidR="00995FA2">
        <w:t>obte</w:t>
      </w:r>
      <w:r w:rsidR="00C97C9D">
        <w:t>r</w:t>
      </w:r>
      <w:r w:rsidR="00995FA2">
        <w:t xml:space="preserve"> uma lista inicial de previsões para cada medicamento</w:t>
      </w:r>
      <w:r w:rsidR="00AB5641">
        <w:t xml:space="preserve">. </w:t>
      </w:r>
      <w:r w:rsidR="00C97C9D">
        <w:t>A t</w:t>
      </w:r>
      <w:r w:rsidR="00F227E6">
        <w:t>erceira etapa</w:t>
      </w:r>
      <w:r w:rsidR="00A13AD2">
        <w:t xml:space="preserve"> </w:t>
      </w:r>
      <w:r w:rsidR="0093052B">
        <w:t xml:space="preserve">mapeia </w:t>
      </w:r>
      <w:r w:rsidR="002058B1">
        <w:t>ca</w:t>
      </w:r>
      <w:r w:rsidR="0093052B">
        <w:t>da destino da rede para um identificador Entrez</w:t>
      </w:r>
      <w:r w:rsidR="00666FC7">
        <w:t xml:space="preserve"> </w:t>
      </w:r>
      <w:r w:rsidR="00666FC7" w:rsidRPr="00666FC7">
        <w:t>(Global Query Cross-Database Search System)</w:t>
      </w:r>
      <w:r w:rsidR="000A309E">
        <w:t xml:space="preserve">, </w:t>
      </w:r>
      <w:r w:rsidR="00C97C9D">
        <w:t>calcula</w:t>
      </w:r>
      <w:r w:rsidR="00677C4A">
        <w:t>ndo</w:t>
      </w:r>
      <w:r w:rsidR="00C97C9D">
        <w:t>-se</w:t>
      </w:r>
      <w:r w:rsidR="000A309E">
        <w:t xml:space="preserve"> a </w:t>
      </w:r>
      <w:r w:rsidR="000A309E" w:rsidRPr="000A309E">
        <w:t xml:space="preserve">medida de similaridade com base na distância do nó na ontologia </w:t>
      </w:r>
      <w:commentRangeStart w:id="33"/>
      <w:r w:rsidR="000A309E" w:rsidRPr="001A572E">
        <w:rPr>
          <w:rPrChange w:id="34" w:author="Andreza Sartori" w:date="2020-12-01T23:23:00Z">
            <w:rPr>
              <w:i/>
              <w:iCs/>
            </w:rPr>
          </w:rPrChange>
        </w:rPr>
        <w:t>Directed Acyclic Graph</w:t>
      </w:r>
      <w:r w:rsidR="00992F5B">
        <w:t xml:space="preserve"> </w:t>
      </w:r>
      <w:commentRangeEnd w:id="33"/>
      <w:r w:rsidR="001A572E">
        <w:rPr>
          <w:rStyle w:val="Refdecomentrio"/>
        </w:rPr>
        <w:commentReference w:id="33"/>
      </w:r>
      <w:r w:rsidR="00992F5B">
        <w:t>(</w:t>
      </w:r>
      <w:r w:rsidR="00992F5B" w:rsidRPr="000A309E">
        <w:t>DAG</w:t>
      </w:r>
      <w:r w:rsidR="000A309E" w:rsidRPr="000A309E">
        <w:t>)</w:t>
      </w:r>
      <w:r w:rsidR="000A309E">
        <w:t>. Por fim</w:t>
      </w:r>
      <w:r w:rsidR="0068678A">
        <w:t>,</w:t>
      </w:r>
      <w:r w:rsidR="000A309E">
        <w:t xml:space="preserve"> na </w:t>
      </w:r>
      <w:r w:rsidR="00025E4E">
        <w:t>quarta etapa</w:t>
      </w:r>
      <w:r w:rsidR="00CF1FC5">
        <w:t xml:space="preserve">, para cada par de droga-alvo predito é </w:t>
      </w:r>
      <w:r w:rsidR="00B9676B">
        <w:t>calculada</w:t>
      </w:r>
      <w:r w:rsidR="00CF1FC5">
        <w:t xml:space="preserve"> uma medida de correlação com a </w:t>
      </w:r>
      <w:r w:rsidR="00BA1B5A">
        <w:t>semelhança</w:t>
      </w:r>
      <w:r w:rsidR="00CF1FC5">
        <w:t xml:space="preserve"> máxima entre </w:t>
      </w:r>
      <w:r w:rsidR="00BA1B5A">
        <w:t>os termos</w:t>
      </w:r>
      <w:r w:rsidR="007E358B">
        <w:t xml:space="preserve"> ontológicos de alvos validados e previstos</w:t>
      </w:r>
      <w:r w:rsidR="00C97C9D">
        <w:t xml:space="preserve">. </w:t>
      </w:r>
      <w:r w:rsidR="00794A14">
        <w:t>Na</w:t>
      </w:r>
      <w:r w:rsidR="0070718A">
        <w:t xml:space="preserve"> </w:t>
      </w:r>
      <w:r w:rsidR="0070718A">
        <w:fldChar w:fldCharType="begin"/>
      </w:r>
      <w:r w:rsidR="0070718A">
        <w:instrText xml:space="preserve"> REF _Ref55855690 \h </w:instrText>
      </w:r>
      <w:r w:rsidR="0070718A">
        <w:fldChar w:fldCharType="separate"/>
      </w:r>
      <w:r w:rsidR="00CF41A4" w:rsidRPr="00913436">
        <w:t xml:space="preserve">Figura </w:t>
      </w:r>
      <w:r w:rsidR="00CF41A4">
        <w:rPr>
          <w:noProof/>
        </w:rPr>
        <w:t>2</w:t>
      </w:r>
      <w:r w:rsidR="0070718A">
        <w:fldChar w:fldCharType="end"/>
      </w:r>
      <w:r w:rsidR="00794A14">
        <w:t xml:space="preserve"> é possível observar </w:t>
      </w:r>
      <w:r w:rsidR="008671A9">
        <w:t xml:space="preserve">uma rede </w:t>
      </w:r>
      <w:r w:rsidR="00C671E1">
        <w:t>IDA</w:t>
      </w:r>
      <w:r w:rsidR="008671A9">
        <w:t xml:space="preserve"> </w:t>
      </w:r>
      <w:r w:rsidR="003D4761">
        <w:t>ao</w:t>
      </w:r>
      <w:r w:rsidR="008671A9">
        <w:t xml:space="preserve"> aplica</w:t>
      </w:r>
      <w:r w:rsidR="003D4761">
        <w:t>r</w:t>
      </w:r>
      <w:r w:rsidR="008671A9">
        <w:t xml:space="preserve"> </w:t>
      </w:r>
      <w:r w:rsidR="003D4761">
        <w:t>o</w:t>
      </w:r>
      <w:r w:rsidR="008671A9">
        <w:t xml:space="preserve"> pipeline de previsão </w:t>
      </w:r>
      <w:r w:rsidR="003F1D34">
        <w:t xml:space="preserve">desenvolvido por Alaimo </w:t>
      </w:r>
      <w:r w:rsidR="0028216E" w:rsidRPr="0028216E">
        <w:rPr>
          <w:i/>
          <w:iCs/>
        </w:rPr>
        <w:t>et al.</w:t>
      </w:r>
      <w:r w:rsidR="003F1D34">
        <w:t xml:space="preserve"> (2015)</w:t>
      </w:r>
      <w:r w:rsidR="008671A9">
        <w:t>.</w:t>
      </w:r>
      <w:r w:rsidR="002D30DD">
        <w:t xml:space="preserve"> Pode-se </w:t>
      </w:r>
      <w:r w:rsidR="003C2DFD">
        <w:t>observar</w:t>
      </w:r>
      <w:r w:rsidR="002D30DD">
        <w:t xml:space="preserve"> que </w:t>
      </w:r>
      <w:r w:rsidR="006C3866">
        <w:t>c</w:t>
      </w:r>
      <w:r w:rsidR="00A54BFA" w:rsidRPr="00A54BFA">
        <w:t xml:space="preserve">ada nó representa uma droga </w:t>
      </w:r>
      <w:r w:rsidR="00A54BFA" w:rsidRPr="00A54BFA">
        <w:lastRenderedPageBreak/>
        <w:t>(heptágono azul) ou um alvo (círculo cinza), enquanto cada borda representa uma interação droga-alvo (aquelas fornecidas pelo usuário em preto, previsões em vermelho).</w:t>
      </w:r>
    </w:p>
    <w:p w14:paraId="4DF281C5" w14:textId="548DBB97" w:rsidR="00913436" w:rsidRPr="00913436" w:rsidRDefault="00913436" w:rsidP="002D30DD">
      <w:pPr>
        <w:pStyle w:val="TF-LEGENDA"/>
        <w:rPr>
          <w:i/>
          <w:iCs/>
        </w:rPr>
      </w:pPr>
      <w:bookmarkStart w:id="35" w:name="_Ref55855690"/>
      <w:r w:rsidRPr="00913436">
        <w:t xml:space="preserve">Figura </w:t>
      </w:r>
      <w:r w:rsidR="006501ED">
        <w:fldChar w:fldCharType="begin"/>
      </w:r>
      <w:r w:rsidR="006501ED">
        <w:instrText xml:space="preserve"> SEQ Figura \* ARABIC </w:instrText>
      </w:r>
      <w:r w:rsidR="006501ED">
        <w:fldChar w:fldCharType="separate"/>
      </w:r>
      <w:r w:rsidR="00CF41A4">
        <w:rPr>
          <w:noProof/>
        </w:rPr>
        <w:t>2</w:t>
      </w:r>
      <w:r w:rsidR="006501ED">
        <w:rPr>
          <w:noProof/>
        </w:rPr>
        <w:fldChar w:fldCharType="end"/>
      </w:r>
      <w:bookmarkEnd w:id="35"/>
      <w:r w:rsidRPr="00913436">
        <w:t xml:space="preserve"> </w:t>
      </w:r>
      <w:r w:rsidR="00C92FEC">
        <w:t>–</w:t>
      </w:r>
      <w:r w:rsidRPr="00913436">
        <w:t xml:space="preserve"> Visualização do grafo de resultado da previsão</w:t>
      </w:r>
      <w:r>
        <w:t>.</w:t>
      </w:r>
    </w:p>
    <w:p w14:paraId="1141F754" w14:textId="4536BCBD" w:rsidR="008671A9" w:rsidRDefault="00C01330" w:rsidP="00F723C2">
      <w:pPr>
        <w:pStyle w:val="TF-FIGURA"/>
        <w:spacing w:after="0"/>
      </w:pPr>
      <w:r w:rsidRPr="00C01330">
        <w:rPr>
          <w:noProof/>
        </w:rPr>
        <w:drawing>
          <wp:inline distT="0" distB="0" distL="0" distR="0" wp14:anchorId="5FF37FEA" wp14:editId="05658877">
            <wp:extent cx="4460296" cy="3097428"/>
            <wp:effectExtent l="19050" t="19050" r="16510" b="27305"/>
            <wp:docPr id="7" name="Imagem 7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Uma imagem contendo Diagrama&#10;&#10;Descrição gerada automaticamente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8091" cy="311673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F2E1ED" w14:textId="486AB953" w:rsidR="0005120F" w:rsidRPr="0005120F" w:rsidRDefault="00F95468" w:rsidP="00F723C2">
      <w:pPr>
        <w:pStyle w:val="TF-FONTE"/>
      </w:pPr>
      <w:r>
        <w:t xml:space="preserve">            </w:t>
      </w:r>
      <w:r w:rsidR="008069C2" w:rsidRPr="00182542">
        <w:t>Fonte: A</w:t>
      </w:r>
      <w:r w:rsidR="00C14B70" w:rsidRPr="00182542">
        <w:t xml:space="preserve">laimo </w:t>
      </w:r>
      <w:r w:rsidR="0028216E" w:rsidRPr="0028216E">
        <w:rPr>
          <w:i/>
          <w:iCs/>
        </w:rPr>
        <w:t>et al</w:t>
      </w:r>
      <w:r w:rsidR="005931C1">
        <w:rPr>
          <w:i/>
          <w:iCs/>
        </w:rPr>
        <w:t>.</w:t>
      </w:r>
      <w:r w:rsidR="00C14B70" w:rsidRPr="00182542">
        <w:t xml:space="preserve"> (2015)</w:t>
      </w:r>
      <w:r w:rsidR="00A63DC2">
        <w:t>.</w:t>
      </w:r>
    </w:p>
    <w:p w14:paraId="4914F8E9" w14:textId="647B3D5C" w:rsidR="00E3122E" w:rsidRDefault="00591A1B" w:rsidP="001D134B">
      <w:pPr>
        <w:pStyle w:val="TF-TEXTO"/>
        <w:ind w:firstLine="0"/>
      </w:pPr>
      <w:r>
        <w:tab/>
      </w:r>
      <w:r w:rsidR="00E00EC9">
        <w:rPr>
          <w:color w:val="000000" w:themeColor="text1"/>
        </w:rPr>
        <w:t xml:space="preserve">A </w:t>
      </w:r>
      <w:r w:rsidR="00FA40F3">
        <w:rPr>
          <w:color w:val="000000" w:themeColor="text1"/>
        </w:rPr>
        <w:t>predição de interações medicamentosa</w:t>
      </w:r>
      <w:r w:rsidR="00E00EC9">
        <w:rPr>
          <w:color w:val="000000" w:themeColor="text1"/>
        </w:rPr>
        <w:t xml:space="preserve"> é um proce</w:t>
      </w:r>
      <w:r w:rsidR="0070797B">
        <w:rPr>
          <w:color w:val="000000" w:themeColor="text1"/>
        </w:rPr>
        <w:t>ss</w:t>
      </w:r>
      <w:r w:rsidR="00E00EC9">
        <w:rPr>
          <w:color w:val="000000" w:themeColor="text1"/>
        </w:rPr>
        <w:t>o importante dentro d</w:t>
      </w:r>
      <w:r w:rsidR="00A81626">
        <w:rPr>
          <w:color w:val="000000" w:themeColor="text1"/>
        </w:rPr>
        <w:t xml:space="preserve">e estudos para descobertas de novos medicamentos, combinações </w:t>
      </w:r>
      <w:r w:rsidR="000C78EA">
        <w:rPr>
          <w:color w:val="000000" w:themeColor="text1"/>
        </w:rPr>
        <w:t>ou</w:t>
      </w:r>
      <w:r w:rsidR="000E2FD6">
        <w:rPr>
          <w:color w:val="000000" w:themeColor="text1"/>
        </w:rPr>
        <w:t xml:space="preserve"> substituição por outros </w:t>
      </w:r>
      <w:r w:rsidR="003C65B3" w:rsidRPr="00C671E1">
        <w:rPr>
          <w:color w:val="000000" w:themeColor="text1"/>
        </w:rPr>
        <w:t>medicamentos</w:t>
      </w:r>
      <w:r w:rsidR="003C65B3">
        <w:rPr>
          <w:color w:val="000000" w:themeColor="text1"/>
        </w:rPr>
        <w:t xml:space="preserve"> </w:t>
      </w:r>
      <w:r w:rsidR="000E2FD6">
        <w:rPr>
          <w:color w:val="000000" w:themeColor="text1"/>
        </w:rPr>
        <w:t xml:space="preserve">com efeitos colaterais mais </w:t>
      </w:r>
      <w:r w:rsidR="009632DA">
        <w:rPr>
          <w:color w:val="000000" w:themeColor="text1"/>
        </w:rPr>
        <w:t>ponderados</w:t>
      </w:r>
      <w:r w:rsidR="005031EC">
        <w:rPr>
          <w:color w:val="000000" w:themeColor="text1"/>
        </w:rPr>
        <w:t xml:space="preserve">, sendo assim </w:t>
      </w:r>
      <w:r w:rsidR="002C2C89" w:rsidRPr="00C34806">
        <w:rPr>
          <w:color w:val="000000" w:themeColor="text1"/>
        </w:rPr>
        <w:t xml:space="preserve">Alaimo </w:t>
      </w:r>
      <w:r w:rsidR="0028216E" w:rsidRPr="0028216E">
        <w:rPr>
          <w:i/>
          <w:iCs/>
          <w:color w:val="000000" w:themeColor="text1"/>
        </w:rPr>
        <w:t>et al.</w:t>
      </w:r>
      <w:r w:rsidR="002C2C89" w:rsidRPr="00C34806">
        <w:rPr>
          <w:color w:val="000000" w:themeColor="text1"/>
        </w:rPr>
        <w:t xml:space="preserve"> (2015)</w:t>
      </w:r>
      <w:r w:rsidR="002C2C89">
        <w:rPr>
          <w:color w:val="000000" w:themeColor="text1"/>
        </w:rPr>
        <w:t xml:space="preserve"> concluem que o projeto DT-web permit</w:t>
      </w:r>
      <w:r w:rsidR="00F56B48">
        <w:rPr>
          <w:color w:val="000000" w:themeColor="text1"/>
        </w:rPr>
        <w:t>e</w:t>
      </w:r>
      <w:r w:rsidR="002C2C89">
        <w:rPr>
          <w:color w:val="000000" w:themeColor="text1"/>
        </w:rPr>
        <w:t xml:space="preserve"> ao usuário navegar e testar rapidamente as previsões de um provável novo </w:t>
      </w:r>
      <w:r w:rsidR="00C671E1">
        <w:t>IDA</w:t>
      </w:r>
      <w:r w:rsidR="002C2C89">
        <w:rPr>
          <w:color w:val="000000" w:themeColor="text1"/>
        </w:rPr>
        <w:t>. Além disso, citam a compilação dos dados extraídos de Drug-Bank e PathwayCommons</w:t>
      </w:r>
      <w:r w:rsidR="00094CC0">
        <w:rPr>
          <w:color w:val="000000" w:themeColor="text1"/>
        </w:rPr>
        <w:t xml:space="preserve"> u</w:t>
      </w:r>
      <w:r w:rsidR="00D33249">
        <w:rPr>
          <w:color w:val="000000" w:themeColor="text1"/>
        </w:rPr>
        <w:t xml:space="preserve">tilizando-se </w:t>
      </w:r>
      <w:r w:rsidR="005A58C7">
        <w:rPr>
          <w:color w:val="000000" w:themeColor="text1"/>
        </w:rPr>
        <w:t>destes dados</w:t>
      </w:r>
      <w:r w:rsidR="00094CC0">
        <w:rPr>
          <w:color w:val="000000" w:themeColor="text1"/>
        </w:rPr>
        <w:t xml:space="preserve"> </w:t>
      </w:r>
      <w:r w:rsidR="00271464">
        <w:rPr>
          <w:color w:val="000000" w:themeColor="text1"/>
        </w:rPr>
        <w:t xml:space="preserve">o </w:t>
      </w:r>
      <w:r w:rsidR="00AA1567">
        <w:rPr>
          <w:color w:val="000000" w:themeColor="text1"/>
        </w:rPr>
        <w:t xml:space="preserve">algoritmo de recomendação </w:t>
      </w:r>
      <w:r w:rsidR="003574BD">
        <w:rPr>
          <w:color w:val="000000" w:themeColor="text1"/>
        </w:rPr>
        <w:t>DT-Hybrid</w:t>
      </w:r>
      <w:r w:rsidR="0064589D">
        <w:rPr>
          <w:color w:val="000000" w:themeColor="text1"/>
        </w:rPr>
        <w:t xml:space="preserve"> </w:t>
      </w:r>
      <w:r w:rsidR="00D33249">
        <w:rPr>
          <w:color w:val="000000" w:themeColor="text1"/>
        </w:rPr>
        <w:t xml:space="preserve">se mostrou muito promissor para a </w:t>
      </w:r>
      <w:r w:rsidR="00271464">
        <w:rPr>
          <w:color w:val="000000" w:themeColor="text1"/>
        </w:rPr>
        <w:t>identificação</w:t>
      </w:r>
      <w:r w:rsidR="00D33249">
        <w:rPr>
          <w:color w:val="000000" w:themeColor="text1"/>
        </w:rPr>
        <w:t xml:space="preserve"> de</w:t>
      </w:r>
      <w:r w:rsidR="00271464">
        <w:rPr>
          <w:color w:val="000000" w:themeColor="text1"/>
        </w:rPr>
        <w:t xml:space="preserve"> interações </w:t>
      </w:r>
      <w:r w:rsidR="00A554EF">
        <w:rPr>
          <w:color w:val="000000" w:themeColor="text1"/>
        </w:rPr>
        <w:t>medicamentosa</w:t>
      </w:r>
      <w:r w:rsidR="00271464">
        <w:rPr>
          <w:color w:val="000000" w:themeColor="text1"/>
        </w:rPr>
        <w:t>.</w:t>
      </w:r>
      <w:r w:rsidR="00815933">
        <w:rPr>
          <w:color w:val="000000" w:themeColor="text1"/>
        </w:rPr>
        <w:t xml:space="preserve"> A</w:t>
      </w:r>
      <w:r w:rsidR="00E3122E">
        <w:rPr>
          <w:color w:val="000000" w:themeColor="text1"/>
        </w:rPr>
        <w:t xml:space="preserve"> </w:t>
      </w:r>
      <w:r w:rsidR="005E0B2E">
        <w:rPr>
          <w:color w:val="000000" w:themeColor="text1"/>
        </w:rPr>
        <w:t xml:space="preserve">interface </w:t>
      </w:r>
      <w:r w:rsidR="00815933">
        <w:rPr>
          <w:color w:val="000000" w:themeColor="text1"/>
        </w:rPr>
        <w:t xml:space="preserve">com </w:t>
      </w:r>
      <w:r w:rsidR="005E0B2E">
        <w:rPr>
          <w:color w:val="000000" w:themeColor="text1"/>
        </w:rPr>
        <w:t xml:space="preserve">usuário </w:t>
      </w:r>
      <w:r w:rsidR="00513401">
        <w:rPr>
          <w:color w:val="000000" w:themeColor="text1"/>
        </w:rPr>
        <w:t xml:space="preserve">possibilita a </w:t>
      </w:r>
      <w:r w:rsidR="0043139F">
        <w:rPr>
          <w:color w:val="000000" w:themeColor="text1"/>
        </w:rPr>
        <w:t xml:space="preserve">pesquisa sobre interações, visualização do grafo de resultado </w:t>
      </w:r>
      <w:r w:rsidR="00F72A55">
        <w:rPr>
          <w:color w:val="000000" w:themeColor="text1"/>
        </w:rPr>
        <w:t>d</w:t>
      </w:r>
      <w:r w:rsidR="0043139F">
        <w:rPr>
          <w:color w:val="000000" w:themeColor="text1"/>
        </w:rPr>
        <w:t xml:space="preserve">a predição, bem como a </w:t>
      </w:r>
      <w:r w:rsidR="00203D63">
        <w:rPr>
          <w:color w:val="000000" w:themeColor="text1"/>
        </w:rPr>
        <w:t>submissão de seus próprios dados de medicamentos para validação</w:t>
      </w:r>
      <w:r w:rsidR="007D0123">
        <w:rPr>
          <w:color w:val="000000" w:themeColor="text1"/>
        </w:rPr>
        <w:t xml:space="preserve">, possibilitando a visualização do resultado </w:t>
      </w:r>
      <w:r w:rsidR="00F56E7C">
        <w:rPr>
          <w:color w:val="000000" w:themeColor="text1"/>
        </w:rPr>
        <w:t>instant</w:t>
      </w:r>
      <w:r w:rsidR="009D2CB8">
        <w:rPr>
          <w:color w:val="000000" w:themeColor="text1"/>
        </w:rPr>
        <w:t>aneamente</w:t>
      </w:r>
      <w:r w:rsidR="007D0123">
        <w:rPr>
          <w:color w:val="000000" w:themeColor="text1"/>
        </w:rPr>
        <w:t xml:space="preserve"> no próprio sistema ou por envio de notificação pelo </w:t>
      </w:r>
      <w:r w:rsidR="006F540E">
        <w:rPr>
          <w:color w:val="000000" w:themeColor="text1"/>
        </w:rPr>
        <w:t>e-mail</w:t>
      </w:r>
      <w:r w:rsidR="00E133C0">
        <w:rPr>
          <w:color w:val="000000" w:themeColor="text1"/>
        </w:rPr>
        <w:t xml:space="preserve"> </w:t>
      </w:r>
      <w:r w:rsidR="00FA4705">
        <w:rPr>
          <w:color w:val="000000" w:themeColor="text1"/>
        </w:rPr>
        <w:t>quando os</w:t>
      </w:r>
      <w:r w:rsidR="006F540E">
        <w:rPr>
          <w:color w:val="000000" w:themeColor="text1"/>
        </w:rPr>
        <w:t xml:space="preserve"> dados submetidos sejam muito extensos.</w:t>
      </w:r>
    </w:p>
    <w:p w14:paraId="35648044" w14:textId="53EB74F8" w:rsidR="00A44581" w:rsidRPr="006B634E" w:rsidRDefault="00977B53" w:rsidP="00A44581">
      <w:pPr>
        <w:pStyle w:val="Ttulo2"/>
        <w:spacing w:after="120" w:line="240" w:lineRule="auto"/>
        <w:rPr>
          <w:lang w:val="en-US"/>
        </w:rPr>
      </w:pPr>
      <w:r w:rsidRPr="006B634E">
        <w:rPr>
          <w:lang w:val="en-US"/>
        </w:rPr>
        <w:t>Systematic Prediction of Pharmacodynamic</w:t>
      </w:r>
      <w:r w:rsidR="000C3171" w:rsidRPr="006B634E">
        <w:rPr>
          <w:lang w:val="en-US"/>
        </w:rPr>
        <w:t xml:space="preserve"> </w:t>
      </w:r>
      <w:r w:rsidRPr="006B634E">
        <w:rPr>
          <w:lang w:val="en-US"/>
        </w:rPr>
        <w:t>Drug-Drug Interactions through Protein-Protein-Interaction Network</w:t>
      </w:r>
      <w:r w:rsidR="00A44581" w:rsidRPr="006B634E">
        <w:rPr>
          <w:lang w:val="en-US"/>
        </w:rPr>
        <w:t xml:space="preserve"> </w:t>
      </w:r>
    </w:p>
    <w:p w14:paraId="0F6E2DDC" w14:textId="7EB97AB2" w:rsidR="001252AA" w:rsidRDefault="00630FA0" w:rsidP="00B659B5">
      <w:pPr>
        <w:pStyle w:val="TF-TEXTO"/>
        <w:rPr>
          <w:color w:val="000000" w:themeColor="text1"/>
        </w:rPr>
      </w:pPr>
      <w:r>
        <w:t xml:space="preserve">Huang </w:t>
      </w:r>
      <w:r w:rsidR="0028216E" w:rsidRPr="0028216E">
        <w:rPr>
          <w:i/>
          <w:iCs/>
        </w:rPr>
        <w:t>et al.</w:t>
      </w:r>
      <w:r w:rsidR="00A23228">
        <w:t xml:space="preserve"> (</w:t>
      </w:r>
      <w:r w:rsidR="00E60E7C">
        <w:t>2013</w:t>
      </w:r>
      <w:r w:rsidR="00A23228">
        <w:t>)</w:t>
      </w:r>
      <w:r w:rsidR="006955D8">
        <w:t xml:space="preserve"> </w:t>
      </w:r>
      <w:r w:rsidR="001417E4">
        <w:t>tinham</w:t>
      </w:r>
      <w:r w:rsidR="006955D8">
        <w:t xml:space="preserve"> como objetivo </w:t>
      </w:r>
      <w:r w:rsidR="00E60E7C">
        <w:t>identificar</w:t>
      </w:r>
      <w:r w:rsidR="00801F0D">
        <w:t xml:space="preserve"> as interações medicamentosas</w:t>
      </w:r>
      <w:r w:rsidR="00EB0A83">
        <w:t xml:space="preserve"> através do uso de redes complexas</w:t>
      </w:r>
      <w:r w:rsidR="00E60E7C">
        <w:t xml:space="preserve">, focando na identificação de interações medicamentosas do tipo </w:t>
      </w:r>
      <w:r w:rsidR="0053249A" w:rsidRPr="0053249A">
        <w:t>farmacodinâmicos (PD)</w:t>
      </w:r>
      <w:r w:rsidR="001252AA">
        <w:t>.</w:t>
      </w:r>
      <w:r w:rsidR="00B659B5">
        <w:t xml:space="preserve"> Ainda segundo os autores, </w:t>
      </w:r>
      <w:r w:rsidR="001252AA">
        <w:rPr>
          <w:color w:val="000000" w:themeColor="text1"/>
        </w:rPr>
        <w:t xml:space="preserve">as interações medicamentosas ocorrem quando o efeito farmacológico de um medicamento é modificado por outro medicamento. Estas interações podem ser divididas em três categorias: </w:t>
      </w:r>
      <w:del w:id="36" w:author="Andreza Sartori" w:date="2020-12-01T23:26:00Z">
        <w:r w:rsidR="001252AA" w:rsidDel="000B7937">
          <w:rPr>
            <w:color w:val="000000" w:themeColor="text1"/>
          </w:rPr>
          <w:delText>farmacêutico</w:delText>
        </w:r>
      </w:del>
      <w:commentRangeStart w:id="37"/>
      <w:ins w:id="38" w:author="Andreza Sartori" w:date="2020-12-01T23:26:00Z">
        <w:r w:rsidR="000B7937">
          <w:rPr>
            <w:color w:val="000000" w:themeColor="text1"/>
          </w:rPr>
          <w:t>F</w:t>
        </w:r>
        <w:r w:rsidR="000B7937">
          <w:rPr>
            <w:color w:val="000000" w:themeColor="text1"/>
          </w:rPr>
          <w:t>armacêutico</w:t>
        </w:r>
        <w:commentRangeEnd w:id="37"/>
        <w:r w:rsidR="000B7937">
          <w:rPr>
            <w:rStyle w:val="Refdecomentrio"/>
          </w:rPr>
          <w:commentReference w:id="37"/>
        </w:r>
      </w:ins>
      <w:r w:rsidR="001252AA">
        <w:rPr>
          <w:color w:val="000000" w:themeColor="text1"/>
        </w:rPr>
        <w:t xml:space="preserve">, </w:t>
      </w:r>
      <w:del w:id="39" w:author="Andreza Sartori" w:date="2020-12-01T23:26:00Z">
        <w:r w:rsidR="001252AA" w:rsidDel="000B7937">
          <w:rPr>
            <w:color w:val="000000" w:themeColor="text1"/>
          </w:rPr>
          <w:delText xml:space="preserve">farmacocinético </w:delText>
        </w:r>
      </w:del>
      <w:ins w:id="40" w:author="Andreza Sartori" w:date="2020-12-01T23:26:00Z">
        <w:r w:rsidR="000B7937">
          <w:rPr>
            <w:color w:val="000000" w:themeColor="text1"/>
          </w:rPr>
          <w:t>F</w:t>
        </w:r>
        <w:r w:rsidR="000B7937">
          <w:rPr>
            <w:color w:val="000000" w:themeColor="text1"/>
          </w:rPr>
          <w:t xml:space="preserve">armacocinético </w:t>
        </w:r>
      </w:ins>
      <w:r w:rsidR="001252AA">
        <w:rPr>
          <w:color w:val="000000" w:themeColor="text1"/>
        </w:rPr>
        <w:t xml:space="preserve">(PK) e </w:t>
      </w:r>
      <w:del w:id="41" w:author="Andreza Sartori" w:date="2020-12-01T23:26:00Z">
        <w:r w:rsidR="001252AA" w:rsidDel="000B7937">
          <w:rPr>
            <w:color w:val="000000" w:themeColor="text1"/>
          </w:rPr>
          <w:delText xml:space="preserve">farmacodinâmico </w:delText>
        </w:r>
      </w:del>
      <w:ins w:id="42" w:author="Andreza Sartori" w:date="2020-12-01T23:26:00Z">
        <w:r w:rsidR="000B7937">
          <w:rPr>
            <w:color w:val="000000" w:themeColor="text1"/>
          </w:rPr>
          <w:t>F</w:t>
        </w:r>
        <w:r w:rsidR="000B7937">
          <w:rPr>
            <w:color w:val="000000" w:themeColor="text1"/>
          </w:rPr>
          <w:t xml:space="preserve">armacodinâmico </w:t>
        </w:r>
      </w:ins>
      <w:r w:rsidR="001252AA">
        <w:rPr>
          <w:color w:val="000000" w:themeColor="text1"/>
        </w:rPr>
        <w:t xml:space="preserve">(PD). A interação do tipo farmacêutico consiste na ocorrência de uma incompatibilidade física ou química. A </w:t>
      </w:r>
      <w:r w:rsidR="001252AA" w:rsidRPr="009D2CB8">
        <w:rPr>
          <w:color w:val="000000" w:themeColor="text1"/>
        </w:rPr>
        <w:t>interações</w:t>
      </w:r>
      <w:r w:rsidR="001252AA">
        <w:rPr>
          <w:color w:val="000000" w:themeColor="text1"/>
        </w:rPr>
        <w:t xml:space="preserve"> farmacocinéticas consistem em</w:t>
      </w:r>
      <w:r w:rsidR="001C2327">
        <w:rPr>
          <w:color w:val="000000" w:themeColor="text1"/>
        </w:rPr>
        <w:t xml:space="preserve"> um</w:t>
      </w:r>
      <w:r w:rsidR="001252AA">
        <w:rPr>
          <w:color w:val="000000" w:themeColor="text1"/>
        </w:rPr>
        <w:t xml:space="preserve"> medicamento alterando a absorção, distribuição, metabolismo ou excreção de outro medicamento, modificando assim a concentração do medicamento que chegará ao local alvo da doença. E</w:t>
      </w:r>
      <w:r w:rsidR="00E332E8">
        <w:rPr>
          <w:color w:val="000000" w:themeColor="text1"/>
        </w:rPr>
        <w:t>,</w:t>
      </w:r>
      <w:r w:rsidR="001252AA">
        <w:rPr>
          <w:color w:val="000000" w:themeColor="text1"/>
        </w:rPr>
        <w:t xml:space="preserve"> por fim</w:t>
      </w:r>
      <w:r w:rsidR="00E332E8">
        <w:rPr>
          <w:color w:val="000000" w:themeColor="text1"/>
        </w:rPr>
        <w:t>,</w:t>
      </w:r>
      <w:r w:rsidR="001252AA">
        <w:rPr>
          <w:color w:val="000000" w:themeColor="text1"/>
        </w:rPr>
        <w:t xml:space="preserve"> as interações do tipo farmacodinâmico ocorrem quando um medicamento tem efeito antagonista, aditivo, sinérgico ou farmacológico sobre outro medicamento.</w:t>
      </w:r>
    </w:p>
    <w:p w14:paraId="10E20CB8" w14:textId="6653246C" w:rsidR="001252AA" w:rsidRDefault="001252AA" w:rsidP="001252AA">
      <w:pPr>
        <w:pStyle w:val="TF-TEXTO"/>
        <w:rPr>
          <w:i/>
          <w:iCs/>
          <w:color w:val="000000" w:themeColor="text1"/>
        </w:rPr>
      </w:pPr>
      <w:r>
        <w:rPr>
          <w:color w:val="000000" w:themeColor="text1"/>
        </w:rPr>
        <w:t>Para a identificação d</w:t>
      </w:r>
      <w:r w:rsidR="003A5994">
        <w:rPr>
          <w:color w:val="000000" w:themeColor="text1"/>
        </w:rPr>
        <w:t>o</w:t>
      </w:r>
      <w:r>
        <w:rPr>
          <w:color w:val="000000" w:themeColor="text1"/>
        </w:rPr>
        <w:t xml:space="preserve"> PD</w:t>
      </w:r>
      <w:r w:rsidR="003A5994">
        <w:rPr>
          <w:color w:val="000000" w:themeColor="text1"/>
        </w:rPr>
        <w:t>,</w:t>
      </w:r>
      <w:r>
        <w:rPr>
          <w:color w:val="000000" w:themeColor="text1"/>
        </w:rPr>
        <w:t xml:space="preserve"> Huang </w:t>
      </w:r>
      <w:r w:rsidR="0028216E"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 xml:space="preserve"> (2013) desenvolve</w:t>
      </w:r>
      <w:r w:rsidR="003A5994">
        <w:rPr>
          <w:color w:val="000000" w:themeColor="text1"/>
        </w:rPr>
        <w:t>ram</w:t>
      </w:r>
      <w:r>
        <w:rPr>
          <w:color w:val="000000" w:themeColor="text1"/>
        </w:rPr>
        <w:t xml:space="preserve"> uma rede de </w:t>
      </w:r>
      <w:r w:rsidR="009D2CB8">
        <w:rPr>
          <w:color w:val="000000" w:themeColor="text1"/>
        </w:rPr>
        <w:t>I</w:t>
      </w:r>
      <w:r>
        <w:rPr>
          <w:color w:val="000000" w:themeColor="text1"/>
        </w:rPr>
        <w:t xml:space="preserve">nteração </w:t>
      </w:r>
      <w:r w:rsidR="009D2CB8">
        <w:rPr>
          <w:color w:val="000000" w:themeColor="text1"/>
        </w:rPr>
        <w:t>P</w:t>
      </w:r>
      <w:r>
        <w:rPr>
          <w:color w:val="000000" w:themeColor="text1"/>
        </w:rPr>
        <w:t>roteína-</w:t>
      </w:r>
      <w:r w:rsidR="009D2CB8">
        <w:rPr>
          <w:color w:val="000000" w:themeColor="text1"/>
        </w:rPr>
        <w:t>P</w:t>
      </w:r>
      <w:r>
        <w:rPr>
          <w:color w:val="000000" w:themeColor="text1"/>
        </w:rPr>
        <w:t>roteína</w:t>
      </w:r>
      <w:r w:rsidR="000201D3">
        <w:rPr>
          <w:color w:val="000000" w:themeColor="text1"/>
        </w:rPr>
        <w:t xml:space="preserve"> (PPI)</w:t>
      </w:r>
      <w:r>
        <w:rPr>
          <w:color w:val="000000" w:themeColor="text1"/>
        </w:rPr>
        <w:t xml:space="preserve"> a partir do banco de dados da DrugBank, </w:t>
      </w:r>
      <w:r w:rsidR="00591DC2">
        <w:rPr>
          <w:color w:val="000000" w:themeColor="text1"/>
        </w:rPr>
        <w:t>aplicando</w:t>
      </w:r>
      <w:r>
        <w:rPr>
          <w:color w:val="000000" w:themeColor="text1"/>
        </w:rPr>
        <w:t xml:space="preserve"> um </w:t>
      </w:r>
      <w:r w:rsidR="00AE7DE3">
        <w:rPr>
          <w:color w:val="000000" w:themeColor="text1"/>
        </w:rPr>
        <w:t>algoritmo</w:t>
      </w:r>
      <w:r>
        <w:rPr>
          <w:color w:val="000000" w:themeColor="text1"/>
        </w:rPr>
        <w:t xml:space="preserve"> de pontuação para definir medicamentos que possuem conexão de proteínas alvo</w:t>
      </w:r>
      <w:r w:rsidR="006F286C">
        <w:rPr>
          <w:color w:val="000000" w:themeColor="text1"/>
        </w:rPr>
        <w:t xml:space="preserve">. Os autores denominaram </w:t>
      </w:r>
      <w:r>
        <w:rPr>
          <w:color w:val="000000" w:themeColor="text1"/>
        </w:rPr>
        <w:t xml:space="preserve">este </w:t>
      </w:r>
      <w:r w:rsidR="00AE7DE3">
        <w:rPr>
          <w:color w:val="000000" w:themeColor="text1"/>
        </w:rPr>
        <w:t xml:space="preserve">algoritmo </w:t>
      </w:r>
      <w:r>
        <w:rPr>
          <w:color w:val="000000" w:themeColor="text1"/>
        </w:rPr>
        <w:t xml:space="preserve">de </w:t>
      </w:r>
      <w:r w:rsidRPr="00F1575D">
        <w:rPr>
          <w:i/>
          <w:iCs/>
          <w:color w:val="000000" w:themeColor="text1"/>
        </w:rPr>
        <w:t>S-score</w:t>
      </w:r>
      <w:r>
        <w:rPr>
          <w:color w:val="000000" w:themeColor="text1"/>
        </w:rPr>
        <w:t xml:space="preserve">, que consiste em pontuar a rigidez de conexões de proteínas alvo do medicamento. Na </w:t>
      </w:r>
      <w:r w:rsidR="0070718A">
        <w:rPr>
          <w:color w:val="000000" w:themeColor="text1"/>
        </w:rPr>
        <w:fldChar w:fldCharType="begin"/>
      </w:r>
      <w:r w:rsidR="0070718A">
        <w:rPr>
          <w:color w:val="000000" w:themeColor="text1"/>
        </w:rPr>
        <w:instrText xml:space="preserve"> REF _Ref55855714 \h </w:instrText>
      </w:r>
      <w:r w:rsidR="0070718A">
        <w:rPr>
          <w:color w:val="000000" w:themeColor="text1"/>
        </w:rPr>
      </w:r>
      <w:r w:rsidR="0070718A">
        <w:rPr>
          <w:color w:val="000000" w:themeColor="text1"/>
        </w:rPr>
        <w:fldChar w:fldCharType="separate"/>
      </w:r>
      <w:r w:rsidR="00CF41A4" w:rsidRPr="008069C2">
        <w:t xml:space="preserve">Figura </w:t>
      </w:r>
      <w:r w:rsidR="00CF41A4">
        <w:rPr>
          <w:noProof/>
        </w:rPr>
        <w:t>3</w:t>
      </w:r>
      <w:r w:rsidR="0070718A">
        <w:rPr>
          <w:color w:val="000000" w:themeColor="text1"/>
        </w:rPr>
        <w:fldChar w:fldCharType="end"/>
      </w:r>
      <w:r>
        <w:rPr>
          <w:color w:val="000000" w:themeColor="text1"/>
        </w:rPr>
        <w:t xml:space="preserve"> é apresentado o pipeline do algoritmo, desde a criação da rede de proteínas até a utilização do </w:t>
      </w:r>
      <w:r w:rsidRPr="009F6D6F">
        <w:rPr>
          <w:i/>
          <w:iCs/>
          <w:color w:val="000000" w:themeColor="text1"/>
        </w:rPr>
        <w:t>S-score</w:t>
      </w:r>
      <w:r>
        <w:rPr>
          <w:i/>
          <w:iCs/>
          <w:color w:val="000000" w:themeColor="text1"/>
        </w:rPr>
        <w:t>.</w:t>
      </w:r>
    </w:p>
    <w:p w14:paraId="4B0EA05F" w14:textId="6ED94C7C" w:rsidR="001252AA" w:rsidRPr="008069C2" w:rsidRDefault="001252AA" w:rsidP="00B517EC">
      <w:pPr>
        <w:pStyle w:val="TF-LEGENDA"/>
        <w:rPr>
          <w:i/>
          <w:iCs/>
        </w:rPr>
      </w:pPr>
      <w:bookmarkStart w:id="43" w:name="_Ref55855714"/>
      <w:r w:rsidRPr="008069C2">
        <w:lastRenderedPageBreak/>
        <w:t xml:space="preserve">Figura </w:t>
      </w:r>
      <w:r w:rsidR="006501ED">
        <w:fldChar w:fldCharType="begin"/>
      </w:r>
      <w:r w:rsidR="006501ED">
        <w:instrText xml:space="preserve"> SEQ Figura \* ARABIC </w:instrText>
      </w:r>
      <w:r w:rsidR="006501ED">
        <w:fldChar w:fldCharType="separate"/>
      </w:r>
      <w:r w:rsidR="00CF41A4">
        <w:rPr>
          <w:noProof/>
        </w:rPr>
        <w:t>3</w:t>
      </w:r>
      <w:r w:rsidR="006501ED">
        <w:rPr>
          <w:noProof/>
        </w:rPr>
        <w:fldChar w:fldCharType="end"/>
      </w:r>
      <w:bookmarkEnd w:id="43"/>
      <w:r w:rsidRPr="008069C2">
        <w:t xml:space="preserve"> </w:t>
      </w:r>
      <w:r w:rsidR="00C92FEC">
        <w:t>–</w:t>
      </w:r>
      <w:r w:rsidRPr="008069C2">
        <w:t xml:space="preserve"> Pipeline do algoritmo</w:t>
      </w:r>
    </w:p>
    <w:p w14:paraId="26DC5B9D" w14:textId="77777777" w:rsidR="00611FBF" w:rsidRDefault="001252AA" w:rsidP="002E7ED4">
      <w:pPr>
        <w:pStyle w:val="TF-FIGURA"/>
        <w:spacing w:after="0"/>
      </w:pPr>
      <w:r>
        <w:rPr>
          <w:noProof/>
        </w:rPr>
        <w:drawing>
          <wp:inline distT="0" distB="0" distL="0" distR="0" wp14:anchorId="081C51EF" wp14:editId="417FF20D">
            <wp:extent cx="3201945" cy="3480374"/>
            <wp:effectExtent l="19050" t="19050" r="17780" b="25400"/>
            <wp:docPr id="3" name="Imagem 3" descr="Uma imagem contendo Map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Uma imagem contendo Mapa&#10;&#10;Descrição gerada automaticament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673" cy="349638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894B20" w14:textId="12335342" w:rsidR="002D18FA" w:rsidRPr="00322803" w:rsidRDefault="001252AA" w:rsidP="00A9670E">
      <w:pPr>
        <w:pStyle w:val="TF-FONTE"/>
      </w:pPr>
      <w:r w:rsidRPr="00322803">
        <w:t xml:space="preserve">Fonte: Huang </w:t>
      </w:r>
      <w:r w:rsidR="0028216E" w:rsidRPr="00322803">
        <w:rPr>
          <w:i/>
          <w:iCs/>
        </w:rPr>
        <w:t>et al</w:t>
      </w:r>
      <w:r w:rsidRPr="00322803">
        <w:t>. (2013).</w:t>
      </w:r>
      <w:r w:rsidR="00CE06CF" w:rsidRPr="00322803">
        <w:tab/>
      </w:r>
    </w:p>
    <w:p w14:paraId="61D13636" w14:textId="33A64EBF" w:rsidR="00856817" w:rsidRDefault="00742CAE" w:rsidP="00D6149C">
      <w:pPr>
        <w:pStyle w:val="TF-TEXTO"/>
      </w:pPr>
      <w:r w:rsidRPr="00322803">
        <w:t xml:space="preserve">Huang </w:t>
      </w:r>
      <w:r w:rsidR="0028216E" w:rsidRPr="00322803">
        <w:rPr>
          <w:i/>
          <w:iCs/>
        </w:rPr>
        <w:t>et al.</w:t>
      </w:r>
      <w:r w:rsidR="00672ABA" w:rsidRPr="00322803">
        <w:t xml:space="preserve"> </w:t>
      </w:r>
      <w:r>
        <w:t>(2013)</w:t>
      </w:r>
      <w:r w:rsidR="00FF5714">
        <w:t xml:space="preserve"> </w:t>
      </w:r>
      <w:r w:rsidR="008441F2">
        <w:t xml:space="preserve">subdividiu </w:t>
      </w:r>
      <w:r w:rsidR="00F3667F">
        <w:t xml:space="preserve">o </w:t>
      </w:r>
      <w:r w:rsidR="00FF5714">
        <w:t xml:space="preserve">pipeline </w:t>
      </w:r>
      <w:r w:rsidR="00F32E70">
        <w:t xml:space="preserve">do </w:t>
      </w:r>
      <w:r w:rsidR="009B0B9F" w:rsidRPr="009B0B9F">
        <w:rPr>
          <w:i/>
          <w:iCs/>
        </w:rPr>
        <w:t>S-score</w:t>
      </w:r>
      <w:r w:rsidR="00F32E70">
        <w:t xml:space="preserve"> </w:t>
      </w:r>
      <w:r w:rsidR="008441F2">
        <w:t xml:space="preserve">em </w:t>
      </w:r>
      <w:r w:rsidR="00F172C9">
        <w:t xml:space="preserve">dez etapas, sendo elas: </w:t>
      </w:r>
      <w:r w:rsidR="00360420" w:rsidRPr="00EE59B8">
        <w:t>(A) Mapeamento de drogas na rede PPI por meio de associações de drogas-alvo</w:t>
      </w:r>
      <w:r w:rsidR="00F740DB">
        <w:t>;</w:t>
      </w:r>
      <w:r w:rsidR="00360420" w:rsidRPr="00EE59B8">
        <w:t xml:space="preserve"> (B) Ponderação da rede PPI por perfil de expressão gênica em tecidos humanos</w:t>
      </w:r>
      <w:r w:rsidR="00F740DB">
        <w:t>;</w:t>
      </w:r>
      <w:r w:rsidR="00360420" w:rsidRPr="00EE59B8">
        <w:t xml:space="preserve"> (C) Definir o sistema centrado no alvo, incluindo drogas-alvos conhecidos e sua proteína vizinha de primeira etapa na rede PPI</w:t>
      </w:r>
      <w:r w:rsidR="00F740DB">
        <w:t>;</w:t>
      </w:r>
      <w:r w:rsidR="00360420" w:rsidRPr="00EE59B8">
        <w:t xml:space="preserve"> (D) Pontuação da conectividade sistemática com base em sistemas centrados no alvo dos medicamentos (pontuação S)</w:t>
      </w:r>
      <w:r w:rsidR="00F740DB">
        <w:t>;</w:t>
      </w:r>
      <w:r w:rsidR="00360420" w:rsidRPr="00EE59B8">
        <w:t xml:space="preserve"> (E) Pontuação de similaridade fenotípica com base nos efeitos colaterais clínicos da droga (pontuação P)</w:t>
      </w:r>
      <w:r w:rsidR="00F740DB">
        <w:t xml:space="preserve">; </w:t>
      </w:r>
      <w:r w:rsidR="00360420" w:rsidRPr="00EE59B8">
        <w:t>(F) Validação cruzada entre S-score e P-score</w:t>
      </w:r>
      <w:r w:rsidR="00F740DB">
        <w:t>;</w:t>
      </w:r>
      <w:r w:rsidR="00360420" w:rsidRPr="00EE59B8">
        <w:t xml:space="preserve"> (G) Integração por um modelo probabilístico Bayesiano</w:t>
      </w:r>
      <w:r w:rsidR="00FA5566">
        <w:t>;</w:t>
      </w:r>
      <w:r w:rsidR="00360420" w:rsidRPr="00EE59B8">
        <w:t xml:space="preserve"> (H) Validando o desempenho de previsão usando GSP DDIs de dois bancos de dados independentes, DrugBank e STITCH</w:t>
      </w:r>
      <w:r w:rsidR="00FA5566">
        <w:t xml:space="preserve">; </w:t>
      </w:r>
      <w:r w:rsidR="00360420" w:rsidRPr="00EE59B8">
        <w:t>(I) Comparação com outros métodos</w:t>
      </w:r>
      <w:r w:rsidR="00FA5566">
        <w:t>;</w:t>
      </w:r>
      <w:r w:rsidR="00360420" w:rsidRPr="00EE59B8">
        <w:t xml:space="preserve"> (J) Explicando os mecanismos moleculares dos efeitos colaterais da polifarmácia registrados em </w:t>
      </w:r>
      <w:r w:rsidR="003B4AEB" w:rsidRPr="00EE59B8">
        <w:t>TWOSIDES</w:t>
      </w:r>
      <w:r w:rsidR="00360420" w:rsidRPr="00EE59B8">
        <w:t>.</w:t>
      </w:r>
      <w:r w:rsidR="00BF3B81" w:rsidRPr="00EE59B8">
        <w:t xml:space="preserve"> </w:t>
      </w:r>
      <w:r w:rsidR="00A50C42">
        <w:t xml:space="preserve">Com base no </w:t>
      </w:r>
      <w:r w:rsidR="00A50C42" w:rsidRPr="00A50C42">
        <w:rPr>
          <w:i/>
          <w:iCs/>
        </w:rPr>
        <w:t>S-score</w:t>
      </w:r>
      <w:r w:rsidR="00B50316">
        <w:t xml:space="preserve">, </w:t>
      </w:r>
      <w:r w:rsidR="00207F6A">
        <w:t xml:space="preserve">os </w:t>
      </w:r>
      <w:r w:rsidR="009022AF">
        <w:t>resultados</w:t>
      </w:r>
      <w:r w:rsidR="00B50316">
        <w:t xml:space="preserve"> </w:t>
      </w:r>
      <w:r w:rsidR="00D6149C">
        <w:t xml:space="preserve">foram validados </w:t>
      </w:r>
      <w:r w:rsidR="00B50316">
        <w:t xml:space="preserve">com o </w:t>
      </w:r>
      <w:r w:rsidR="002772C6">
        <w:t xml:space="preserve">banco de dados DrugBank </w:t>
      </w:r>
      <w:r w:rsidR="00F438FF">
        <w:t>ao qual</w:t>
      </w:r>
      <w:r w:rsidR="002772C6">
        <w:t xml:space="preserve"> possuem interações</w:t>
      </w:r>
      <w:r w:rsidR="009022AF">
        <w:t xml:space="preserve"> coletadas</w:t>
      </w:r>
      <w:r w:rsidR="002772C6">
        <w:t xml:space="preserve"> do tipo PD</w:t>
      </w:r>
      <w:r w:rsidR="00B473A6">
        <w:t xml:space="preserve">. Huang </w:t>
      </w:r>
      <w:r w:rsidR="0028216E" w:rsidRPr="0028216E">
        <w:rPr>
          <w:i/>
          <w:iCs/>
        </w:rPr>
        <w:t>et al</w:t>
      </w:r>
      <w:r w:rsidR="00B473A6">
        <w:t xml:space="preserve">. (2013) </w:t>
      </w:r>
      <w:r w:rsidR="002772C6">
        <w:t xml:space="preserve">observaram que </w:t>
      </w:r>
      <w:r w:rsidR="0034094D">
        <w:t>quanto maior a</w:t>
      </w:r>
      <w:r w:rsidR="00DC2F32">
        <w:t xml:space="preserve"> nota dos medicamentos no </w:t>
      </w:r>
      <w:r w:rsidR="00DC2F32" w:rsidRPr="00DC2F32">
        <w:rPr>
          <w:i/>
          <w:iCs/>
        </w:rPr>
        <w:t>S-score</w:t>
      </w:r>
      <w:r w:rsidR="007E55A0">
        <w:rPr>
          <w:i/>
          <w:iCs/>
        </w:rPr>
        <w:t>,</w:t>
      </w:r>
      <w:r w:rsidR="00C1155E">
        <w:t xml:space="preserve"> maior </w:t>
      </w:r>
      <w:r w:rsidR="007E55A0">
        <w:t xml:space="preserve">será </w:t>
      </w:r>
      <w:r w:rsidR="00C1155E">
        <w:t>a probabilidade de uma interação PD acontecer</w:t>
      </w:r>
      <w:r w:rsidR="009022AF">
        <w:t>.</w:t>
      </w:r>
      <w:r w:rsidR="009D00AC">
        <w:tab/>
      </w:r>
    </w:p>
    <w:p w14:paraId="40781E24" w14:textId="0F5A263C" w:rsidR="00856817" w:rsidRPr="006A3017" w:rsidRDefault="00A6691D" w:rsidP="00C047A6">
      <w:pPr>
        <w:pStyle w:val="TF-TEXTO"/>
      </w:pPr>
      <w:r>
        <w:tab/>
        <w:t xml:space="preserve">Huang </w:t>
      </w:r>
      <w:r w:rsidR="0028216E" w:rsidRPr="0028216E">
        <w:rPr>
          <w:i/>
          <w:iCs/>
        </w:rPr>
        <w:t>et al</w:t>
      </w:r>
      <w:r w:rsidR="004C536C">
        <w:rPr>
          <w:i/>
          <w:iCs/>
        </w:rPr>
        <w:t xml:space="preserve">. </w:t>
      </w:r>
      <w:r w:rsidR="004C536C" w:rsidRPr="004C536C">
        <w:t>(2013)</w:t>
      </w:r>
      <w:r w:rsidR="00A126F3">
        <w:t xml:space="preserve"> concluem que é </w:t>
      </w:r>
      <w:r>
        <w:t xml:space="preserve">possível prever as interações medicamentosas do tipo PD </w:t>
      </w:r>
      <w:r w:rsidR="00CE2AD7">
        <w:t xml:space="preserve">baseado </w:t>
      </w:r>
      <w:r w:rsidR="003D5220">
        <w:t>no</w:t>
      </w:r>
      <w:r w:rsidR="00142F6A">
        <w:t xml:space="preserve"> aumento da pontuação</w:t>
      </w:r>
      <w:r w:rsidR="00CE2AD7">
        <w:t xml:space="preserve"> </w:t>
      </w:r>
      <w:r w:rsidR="00CE2AD7" w:rsidRPr="000F12B5">
        <w:rPr>
          <w:i/>
          <w:iCs/>
        </w:rPr>
        <w:t>s-</w:t>
      </w:r>
      <w:r w:rsidR="00CE2AD7" w:rsidRPr="0034295B">
        <w:t>score</w:t>
      </w:r>
      <w:r w:rsidR="00135401">
        <w:t>,</w:t>
      </w:r>
      <w:r w:rsidR="00B81F94">
        <w:t xml:space="preserve"> </w:t>
      </w:r>
      <w:r w:rsidR="00C37CA9">
        <w:t xml:space="preserve">porém </w:t>
      </w:r>
      <w:r w:rsidR="00135401">
        <w:t xml:space="preserve">o algoritmo </w:t>
      </w:r>
      <w:r w:rsidR="00C37CA9">
        <w:t>falha em previsões para interações do tipo PK e farmacêuticos.</w:t>
      </w:r>
      <w:r w:rsidR="00135401">
        <w:t xml:space="preserve"> Além disso, </w:t>
      </w:r>
      <w:r w:rsidR="003917F7">
        <w:t>os autores apontam duas limitações que pode</w:t>
      </w:r>
      <w:r w:rsidR="00194444">
        <w:t>m</w:t>
      </w:r>
      <w:r w:rsidR="003917F7">
        <w:t xml:space="preserve"> ser</w:t>
      </w:r>
      <w:r w:rsidR="00AD167D">
        <w:t xml:space="preserve"> exploradas para aprimoração </w:t>
      </w:r>
      <w:r w:rsidR="007049A4">
        <w:t>das técnicas utilizadas</w:t>
      </w:r>
      <w:r w:rsidR="00CB56EB">
        <w:t xml:space="preserve">, sendo </w:t>
      </w:r>
      <w:r w:rsidR="00213736">
        <w:t xml:space="preserve">a primeira a falta de </w:t>
      </w:r>
      <w:r w:rsidR="00B27690">
        <w:t>conhecimentos das redes molecu</w:t>
      </w:r>
      <w:r w:rsidR="00295195">
        <w:t xml:space="preserve">lares </w:t>
      </w:r>
      <w:r w:rsidR="00677FB3">
        <w:t>e robustez do sistema biológico humano</w:t>
      </w:r>
      <w:r w:rsidR="00171806">
        <w:t xml:space="preserve"> e </w:t>
      </w:r>
      <w:r w:rsidR="00194444">
        <w:t>a segunda,</w:t>
      </w:r>
      <w:r w:rsidR="00F743B2">
        <w:t xml:space="preserve"> </w:t>
      </w:r>
      <w:r w:rsidR="00194444">
        <w:t xml:space="preserve">o </w:t>
      </w:r>
      <w:r w:rsidR="00F743B2">
        <w:t>aprimoramento dos</w:t>
      </w:r>
      <w:r w:rsidR="002E762B">
        <w:t xml:space="preserve"> dados utilizados para realiza</w:t>
      </w:r>
      <w:r w:rsidR="00F05FBC">
        <w:t>r</w:t>
      </w:r>
      <w:r w:rsidR="002E762B">
        <w:t xml:space="preserve"> </w:t>
      </w:r>
      <w:r w:rsidR="00F05FBC">
        <w:t>a</w:t>
      </w:r>
      <w:r w:rsidR="002E762B">
        <w:t xml:space="preserve"> predição</w:t>
      </w:r>
      <w:r w:rsidR="00817A7F">
        <w:t>, sugerindo a inclusão de mais dados clínicos</w:t>
      </w:r>
      <w:r w:rsidR="00A54BF7">
        <w:t>.</w:t>
      </w:r>
    </w:p>
    <w:p w14:paraId="7817D9B2" w14:textId="3A648689" w:rsidR="00451B94" w:rsidRDefault="00451B94" w:rsidP="00424AD5">
      <w:pPr>
        <w:pStyle w:val="Ttulo1"/>
      </w:pPr>
      <w:bookmarkStart w:id="44" w:name="_Toc54164921"/>
      <w:bookmarkStart w:id="45" w:name="_Toc54165675"/>
      <w:bookmarkStart w:id="46" w:name="_Toc54169333"/>
      <w:bookmarkStart w:id="47" w:name="_Toc96347439"/>
      <w:bookmarkStart w:id="48" w:name="_Toc96357723"/>
      <w:bookmarkStart w:id="49" w:name="_Toc96491866"/>
      <w:bookmarkStart w:id="50" w:name="_Toc411603107"/>
      <w:bookmarkEnd w:id="23"/>
      <w:r>
        <w:t>proposta</w:t>
      </w:r>
    </w:p>
    <w:p w14:paraId="0B1CE290" w14:textId="6DF845F8" w:rsidR="00F95468" w:rsidRPr="00BA0738" w:rsidRDefault="00126694" w:rsidP="001252AA">
      <w:pPr>
        <w:pStyle w:val="TF-TEXTO"/>
        <w:rPr>
          <w:color w:val="000000" w:themeColor="text1"/>
        </w:rPr>
      </w:pPr>
      <w:r w:rsidRPr="006D4DCF">
        <w:rPr>
          <w:color w:val="000000" w:themeColor="text1"/>
        </w:rPr>
        <w:t>Nest</w:t>
      </w:r>
      <w:r w:rsidR="005C66C8" w:rsidRPr="006D4DCF">
        <w:rPr>
          <w:color w:val="000000" w:themeColor="text1"/>
        </w:rPr>
        <w:t>e</w:t>
      </w:r>
      <w:r w:rsidRPr="006D4DCF">
        <w:rPr>
          <w:color w:val="000000" w:themeColor="text1"/>
        </w:rPr>
        <w:t xml:space="preserve"> </w:t>
      </w:r>
      <w:r w:rsidR="00DF51EF" w:rsidRPr="006D4DCF">
        <w:rPr>
          <w:color w:val="000000" w:themeColor="text1"/>
        </w:rPr>
        <w:t xml:space="preserve">capítulo </w:t>
      </w:r>
      <w:r w:rsidR="005C66C8" w:rsidRPr="006D4DCF">
        <w:rPr>
          <w:color w:val="000000" w:themeColor="text1"/>
        </w:rPr>
        <w:t>se</w:t>
      </w:r>
      <w:r w:rsidR="006D4DCF" w:rsidRPr="006D4DCF">
        <w:rPr>
          <w:color w:val="000000" w:themeColor="text1"/>
        </w:rPr>
        <w:t>rá</w:t>
      </w:r>
      <w:r w:rsidR="005C66C8" w:rsidRPr="006D4DCF">
        <w:rPr>
          <w:color w:val="000000" w:themeColor="text1"/>
        </w:rPr>
        <w:t xml:space="preserve"> </w:t>
      </w:r>
      <w:r w:rsidRPr="006D4DCF">
        <w:rPr>
          <w:color w:val="000000" w:themeColor="text1"/>
        </w:rPr>
        <w:t>descrita</w:t>
      </w:r>
      <w:r w:rsidR="005C66C8" w:rsidRPr="006D4DCF">
        <w:rPr>
          <w:color w:val="000000" w:themeColor="text1"/>
        </w:rPr>
        <w:t xml:space="preserve"> </w:t>
      </w:r>
      <w:r w:rsidR="006D4DCF" w:rsidRPr="006D4DCF">
        <w:rPr>
          <w:color w:val="000000" w:themeColor="text1"/>
        </w:rPr>
        <w:t xml:space="preserve">a </w:t>
      </w:r>
      <w:r w:rsidRPr="006D4DCF">
        <w:rPr>
          <w:color w:val="000000" w:themeColor="text1"/>
        </w:rPr>
        <w:t>proposta</w:t>
      </w:r>
      <w:r w:rsidR="006D4DCF" w:rsidRPr="006D4DCF">
        <w:rPr>
          <w:color w:val="000000" w:themeColor="text1"/>
        </w:rPr>
        <w:t xml:space="preserve"> </w:t>
      </w:r>
      <w:r w:rsidRPr="006D4DCF">
        <w:rPr>
          <w:color w:val="000000" w:themeColor="text1"/>
        </w:rPr>
        <w:t xml:space="preserve">deste trabalho, </w:t>
      </w:r>
      <w:r w:rsidR="00AC2896" w:rsidRPr="006D4DCF">
        <w:rPr>
          <w:color w:val="000000" w:themeColor="text1"/>
        </w:rPr>
        <w:t>justificando</w:t>
      </w:r>
      <w:r w:rsidR="00DF51EF" w:rsidRPr="006D4DCF">
        <w:rPr>
          <w:color w:val="000000" w:themeColor="text1"/>
        </w:rPr>
        <w:t xml:space="preserve"> o desenvolvimento, </w:t>
      </w:r>
      <w:r w:rsidR="0014309E" w:rsidRPr="006D4DCF">
        <w:rPr>
          <w:color w:val="000000" w:themeColor="text1"/>
        </w:rPr>
        <w:t>definindo</w:t>
      </w:r>
      <w:r w:rsidR="005C66C8" w:rsidRPr="006D4DCF">
        <w:rPr>
          <w:color w:val="000000" w:themeColor="text1"/>
        </w:rPr>
        <w:t xml:space="preserve"> os</w:t>
      </w:r>
      <w:r w:rsidR="005B5599" w:rsidRPr="006D4DCF">
        <w:rPr>
          <w:color w:val="000000" w:themeColor="text1"/>
        </w:rPr>
        <w:t xml:space="preserve"> requisitos</w:t>
      </w:r>
      <w:r w:rsidR="005C66C8" w:rsidRPr="006D4DCF">
        <w:rPr>
          <w:color w:val="000000" w:themeColor="text1"/>
        </w:rPr>
        <w:t xml:space="preserve"> funcionais e não funcionais</w:t>
      </w:r>
      <w:r w:rsidR="00AC2896" w:rsidRPr="006D4DCF">
        <w:rPr>
          <w:color w:val="000000" w:themeColor="text1"/>
        </w:rPr>
        <w:t xml:space="preserve">, </w:t>
      </w:r>
      <w:r w:rsidR="005B5599" w:rsidRPr="006D4DCF">
        <w:rPr>
          <w:color w:val="000000" w:themeColor="text1"/>
        </w:rPr>
        <w:t>as metodologias abordadas</w:t>
      </w:r>
      <w:r w:rsidR="00AC2896" w:rsidRPr="006D4DCF">
        <w:rPr>
          <w:color w:val="000000" w:themeColor="text1"/>
        </w:rPr>
        <w:t xml:space="preserve"> e por fim o cronograma</w:t>
      </w:r>
      <w:r w:rsidR="005B5599" w:rsidRPr="006D4DCF">
        <w:rPr>
          <w:color w:val="000000" w:themeColor="text1"/>
        </w:rPr>
        <w:t>.</w:t>
      </w:r>
    </w:p>
    <w:p w14:paraId="29D16A9A" w14:textId="697A5DA1" w:rsidR="00451B94" w:rsidRDefault="00451B94" w:rsidP="00451B94">
      <w:pPr>
        <w:pStyle w:val="Ttulo2"/>
        <w:spacing w:after="120" w:line="240" w:lineRule="auto"/>
      </w:pPr>
      <w:bookmarkStart w:id="51" w:name="_Toc54164915"/>
      <w:bookmarkStart w:id="52" w:name="_Toc54165669"/>
      <w:bookmarkStart w:id="53" w:name="_Toc54169327"/>
      <w:bookmarkStart w:id="54" w:name="_Toc96347433"/>
      <w:bookmarkStart w:id="55" w:name="_Toc96357717"/>
      <w:bookmarkStart w:id="56" w:name="_Toc96491860"/>
      <w:bookmarkStart w:id="57" w:name="_Toc351015594"/>
      <w:r>
        <w:t>JUSTIFICATIVA</w:t>
      </w:r>
    </w:p>
    <w:p w14:paraId="6A96D50C" w14:textId="69FE5EFD" w:rsidR="00334DB9" w:rsidRDefault="00334DB9" w:rsidP="00334DB9">
      <w:pPr>
        <w:pStyle w:val="TF-TEXTO"/>
      </w:pPr>
      <w:r>
        <w:t xml:space="preserve">No </w:t>
      </w:r>
      <w:r w:rsidR="004C6448">
        <w:fldChar w:fldCharType="begin"/>
      </w:r>
      <w:r w:rsidR="004C6448">
        <w:instrText xml:space="preserve"> REF _Ref55855931 \h </w:instrText>
      </w:r>
      <w:r w:rsidR="004C6448">
        <w:fldChar w:fldCharType="separate"/>
      </w:r>
      <w:r w:rsidR="00CF41A4">
        <w:t xml:space="preserve">Quadro </w:t>
      </w:r>
      <w:r w:rsidR="00CF41A4">
        <w:rPr>
          <w:noProof/>
        </w:rPr>
        <w:t>1</w:t>
      </w:r>
      <w:r w:rsidR="004C6448">
        <w:fldChar w:fldCharType="end"/>
      </w:r>
      <w:r>
        <w:t xml:space="preserve"> é apresentado um comparativo entre os trabalhos correlatos. As linhas representam as características e as colunas os trabalhos.</w:t>
      </w:r>
    </w:p>
    <w:p w14:paraId="78389E2C" w14:textId="77777777" w:rsidR="00390A33" w:rsidRPr="00390A33" w:rsidRDefault="00390A33" w:rsidP="00390A33">
      <w:pPr>
        <w:pStyle w:val="TF-TEXTO"/>
      </w:pPr>
    </w:p>
    <w:p w14:paraId="1EEBB21D" w14:textId="0BF59DFB" w:rsidR="00390A33" w:rsidRDefault="00390A33" w:rsidP="00390A33">
      <w:pPr>
        <w:pStyle w:val="TF-TEXTO"/>
      </w:pPr>
    </w:p>
    <w:p w14:paraId="5C497F80" w14:textId="140CD657" w:rsidR="00A74140" w:rsidRDefault="00A74140" w:rsidP="00A74140">
      <w:pPr>
        <w:pStyle w:val="TF-LEGENDA"/>
      </w:pPr>
      <w:bookmarkStart w:id="58" w:name="_Ref55855931"/>
      <w:r>
        <w:lastRenderedPageBreak/>
        <w:t xml:space="preserve">Quadro </w:t>
      </w:r>
      <w:r w:rsidR="006501ED">
        <w:fldChar w:fldCharType="begin"/>
      </w:r>
      <w:r w:rsidR="006501ED">
        <w:instrText xml:space="preserve"> SEQ Quadro \* ARABIC </w:instrText>
      </w:r>
      <w:r w:rsidR="006501ED">
        <w:fldChar w:fldCharType="separate"/>
      </w:r>
      <w:r w:rsidR="00CF41A4">
        <w:rPr>
          <w:noProof/>
        </w:rPr>
        <w:t>1</w:t>
      </w:r>
      <w:r w:rsidR="006501ED">
        <w:rPr>
          <w:noProof/>
        </w:rPr>
        <w:fldChar w:fldCharType="end"/>
      </w:r>
      <w:bookmarkEnd w:id="58"/>
      <w:r w:rsidR="00C92FEC">
        <w:rPr>
          <w:noProof/>
        </w:rPr>
        <w:t xml:space="preserve"> </w:t>
      </w:r>
      <w:r w:rsidR="00C92FEC">
        <w:t>–</w:t>
      </w:r>
      <w:r>
        <w:t xml:space="preserve"> Comparativo entre os trabalhos correlatos</w:t>
      </w:r>
    </w:p>
    <w:tbl>
      <w:tblPr>
        <w:tblStyle w:val="Tabelacomgrade"/>
        <w:tblW w:w="0" w:type="auto"/>
        <w:jc w:val="center"/>
        <w:tblLook w:val="04A0" w:firstRow="1" w:lastRow="0" w:firstColumn="1" w:lastColumn="0" w:noHBand="0" w:noVBand="1"/>
      </w:tblPr>
      <w:tblGrid>
        <w:gridCol w:w="2251"/>
        <w:gridCol w:w="1862"/>
        <w:gridCol w:w="1967"/>
        <w:gridCol w:w="1905"/>
      </w:tblGrid>
      <w:tr w:rsidR="00A74140" w:rsidRPr="00611797" w14:paraId="2BBF03E1" w14:textId="77777777" w:rsidTr="00611797">
        <w:trPr>
          <w:trHeight w:val="781"/>
          <w:jc w:val="center"/>
        </w:trPr>
        <w:tc>
          <w:tcPr>
            <w:tcW w:w="2251" w:type="dxa"/>
            <w:tcBorders>
              <w:tl2br w:val="single" w:sz="4" w:space="0" w:color="000000"/>
            </w:tcBorders>
            <w:shd w:val="clear" w:color="auto" w:fill="D9D9D9" w:themeFill="background1" w:themeFillShade="D9"/>
          </w:tcPr>
          <w:p w14:paraId="298EF9C1" w14:textId="2880CF7D" w:rsidR="00390A33" w:rsidRPr="00611797" w:rsidRDefault="00CD68EE" w:rsidP="00611797">
            <w:pPr>
              <w:pStyle w:val="TF-TEXTOQUADROCentralizado"/>
            </w:pPr>
            <w:r w:rsidRPr="00611797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1" behindDoc="0" locked="0" layoutInCell="1" allowOverlap="1" wp14:anchorId="512C1FAB" wp14:editId="52C80568">
                      <wp:simplePos x="0" y="0"/>
                      <wp:positionH relativeFrom="column">
                        <wp:posOffset>575722</wp:posOffset>
                      </wp:positionH>
                      <wp:positionV relativeFrom="paragraph">
                        <wp:posOffset>24130</wp:posOffset>
                      </wp:positionV>
                      <wp:extent cx="782320" cy="1404620"/>
                      <wp:effectExtent l="0" t="0" r="0" b="1270"/>
                      <wp:wrapSquare wrapText="bothSides"/>
                      <wp:docPr id="5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782320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46607B5" w14:textId="77777777" w:rsidR="00BB1345" w:rsidRDefault="00BB1345" w:rsidP="00CD68EE">
                                  <w:pPr>
                                    <w:pStyle w:val="TF-TEXTOQUADRODireita"/>
                                  </w:pPr>
                                  <w:r>
                                    <w:t>Correlatos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type w14:anchorId="512C1FAB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Caixa de Texto 2" o:spid="_x0000_s1026" type="#_x0000_t202" style="position:absolute;left:0;text-align:left;margin-left:45.35pt;margin-top:1.9pt;width:61.6pt;height:110.6pt;z-index:251658241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" filled="f" stroked="f">
                      <v:textbox style="mso-fit-shape-to-text:t">
                        <w:txbxContent>
                          <w:p w14:paraId="446607B5" w14:textId="77777777" w:rsidR="00BB1345" w:rsidRDefault="00BB1345" w:rsidP="00CD68EE">
                            <w:pPr>
                              <w:pStyle w:val="TF-TEXTOQUADRODireita"/>
                            </w:pPr>
                            <w:r>
                              <w:t>Correlatos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  <w:r w:rsidRPr="00611797">
              <w:rPr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8240" behindDoc="0" locked="0" layoutInCell="1" allowOverlap="1" wp14:anchorId="1E809158" wp14:editId="23CC3E53">
                      <wp:simplePos x="0" y="0"/>
                      <wp:positionH relativeFrom="column">
                        <wp:posOffset>-64770</wp:posOffset>
                      </wp:positionH>
                      <wp:positionV relativeFrom="paragraph">
                        <wp:posOffset>196850</wp:posOffset>
                      </wp:positionV>
                      <wp:extent cx="1284605" cy="1404620"/>
                      <wp:effectExtent l="0" t="0" r="0" b="1270"/>
                      <wp:wrapSquare wrapText="bothSides"/>
                      <wp:docPr id="217" name="Caixa de Texto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284605" cy="1404620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428FAF" w14:textId="77777777" w:rsidR="00BB1345" w:rsidRDefault="00BB1345" w:rsidP="00CD68EE">
                                  <w:pPr>
                                    <w:pStyle w:val="TF-TEXTOQUADRO"/>
                                  </w:pPr>
                                  <w:r>
                                    <w:t>Características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sp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20000</wp14:pctHeight>
                      </wp14:sizeRelV>
                    </wp:anchor>
                  </w:drawing>
                </mc:Choice>
                <mc:Fallback>
                  <w:pict>
                    <v:shape w14:anchorId="1E809158" id="_x0000_s1027" type="#_x0000_t202" style="position:absolute;left:0;text-align:left;margin-left:-5.1pt;margin-top:15.5pt;width:101.15pt;height:110.6pt;z-index:25165824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" filled="f" stroked="f">
                      <v:textbox style="mso-fit-shape-to-text:t">
                        <w:txbxContent>
                          <w:p w14:paraId="19428FAF" w14:textId="77777777" w:rsidR="00BB1345" w:rsidRDefault="00BB1345" w:rsidP="00CD68EE">
                            <w:pPr>
                              <w:pStyle w:val="TF-TEXTOQUADRO"/>
                            </w:pPr>
                            <w:r>
                              <w:t>Características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1862" w:type="dxa"/>
            <w:shd w:val="clear" w:color="auto" w:fill="D9D9D9" w:themeFill="background1" w:themeFillShade="D9"/>
          </w:tcPr>
          <w:p w14:paraId="13101541" w14:textId="77777777" w:rsidR="00CD68EE" w:rsidRPr="00611797" w:rsidRDefault="00CD68EE" w:rsidP="00611797">
            <w:pPr>
              <w:pStyle w:val="TF-TEXTOQUADROCentralizado"/>
            </w:pPr>
          </w:p>
          <w:p w14:paraId="24E947E9" w14:textId="65E291AC" w:rsidR="00CC4C26" w:rsidRDefault="00390A33" w:rsidP="00611797">
            <w:pPr>
              <w:pStyle w:val="TF-TEXTOQUADROCentralizado"/>
            </w:pPr>
            <w:r w:rsidRPr="00611797">
              <w:t xml:space="preserve">Cheng </w:t>
            </w:r>
            <w:r w:rsidR="0028216E" w:rsidRPr="0028216E">
              <w:rPr>
                <w:i/>
              </w:rPr>
              <w:t>et al</w:t>
            </w:r>
            <w:r w:rsidRPr="00611797">
              <w:t xml:space="preserve">. </w:t>
            </w:r>
          </w:p>
          <w:p w14:paraId="6D101809" w14:textId="55C2955F" w:rsidR="00390A33" w:rsidRPr="00611797" w:rsidRDefault="00CC4C26" w:rsidP="00611797">
            <w:pPr>
              <w:pStyle w:val="TF-TEXTOQUADROCentralizado"/>
            </w:pPr>
            <w:r>
              <w:t>(</w:t>
            </w:r>
            <w:r w:rsidR="00390A33" w:rsidRPr="00611797">
              <w:t>2019</w:t>
            </w:r>
            <w:r>
              <w:t>)</w:t>
            </w:r>
          </w:p>
        </w:tc>
        <w:tc>
          <w:tcPr>
            <w:tcW w:w="1967" w:type="dxa"/>
            <w:shd w:val="clear" w:color="auto" w:fill="D9D9D9" w:themeFill="background1" w:themeFillShade="D9"/>
          </w:tcPr>
          <w:p w14:paraId="2690E384" w14:textId="77777777" w:rsidR="00CD68EE" w:rsidRPr="00611797" w:rsidRDefault="00CD68EE" w:rsidP="00611797">
            <w:pPr>
              <w:pStyle w:val="TF-TEXTOQUADROCentralizado"/>
            </w:pPr>
          </w:p>
          <w:p w14:paraId="3FBDDE60" w14:textId="27A13184" w:rsidR="00CC4C26" w:rsidRDefault="00390A33" w:rsidP="00611797">
            <w:pPr>
              <w:pStyle w:val="TF-TEXTOQUADROCentralizado"/>
            </w:pPr>
            <w:r w:rsidRPr="00611797">
              <w:t xml:space="preserve">Alaimo </w:t>
            </w:r>
            <w:r w:rsidR="0028216E" w:rsidRPr="0028216E">
              <w:rPr>
                <w:i/>
              </w:rPr>
              <w:t>et al.</w:t>
            </w:r>
          </w:p>
          <w:p w14:paraId="1D76F095" w14:textId="24788CCA" w:rsidR="00390A33" w:rsidRPr="00611797" w:rsidRDefault="00CC4C26" w:rsidP="00611797">
            <w:pPr>
              <w:pStyle w:val="TF-TEXTOQUADROCentralizado"/>
            </w:pPr>
            <w:r>
              <w:t>(</w:t>
            </w:r>
            <w:r w:rsidR="00390A33" w:rsidRPr="00611797">
              <w:t>2015</w:t>
            </w:r>
            <w:r>
              <w:t>)</w:t>
            </w:r>
          </w:p>
        </w:tc>
        <w:tc>
          <w:tcPr>
            <w:tcW w:w="1905" w:type="dxa"/>
            <w:shd w:val="clear" w:color="auto" w:fill="D9D9D9" w:themeFill="background1" w:themeFillShade="D9"/>
          </w:tcPr>
          <w:p w14:paraId="69AF7C24" w14:textId="77777777" w:rsidR="00CD68EE" w:rsidRPr="00611797" w:rsidRDefault="00CD68EE" w:rsidP="00611797">
            <w:pPr>
              <w:pStyle w:val="TF-TEXTOQUADROCentralizado"/>
            </w:pPr>
          </w:p>
          <w:p w14:paraId="5919A1B9" w14:textId="6DF5522B" w:rsidR="00CC4C26" w:rsidRDefault="00390A33" w:rsidP="00611797">
            <w:pPr>
              <w:pStyle w:val="TF-TEXTOQUADROCentralizado"/>
            </w:pPr>
            <w:r w:rsidRPr="00611797">
              <w:t xml:space="preserve">Huang </w:t>
            </w:r>
            <w:r w:rsidR="0028216E" w:rsidRPr="0028216E">
              <w:rPr>
                <w:i/>
              </w:rPr>
              <w:t>et al.</w:t>
            </w:r>
          </w:p>
          <w:p w14:paraId="76F83966" w14:textId="7208DD2B" w:rsidR="00390A33" w:rsidRPr="00611797" w:rsidRDefault="00390A33" w:rsidP="00611797">
            <w:pPr>
              <w:pStyle w:val="TF-TEXTOQUADROCentralizado"/>
            </w:pPr>
            <w:r w:rsidRPr="00611797">
              <w:t xml:space="preserve"> </w:t>
            </w:r>
            <w:r w:rsidR="00CC4C26">
              <w:t>(</w:t>
            </w:r>
            <w:r w:rsidRPr="00611797">
              <w:t>2013</w:t>
            </w:r>
            <w:r w:rsidR="00CC4C26">
              <w:t>)</w:t>
            </w:r>
          </w:p>
        </w:tc>
      </w:tr>
      <w:tr w:rsidR="00CC4C26" w:rsidRPr="00611797" w14:paraId="7CA8F1EA" w14:textId="77777777" w:rsidTr="00CC4C26">
        <w:trPr>
          <w:jc w:val="center"/>
        </w:trPr>
        <w:tc>
          <w:tcPr>
            <w:tcW w:w="2251" w:type="dxa"/>
            <w:vAlign w:val="center"/>
          </w:tcPr>
          <w:p w14:paraId="767A7C33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Objetivo da predição</w:t>
            </w:r>
          </w:p>
        </w:tc>
        <w:tc>
          <w:tcPr>
            <w:tcW w:w="1862" w:type="dxa"/>
            <w:vAlign w:val="center"/>
          </w:tcPr>
          <w:p w14:paraId="53FBA531" w14:textId="77777777" w:rsidR="00CC4C26" w:rsidRPr="00611797" w:rsidRDefault="00CC4C26" w:rsidP="00CC4C26">
            <w:pPr>
              <w:pStyle w:val="TF-TEXTOQUADROCentralizado"/>
            </w:pPr>
            <w:r w:rsidRPr="00611797">
              <w:t>Combinações medicamentosas</w:t>
            </w:r>
          </w:p>
        </w:tc>
        <w:tc>
          <w:tcPr>
            <w:tcW w:w="1967" w:type="dxa"/>
            <w:vAlign w:val="center"/>
          </w:tcPr>
          <w:p w14:paraId="77FD1B98" w14:textId="77777777" w:rsidR="00CC4C26" w:rsidRPr="00611797" w:rsidRDefault="00CC4C26" w:rsidP="00CC4C26">
            <w:pPr>
              <w:pStyle w:val="TF-TEXTOQUADROCentralizado"/>
            </w:pPr>
            <w:r w:rsidRPr="00611797">
              <w:t>Interações medicamentosas</w:t>
            </w:r>
          </w:p>
        </w:tc>
        <w:tc>
          <w:tcPr>
            <w:tcW w:w="1905" w:type="dxa"/>
            <w:vAlign w:val="center"/>
          </w:tcPr>
          <w:p w14:paraId="44188B68" w14:textId="77777777" w:rsidR="00CC4C26" w:rsidRPr="00611797" w:rsidRDefault="00CC4C26" w:rsidP="00CC4C26">
            <w:pPr>
              <w:pStyle w:val="TF-TEXTOQUADROCentralizado"/>
            </w:pPr>
            <w:r w:rsidRPr="00611797">
              <w:t>Interação do tipo farmacodinâmico</w:t>
            </w:r>
          </w:p>
        </w:tc>
      </w:tr>
      <w:tr w:rsidR="00CC4C26" w:rsidRPr="00611797" w14:paraId="09720626" w14:textId="77777777" w:rsidTr="00CC4C26">
        <w:trPr>
          <w:jc w:val="center"/>
        </w:trPr>
        <w:tc>
          <w:tcPr>
            <w:tcW w:w="2251" w:type="dxa"/>
            <w:vAlign w:val="center"/>
          </w:tcPr>
          <w:p w14:paraId="1D287B1E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Banco de dados utilizado</w:t>
            </w:r>
          </w:p>
        </w:tc>
        <w:tc>
          <w:tcPr>
            <w:tcW w:w="1862" w:type="dxa"/>
            <w:vAlign w:val="center"/>
          </w:tcPr>
          <w:p w14:paraId="3507E8A5" w14:textId="77777777" w:rsidR="00CC4C26" w:rsidRPr="006B634E" w:rsidRDefault="00CC4C26" w:rsidP="00CC4C26">
            <w:pPr>
              <w:pStyle w:val="TF-TEXTOQUADROCentralizado"/>
              <w:rPr>
                <w:lang w:val="en-US"/>
              </w:rPr>
            </w:pPr>
            <w:r w:rsidRPr="006B634E">
              <w:rPr>
                <w:lang w:val="en-US"/>
              </w:rPr>
              <w:t>DrugBank, Therapeutic Target Database e PharmGKB</w:t>
            </w:r>
          </w:p>
        </w:tc>
        <w:tc>
          <w:tcPr>
            <w:tcW w:w="1967" w:type="dxa"/>
            <w:vAlign w:val="center"/>
          </w:tcPr>
          <w:p w14:paraId="0B74C501" w14:textId="77777777" w:rsidR="00CC4C26" w:rsidRPr="00611797" w:rsidRDefault="00CC4C26" w:rsidP="00CC4C26">
            <w:pPr>
              <w:pStyle w:val="TF-TEXTOQUADROCentralizado"/>
            </w:pPr>
            <w:r w:rsidRPr="00611797">
              <w:t>Drug-Bank e PathwayCommons</w:t>
            </w:r>
          </w:p>
        </w:tc>
        <w:tc>
          <w:tcPr>
            <w:tcW w:w="1905" w:type="dxa"/>
            <w:vAlign w:val="center"/>
          </w:tcPr>
          <w:p w14:paraId="19B680A5" w14:textId="77777777" w:rsidR="00CC4C26" w:rsidRPr="00611797" w:rsidRDefault="00CC4C26" w:rsidP="00CC4C26">
            <w:pPr>
              <w:pStyle w:val="TF-TEXTOQUADROCentralizado"/>
            </w:pPr>
            <w:r w:rsidRPr="00611797">
              <w:t>DrugBank</w:t>
            </w:r>
          </w:p>
        </w:tc>
      </w:tr>
      <w:tr w:rsidR="00CC4C26" w:rsidRPr="00611797" w14:paraId="48F6793F" w14:textId="77777777" w:rsidTr="00CC4C26">
        <w:trPr>
          <w:jc w:val="center"/>
        </w:trPr>
        <w:tc>
          <w:tcPr>
            <w:tcW w:w="2251" w:type="dxa"/>
            <w:vAlign w:val="center"/>
          </w:tcPr>
          <w:p w14:paraId="4F194C4F" w14:textId="77777777" w:rsidR="00CC4C26" w:rsidRPr="00611797" w:rsidRDefault="00CC4C26" w:rsidP="00CC4C26">
            <w:pPr>
              <w:pStyle w:val="TF-TEXTOQUADROCentralizado"/>
              <w:jc w:val="left"/>
            </w:pPr>
            <w:r w:rsidRPr="00611797">
              <w:t>Algoritmo utilizado</w:t>
            </w:r>
          </w:p>
        </w:tc>
        <w:tc>
          <w:tcPr>
            <w:tcW w:w="1862" w:type="dxa"/>
            <w:vAlign w:val="center"/>
          </w:tcPr>
          <w:p w14:paraId="18914054" w14:textId="77777777" w:rsidR="00CC4C26" w:rsidRPr="00611797" w:rsidRDefault="00CC4C26" w:rsidP="00CC4C26">
            <w:pPr>
              <w:pStyle w:val="TF-TEXTOQUADROCentralizado"/>
            </w:pPr>
            <w:r w:rsidRPr="00611797">
              <w:t>Distância média mais curta</w:t>
            </w:r>
          </w:p>
        </w:tc>
        <w:tc>
          <w:tcPr>
            <w:tcW w:w="1967" w:type="dxa"/>
            <w:vAlign w:val="center"/>
          </w:tcPr>
          <w:p w14:paraId="175D90E3" w14:textId="77777777" w:rsidR="00CC4C26" w:rsidRPr="00611797" w:rsidRDefault="00CC4C26" w:rsidP="00CC4C26">
            <w:pPr>
              <w:pStyle w:val="TF-TEXTOQUADROCentralizado"/>
            </w:pPr>
            <w:r w:rsidRPr="00611797">
              <w:t>DT-Hybrid</w:t>
            </w:r>
          </w:p>
        </w:tc>
        <w:tc>
          <w:tcPr>
            <w:tcW w:w="1905" w:type="dxa"/>
            <w:vAlign w:val="center"/>
          </w:tcPr>
          <w:p w14:paraId="7B8C1B0B" w14:textId="77777777" w:rsidR="00CC4C26" w:rsidRPr="00611797" w:rsidRDefault="00CC4C26" w:rsidP="00CC4C26">
            <w:pPr>
              <w:pStyle w:val="TF-TEXTOQUADROCentralizado"/>
            </w:pPr>
            <w:r w:rsidRPr="00611797">
              <w:t>S-score</w:t>
            </w:r>
          </w:p>
        </w:tc>
      </w:tr>
      <w:tr w:rsidR="00CD68EE" w:rsidRPr="00611797" w14:paraId="75FBF8B2" w14:textId="77777777" w:rsidTr="00CC4C26">
        <w:trPr>
          <w:jc w:val="center"/>
        </w:trPr>
        <w:tc>
          <w:tcPr>
            <w:tcW w:w="2251" w:type="dxa"/>
            <w:vAlign w:val="center"/>
          </w:tcPr>
          <w:p w14:paraId="5A049219" w14:textId="77777777" w:rsidR="00390A33" w:rsidRPr="00611797" w:rsidRDefault="00390A33" w:rsidP="00CC4C26">
            <w:pPr>
              <w:pStyle w:val="TF-TEXTOQUADROCentralizado"/>
              <w:jc w:val="left"/>
            </w:pPr>
            <w:r w:rsidRPr="00611797">
              <w:t>Disponibilizada interface de consulta</w:t>
            </w:r>
          </w:p>
        </w:tc>
        <w:tc>
          <w:tcPr>
            <w:tcW w:w="1862" w:type="dxa"/>
            <w:vAlign w:val="center"/>
          </w:tcPr>
          <w:p w14:paraId="7C65AE3B" w14:textId="77777777" w:rsidR="00390A33" w:rsidRPr="00611797" w:rsidRDefault="00390A33" w:rsidP="00CC4C26">
            <w:pPr>
              <w:pStyle w:val="TF-TEXTOQUADROCentralizado"/>
            </w:pPr>
            <w:r w:rsidRPr="00611797">
              <w:t>Não</w:t>
            </w:r>
          </w:p>
        </w:tc>
        <w:tc>
          <w:tcPr>
            <w:tcW w:w="1967" w:type="dxa"/>
            <w:vAlign w:val="center"/>
          </w:tcPr>
          <w:p w14:paraId="63DA15E0" w14:textId="77777777" w:rsidR="00390A33" w:rsidRPr="00611797" w:rsidRDefault="00390A33" w:rsidP="00CC4C26">
            <w:pPr>
              <w:pStyle w:val="TF-TEXTOQUADROCentralizado"/>
            </w:pPr>
            <w:r w:rsidRPr="00611797">
              <w:t>Sim</w:t>
            </w:r>
          </w:p>
        </w:tc>
        <w:tc>
          <w:tcPr>
            <w:tcW w:w="1905" w:type="dxa"/>
            <w:vAlign w:val="center"/>
          </w:tcPr>
          <w:p w14:paraId="408629BC" w14:textId="77777777" w:rsidR="00390A33" w:rsidRPr="00611797" w:rsidRDefault="00390A33" w:rsidP="00CC4C26">
            <w:pPr>
              <w:pStyle w:val="TF-TEXTOQUADROCentralizado"/>
            </w:pPr>
            <w:r w:rsidRPr="00611797">
              <w:t>Não</w:t>
            </w:r>
          </w:p>
        </w:tc>
      </w:tr>
    </w:tbl>
    <w:p w14:paraId="59D35D54" w14:textId="446E2155" w:rsidR="005D613C" w:rsidRDefault="00FC3C2E" w:rsidP="005D613C">
      <w:pPr>
        <w:pStyle w:val="TF-FONTE"/>
      </w:pPr>
      <w:r>
        <w:t>Fonte: elaborado pelo autor.</w:t>
      </w:r>
    </w:p>
    <w:p w14:paraId="40EA9A48" w14:textId="7E336173" w:rsidR="008C7DBF" w:rsidRDefault="005D613C" w:rsidP="003273E6">
      <w:pPr>
        <w:pStyle w:val="TF-TEXTO"/>
      </w:pPr>
      <w:r>
        <w:tab/>
      </w:r>
      <w:r w:rsidR="00512AB5">
        <w:t xml:space="preserve">A partir do </w:t>
      </w:r>
      <w:r w:rsidR="004C6448">
        <w:fldChar w:fldCharType="begin"/>
      </w:r>
      <w:r w:rsidR="004C6448">
        <w:instrText xml:space="preserve"> REF _Ref55855931 \h </w:instrText>
      </w:r>
      <w:r w:rsidR="004C6448">
        <w:fldChar w:fldCharType="separate"/>
      </w:r>
      <w:r w:rsidR="00CF41A4">
        <w:t xml:space="preserve">Quadro </w:t>
      </w:r>
      <w:r w:rsidR="00CF41A4">
        <w:rPr>
          <w:noProof/>
        </w:rPr>
        <w:t>1</w:t>
      </w:r>
      <w:r w:rsidR="004C6448">
        <w:fldChar w:fldCharType="end"/>
      </w:r>
      <w:r w:rsidR="004C6448">
        <w:t xml:space="preserve"> </w:t>
      </w:r>
      <w:r w:rsidR="00512AB5">
        <w:t>é possível observar que</w:t>
      </w:r>
      <w:r w:rsidR="00C96F26">
        <w:t xml:space="preserve"> Alaimo </w:t>
      </w:r>
      <w:r w:rsidR="0028216E" w:rsidRPr="0028216E">
        <w:rPr>
          <w:i/>
          <w:iCs/>
        </w:rPr>
        <w:t>et al</w:t>
      </w:r>
      <w:r w:rsidR="00C96F26">
        <w:rPr>
          <w:i/>
          <w:iCs/>
        </w:rPr>
        <w:t xml:space="preserve">. </w:t>
      </w:r>
      <w:r w:rsidR="00C96F26" w:rsidRPr="00E867FC">
        <w:t>(2015)</w:t>
      </w:r>
      <w:r w:rsidR="00C96F26">
        <w:t xml:space="preserve"> e Huang </w:t>
      </w:r>
      <w:r w:rsidR="0028216E" w:rsidRPr="0028216E">
        <w:rPr>
          <w:i/>
          <w:iCs/>
        </w:rPr>
        <w:t>et al</w:t>
      </w:r>
      <w:r w:rsidR="00C96F26">
        <w:rPr>
          <w:i/>
          <w:iCs/>
        </w:rPr>
        <w:t xml:space="preserve">. </w:t>
      </w:r>
      <w:r w:rsidR="00C96F26" w:rsidRPr="00E867FC">
        <w:t>(2013)</w:t>
      </w:r>
      <w:r w:rsidR="00C96F26">
        <w:t xml:space="preserve"> mantiveram seu foco </w:t>
      </w:r>
      <w:r w:rsidR="006C13AC">
        <w:t>na</w:t>
      </w:r>
      <w:r w:rsidR="00C96F26">
        <w:t xml:space="preserve"> predição de interações medicamentosa, sendo o trabalho de Huang </w:t>
      </w:r>
      <w:r w:rsidR="0028216E" w:rsidRPr="0028216E">
        <w:rPr>
          <w:i/>
          <w:iCs/>
        </w:rPr>
        <w:t>et al.</w:t>
      </w:r>
      <w:r w:rsidR="00E867FC">
        <w:rPr>
          <w:i/>
          <w:iCs/>
        </w:rPr>
        <w:t xml:space="preserve"> </w:t>
      </w:r>
      <w:r w:rsidR="006C13AC" w:rsidRPr="00E867FC">
        <w:t>(</w:t>
      </w:r>
      <w:r w:rsidR="00343881" w:rsidRPr="00E867FC">
        <w:t>2013)</w:t>
      </w:r>
      <w:r w:rsidR="00C96F26">
        <w:t xml:space="preserve"> mais eficaz para identificação de interações do tipo farmacodinâmicas</w:t>
      </w:r>
      <w:r w:rsidR="00343881">
        <w:t>. Já</w:t>
      </w:r>
      <w:r w:rsidR="00C96F26">
        <w:t xml:space="preserve"> Cheng </w:t>
      </w:r>
      <w:r w:rsidR="0028216E" w:rsidRPr="0028216E">
        <w:rPr>
          <w:i/>
          <w:iCs/>
        </w:rPr>
        <w:t>et al.</w:t>
      </w:r>
      <w:r w:rsidR="00C96F26">
        <w:t xml:space="preserve"> </w:t>
      </w:r>
      <w:r w:rsidR="007D275B">
        <w:t xml:space="preserve">(2019) </w:t>
      </w:r>
      <w:r w:rsidR="003334A4">
        <w:t>focou</w:t>
      </w:r>
      <w:r w:rsidR="00C96F26">
        <w:t xml:space="preserve"> </w:t>
      </w:r>
      <w:r w:rsidR="003334A4">
        <w:t>n</w:t>
      </w:r>
      <w:r w:rsidR="00C96F26">
        <w:t>a identificação</w:t>
      </w:r>
      <w:r w:rsidR="003A0696">
        <w:t xml:space="preserve"> de</w:t>
      </w:r>
      <w:r w:rsidR="00C96F26">
        <w:t xml:space="preserve"> combinações de medicamentos mais eficazes</w:t>
      </w:r>
      <w:r w:rsidR="003A0696">
        <w:t>.</w:t>
      </w:r>
      <w:r w:rsidR="005E7744">
        <w:t xml:space="preserve"> </w:t>
      </w:r>
    </w:p>
    <w:p w14:paraId="1F0507CF" w14:textId="1B8609D5" w:rsidR="005D613C" w:rsidRDefault="005E7744" w:rsidP="003273E6">
      <w:pPr>
        <w:pStyle w:val="TF-TEXTO"/>
      </w:pPr>
      <w:r>
        <w:t>T</w:t>
      </w:r>
      <w:r w:rsidR="007629D0">
        <w:t xml:space="preserve">odos os </w:t>
      </w:r>
      <w:r w:rsidR="00500AEB">
        <w:t xml:space="preserve">trabalhos utilizam </w:t>
      </w:r>
      <w:r w:rsidR="004E2023">
        <w:t>a base de</w:t>
      </w:r>
      <w:r w:rsidR="00500AEB">
        <w:t xml:space="preserve"> dados DrugBank</w:t>
      </w:r>
      <w:r w:rsidR="004E2023">
        <w:t>, porém</w:t>
      </w:r>
      <w:r w:rsidR="00D0513D">
        <w:t xml:space="preserve"> Cheng </w:t>
      </w:r>
      <w:r w:rsidR="0028216E" w:rsidRPr="0028216E">
        <w:rPr>
          <w:i/>
          <w:iCs/>
        </w:rPr>
        <w:t>et al</w:t>
      </w:r>
      <w:r w:rsidR="00D0513D">
        <w:t xml:space="preserve">. (2019) e Alaimo </w:t>
      </w:r>
      <w:r w:rsidR="0028216E" w:rsidRPr="0028216E">
        <w:rPr>
          <w:i/>
          <w:iCs/>
        </w:rPr>
        <w:t>et al.</w:t>
      </w:r>
      <w:r w:rsidR="00D0513D">
        <w:t xml:space="preserve"> (2015) </w:t>
      </w:r>
      <w:r w:rsidR="005E3186">
        <w:t>agregaram outras bases.</w:t>
      </w:r>
      <w:r w:rsidR="00500AEB">
        <w:t xml:space="preserve"> </w:t>
      </w:r>
      <w:r w:rsidR="008C7DBF">
        <w:t>Além disso, p</w:t>
      </w:r>
      <w:r w:rsidR="005E3186">
        <w:t>ercebe-se também que a</w:t>
      </w:r>
      <w:r w:rsidR="00500AEB">
        <w:t>penas o trabalho de</w:t>
      </w:r>
      <w:r w:rsidR="00672ABA">
        <w:t xml:space="preserve"> </w:t>
      </w:r>
      <w:r w:rsidR="00500AEB">
        <w:t xml:space="preserve">Alaimo </w:t>
      </w:r>
      <w:r w:rsidR="0028216E" w:rsidRPr="0028216E">
        <w:rPr>
          <w:i/>
          <w:iCs/>
        </w:rPr>
        <w:t>et al</w:t>
      </w:r>
      <w:r w:rsidR="00500AEB">
        <w:rPr>
          <w:i/>
          <w:iCs/>
        </w:rPr>
        <w:t xml:space="preserve">. </w:t>
      </w:r>
      <w:r w:rsidR="00500AEB" w:rsidRPr="007833BE">
        <w:t>(2015</w:t>
      </w:r>
      <w:r w:rsidR="00500AEB">
        <w:t xml:space="preserve">) apresenta uma interface gráfica para visualização dos resultados da predição. </w:t>
      </w:r>
      <w:r w:rsidR="00D91A21">
        <w:t>Além disso, t</w:t>
      </w:r>
      <w:r w:rsidR="00DB1D26">
        <w:t xml:space="preserve">ambém é possível notar que todos utilizam técnicas/algoritmos diferentes para realizar a predição conforme seu objetivo. Cheng </w:t>
      </w:r>
      <w:r w:rsidR="0028216E" w:rsidRPr="0028216E">
        <w:rPr>
          <w:i/>
          <w:iCs/>
        </w:rPr>
        <w:t>et al.</w:t>
      </w:r>
      <w:r w:rsidR="00DB1D26">
        <w:t xml:space="preserve"> (2019) </w:t>
      </w:r>
      <w:r w:rsidR="009D4173">
        <w:t>utilizaram</w:t>
      </w:r>
      <w:r w:rsidR="00DB1D26">
        <w:t xml:space="preserve"> o algoritmo de distância média mais curta, buscando identificar quando uma rede de proteína alvo do medicamento, </w:t>
      </w:r>
      <w:r w:rsidR="001D0274">
        <w:t>sobrepõem</w:t>
      </w:r>
      <w:r w:rsidR="00DB1D26">
        <w:t xml:space="preserve"> a rede de outro medicamento, assim determinando a eficácia </w:t>
      </w:r>
      <w:r w:rsidR="001D0274">
        <w:t xml:space="preserve">de sua combinação. Já o trabalho de Alaimo </w:t>
      </w:r>
      <w:r w:rsidR="0028216E" w:rsidRPr="0028216E">
        <w:rPr>
          <w:i/>
          <w:iCs/>
        </w:rPr>
        <w:t>et al.</w:t>
      </w:r>
      <w:r w:rsidR="001D0274">
        <w:t xml:space="preserve"> (2015) utilizou o algoritmo de recomendação DT-Hybrid para identificar as possíveis interações medicamentosas. E</w:t>
      </w:r>
      <w:r w:rsidR="00D728E2">
        <w:t>,</w:t>
      </w:r>
      <w:r w:rsidR="001D0274">
        <w:t xml:space="preserve"> por fim</w:t>
      </w:r>
      <w:r w:rsidR="00D728E2">
        <w:t>,</w:t>
      </w:r>
      <w:r w:rsidR="001D0274">
        <w:t xml:space="preserve"> o trabalho de Huang </w:t>
      </w:r>
      <w:r w:rsidR="0028216E" w:rsidRPr="0028216E">
        <w:rPr>
          <w:i/>
          <w:iCs/>
        </w:rPr>
        <w:t>et al.</w:t>
      </w:r>
      <w:r w:rsidR="001D0274">
        <w:t xml:space="preserve"> (2013) utilizou-se do algoritmo que denominaram de </w:t>
      </w:r>
      <w:r w:rsidR="00262839">
        <w:t>S</w:t>
      </w:r>
      <w:r w:rsidR="001D0274">
        <w:t>-score</w:t>
      </w:r>
      <w:r w:rsidR="00262839">
        <w:t xml:space="preserve"> que realiza a pontuação entre as conexões de proteínas de cada medicamento, assim identificando que com o aumento desta pontuação, aumenta o risco de uma interação medicamentosa.</w:t>
      </w:r>
      <w:r w:rsidR="005D613C">
        <w:tab/>
      </w:r>
    </w:p>
    <w:p w14:paraId="5221FA84" w14:textId="1C0DA38D" w:rsidR="004E749A" w:rsidRDefault="004E749A" w:rsidP="003273E6">
      <w:pPr>
        <w:pStyle w:val="TF-TEXTO"/>
      </w:pPr>
      <w:r>
        <w:tab/>
      </w:r>
      <w:r w:rsidR="00BB1C78">
        <w:t>Diante deste contexto, e</w:t>
      </w:r>
      <w:r>
        <w:t xml:space="preserve">ste trabalho se torna relevante </w:t>
      </w:r>
      <w:r w:rsidR="000A43BC">
        <w:t xml:space="preserve">pelo fato de ajudar a identificar interações medicamentosas </w:t>
      </w:r>
      <w:r w:rsidR="00DF35F6">
        <w:t>sendo ela</w:t>
      </w:r>
      <w:r w:rsidR="00E9262E">
        <w:t>s</w:t>
      </w:r>
      <w:r w:rsidR="000A43BC">
        <w:t xml:space="preserve"> leves,</w:t>
      </w:r>
      <w:r w:rsidR="00DF35F6">
        <w:t xml:space="preserve"> ou</w:t>
      </w:r>
      <w:r w:rsidR="000A43BC">
        <w:t xml:space="preserve"> até </w:t>
      </w:r>
      <w:r w:rsidR="0097292A">
        <w:t>graves que pode</w:t>
      </w:r>
      <w:r w:rsidR="00026E2F">
        <w:t>m</w:t>
      </w:r>
      <w:r w:rsidR="0097292A">
        <w:t xml:space="preserve"> potencialmente ocasionar riscos vida de uma pessoa</w:t>
      </w:r>
      <w:r w:rsidR="00485BA8">
        <w:t>. Além disso</w:t>
      </w:r>
      <w:r w:rsidR="00C62EF8">
        <w:t>,</w:t>
      </w:r>
      <w:r w:rsidR="00485BA8">
        <w:t xml:space="preserve"> o trabalho disponibilizará um aplicativo </w:t>
      </w:r>
      <w:r w:rsidR="00E9262E">
        <w:t xml:space="preserve">que </w:t>
      </w:r>
      <w:r w:rsidR="000049A1">
        <w:t>buscará as</w:t>
      </w:r>
      <w:r w:rsidR="001241D8">
        <w:t xml:space="preserve"> possíveis interações, </w:t>
      </w:r>
      <w:r w:rsidR="00556F31">
        <w:t>podendo</w:t>
      </w:r>
      <w:r w:rsidR="001241D8">
        <w:t xml:space="preserve"> </w:t>
      </w:r>
      <w:r w:rsidR="00A2687B">
        <w:t>as consu</w:t>
      </w:r>
      <w:r w:rsidR="00AF739C">
        <w:t>l</w:t>
      </w:r>
      <w:r w:rsidR="00A2687B">
        <w:t xml:space="preserve">tas </w:t>
      </w:r>
      <w:r w:rsidR="00AF739C">
        <w:t>s</w:t>
      </w:r>
      <w:r w:rsidR="001241D8">
        <w:t>er</w:t>
      </w:r>
      <w:r w:rsidR="00AF739C">
        <w:t>em</w:t>
      </w:r>
      <w:r w:rsidR="001241D8">
        <w:t xml:space="preserve"> </w:t>
      </w:r>
      <w:r w:rsidR="001241D8" w:rsidRPr="00D66C16">
        <w:t>realizada</w:t>
      </w:r>
      <w:r w:rsidR="00AF739C">
        <w:t>s</w:t>
      </w:r>
      <w:r w:rsidR="001241D8">
        <w:t xml:space="preserve"> </w:t>
      </w:r>
      <w:r w:rsidR="004029B7">
        <w:t>pelo</w:t>
      </w:r>
      <w:r w:rsidR="001241D8">
        <w:t xml:space="preserve"> farmacêutico</w:t>
      </w:r>
      <w:r w:rsidR="004029B7">
        <w:t xml:space="preserve">, médico ou até mesmo por pessoas que se automedicam </w:t>
      </w:r>
      <w:r w:rsidR="00DB6335">
        <w:t xml:space="preserve">em </w:t>
      </w:r>
      <w:r w:rsidR="004029B7">
        <w:t>busca</w:t>
      </w:r>
      <w:r w:rsidR="00DB6335">
        <w:t xml:space="preserve"> de </w:t>
      </w:r>
      <w:r w:rsidR="004029B7">
        <w:t xml:space="preserve">solução </w:t>
      </w:r>
      <w:r w:rsidR="00DB6335">
        <w:t xml:space="preserve">para problemas </w:t>
      </w:r>
      <w:r w:rsidR="004029B7">
        <w:t>simples de saúde.</w:t>
      </w:r>
      <w:r w:rsidR="00E04BFC">
        <w:t xml:space="preserve"> </w:t>
      </w:r>
      <w:r w:rsidR="00AF739C">
        <w:t xml:space="preserve">E caso </w:t>
      </w:r>
      <w:r w:rsidR="00D567A3">
        <w:t>uma interação seja identificada</w:t>
      </w:r>
      <w:r w:rsidR="00CE7080">
        <w:t xml:space="preserve">, </w:t>
      </w:r>
      <w:r w:rsidR="002F13B6">
        <w:t xml:space="preserve">permitirá </w:t>
      </w:r>
      <w:r w:rsidR="00FD4F50">
        <w:t>a busca de</w:t>
      </w:r>
      <w:r w:rsidR="00994A45">
        <w:t xml:space="preserve"> um</w:t>
      </w:r>
      <w:r w:rsidR="00FD4F50">
        <w:t>a</w:t>
      </w:r>
      <w:r w:rsidR="00994A45">
        <w:t xml:space="preserve"> alternativa para o medicamento que apresent</w:t>
      </w:r>
      <w:r w:rsidR="00327E5F">
        <w:t>ou a</w:t>
      </w:r>
      <w:r w:rsidR="00994A45">
        <w:t xml:space="preserve"> interação, prevenindo </w:t>
      </w:r>
      <w:r w:rsidR="00FD4F50">
        <w:t>assim riscos</w:t>
      </w:r>
      <w:r w:rsidR="00951EED">
        <w:t xml:space="preserve"> significantes</w:t>
      </w:r>
      <w:r w:rsidR="00FD4F50">
        <w:t xml:space="preserve"> a saúde</w:t>
      </w:r>
      <w:r w:rsidR="00951EED">
        <w:t xml:space="preserve"> da pessoa</w:t>
      </w:r>
      <w:r w:rsidR="00FD4F50">
        <w:t>.</w:t>
      </w:r>
      <w:r w:rsidR="002A6654">
        <w:t xml:space="preserve"> Em termos tecnológicos</w:t>
      </w:r>
      <w:r w:rsidR="0033583A">
        <w:t xml:space="preserve"> se usará </w:t>
      </w:r>
      <w:r w:rsidR="003B0653">
        <w:t>redes co</w:t>
      </w:r>
      <w:r w:rsidR="00E64FB9">
        <w:t>mplex</w:t>
      </w:r>
      <w:r w:rsidR="003B0653">
        <w:t xml:space="preserve">as para modelar e identificar </w:t>
      </w:r>
      <w:r w:rsidR="005C0222">
        <w:t xml:space="preserve">correlações em grupo de medicamentos </w:t>
      </w:r>
      <w:r w:rsidR="009B52D7">
        <w:t>ao qual</w:t>
      </w:r>
      <w:r w:rsidR="009B21EF">
        <w:t xml:space="preserve"> caracteriza</w:t>
      </w:r>
      <w:r w:rsidR="002F45BB">
        <w:t>m-se como</w:t>
      </w:r>
      <w:r w:rsidR="009B52D7">
        <w:t xml:space="preserve"> interações medicamentosas</w:t>
      </w:r>
      <w:r w:rsidR="002F45BB">
        <w:t>.</w:t>
      </w:r>
    </w:p>
    <w:p w14:paraId="51E0058B" w14:textId="77777777" w:rsidR="00451B94" w:rsidRDefault="00451B94" w:rsidP="00451B94">
      <w:pPr>
        <w:pStyle w:val="Ttulo2"/>
        <w:spacing w:after="120" w:line="240" w:lineRule="auto"/>
      </w:pPr>
      <w:r>
        <w:rPr>
          <w:caps w:val="0"/>
        </w:rPr>
        <w:t>REQUISITOS PRINCIPAIS DO PROBLEMA A SER TRABALHADO</w:t>
      </w:r>
      <w:bookmarkEnd w:id="51"/>
      <w:bookmarkEnd w:id="52"/>
      <w:bookmarkEnd w:id="53"/>
      <w:bookmarkEnd w:id="54"/>
      <w:bookmarkEnd w:id="55"/>
      <w:bookmarkEnd w:id="56"/>
      <w:bookmarkEnd w:id="57"/>
    </w:p>
    <w:p w14:paraId="26DDE890" w14:textId="066DC6E7" w:rsidR="00E86E8C" w:rsidRDefault="00735D17" w:rsidP="00B135BA">
      <w:pPr>
        <w:pStyle w:val="TF-TEXTO"/>
      </w:pPr>
      <w:r>
        <w:t xml:space="preserve">A aplicação </w:t>
      </w:r>
      <w:r w:rsidR="00CC78A9">
        <w:t>a ser desenvolvid</w:t>
      </w:r>
      <w:r w:rsidR="00EE1794">
        <w:t>a</w:t>
      </w:r>
      <w:r w:rsidR="00CC78A9">
        <w:t xml:space="preserve"> deve</w:t>
      </w:r>
      <w:r>
        <w:t>rá</w:t>
      </w:r>
      <w:r w:rsidR="00CC78A9">
        <w:t>:</w:t>
      </w:r>
    </w:p>
    <w:p w14:paraId="483CCEF7" w14:textId="0C9F7BAF" w:rsidR="00286576" w:rsidRPr="00184447" w:rsidRDefault="00286576" w:rsidP="00286576">
      <w:pPr>
        <w:pStyle w:val="TF-ALNEA"/>
      </w:pPr>
      <w:r w:rsidRPr="00184447">
        <w:t>estabelecer um vocabulário, uma árvore de categorias e um conjunto de regras de acordo com características comuns dos medicamentos</w:t>
      </w:r>
      <w:r w:rsidR="009804DA">
        <w:t xml:space="preserve"> </w:t>
      </w:r>
      <w:r w:rsidR="009804DA" w:rsidRPr="00184447">
        <w:t>(RF – Requisito Funcional);</w:t>
      </w:r>
    </w:p>
    <w:p w14:paraId="5FDCB358" w14:textId="689C1D05" w:rsidR="00286576" w:rsidRPr="00184447" w:rsidRDefault="00E54E37" w:rsidP="00286576">
      <w:pPr>
        <w:pStyle w:val="TF-ALNEA"/>
      </w:pPr>
      <w:r w:rsidRPr="00184447">
        <w:t>detectar</w:t>
      </w:r>
      <w:r w:rsidR="00286576" w:rsidRPr="00184447">
        <w:t xml:space="preserve"> comunidades </w:t>
      </w:r>
      <w:r w:rsidR="00EE16B8" w:rsidRPr="00184447">
        <w:t xml:space="preserve">de medicamentos </w:t>
      </w:r>
      <w:r w:rsidR="00286576" w:rsidRPr="00184447">
        <w:t>interagentes</w:t>
      </w:r>
      <w:r w:rsidR="00051307" w:rsidRPr="00184447">
        <w:t xml:space="preserve"> </w:t>
      </w:r>
      <w:r w:rsidR="00257B7C" w:rsidRPr="00184447">
        <w:t>(RF)</w:t>
      </w:r>
      <w:r w:rsidR="00286576" w:rsidRPr="00184447">
        <w:t>;</w:t>
      </w:r>
    </w:p>
    <w:p w14:paraId="05FFFA95" w14:textId="66C3DF8B" w:rsidR="00286576" w:rsidRDefault="004368F9" w:rsidP="003629ED">
      <w:pPr>
        <w:pStyle w:val="TF-ALNEA"/>
      </w:pPr>
      <w:r w:rsidRPr="00184447">
        <w:t xml:space="preserve">utilizar </w:t>
      </w:r>
      <w:r w:rsidR="00E54E37" w:rsidRPr="00184447">
        <w:t xml:space="preserve">métricas </w:t>
      </w:r>
      <w:r w:rsidR="0028462F" w:rsidRPr="00184447">
        <w:t xml:space="preserve">para identificar os </w:t>
      </w:r>
      <w:r w:rsidR="00E54E37" w:rsidRPr="00184447">
        <w:t xml:space="preserve">medicamentos </w:t>
      </w:r>
      <w:r w:rsidR="007C47A3" w:rsidRPr="00184447">
        <w:t xml:space="preserve">que </w:t>
      </w:r>
      <w:r w:rsidR="006E71AA" w:rsidRPr="00184447">
        <w:t>causam</w:t>
      </w:r>
      <w:r w:rsidR="007C47A3" w:rsidRPr="00184447">
        <w:t xml:space="preserve"> </w:t>
      </w:r>
      <w:r w:rsidR="00D02DC1" w:rsidRPr="00184447">
        <w:t xml:space="preserve">mais </w:t>
      </w:r>
      <w:r w:rsidR="007C47A3" w:rsidRPr="00184447">
        <w:t>inter</w:t>
      </w:r>
      <w:r w:rsidR="00AA3DE0" w:rsidRPr="00184447">
        <w:t>ações medicamentosa</w:t>
      </w:r>
      <w:r w:rsidR="0028462F" w:rsidRPr="00184447">
        <w:t>s</w:t>
      </w:r>
      <w:r w:rsidR="00AA3DE0" w:rsidRPr="00184447">
        <w:t xml:space="preserve"> (RF);</w:t>
      </w:r>
    </w:p>
    <w:p w14:paraId="3FA512AC" w14:textId="2BA76A18" w:rsidR="00D02DC1" w:rsidRPr="00184447" w:rsidRDefault="00D02DC1" w:rsidP="00D02DC1">
      <w:pPr>
        <w:pStyle w:val="TF-ALNEA"/>
      </w:pPr>
      <w:r w:rsidRPr="00184447">
        <w:t>permitir ao usuário consultar e visualizar as interações a partir de uma aplicação móvel (RF);</w:t>
      </w:r>
    </w:p>
    <w:p w14:paraId="3859B5DB" w14:textId="1E7B6319" w:rsidR="00137FDE" w:rsidRPr="00184447" w:rsidRDefault="003A33E4" w:rsidP="003629ED">
      <w:pPr>
        <w:pStyle w:val="TF-ALNEA"/>
      </w:pPr>
      <w:r w:rsidRPr="00184447">
        <w:t>ser implementad</w:t>
      </w:r>
      <w:r w:rsidR="00623E69">
        <w:t>a</w:t>
      </w:r>
      <w:r w:rsidRPr="00184447">
        <w:t xml:space="preserve"> utilizando a linguagem </w:t>
      </w:r>
      <w:r w:rsidR="00731E53" w:rsidRPr="00184447">
        <w:t>P</w:t>
      </w:r>
      <w:r w:rsidR="00237542" w:rsidRPr="00184447">
        <w:t>ython (RNF</w:t>
      </w:r>
      <w:r w:rsidR="005F0BE2" w:rsidRPr="00184447">
        <w:t xml:space="preserve"> – Requisitos Não</w:t>
      </w:r>
      <w:r w:rsidR="00000FFE" w:rsidRPr="00184447">
        <w:t xml:space="preserve"> Funcional</w:t>
      </w:r>
      <w:r w:rsidR="00237542" w:rsidRPr="00184447">
        <w:t>)</w:t>
      </w:r>
      <w:r w:rsidR="009056A9" w:rsidRPr="00184447">
        <w:t>;</w:t>
      </w:r>
    </w:p>
    <w:p w14:paraId="26E65DEE" w14:textId="7D72CCB9" w:rsidR="00CE4DF1" w:rsidRPr="00184447" w:rsidRDefault="00CE4DF1" w:rsidP="00CE4DF1">
      <w:pPr>
        <w:pStyle w:val="TF-ALNEA"/>
      </w:pPr>
      <w:r w:rsidRPr="00184447">
        <w:t>ser desenvolvid</w:t>
      </w:r>
      <w:r w:rsidR="00623E69">
        <w:t>a</w:t>
      </w:r>
      <w:r w:rsidRPr="00184447">
        <w:t xml:space="preserve"> para a plataforma Android e iOS (RNF);</w:t>
      </w:r>
    </w:p>
    <w:p w14:paraId="6EAE4488" w14:textId="409801A6" w:rsidR="00CE4DF1" w:rsidRDefault="00CE4DF1" w:rsidP="00CE4DF1">
      <w:pPr>
        <w:pStyle w:val="TF-ALNEA"/>
      </w:pPr>
      <w:r w:rsidRPr="00184447">
        <w:t xml:space="preserve">utilizar </w:t>
      </w:r>
      <w:r w:rsidR="00A452F5">
        <w:t>o React Native</w:t>
      </w:r>
      <w:r w:rsidRPr="00184447">
        <w:t xml:space="preserve"> para o desenvolvimento</w:t>
      </w:r>
      <w:r w:rsidR="005323C4" w:rsidRPr="00184447">
        <w:t xml:space="preserve"> da aplicação móvel</w:t>
      </w:r>
      <w:r w:rsidRPr="00184447">
        <w:t xml:space="preserve"> (RNF);</w:t>
      </w:r>
    </w:p>
    <w:p w14:paraId="0C32422C" w14:textId="368F3A30" w:rsidR="00A724A2" w:rsidRDefault="003648EE" w:rsidP="00A724A2">
      <w:pPr>
        <w:pStyle w:val="TF-ALNEA"/>
      </w:pPr>
      <w:r>
        <w:t xml:space="preserve">ser </w:t>
      </w:r>
      <w:r w:rsidR="00A724A2" w:rsidRPr="009C739D">
        <w:t>modela</w:t>
      </w:r>
      <w:r w:rsidRPr="009C739D">
        <w:t>da</w:t>
      </w:r>
      <w:r w:rsidR="002012E1" w:rsidRPr="009C739D">
        <w:t xml:space="preserve"> </w:t>
      </w:r>
      <w:r w:rsidR="008B48FE" w:rsidRPr="009C739D">
        <w:t>utilizando</w:t>
      </w:r>
      <w:r w:rsidR="00A724A2">
        <w:t xml:space="preserve"> redes complexas (RNF)</w:t>
      </w:r>
      <w:r w:rsidR="005A1CB1">
        <w:t>.</w:t>
      </w:r>
    </w:p>
    <w:p w14:paraId="5CB0A412" w14:textId="6E947031" w:rsidR="00451B94" w:rsidRDefault="00451B94" w:rsidP="00451B94">
      <w:pPr>
        <w:pStyle w:val="Ttulo2"/>
        <w:spacing w:after="120" w:line="240" w:lineRule="auto"/>
      </w:pPr>
      <w:r>
        <w:t>METODOLOGIA</w:t>
      </w:r>
    </w:p>
    <w:p w14:paraId="4FA0EFBA" w14:textId="063F9113" w:rsidR="00DD1C50" w:rsidRDefault="00DD1C50" w:rsidP="00DD1C50">
      <w:pPr>
        <w:pStyle w:val="TF-TEXTO"/>
      </w:pPr>
      <w:r>
        <w:t>O trabalho será desenvolvido observando as seguintes etapas:</w:t>
      </w:r>
    </w:p>
    <w:p w14:paraId="2AA5D2DC" w14:textId="77777777" w:rsidR="00DA4362" w:rsidRDefault="00DA4362" w:rsidP="000D0BE6">
      <w:pPr>
        <w:pStyle w:val="TF-ALNEA"/>
        <w:numPr>
          <w:ilvl w:val="0"/>
          <w:numId w:val="25"/>
        </w:numPr>
      </w:pPr>
      <w:r>
        <w:t>levantamento bibliográfico: buscar fontes bibliográficas com relação a redes complexas, grafos e interação medicamentosa, e bem como buscar trabalhos correlatos;</w:t>
      </w:r>
    </w:p>
    <w:p w14:paraId="4417BFA7" w14:textId="2C733EC5" w:rsidR="00F65CA2" w:rsidRDefault="00E95C81" w:rsidP="00DA4362">
      <w:pPr>
        <w:pStyle w:val="TF-ALNEA"/>
      </w:pPr>
      <w:r>
        <w:t xml:space="preserve">montagem </w:t>
      </w:r>
      <w:r w:rsidR="008737AC">
        <w:t xml:space="preserve">e refinamento </w:t>
      </w:r>
      <w:r>
        <w:t xml:space="preserve">da base </w:t>
      </w:r>
      <w:r w:rsidR="00F65CA2">
        <w:t xml:space="preserve">de dados: buscar em projeto </w:t>
      </w:r>
      <w:r w:rsidR="00F65CA2" w:rsidRPr="0035134F">
        <w:rPr>
          <w:i/>
          <w:iCs/>
        </w:rPr>
        <w:t>open sources</w:t>
      </w:r>
      <w:r w:rsidR="00F65CA2">
        <w:t xml:space="preserve"> (código livre) ou privados uma base de dados que pode se</w:t>
      </w:r>
      <w:r w:rsidR="003C12C4">
        <w:t>r</w:t>
      </w:r>
      <w:r w:rsidR="00F65CA2">
        <w:t xml:space="preserve"> usada no desenvolvimento do projeto; </w:t>
      </w:r>
    </w:p>
    <w:p w14:paraId="3A11BAB3" w14:textId="29B3D148" w:rsidR="000D0BE6" w:rsidRDefault="007B5F5C" w:rsidP="004436C4">
      <w:pPr>
        <w:pStyle w:val="TF-ALNEA"/>
      </w:pPr>
      <w:r>
        <w:t>defini</w:t>
      </w:r>
      <w:r w:rsidR="00171769">
        <w:t>ção</w:t>
      </w:r>
      <w:r>
        <w:t xml:space="preserve"> </w:t>
      </w:r>
      <w:r w:rsidR="00171769">
        <w:t>d</w:t>
      </w:r>
      <w:r>
        <w:t xml:space="preserve">as ferramentas utilizadas para modelagem e armazenamento da rede: levantar as </w:t>
      </w:r>
      <w:r>
        <w:lastRenderedPageBreak/>
        <w:t>ferramentas e escolher a mais adequada para manipulação de redes complexas;</w:t>
      </w:r>
    </w:p>
    <w:p w14:paraId="6650C7B9" w14:textId="5F94EC3D" w:rsidR="007B5F5C" w:rsidRDefault="007B5F5C" w:rsidP="004436C4">
      <w:pPr>
        <w:pStyle w:val="TF-ALNEA"/>
      </w:pPr>
      <w:r>
        <w:t>defin</w:t>
      </w:r>
      <w:r w:rsidR="00171769">
        <w:t>ição</w:t>
      </w:r>
      <w:r>
        <w:t xml:space="preserve"> </w:t>
      </w:r>
      <w:r w:rsidR="00171769">
        <w:t xml:space="preserve">de </w:t>
      </w:r>
      <w:r>
        <w:t xml:space="preserve">algoritmos para </w:t>
      </w:r>
      <w:r w:rsidR="00171769">
        <w:t>análise</w:t>
      </w:r>
      <w:r>
        <w:t xml:space="preserve"> da rede: pesquisar e definir quais algoritmos serão utilizados para </w:t>
      </w:r>
      <w:r w:rsidR="00A36E2D">
        <w:t>analisar</w:t>
      </w:r>
      <w:r>
        <w:t xml:space="preserve"> a</w:t>
      </w:r>
      <w:r w:rsidR="00A36E2D">
        <w:t>s</w:t>
      </w:r>
      <w:r>
        <w:t xml:space="preserve"> interaç</w:t>
      </w:r>
      <w:r w:rsidR="00A36E2D">
        <w:t>ões</w:t>
      </w:r>
      <w:r>
        <w:t xml:space="preserve"> medicamentosa</w:t>
      </w:r>
      <w:r w:rsidR="00A36E2D">
        <w:t>s</w:t>
      </w:r>
      <w:r>
        <w:t>;</w:t>
      </w:r>
    </w:p>
    <w:p w14:paraId="2EF275F2" w14:textId="50EF35B9" w:rsidR="00633FD8" w:rsidRDefault="00AE51A1" w:rsidP="00DA4362">
      <w:pPr>
        <w:pStyle w:val="TF-ALNEA"/>
      </w:pPr>
      <w:r>
        <w:t xml:space="preserve">definição </w:t>
      </w:r>
      <w:r w:rsidR="007B5F5C">
        <w:t xml:space="preserve">da </w:t>
      </w:r>
      <w:r w:rsidR="00171769">
        <w:t>estrutura</w:t>
      </w:r>
      <w:r w:rsidR="007B5F5C">
        <w:t xml:space="preserve"> da rede</w:t>
      </w:r>
      <w:r>
        <w:t xml:space="preserve">: nesta etapa será estudado e definido qual será a melhor </w:t>
      </w:r>
      <w:r w:rsidR="00857D89">
        <w:t>estrutura</w:t>
      </w:r>
      <w:r w:rsidR="007B5F5C">
        <w:t xml:space="preserve"> da rede </w:t>
      </w:r>
      <w:r>
        <w:t xml:space="preserve">para </w:t>
      </w:r>
      <w:r w:rsidR="007B5F5C">
        <w:t>identificação das interações</w:t>
      </w:r>
      <w:r w:rsidR="00171769">
        <w:t xml:space="preserve">, </w:t>
      </w:r>
      <w:r w:rsidR="00857D89">
        <w:t xml:space="preserve">baseando-se </w:t>
      </w:r>
      <w:r w:rsidR="00171769">
        <w:t>no item (</w:t>
      </w:r>
      <w:r w:rsidR="000D0BE6">
        <w:t>c</w:t>
      </w:r>
      <w:r w:rsidR="00171769">
        <w:t>)</w:t>
      </w:r>
      <w:r w:rsidR="00633FD8">
        <w:t>;</w:t>
      </w:r>
    </w:p>
    <w:p w14:paraId="0EB47042" w14:textId="1AA54156" w:rsidR="00252B81" w:rsidRDefault="0022300C" w:rsidP="00DA4362">
      <w:pPr>
        <w:pStyle w:val="TF-ALNEA"/>
      </w:pPr>
      <w:r>
        <w:t>implementação</w:t>
      </w:r>
      <w:r w:rsidR="00171769">
        <w:t xml:space="preserve"> da rede</w:t>
      </w:r>
      <w:r>
        <w:t xml:space="preserve">: </w:t>
      </w:r>
      <w:r w:rsidR="001248EA">
        <w:t xml:space="preserve">implementação </w:t>
      </w:r>
      <w:r w:rsidR="006D2B44">
        <w:t xml:space="preserve">do </w:t>
      </w:r>
      <w:r w:rsidR="001248EA">
        <w:t>projeto</w:t>
      </w:r>
      <w:r w:rsidR="00171769">
        <w:t xml:space="preserve"> levando</w:t>
      </w:r>
      <w:r w:rsidR="00857D89">
        <w:t xml:space="preserve"> em</w:t>
      </w:r>
      <w:r w:rsidR="00171769">
        <w:t xml:space="preserve"> consideração os itens (</w:t>
      </w:r>
      <w:r w:rsidR="009E46FE">
        <w:t>c</w:t>
      </w:r>
      <w:r w:rsidR="00171769">
        <w:t>), (</w:t>
      </w:r>
      <w:r w:rsidR="009E46FE">
        <w:t>d</w:t>
      </w:r>
      <w:r w:rsidR="00171769">
        <w:t>) e (</w:t>
      </w:r>
      <w:r w:rsidR="009E46FE">
        <w:t>e</w:t>
      </w:r>
      <w:r w:rsidR="00171769">
        <w:t>)</w:t>
      </w:r>
      <w:r w:rsidR="001248EA">
        <w:t xml:space="preserve"> utilizando a linguagem de programação Python</w:t>
      </w:r>
      <w:r w:rsidR="00900577">
        <w:t xml:space="preserve"> e </w:t>
      </w:r>
      <w:r w:rsidR="00A93345">
        <w:t>n</w:t>
      </w:r>
      <w:r w:rsidR="00900577">
        <w:t>o ambiente de desenvolvimento Visual Studio Code</w:t>
      </w:r>
      <w:r w:rsidR="009E46FE">
        <w:t>;</w:t>
      </w:r>
      <w:r w:rsidR="002E65DE">
        <w:t xml:space="preserve"> </w:t>
      </w:r>
    </w:p>
    <w:p w14:paraId="5EDAEA86" w14:textId="6D5E0C0D" w:rsidR="00B92031" w:rsidRDefault="00B92031" w:rsidP="00B92031">
      <w:pPr>
        <w:pStyle w:val="TF-ALNEA"/>
      </w:pPr>
      <w:r>
        <w:t>testes e análise dos resultados</w:t>
      </w:r>
      <w:r w:rsidR="003A5EA6">
        <w:t xml:space="preserve"> da rede</w:t>
      </w:r>
      <w:r>
        <w:t>: validar se as interações medicamentosas encontradas podem de fato ocasionar um efeito colateral prejudicial à saúde juntamente com profissionais da medicina ou farmácia</w:t>
      </w:r>
      <w:r w:rsidR="007B4859">
        <w:t>;</w:t>
      </w:r>
    </w:p>
    <w:p w14:paraId="2CFF0591" w14:textId="3A5FFAF5" w:rsidR="00183F82" w:rsidRPr="0034798B" w:rsidRDefault="00183F82" w:rsidP="00183F82">
      <w:pPr>
        <w:pStyle w:val="TF-ALNEA"/>
      </w:pPr>
      <w:r w:rsidRPr="0034798B">
        <w:t>elicitação dos requisitos</w:t>
      </w:r>
      <w:r w:rsidR="002E7340">
        <w:t xml:space="preserve"> </w:t>
      </w:r>
      <w:r w:rsidR="002E7340" w:rsidRPr="0034798B">
        <w:t xml:space="preserve">da aplicação </w:t>
      </w:r>
      <w:r w:rsidR="002D389D">
        <w:t>móvel</w:t>
      </w:r>
      <w:r w:rsidRPr="0034798B">
        <w:t xml:space="preserve">: </w:t>
      </w:r>
      <w:r w:rsidR="00063A1D">
        <w:t>levantar</w:t>
      </w:r>
      <w:r w:rsidRPr="0034798B">
        <w:t xml:space="preserve"> os requisitos </w:t>
      </w:r>
      <w:r w:rsidR="00063A1D">
        <w:t>para a aplicação proposta</w:t>
      </w:r>
      <w:r w:rsidRPr="0034798B">
        <w:t>;</w:t>
      </w:r>
    </w:p>
    <w:p w14:paraId="4E8552EF" w14:textId="77777777" w:rsidR="00183F82" w:rsidRPr="0034798B" w:rsidRDefault="00183F82" w:rsidP="00183F82">
      <w:pPr>
        <w:pStyle w:val="TF-ALNEA"/>
      </w:pPr>
      <w:r w:rsidRPr="0034798B">
        <w:t xml:space="preserve">especificação: utilizar a ferramenta de diagramação Enterprise Architect (EA) para elaborar os diagramas de caso de uso e de atividades de acordo com a </w:t>
      </w:r>
      <w:r w:rsidRPr="0034798B">
        <w:rPr>
          <w:i/>
          <w:iCs/>
        </w:rPr>
        <w:t>Unified Modeling Language</w:t>
      </w:r>
      <w:r w:rsidRPr="0034798B">
        <w:t xml:space="preserve"> (UML);</w:t>
      </w:r>
    </w:p>
    <w:p w14:paraId="2296F698" w14:textId="2F1E8D25" w:rsidR="00252B81" w:rsidRDefault="00183F82" w:rsidP="00183F82">
      <w:pPr>
        <w:pStyle w:val="TF-ALNEA"/>
      </w:pPr>
      <w:r w:rsidRPr="0034798B">
        <w:t>implementação: a partir do item (</w:t>
      </w:r>
      <w:r w:rsidR="00616FBA">
        <w:t>i</w:t>
      </w:r>
      <w:r w:rsidRPr="0034798B">
        <w:t xml:space="preserve">) implementar a aplicação </w:t>
      </w:r>
      <w:r w:rsidR="002D389D">
        <w:t>móvel</w:t>
      </w:r>
      <w:r w:rsidRPr="0034798B">
        <w:t xml:space="preserve"> para as plataformas Android e </w:t>
      </w:r>
      <w:r w:rsidR="00B1634A">
        <w:t>i</w:t>
      </w:r>
      <w:r w:rsidRPr="0034798B">
        <w:t xml:space="preserve">OS utilizando a linguagem </w:t>
      </w:r>
      <w:r w:rsidR="002E7340">
        <w:t>React Native e o ambiente Visual Studio Code;</w:t>
      </w:r>
    </w:p>
    <w:p w14:paraId="5D92CE53" w14:textId="63E14764" w:rsidR="00EF0642" w:rsidRDefault="00976137" w:rsidP="00DA4362">
      <w:pPr>
        <w:pStyle w:val="TF-ALNEA"/>
      </w:pPr>
      <w:r>
        <w:t>teste</w:t>
      </w:r>
      <w:r w:rsidR="00F65CA2">
        <w:t xml:space="preserve">s </w:t>
      </w:r>
      <w:r w:rsidR="002E7340" w:rsidRPr="0034798B">
        <w:t xml:space="preserve">da aplicação </w:t>
      </w:r>
      <w:r w:rsidR="002D389D">
        <w:t>móvel</w:t>
      </w:r>
      <w:r>
        <w:t xml:space="preserve">: </w:t>
      </w:r>
      <w:r w:rsidR="003A5EA6">
        <w:t>realizar testes de usabilidade</w:t>
      </w:r>
      <w:r w:rsidR="007B4859">
        <w:t xml:space="preserve"> junto aos eventuais usuários da aplicação.</w:t>
      </w:r>
    </w:p>
    <w:p w14:paraId="2F95A04A" w14:textId="24551A37" w:rsidR="00882203" w:rsidRDefault="00451B94" w:rsidP="007149A2">
      <w:pPr>
        <w:pStyle w:val="TF-TEXTO"/>
      </w:pPr>
      <w:r>
        <w:t>As etapas serão realizadas nos períodos relacionados no</w:t>
      </w:r>
      <w:r w:rsidR="007149A2">
        <w:t xml:space="preserve"> </w:t>
      </w:r>
      <w:r w:rsidR="007149A2">
        <w:fldChar w:fldCharType="begin"/>
      </w:r>
      <w:r w:rsidR="007149A2">
        <w:instrText xml:space="preserve"> REF _Ref55856310 \h </w:instrText>
      </w:r>
      <w:r w:rsidR="007149A2">
        <w:fldChar w:fldCharType="separate"/>
      </w:r>
      <w:r w:rsidR="00CF41A4">
        <w:t xml:space="preserve">Quadro </w:t>
      </w:r>
      <w:r w:rsidR="00CF41A4">
        <w:rPr>
          <w:noProof/>
        </w:rPr>
        <w:t>2</w:t>
      </w:r>
      <w:r w:rsidR="007149A2">
        <w:fldChar w:fldCharType="end"/>
      </w:r>
      <w:r>
        <w:t>.</w:t>
      </w:r>
    </w:p>
    <w:p w14:paraId="2F9B7604" w14:textId="2FB59F30" w:rsidR="007149A2" w:rsidRDefault="007149A2" w:rsidP="007149A2">
      <w:pPr>
        <w:pStyle w:val="TF-LEGENDA"/>
      </w:pPr>
      <w:bookmarkStart w:id="59" w:name="_Ref55856310"/>
      <w:r>
        <w:t xml:space="preserve">Quadro </w:t>
      </w:r>
      <w:r w:rsidR="006501ED">
        <w:fldChar w:fldCharType="begin"/>
      </w:r>
      <w:r w:rsidR="006501ED">
        <w:instrText xml:space="preserve"> SEQ Quadro \* ARABIC </w:instrText>
      </w:r>
      <w:r w:rsidR="006501ED">
        <w:fldChar w:fldCharType="separate"/>
      </w:r>
      <w:r w:rsidR="00CF41A4">
        <w:rPr>
          <w:noProof/>
        </w:rPr>
        <w:t>2</w:t>
      </w:r>
      <w:r w:rsidR="006501ED">
        <w:rPr>
          <w:noProof/>
        </w:rPr>
        <w:fldChar w:fldCharType="end"/>
      </w:r>
      <w:bookmarkEnd w:id="59"/>
      <w:r>
        <w:t xml:space="preserve"> - </w:t>
      </w:r>
      <w:r w:rsidRPr="00730E32">
        <w:t>Cronograma de atividades a serem realizadas</w:t>
      </w:r>
    </w:p>
    <w:tbl>
      <w:tblPr>
        <w:tblW w:w="9067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56" w:type="dxa"/>
          <w:right w:w="56" w:type="dxa"/>
        </w:tblCellMar>
        <w:tblLook w:val="0000" w:firstRow="0" w:lastRow="0" w:firstColumn="0" w:lastColumn="0" w:noHBand="0" w:noVBand="0"/>
      </w:tblPr>
      <w:tblGrid>
        <w:gridCol w:w="4673"/>
        <w:gridCol w:w="274"/>
        <w:gridCol w:w="275"/>
        <w:gridCol w:w="274"/>
        <w:gridCol w:w="275"/>
        <w:gridCol w:w="275"/>
        <w:gridCol w:w="274"/>
        <w:gridCol w:w="275"/>
        <w:gridCol w:w="275"/>
        <w:gridCol w:w="274"/>
        <w:gridCol w:w="275"/>
        <w:gridCol w:w="274"/>
        <w:gridCol w:w="275"/>
        <w:gridCol w:w="275"/>
        <w:gridCol w:w="274"/>
        <w:gridCol w:w="275"/>
        <w:gridCol w:w="275"/>
      </w:tblGrid>
      <w:tr w:rsidR="00882203" w:rsidRPr="007E0D87" w14:paraId="5AA24AF9" w14:textId="77777777" w:rsidTr="009E7718">
        <w:trPr>
          <w:cantSplit/>
          <w:jc w:val="center"/>
        </w:trPr>
        <w:tc>
          <w:tcPr>
            <w:tcW w:w="467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6A6A6"/>
          </w:tcPr>
          <w:p w14:paraId="1A32F48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1098" w:type="dxa"/>
            <w:gridSpan w:val="4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2FDC8B82" w14:textId="77777777" w:rsidR="00882203" w:rsidRDefault="00882203" w:rsidP="00A4324A">
            <w:pPr>
              <w:pStyle w:val="TF-TEXTOQUADRO"/>
            </w:pPr>
            <w:r>
              <w:t>2020</w:t>
            </w:r>
          </w:p>
        </w:tc>
        <w:tc>
          <w:tcPr>
            <w:tcW w:w="3296" w:type="dxa"/>
            <w:gridSpan w:val="12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shd w:val="clear" w:color="auto" w:fill="A6A6A6"/>
          </w:tcPr>
          <w:p w14:paraId="3AE0BC3D" w14:textId="77777777" w:rsidR="00882203" w:rsidRPr="007E0D87" w:rsidRDefault="00882203" w:rsidP="00A4324A">
            <w:pPr>
              <w:pStyle w:val="TF-TEXTOQUADRO"/>
            </w:pPr>
            <w:r>
              <w:t>2021</w:t>
            </w:r>
          </w:p>
        </w:tc>
      </w:tr>
      <w:tr w:rsidR="00882203" w:rsidRPr="007E0D87" w14:paraId="7EF56924" w14:textId="77777777" w:rsidTr="009E7718">
        <w:trPr>
          <w:cantSplit/>
          <w:trHeight w:val="177"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  <w:bottom w:val="nil"/>
            </w:tcBorders>
            <w:shd w:val="clear" w:color="auto" w:fill="A5A5A5" w:themeFill="accent3"/>
          </w:tcPr>
          <w:p w14:paraId="1F2311F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1F760774" w14:textId="77777777" w:rsidR="00882203" w:rsidRDefault="00882203" w:rsidP="00A4324A">
            <w:pPr>
              <w:pStyle w:val="TF-TEXTOQUADRO"/>
            </w:pPr>
            <w:r>
              <w:t>nov.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0E08C03D" w14:textId="77777777" w:rsidR="00882203" w:rsidRDefault="00882203" w:rsidP="00A4324A">
            <w:pPr>
              <w:pStyle w:val="TF-TEXTOQUADRO"/>
            </w:pPr>
            <w:r>
              <w:t>dez.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00C3A880" w14:textId="77777777" w:rsidR="00882203" w:rsidRDefault="00882203" w:rsidP="00A4324A">
            <w:pPr>
              <w:pStyle w:val="TF-TEXTOQUADRO"/>
            </w:pPr>
            <w:r>
              <w:t>jan.</w:t>
            </w:r>
          </w:p>
        </w:tc>
        <w:tc>
          <w:tcPr>
            <w:tcW w:w="550" w:type="dxa"/>
            <w:gridSpan w:val="2"/>
            <w:shd w:val="clear" w:color="auto" w:fill="A5A5A5" w:themeFill="accent3"/>
          </w:tcPr>
          <w:p w14:paraId="6D23DCC9" w14:textId="77777777" w:rsidR="00882203" w:rsidRPr="007E0D87" w:rsidRDefault="00882203" w:rsidP="00A4324A">
            <w:pPr>
              <w:pStyle w:val="TF-TEXTOQUADRO"/>
            </w:pPr>
            <w:r>
              <w:t>fev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13DA0442" w14:textId="77777777" w:rsidR="00882203" w:rsidRPr="007E0D87" w:rsidRDefault="00882203" w:rsidP="00A4324A">
            <w:pPr>
              <w:pStyle w:val="TF-TEXTOQUADRO"/>
            </w:pPr>
            <w:r w:rsidRPr="007E0D87">
              <w:t>m</w:t>
            </w:r>
            <w:r>
              <w:t>ar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2DE212F2" w14:textId="77777777" w:rsidR="00882203" w:rsidRPr="007E0D87" w:rsidRDefault="00882203" w:rsidP="00A4324A">
            <w:pPr>
              <w:pStyle w:val="TF-TEXTOQUADRO"/>
            </w:pPr>
            <w:r>
              <w:t>abr</w:t>
            </w:r>
            <w:r w:rsidRPr="007E0D87">
              <w:t>.</w:t>
            </w:r>
          </w:p>
        </w:tc>
        <w:tc>
          <w:tcPr>
            <w:tcW w:w="549" w:type="dxa"/>
            <w:gridSpan w:val="2"/>
            <w:shd w:val="clear" w:color="auto" w:fill="A5A5A5" w:themeFill="accent3"/>
          </w:tcPr>
          <w:p w14:paraId="54FDA5E1" w14:textId="77777777" w:rsidR="00882203" w:rsidRPr="007E0D87" w:rsidRDefault="00882203" w:rsidP="00A4324A">
            <w:pPr>
              <w:pStyle w:val="TF-TEXTOQUADRO"/>
            </w:pPr>
            <w:r>
              <w:t>maio</w:t>
            </w:r>
          </w:p>
        </w:tc>
        <w:tc>
          <w:tcPr>
            <w:tcW w:w="550" w:type="dxa"/>
            <w:gridSpan w:val="2"/>
            <w:shd w:val="clear" w:color="auto" w:fill="A5A5A5" w:themeFill="accent3"/>
          </w:tcPr>
          <w:p w14:paraId="21D18C05" w14:textId="77777777" w:rsidR="00882203" w:rsidRPr="007E0D87" w:rsidRDefault="00882203" w:rsidP="00A4324A">
            <w:pPr>
              <w:pStyle w:val="TF-TEXTOQUADRO"/>
            </w:pPr>
            <w:r>
              <w:t>jun</w:t>
            </w:r>
            <w:r w:rsidRPr="007E0D87">
              <w:t>.</w:t>
            </w:r>
          </w:p>
        </w:tc>
      </w:tr>
      <w:tr w:rsidR="00882203" w:rsidRPr="007E0D87" w14:paraId="412D13E7" w14:textId="77777777" w:rsidTr="009E7718">
        <w:trPr>
          <w:cantSplit/>
          <w:jc w:val="center"/>
        </w:trPr>
        <w:tc>
          <w:tcPr>
            <w:tcW w:w="4673" w:type="dxa"/>
            <w:tcBorders>
              <w:top w:val="nil"/>
              <w:left w:val="single" w:sz="4" w:space="0" w:color="auto"/>
            </w:tcBorders>
            <w:shd w:val="clear" w:color="auto" w:fill="A5A5A5" w:themeFill="accent3"/>
          </w:tcPr>
          <w:p w14:paraId="27CF754D" w14:textId="77777777" w:rsidR="00882203" w:rsidRPr="007E0D87" w:rsidRDefault="00882203" w:rsidP="00A4324A">
            <w:pPr>
              <w:pStyle w:val="TF-TEXTOQUADRO"/>
            </w:pPr>
            <w:r w:rsidRPr="007E0D87">
              <w:t>etapas / quinzenas</w:t>
            </w:r>
          </w:p>
        </w:tc>
        <w:tc>
          <w:tcPr>
            <w:tcW w:w="274" w:type="dxa"/>
            <w:shd w:val="clear" w:color="auto" w:fill="A5A5A5" w:themeFill="accent3"/>
          </w:tcPr>
          <w:p w14:paraId="5CD3E21D" w14:textId="77777777" w:rsidR="00882203" w:rsidRPr="007E0D87" w:rsidRDefault="00882203" w:rsidP="00A4324A">
            <w:pPr>
              <w:pStyle w:val="TF-TEXTOQUADRO"/>
            </w:pPr>
            <w:r>
              <w:t>1</w:t>
            </w:r>
          </w:p>
        </w:tc>
        <w:tc>
          <w:tcPr>
            <w:tcW w:w="275" w:type="dxa"/>
            <w:shd w:val="clear" w:color="auto" w:fill="A5A5A5" w:themeFill="accent3"/>
          </w:tcPr>
          <w:p w14:paraId="479655E4" w14:textId="77777777" w:rsidR="00882203" w:rsidRPr="007E0D87" w:rsidRDefault="00882203" w:rsidP="00A4324A">
            <w:pPr>
              <w:pStyle w:val="TF-TEXTOQUADRO"/>
            </w:pPr>
            <w:r>
              <w:t>2</w:t>
            </w:r>
          </w:p>
        </w:tc>
        <w:tc>
          <w:tcPr>
            <w:tcW w:w="274" w:type="dxa"/>
            <w:shd w:val="clear" w:color="auto" w:fill="A5A5A5" w:themeFill="accent3"/>
          </w:tcPr>
          <w:p w14:paraId="6D69E01F" w14:textId="77777777" w:rsidR="00882203" w:rsidRPr="007E0D87" w:rsidRDefault="00882203" w:rsidP="00A4324A">
            <w:pPr>
              <w:pStyle w:val="TF-TEXTOQUADRO"/>
            </w:pPr>
            <w:r>
              <w:t>1</w:t>
            </w:r>
          </w:p>
        </w:tc>
        <w:tc>
          <w:tcPr>
            <w:tcW w:w="275" w:type="dxa"/>
            <w:shd w:val="clear" w:color="auto" w:fill="A5A5A5" w:themeFill="accent3"/>
          </w:tcPr>
          <w:p w14:paraId="11C7EC5E" w14:textId="77777777" w:rsidR="00882203" w:rsidRPr="007E0D87" w:rsidRDefault="00882203" w:rsidP="00A4324A">
            <w:pPr>
              <w:pStyle w:val="TF-TEXTOQUADRO"/>
            </w:pPr>
            <w:r>
              <w:t>2</w:t>
            </w:r>
          </w:p>
        </w:tc>
        <w:tc>
          <w:tcPr>
            <w:tcW w:w="275" w:type="dxa"/>
            <w:shd w:val="clear" w:color="auto" w:fill="A5A5A5" w:themeFill="accent3"/>
          </w:tcPr>
          <w:p w14:paraId="3DC3833A" w14:textId="77777777" w:rsidR="00882203" w:rsidRPr="007E0D87" w:rsidRDefault="00882203" w:rsidP="00A4324A">
            <w:pPr>
              <w:pStyle w:val="TF-TEXTOQUADRO"/>
            </w:pPr>
            <w:r>
              <w:t>1</w:t>
            </w:r>
          </w:p>
        </w:tc>
        <w:tc>
          <w:tcPr>
            <w:tcW w:w="274" w:type="dxa"/>
            <w:shd w:val="clear" w:color="auto" w:fill="A5A5A5" w:themeFill="accent3"/>
          </w:tcPr>
          <w:p w14:paraId="108E20F0" w14:textId="77777777" w:rsidR="00882203" w:rsidRPr="007E0D87" w:rsidRDefault="00882203" w:rsidP="00A4324A">
            <w:pPr>
              <w:pStyle w:val="TF-TEXTOQUADRO"/>
            </w:pPr>
            <w:r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37925B00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4B9D13E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679CDA83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777CD21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1A050FEE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4F40E5FE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7C41486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08540497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1A40D945" w14:textId="77777777" w:rsidR="00882203" w:rsidRPr="007E0D87" w:rsidRDefault="00882203" w:rsidP="00A4324A">
            <w:pPr>
              <w:pStyle w:val="TF-TEXTOQUADRO"/>
            </w:pPr>
            <w:r w:rsidRPr="007E0D87">
              <w:t>1</w:t>
            </w: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5A5A5" w:themeFill="accent3"/>
          </w:tcPr>
          <w:p w14:paraId="44DBD953" w14:textId="77777777" w:rsidR="00882203" w:rsidRPr="007E0D87" w:rsidRDefault="00882203" w:rsidP="00A4324A">
            <w:pPr>
              <w:pStyle w:val="TF-TEXTOQUADRO"/>
            </w:pPr>
            <w:r w:rsidRPr="007E0D87">
              <w:t>2</w:t>
            </w:r>
          </w:p>
        </w:tc>
      </w:tr>
      <w:tr w:rsidR="001571D0" w:rsidRPr="007E0D87" w14:paraId="26BB63CF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9615B15" w14:textId="7009C99C" w:rsidR="00882203" w:rsidRPr="004C2D19" w:rsidRDefault="00EC479A" w:rsidP="00A4324A">
            <w:pPr>
              <w:pStyle w:val="TF-TEXTOQUADRO"/>
              <w:rPr>
                <w:bCs/>
                <w:highlight w:val="yellow"/>
              </w:rPr>
            </w:pPr>
            <w:r>
              <w:t>levantamento bibliográfico</w:t>
            </w:r>
          </w:p>
        </w:tc>
        <w:tc>
          <w:tcPr>
            <w:tcW w:w="274" w:type="dxa"/>
            <w:shd w:val="clear" w:color="auto" w:fill="FFFFFF" w:themeFill="background1"/>
          </w:tcPr>
          <w:p w14:paraId="26F0307D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780E8A0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7692B53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8AFE9E3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FACA866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DC4F924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896BABD" w14:textId="77777777" w:rsidR="00882203" w:rsidRPr="000B338D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0986A46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D5EB32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50CAD6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265ED8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2B5690C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2FD5E1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3D0E6CF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6D783CA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8BC3148" w14:textId="77777777" w:rsidR="00882203" w:rsidRPr="007E0D87" w:rsidRDefault="00882203" w:rsidP="00A4324A">
            <w:pPr>
              <w:pStyle w:val="TF-TEXTOQUADRO"/>
            </w:pPr>
          </w:p>
        </w:tc>
      </w:tr>
      <w:tr w:rsidR="001571D0" w:rsidRPr="007E0D87" w14:paraId="5CC5A482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DF0CF11" w14:textId="42933DA2" w:rsidR="00882203" w:rsidRPr="004C2D19" w:rsidRDefault="008B48FE" w:rsidP="00A4324A">
            <w:pPr>
              <w:pStyle w:val="TF-TEXTOQUADRO"/>
              <w:rPr>
                <w:highlight w:val="yellow"/>
              </w:rPr>
            </w:pPr>
            <w:r>
              <w:t>m</w:t>
            </w:r>
            <w:r w:rsidR="00EC479A">
              <w:t>ontagem</w:t>
            </w:r>
            <w:r w:rsidR="008737AC">
              <w:t xml:space="preserve"> e refinamento</w:t>
            </w:r>
            <w:r w:rsidR="00EC479A">
              <w:t xml:space="preserve"> da base de dados</w:t>
            </w:r>
          </w:p>
        </w:tc>
        <w:tc>
          <w:tcPr>
            <w:tcW w:w="274" w:type="dxa"/>
            <w:shd w:val="clear" w:color="auto" w:fill="A6A6A6" w:themeFill="background1" w:themeFillShade="A6"/>
          </w:tcPr>
          <w:p w14:paraId="1A44BB5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9D384F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22A0F6D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14293F7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0D73762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2189183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2373434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7E915A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3F12C4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63C232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3C1DE2C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191513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EE6A1C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10D8F22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top w:val="single" w:sz="4" w:space="0" w:color="auto"/>
            </w:tcBorders>
            <w:shd w:val="clear" w:color="auto" w:fill="FFFFFF" w:themeFill="background1"/>
          </w:tcPr>
          <w:p w14:paraId="6DCDEDF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02E56D3" w14:textId="77777777" w:rsidR="00882203" w:rsidRPr="007E0D87" w:rsidRDefault="00882203" w:rsidP="00A4324A">
            <w:pPr>
              <w:pStyle w:val="TF-TEXTOQUADRO"/>
            </w:pPr>
          </w:p>
        </w:tc>
      </w:tr>
      <w:tr w:rsidR="00882203" w:rsidRPr="007E0D87" w14:paraId="13C2162F" w14:textId="77777777" w:rsidTr="001571D0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544F07C" w14:textId="0F363F26" w:rsidR="00882203" w:rsidRPr="004C2D19" w:rsidRDefault="00EC479A" w:rsidP="00A4324A">
            <w:pPr>
              <w:pStyle w:val="TF-TEXTOQUADRO"/>
              <w:rPr>
                <w:highlight w:val="yellow"/>
              </w:rPr>
            </w:pPr>
            <w:r>
              <w:t>definição das ferramentas utilizadas para modelagem e armazenamento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60CA960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6EB0B6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1221150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A2FB61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36A157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7C6EA3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5136A2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4DD8E1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A6A6A6" w:themeFill="background1" w:themeFillShade="A6"/>
          </w:tcPr>
          <w:p w14:paraId="42A14D3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11B312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B39BC0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00EE182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4920727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7CD34BB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tcBorders>
              <w:bottom w:val="single" w:sz="4" w:space="0" w:color="auto"/>
            </w:tcBorders>
            <w:shd w:val="clear" w:color="auto" w:fill="FFFFFF" w:themeFill="background1"/>
          </w:tcPr>
          <w:p w14:paraId="510BA72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7188C10" w14:textId="77777777" w:rsidR="00882203" w:rsidRPr="007E0D87" w:rsidRDefault="00882203" w:rsidP="00A4324A">
            <w:pPr>
              <w:pStyle w:val="TF-TEXTOQUADRO"/>
            </w:pPr>
          </w:p>
        </w:tc>
      </w:tr>
      <w:tr w:rsidR="00882203" w:rsidRPr="007E0D87" w14:paraId="2066F928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17D9D0C9" w14:textId="743C4334" w:rsidR="00882203" w:rsidRPr="004C2D19" w:rsidRDefault="00224A12" w:rsidP="00A4324A">
            <w:pPr>
              <w:pStyle w:val="TF-TEXTOQUADRO"/>
              <w:rPr>
                <w:highlight w:val="yellow"/>
              </w:rPr>
            </w:pPr>
            <w:r>
              <w:t>definição de algoritmos para análise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1A2B5BF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C745F1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76FA91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1B71E7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917A04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A6CABB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604893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710AE8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5603C5E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69CB575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38E1FE6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0E92A1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C01173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70E5594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99FA62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CB61595" w14:textId="77777777" w:rsidR="00882203" w:rsidRPr="007E0D87" w:rsidRDefault="00882203" w:rsidP="00A4324A">
            <w:pPr>
              <w:pStyle w:val="TF-TEXTOQUADRO"/>
            </w:pPr>
          </w:p>
        </w:tc>
      </w:tr>
      <w:tr w:rsidR="008C2133" w:rsidRPr="007E0D87" w14:paraId="2CB5259A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2971291B" w14:textId="6BDDE2CE" w:rsidR="00882203" w:rsidRPr="004C2D19" w:rsidRDefault="00224A12" w:rsidP="00A4324A">
            <w:pPr>
              <w:pStyle w:val="TF-TEXTOQUADRO"/>
              <w:rPr>
                <w:highlight w:val="yellow"/>
              </w:rPr>
            </w:pPr>
            <w:r>
              <w:t>definição da estrutura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7542C5C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DAA3C6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26DB546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741638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294452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7D2CCBF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A99BFC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75F620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13F8DF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E3703A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7F93978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C28CD9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462FE1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4BA2D4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567680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B0F1569" w14:textId="77777777" w:rsidR="00882203" w:rsidRPr="007E0D87" w:rsidRDefault="00882203" w:rsidP="00A4324A">
            <w:pPr>
              <w:pStyle w:val="TF-TEXTOQUADRO"/>
            </w:pPr>
          </w:p>
        </w:tc>
      </w:tr>
      <w:tr w:rsidR="001571D0" w:rsidRPr="007E0D87" w14:paraId="1837E32B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3C705139" w14:textId="687038EC" w:rsidR="00882203" w:rsidRPr="004C2D19" w:rsidRDefault="004D6690" w:rsidP="00A4324A">
            <w:pPr>
              <w:pStyle w:val="TF-TEXTOQUADRO"/>
              <w:rPr>
                <w:highlight w:val="yellow"/>
              </w:rPr>
            </w:pPr>
            <w:r>
              <w:t>implementação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3BE8CE1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D377F7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52268D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41C4A1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C52E2E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32D727C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31F080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88356C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1A5A5A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AD1DF5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071483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04EB863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5A890D4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6D01F9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958847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3DE0A25" w14:textId="77777777" w:rsidR="00882203" w:rsidRPr="007E0D87" w:rsidRDefault="00882203" w:rsidP="00A4324A">
            <w:pPr>
              <w:pStyle w:val="TF-TEXTOQUADRO"/>
            </w:pPr>
          </w:p>
        </w:tc>
      </w:tr>
      <w:tr w:rsidR="001571D0" w:rsidRPr="007E0D87" w14:paraId="68256033" w14:textId="77777777" w:rsidTr="008C2133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  <w:shd w:val="clear" w:color="auto" w:fill="auto"/>
          </w:tcPr>
          <w:p w14:paraId="3312A52A" w14:textId="6FA735BF" w:rsidR="00882203" w:rsidRPr="00C550A3" w:rsidRDefault="004D6690" w:rsidP="00A4324A">
            <w:pPr>
              <w:pStyle w:val="TF-TEXTOQUADRO"/>
            </w:pPr>
            <w:r>
              <w:t>testes e análise dos resultados da rede</w:t>
            </w:r>
          </w:p>
        </w:tc>
        <w:tc>
          <w:tcPr>
            <w:tcW w:w="274" w:type="dxa"/>
            <w:shd w:val="clear" w:color="auto" w:fill="FFFFFF" w:themeFill="background1"/>
          </w:tcPr>
          <w:p w14:paraId="6D570D1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F9E9E4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32AB8C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8FF597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719479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7FDD09C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DCD1CE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0DA2B9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CC66A9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2F3E19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121793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6C34821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356F3B9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74CFEB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FD4B8E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EC64A84" w14:textId="77777777" w:rsidR="00882203" w:rsidRPr="007E0D87" w:rsidRDefault="00882203" w:rsidP="00A4324A">
            <w:pPr>
              <w:pStyle w:val="TF-TEXTOQUADRO"/>
            </w:pPr>
          </w:p>
        </w:tc>
      </w:tr>
      <w:tr w:rsidR="002347C1" w:rsidRPr="007E0D87" w14:paraId="6DDC86D5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7CE871D8" w14:textId="60C72789" w:rsidR="00882203" w:rsidRPr="00C550A3" w:rsidRDefault="004D6690" w:rsidP="00A4324A">
            <w:pPr>
              <w:pStyle w:val="TF-TEXTOQUADRO"/>
            </w:pPr>
            <w:r w:rsidRPr="0034798B">
              <w:t>elicitação dos requisitos</w:t>
            </w:r>
            <w:r>
              <w:t xml:space="preserve"> </w:t>
            </w:r>
            <w:r w:rsidRPr="0034798B">
              <w:t xml:space="preserve">da aplicação </w:t>
            </w:r>
            <w:r>
              <w:t>móvel</w:t>
            </w:r>
          </w:p>
        </w:tc>
        <w:tc>
          <w:tcPr>
            <w:tcW w:w="274" w:type="dxa"/>
            <w:shd w:val="clear" w:color="auto" w:fill="FFFFFF" w:themeFill="background1"/>
          </w:tcPr>
          <w:p w14:paraId="7C646C3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397966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971B7F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AAB9B0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467580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2BA7C69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E7ACA2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7AAFE1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5E24E6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5E5EEE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109E91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43F9F1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7C66A9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31F37EF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55AA35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1394A19" w14:textId="77777777" w:rsidR="00882203" w:rsidRPr="007E0D87" w:rsidRDefault="00882203" w:rsidP="00A4324A">
            <w:pPr>
              <w:pStyle w:val="TF-TEXTOQUADRO"/>
            </w:pPr>
          </w:p>
        </w:tc>
      </w:tr>
      <w:tr w:rsidR="00882203" w:rsidRPr="007E0D87" w14:paraId="23F1A9A0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02D8CD8" w14:textId="77777777" w:rsidR="00882203" w:rsidRPr="009B0D60" w:rsidRDefault="00882203" w:rsidP="00A4324A">
            <w:pPr>
              <w:pStyle w:val="TF-TEXTOQUADRO"/>
            </w:pPr>
            <w:r w:rsidRPr="00C550A3">
              <w:t>especificação</w:t>
            </w:r>
          </w:p>
        </w:tc>
        <w:tc>
          <w:tcPr>
            <w:tcW w:w="274" w:type="dxa"/>
            <w:shd w:val="clear" w:color="auto" w:fill="FFFFFF" w:themeFill="background1"/>
          </w:tcPr>
          <w:p w14:paraId="2E8110DD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870B25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675CAE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FF6EFD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F5AF93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1017C08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A418CC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FC3702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7B3A18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14790F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190B83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7F8963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6A85DB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442091E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08ACD0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7E915AE" w14:textId="77777777" w:rsidR="00882203" w:rsidRPr="007E0D87" w:rsidRDefault="00882203" w:rsidP="00A4324A">
            <w:pPr>
              <w:pStyle w:val="TF-TEXTOQUADRO"/>
            </w:pPr>
          </w:p>
        </w:tc>
      </w:tr>
      <w:tr w:rsidR="00882203" w:rsidRPr="007E0D87" w14:paraId="32ADC59D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09052ACE" w14:textId="77777777" w:rsidR="00882203" w:rsidRPr="00D82A2A" w:rsidRDefault="00882203" w:rsidP="00A4324A">
            <w:pPr>
              <w:pStyle w:val="TF-TEXTOQUADRO"/>
              <w:rPr>
                <w:highlight w:val="green"/>
              </w:rPr>
            </w:pPr>
            <w:r w:rsidRPr="009B0D60">
              <w:t xml:space="preserve">desenvolvimento </w:t>
            </w:r>
          </w:p>
        </w:tc>
        <w:tc>
          <w:tcPr>
            <w:tcW w:w="274" w:type="dxa"/>
            <w:shd w:val="clear" w:color="auto" w:fill="FFFFFF" w:themeFill="background1"/>
          </w:tcPr>
          <w:p w14:paraId="2647E5D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F49747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30061A1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524309B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0869B05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599F6B3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3E2481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AF3C1DE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46127A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E3A3E5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1B76EDF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C95074F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3C4639F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6D2A9185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151D7E86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78BA10A" w14:textId="77777777" w:rsidR="00882203" w:rsidRPr="007E0D87" w:rsidRDefault="00882203" w:rsidP="00A4324A">
            <w:pPr>
              <w:pStyle w:val="TF-TEXTOQUADRO"/>
            </w:pPr>
          </w:p>
        </w:tc>
      </w:tr>
      <w:tr w:rsidR="002347C1" w:rsidRPr="007E0D87" w14:paraId="4B227F81" w14:textId="77777777" w:rsidTr="002347C1">
        <w:trPr>
          <w:jc w:val="center"/>
        </w:trPr>
        <w:tc>
          <w:tcPr>
            <w:tcW w:w="4673" w:type="dxa"/>
            <w:tcBorders>
              <w:left w:val="single" w:sz="4" w:space="0" w:color="auto"/>
            </w:tcBorders>
          </w:tcPr>
          <w:p w14:paraId="4F82EEBA" w14:textId="79D89402" w:rsidR="00882203" w:rsidRPr="00D82A2A" w:rsidRDefault="004D6690" w:rsidP="00A4324A">
            <w:pPr>
              <w:pStyle w:val="TF-TEXTOQUADRO"/>
              <w:rPr>
                <w:highlight w:val="green"/>
              </w:rPr>
            </w:pPr>
            <w:r>
              <w:t xml:space="preserve">testes </w:t>
            </w:r>
            <w:r w:rsidRPr="0034798B">
              <w:t xml:space="preserve">da aplicação </w:t>
            </w:r>
            <w:r>
              <w:t>móvel</w:t>
            </w:r>
          </w:p>
        </w:tc>
        <w:tc>
          <w:tcPr>
            <w:tcW w:w="274" w:type="dxa"/>
            <w:shd w:val="clear" w:color="auto" w:fill="FFFFFF" w:themeFill="background1"/>
          </w:tcPr>
          <w:p w14:paraId="6D0D357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EC97658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01CDCC8A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4F2C70F2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76F5D133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4F6787D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1D315C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29F64E01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691B3B60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4C1C8D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FFFFFF" w:themeFill="background1"/>
          </w:tcPr>
          <w:p w14:paraId="29438AD9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1F32620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6AE76D0C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4" w:type="dxa"/>
            <w:shd w:val="clear" w:color="auto" w:fill="A6A6A6" w:themeFill="background1" w:themeFillShade="A6"/>
          </w:tcPr>
          <w:p w14:paraId="4B4F62A4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A6A6A6" w:themeFill="background1" w:themeFillShade="A6"/>
          </w:tcPr>
          <w:p w14:paraId="3F87FC07" w14:textId="77777777" w:rsidR="00882203" w:rsidRPr="007E0D87" w:rsidRDefault="00882203" w:rsidP="00A4324A">
            <w:pPr>
              <w:pStyle w:val="TF-TEXTOQUADRO"/>
            </w:pPr>
          </w:p>
        </w:tc>
        <w:tc>
          <w:tcPr>
            <w:tcW w:w="275" w:type="dxa"/>
            <w:shd w:val="clear" w:color="auto" w:fill="FFFFFF" w:themeFill="background1"/>
          </w:tcPr>
          <w:p w14:paraId="5EDC7933" w14:textId="77777777" w:rsidR="00882203" w:rsidRPr="007E0D87" w:rsidRDefault="00882203" w:rsidP="00A4324A">
            <w:pPr>
              <w:pStyle w:val="TF-TEXTOQUADRO"/>
            </w:pPr>
          </w:p>
        </w:tc>
      </w:tr>
    </w:tbl>
    <w:p w14:paraId="759BAECF" w14:textId="2A2DE186" w:rsidR="00E0048F" w:rsidRPr="00E0048F" w:rsidRDefault="00882203" w:rsidP="002347C1">
      <w:pPr>
        <w:pStyle w:val="TF-FONTE"/>
      </w:pPr>
      <w:r>
        <w:t>Fonte: elaborado pelo autor</w:t>
      </w:r>
      <w:r w:rsidR="00FC4A9F" w:rsidRPr="00E0048F">
        <w:t>.</w:t>
      </w:r>
    </w:p>
    <w:p w14:paraId="1582D100" w14:textId="243DBA37" w:rsidR="004A16A5" w:rsidRDefault="0037046F" w:rsidP="00E0048F">
      <w:pPr>
        <w:pStyle w:val="Ttulo1"/>
      </w:pPr>
      <w:r>
        <w:t>REVISÃO BIBLIOGRÁFICA</w:t>
      </w:r>
    </w:p>
    <w:p w14:paraId="27857347" w14:textId="4B522707" w:rsidR="005F4DB4" w:rsidRDefault="0006395D" w:rsidP="009055D3">
      <w:pPr>
        <w:pStyle w:val="TF-TEXTO"/>
      </w:pPr>
      <w:r w:rsidRPr="00584F9E">
        <w:t xml:space="preserve">Este capítulo </w:t>
      </w:r>
      <w:r w:rsidR="00403609" w:rsidRPr="00584F9E">
        <w:t xml:space="preserve">tem como objetivo explorar os principais </w:t>
      </w:r>
      <w:r w:rsidRPr="00584F9E">
        <w:t>assuntos que fundamentarão o estudo a ser</w:t>
      </w:r>
      <w:r w:rsidRPr="00584F9E">
        <w:br/>
        <w:t>realizado</w:t>
      </w:r>
      <w:r w:rsidR="0097718A" w:rsidRPr="00584F9E">
        <w:t>. A seção 4.1</w:t>
      </w:r>
      <w:r w:rsidRPr="00584F9E">
        <w:t xml:space="preserve"> </w:t>
      </w:r>
      <w:r w:rsidR="0097718A" w:rsidRPr="00584F9E">
        <w:t>aborda</w:t>
      </w:r>
      <w:r w:rsidR="004E3580" w:rsidRPr="00584F9E">
        <w:t xml:space="preserve"> o entendimento geral e identificação de</w:t>
      </w:r>
      <w:r w:rsidR="0097718A" w:rsidRPr="00584F9E">
        <w:t xml:space="preserve"> </w:t>
      </w:r>
      <w:r w:rsidR="008454B2" w:rsidRPr="00584F9E">
        <w:t>interação medicamentosa</w:t>
      </w:r>
      <w:r w:rsidR="00092F3F" w:rsidRPr="00584F9E">
        <w:t>.</w:t>
      </w:r>
      <w:r w:rsidRPr="00584F9E">
        <w:t xml:space="preserve"> </w:t>
      </w:r>
      <w:r w:rsidR="00B12396" w:rsidRPr="00584F9E">
        <w:t xml:space="preserve">A seção 4.2 </w:t>
      </w:r>
      <w:r w:rsidR="004E3580" w:rsidRPr="00584F9E">
        <w:t>discorre sobre redes complexas</w:t>
      </w:r>
      <w:r w:rsidRPr="00584F9E">
        <w:t>.</w:t>
      </w:r>
    </w:p>
    <w:p w14:paraId="42251631" w14:textId="77777777" w:rsidR="008454B2" w:rsidRPr="00584F9E" w:rsidRDefault="008454B2" w:rsidP="008454B2">
      <w:pPr>
        <w:pStyle w:val="Ttulo2"/>
      </w:pPr>
      <w:r w:rsidRPr="00584F9E">
        <w:t>INTERAÇÃO MEDICAMENTOSA</w:t>
      </w:r>
    </w:p>
    <w:p w14:paraId="2A8DBEB8" w14:textId="32F0EC58" w:rsidR="008454B2" w:rsidRDefault="008454B2" w:rsidP="008454B2">
      <w:pPr>
        <w:pStyle w:val="TF-TEXTO"/>
        <w:rPr>
          <w:color w:val="000000" w:themeColor="text1"/>
        </w:rPr>
      </w:pPr>
      <w:r w:rsidRPr="00584F9E">
        <w:rPr>
          <w:color w:val="000000" w:themeColor="text1"/>
        </w:rPr>
        <w:t>Uma interação medicamentosa ocorre quando os efeitos e/ou a toxicidade de um fármaco são alterados pela presença de outro (HAMMES</w:t>
      </w:r>
      <w:r>
        <w:rPr>
          <w:color w:val="000000" w:themeColor="text1"/>
        </w:rPr>
        <w:t xml:space="preserve"> </w:t>
      </w:r>
      <w:r w:rsidRPr="0028216E">
        <w:rPr>
          <w:i/>
          <w:iCs/>
          <w:color w:val="000000" w:themeColor="text1"/>
        </w:rPr>
        <w:t>et al.</w:t>
      </w:r>
      <w:r>
        <w:rPr>
          <w:color w:val="000000" w:themeColor="text1"/>
        </w:rPr>
        <w:t>, 2008).</w:t>
      </w:r>
      <w:r w:rsidRPr="00E47836">
        <w:t xml:space="preserve"> </w:t>
      </w:r>
      <w:r w:rsidRPr="00E47836">
        <w:rPr>
          <w:color w:val="000000" w:themeColor="text1"/>
        </w:rPr>
        <w:t xml:space="preserve">Diversos são os fatores de risco para a ocorrência de interações medicamentosas, sendo estes relacionados à prescrição, </w:t>
      </w:r>
      <w:r w:rsidR="00B87B72">
        <w:rPr>
          <w:color w:val="000000" w:themeColor="text1"/>
        </w:rPr>
        <w:t>no qual</w:t>
      </w:r>
      <w:r w:rsidRPr="00E47836">
        <w:rPr>
          <w:color w:val="000000" w:themeColor="text1"/>
        </w:rPr>
        <w:t xml:space="preserve"> o aumento do risco de interações é diretamente proporcional à quantidade de medicamentos prescritos</w:t>
      </w:r>
      <w:r>
        <w:rPr>
          <w:color w:val="000000" w:themeColor="text1"/>
        </w:rPr>
        <w:t xml:space="preserve"> (LEÃO, MOURA e MEDEIROS, 2014). Ainda segundo os autores, as interações medicamentosas podem ser classificadas como sinérgicas, </w:t>
      </w:r>
      <w:r w:rsidR="00C83563">
        <w:rPr>
          <w:color w:val="000000" w:themeColor="text1"/>
        </w:rPr>
        <w:t>quando</w:t>
      </w:r>
      <w:r>
        <w:rPr>
          <w:color w:val="000000" w:themeColor="text1"/>
        </w:rPr>
        <w:t xml:space="preserve"> o efeito da interação </w:t>
      </w:r>
      <w:r w:rsidR="00130661">
        <w:rPr>
          <w:color w:val="000000" w:themeColor="text1"/>
        </w:rPr>
        <w:t xml:space="preserve">é </w:t>
      </w:r>
      <w:r>
        <w:rPr>
          <w:color w:val="000000" w:themeColor="text1"/>
        </w:rPr>
        <w:t xml:space="preserve">superior </w:t>
      </w:r>
      <w:r w:rsidR="00C66E61">
        <w:rPr>
          <w:color w:val="000000" w:themeColor="text1"/>
        </w:rPr>
        <w:t>a</w:t>
      </w:r>
      <w:r>
        <w:rPr>
          <w:color w:val="000000" w:themeColor="text1"/>
        </w:rPr>
        <w:t xml:space="preserve">o </w:t>
      </w:r>
      <w:r w:rsidR="004A7EFF">
        <w:rPr>
          <w:color w:val="000000" w:themeColor="text1"/>
        </w:rPr>
        <w:t>resultado</w:t>
      </w:r>
      <w:r>
        <w:rPr>
          <w:color w:val="000000" w:themeColor="text1"/>
        </w:rPr>
        <w:t xml:space="preserve"> individual dos medicamentos e</w:t>
      </w:r>
      <w:r w:rsidR="00130661">
        <w:rPr>
          <w:color w:val="000000" w:themeColor="text1"/>
        </w:rPr>
        <w:t>,</w:t>
      </w:r>
      <w:r>
        <w:rPr>
          <w:color w:val="000000" w:themeColor="text1"/>
        </w:rPr>
        <w:t xml:space="preserve"> antagônicas, </w:t>
      </w:r>
      <w:r w:rsidR="00C4386C">
        <w:rPr>
          <w:color w:val="000000" w:themeColor="text1"/>
        </w:rPr>
        <w:t>quando</w:t>
      </w:r>
      <w:r>
        <w:rPr>
          <w:color w:val="000000" w:themeColor="text1"/>
        </w:rPr>
        <w:t xml:space="preserve"> o efeito da interação diminui ou altera/anula a eficácia do medicamento individualmente.</w:t>
      </w:r>
    </w:p>
    <w:p w14:paraId="1ADA5A1C" w14:textId="1D664A40" w:rsidR="008454B2" w:rsidRDefault="008454B2" w:rsidP="008454B2">
      <w:pPr>
        <w:pStyle w:val="TF-TEXTO"/>
        <w:rPr>
          <w:color w:val="000000" w:themeColor="text1"/>
        </w:rPr>
      </w:pPr>
      <w:r>
        <w:rPr>
          <w:color w:val="000000" w:themeColor="text1"/>
        </w:rPr>
        <w:t>Segundo Oga, Basile e Carvalho, (2002), as interações têm sua ocorrência por vários tipos de mecanismos, sendo os principais classificados como físico-químico (farmacêutico)</w:t>
      </w:r>
      <w:r w:rsidR="00BC39EF">
        <w:rPr>
          <w:color w:val="000000" w:themeColor="text1"/>
        </w:rPr>
        <w:t xml:space="preserve">, </w:t>
      </w:r>
      <w:r>
        <w:rPr>
          <w:color w:val="000000" w:themeColor="text1"/>
        </w:rPr>
        <w:t xml:space="preserve">quando a interação ocorre unicamente pela composição física e química do medicamento, ocasionando então uma incompatibilidade entre eles. O mecanismo farmacocinético, </w:t>
      </w:r>
      <w:r w:rsidR="006256F3">
        <w:rPr>
          <w:color w:val="000000" w:themeColor="text1"/>
        </w:rPr>
        <w:t>ao qual</w:t>
      </w:r>
      <w:r>
        <w:rPr>
          <w:color w:val="000000" w:themeColor="text1"/>
        </w:rPr>
        <w:t xml:space="preserve"> um medicamento é capaz de alterar a absorção, distribuição, transformação e excreção do medicamento pelo organismo. E</w:t>
      </w:r>
      <w:r w:rsidR="002D064F">
        <w:rPr>
          <w:color w:val="000000" w:themeColor="text1"/>
        </w:rPr>
        <w:t>,</w:t>
      </w:r>
      <w:r>
        <w:rPr>
          <w:color w:val="000000" w:themeColor="text1"/>
        </w:rPr>
        <w:t xml:space="preserve"> por fim</w:t>
      </w:r>
      <w:r w:rsidR="002D064F">
        <w:rPr>
          <w:color w:val="000000" w:themeColor="text1"/>
        </w:rPr>
        <w:t>,</w:t>
      </w:r>
      <w:r>
        <w:rPr>
          <w:color w:val="000000" w:themeColor="text1"/>
        </w:rPr>
        <w:t xml:space="preserve"> o mecanismo farmacodinâmico onde os efeitos finais do medicamento são resultantes das ações farmacodinâmica dos medicamentos, promovendo adição ou potencialização nos efeitos dos medicamentos.</w:t>
      </w:r>
    </w:p>
    <w:p w14:paraId="30CF098B" w14:textId="6F3A0F2B" w:rsidR="00643530" w:rsidRDefault="00B32594" w:rsidP="00391822">
      <w:pPr>
        <w:pStyle w:val="TF-TEXTO"/>
        <w:rPr>
          <w:color w:val="000000" w:themeColor="text1"/>
        </w:rPr>
      </w:pPr>
      <w:r>
        <w:rPr>
          <w:color w:val="000000" w:themeColor="text1"/>
        </w:rPr>
        <w:lastRenderedPageBreak/>
        <w:t xml:space="preserve">De acordo com Sehn </w:t>
      </w:r>
      <w:r w:rsidRPr="00B32594">
        <w:rPr>
          <w:i/>
          <w:iCs/>
          <w:color w:val="000000" w:themeColor="text1"/>
        </w:rPr>
        <w:t>et al</w:t>
      </w:r>
      <w:r>
        <w:rPr>
          <w:i/>
          <w:iCs/>
          <w:color w:val="000000" w:themeColor="text1"/>
        </w:rPr>
        <w:t xml:space="preserve">, </w:t>
      </w:r>
      <w:r>
        <w:rPr>
          <w:color w:val="000000" w:themeColor="text1"/>
        </w:rPr>
        <w:t xml:space="preserve">(2013), </w:t>
      </w:r>
      <w:r w:rsidR="0099269B" w:rsidRPr="0099269B">
        <w:rPr>
          <w:color w:val="000000" w:themeColor="text1"/>
        </w:rPr>
        <w:t>frequentemente se observa a ocorrência d</w:t>
      </w:r>
      <w:r w:rsidR="00E41089">
        <w:rPr>
          <w:color w:val="000000" w:themeColor="text1"/>
        </w:rPr>
        <w:t>as</w:t>
      </w:r>
      <w:r w:rsidR="00E41089" w:rsidRPr="00E41089">
        <w:rPr>
          <w:i/>
          <w:iCs/>
          <w:color w:val="000000" w:themeColor="text1"/>
        </w:rPr>
        <w:t xml:space="preserve"> </w:t>
      </w:r>
      <w:r w:rsidR="0099269B">
        <w:rPr>
          <w:color w:val="000000" w:themeColor="text1"/>
        </w:rPr>
        <w:t>RAM</w:t>
      </w:r>
      <w:r w:rsidR="0099269B" w:rsidRPr="0099269B">
        <w:rPr>
          <w:color w:val="000000" w:themeColor="text1"/>
        </w:rPr>
        <w:t>s</w:t>
      </w:r>
      <w:r w:rsidR="0003448E">
        <w:rPr>
          <w:color w:val="000000" w:themeColor="text1"/>
        </w:rPr>
        <w:t xml:space="preserve"> </w:t>
      </w:r>
      <w:r w:rsidR="0099269B" w:rsidRPr="0099269B">
        <w:rPr>
          <w:color w:val="000000" w:themeColor="text1"/>
        </w:rPr>
        <w:t xml:space="preserve">causadas por </w:t>
      </w:r>
      <w:r w:rsidR="003D1877">
        <w:rPr>
          <w:color w:val="000000" w:themeColor="text1"/>
        </w:rPr>
        <w:t>interações medicamentosas</w:t>
      </w:r>
      <w:r w:rsidR="0099269B" w:rsidRPr="0099269B">
        <w:rPr>
          <w:color w:val="000000" w:themeColor="text1"/>
        </w:rPr>
        <w:t xml:space="preserve">, </w:t>
      </w:r>
      <w:r w:rsidR="00004A0A">
        <w:rPr>
          <w:color w:val="000000" w:themeColor="text1"/>
        </w:rPr>
        <w:t xml:space="preserve">podendo ser classificadas </w:t>
      </w:r>
      <w:r w:rsidR="000861E9">
        <w:rPr>
          <w:color w:val="000000" w:themeColor="text1"/>
        </w:rPr>
        <w:t>em</w:t>
      </w:r>
      <w:r w:rsidR="0099269B" w:rsidRPr="0099269B">
        <w:rPr>
          <w:color w:val="000000" w:themeColor="text1"/>
        </w:rPr>
        <w:t xml:space="preserve"> três tipos</w:t>
      </w:r>
      <w:r w:rsidR="00602E6B">
        <w:rPr>
          <w:color w:val="000000" w:themeColor="text1"/>
        </w:rPr>
        <w:t>:</w:t>
      </w:r>
    </w:p>
    <w:p w14:paraId="0AFBD0F5" w14:textId="31A24EFF" w:rsidR="00937189" w:rsidRPr="00D01526" w:rsidRDefault="002A39CC" w:rsidP="00937189">
      <w:pPr>
        <w:pStyle w:val="TF-ALNEA"/>
        <w:numPr>
          <w:ilvl w:val="0"/>
          <w:numId w:val="28"/>
        </w:numPr>
      </w:pPr>
      <w:r w:rsidRPr="00D01526">
        <w:t>l</w:t>
      </w:r>
      <w:r w:rsidR="008454B2" w:rsidRPr="00D01526">
        <w:t>eves</w:t>
      </w:r>
      <w:r w:rsidR="00643530" w:rsidRPr="00D01526">
        <w:t>:</w:t>
      </w:r>
      <w:r w:rsidR="008454B2" w:rsidRPr="00D01526">
        <w:t xml:space="preserve"> quando os efeitos passam por desapercebidas e são suaves</w:t>
      </w:r>
      <w:r w:rsidR="00937189" w:rsidRPr="00D01526">
        <w:t>;</w:t>
      </w:r>
      <w:r w:rsidR="008454B2" w:rsidRPr="00D01526">
        <w:t xml:space="preserve"> </w:t>
      </w:r>
    </w:p>
    <w:p w14:paraId="039BA413" w14:textId="0EE8E9CE" w:rsidR="00937189" w:rsidRPr="00D01526" w:rsidRDefault="002A39CC" w:rsidP="00937189">
      <w:pPr>
        <w:pStyle w:val="TF-ALNEA"/>
      </w:pPr>
      <w:r w:rsidRPr="00D01526">
        <w:t>m</w:t>
      </w:r>
      <w:r w:rsidR="008454B2" w:rsidRPr="00D01526">
        <w:t>oderado</w:t>
      </w:r>
      <w:r w:rsidR="00937189" w:rsidRPr="00D01526">
        <w:t>:</w:t>
      </w:r>
      <w:r w:rsidR="008454B2" w:rsidRPr="00D01526">
        <w:t xml:space="preserve"> quando os efeitos podem causar debilitação clínica da pessoa, exigindo assim maiores cuidados com o quadro clínico</w:t>
      </w:r>
      <w:r w:rsidR="00937189" w:rsidRPr="00D01526">
        <w:t>;</w:t>
      </w:r>
    </w:p>
    <w:p w14:paraId="6B759A45" w14:textId="2FB03078" w:rsidR="00625FDE" w:rsidRDefault="002A39CC" w:rsidP="00391822">
      <w:pPr>
        <w:pStyle w:val="TF-ALNEA"/>
      </w:pPr>
      <w:r w:rsidRPr="00D01526">
        <w:t>g</w:t>
      </w:r>
      <w:r w:rsidR="008454B2" w:rsidRPr="00D01526">
        <w:t>raves</w:t>
      </w:r>
      <w:r w:rsidR="00937189" w:rsidRPr="00D01526">
        <w:t>:</w:t>
      </w:r>
      <w:r w:rsidR="008454B2" w:rsidRPr="00D01526">
        <w:t xml:space="preserve"> </w:t>
      </w:r>
      <w:r w:rsidRPr="00D01526">
        <w:t>quando</w:t>
      </w:r>
      <w:r w:rsidR="008454B2" w:rsidRPr="00D01526">
        <w:t xml:space="preserve"> podem causar danos permanentes para a vida da pessoa ou até mesmo gerar riscos de </w:t>
      </w:r>
      <w:r w:rsidR="00213217" w:rsidRPr="00D01526">
        <w:t>vida</w:t>
      </w:r>
      <w:r w:rsidR="008454B2" w:rsidRPr="00D01526">
        <w:t>.</w:t>
      </w:r>
    </w:p>
    <w:p w14:paraId="69FE6512" w14:textId="0115EF10" w:rsidR="00A845AD" w:rsidRDefault="005A14A0" w:rsidP="00A845AD">
      <w:pPr>
        <w:pStyle w:val="TF-TEXTO"/>
      </w:pPr>
      <w:r>
        <w:t xml:space="preserve">De acordo com Bueno </w:t>
      </w:r>
      <w:r w:rsidRPr="005A14A0">
        <w:rPr>
          <w:i/>
          <w:iCs/>
        </w:rPr>
        <w:t>et al.</w:t>
      </w:r>
      <w:r>
        <w:t xml:space="preserve"> (2010), o</w:t>
      </w:r>
      <w:r w:rsidR="00383490" w:rsidRPr="00A845AD">
        <w:t>s idosos apresentam maior número de patologias e, consequentemente, recebem maior quantidade de medicamentos quando comparados a outros grupos etários</w:t>
      </w:r>
      <w:r w:rsidR="00916CAD">
        <w:t xml:space="preserve">. </w:t>
      </w:r>
      <w:r w:rsidR="00383490" w:rsidRPr="00A845AD">
        <w:t xml:space="preserve">O risco de potenciais IMs aumenta com </w:t>
      </w:r>
      <w:r w:rsidR="007552C7">
        <w:t>o</w:t>
      </w:r>
      <w:r w:rsidR="00383490" w:rsidRPr="00A845AD">
        <w:t xml:space="preserve"> avançar</w:t>
      </w:r>
      <w:r w:rsidR="007552C7">
        <w:t xml:space="preserve"> da</w:t>
      </w:r>
      <w:r w:rsidR="00383490" w:rsidRPr="00A845AD">
        <w:t xml:space="preserve"> idade, tendo em vista que</w:t>
      </w:r>
      <w:r w:rsidR="00D61D7E">
        <w:t xml:space="preserve"> </w:t>
      </w:r>
      <w:r w:rsidR="00383490" w:rsidRPr="00A845AD">
        <w:t>idosos tendem a fazer uso de mais medicamentos e serem acompanhados por mais de um médico (</w:t>
      </w:r>
      <w:r w:rsidR="00916CAD" w:rsidRPr="001854A0">
        <w:t>BISSON,</w:t>
      </w:r>
      <w:r w:rsidR="00A7641A">
        <w:t xml:space="preserve"> </w:t>
      </w:r>
      <w:r w:rsidR="00A7641A" w:rsidRPr="00A845AD">
        <w:t>2007</w:t>
      </w:r>
      <w:r w:rsidR="00383490" w:rsidRPr="00A845AD">
        <w:t>).</w:t>
      </w:r>
      <w:r w:rsidR="00F72141" w:rsidRPr="00A845AD">
        <w:t xml:space="preserve"> Segundo Secoli (2010), a polifarmácia, uso de </w:t>
      </w:r>
      <w:r w:rsidR="00C90B7D">
        <w:t>dois</w:t>
      </w:r>
      <w:r w:rsidR="00F72141" w:rsidRPr="00A845AD">
        <w:t xml:space="preserve"> ou mais medicamentos, está diretamente associada ao aumento do risco de ocorrência de interação medicamentosa, podendo ocasionar reações adversas a medicamentos graves. </w:t>
      </w:r>
    </w:p>
    <w:p w14:paraId="64F93B8F" w14:textId="2AB95F52" w:rsidR="0023578D" w:rsidRDefault="00F72141" w:rsidP="008C717F">
      <w:pPr>
        <w:pStyle w:val="TF-TEXTO"/>
      </w:pPr>
      <w:r w:rsidRPr="00A845AD">
        <w:t>B</w:t>
      </w:r>
      <w:r w:rsidR="00C91FD9">
        <w:t>ueno</w:t>
      </w:r>
      <w:r w:rsidRPr="00A845AD">
        <w:t xml:space="preserve"> </w:t>
      </w:r>
      <w:r w:rsidRPr="00196787">
        <w:rPr>
          <w:i/>
          <w:iCs/>
        </w:rPr>
        <w:t>et al.</w:t>
      </w:r>
      <w:r w:rsidRPr="00A845AD">
        <w:t xml:space="preserve"> (2010) sugerem que </w:t>
      </w:r>
      <w:r w:rsidR="007C6953" w:rsidRPr="00A845AD">
        <w:t>além do uso de mais medicamentos</w:t>
      </w:r>
      <w:r w:rsidR="00613B38" w:rsidRPr="00A845AD">
        <w:t xml:space="preserve">, as características </w:t>
      </w:r>
      <w:r w:rsidR="00066CAD" w:rsidRPr="00A845AD">
        <w:t xml:space="preserve">fisiológicas dos idosos também contribuem para que IMs aconteçam em maior </w:t>
      </w:r>
      <w:r w:rsidR="00F9668B" w:rsidRPr="00A845AD">
        <w:t>proporção</w:t>
      </w:r>
      <w:r w:rsidR="00F610F6">
        <w:t xml:space="preserve">. </w:t>
      </w:r>
      <w:r w:rsidR="000B65CF">
        <w:t>São</w:t>
      </w:r>
      <w:r w:rsidR="00626865">
        <w:t xml:space="preserve"> elas,</w:t>
      </w:r>
      <w:r w:rsidR="00F51A5C" w:rsidRPr="00A845AD">
        <w:t xml:space="preserve"> </w:t>
      </w:r>
      <w:r w:rsidR="00F9668B" w:rsidRPr="00A845AD">
        <w:t>produção</w:t>
      </w:r>
      <w:r w:rsidR="00F51A5C" w:rsidRPr="00A845AD">
        <w:t xml:space="preserve"> </w:t>
      </w:r>
      <w:r w:rsidR="00F9668B" w:rsidRPr="00A845AD">
        <w:t>de</w:t>
      </w:r>
      <w:r w:rsidR="00F51A5C" w:rsidRPr="00A845AD">
        <w:t xml:space="preserve"> </w:t>
      </w:r>
      <w:r w:rsidR="00F9668B" w:rsidRPr="00A845AD">
        <w:t>suco</w:t>
      </w:r>
      <w:r w:rsidR="00F51A5C" w:rsidRPr="00A845AD">
        <w:t xml:space="preserve"> </w:t>
      </w:r>
      <w:r w:rsidR="00F9668B" w:rsidRPr="00A845AD">
        <w:t>gástrico</w:t>
      </w:r>
      <w:r w:rsidR="00F51A5C" w:rsidRPr="00A845AD">
        <w:t xml:space="preserve"> </w:t>
      </w:r>
      <w:r w:rsidR="00F9668B" w:rsidRPr="00A845AD">
        <w:t>diminuída,</w:t>
      </w:r>
      <w:r w:rsidR="00AD2C98">
        <w:t xml:space="preserve"> </w:t>
      </w:r>
      <w:r w:rsidR="00F9668B" w:rsidRPr="00A845AD">
        <w:t>esvaziamento</w:t>
      </w:r>
      <w:r w:rsidR="00F51A5C" w:rsidRPr="00A845AD">
        <w:t xml:space="preserve"> </w:t>
      </w:r>
      <w:r w:rsidR="00F9668B" w:rsidRPr="00A845AD">
        <w:t>gástrico</w:t>
      </w:r>
      <w:r w:rsidR="00F51A5C" w:rsidRPr="00A845AD">
        <w:t xml:space="preserve"> </w:t>
      </w:r>
      <w:r w:rsidR="00F9668B" w:rsidRPr="00A845AD">
        <w:t>mais</w:t>
      </w:r>
      <w:r w:rsidR="00F51A5C" w:rsidRPr="00A845AD">
        <w:t xml:space="preserve"> </w:t>
      </w:r>
      <w:r w:rsidR="00F9668B" w:rsidRPr="00A845AD">
        <w:t>lento, teor</w:t>
      </w:r>
      <w:r w:rsidR="00381CA8" w:rsidRPr="00A845AD">
        <w:t xml:space="preserve"> </w:t>
      </w:r>
      <w:r w:rsidR="00F9668B" w:rsidRPr="00A845AD">
        <w:t>de</w:t>
      </w:r>
      <w:r w:rsidR="00381CA8" w:rsidRPr="00A845AD">
        <w:t xml:space="preserve"> </w:t>
      </w:r>
      <w:r w:rsidR="00F9668B" w:rsidRPr="00A845AD">
        <w:t>água</w:t>
      </w:r>
      <w:r w:rsidR="00381CA8" w:rsidRPr="00A845AD">
        <w:t xml:space="preserve"> </w:t>
      </w:r>
      <w:r w:rsidR="00F9668B" w:rsidRPr="00A845AD">
        <w:t>total</w:t>
      </w:r>
      <w:r w:rsidR="00381CA8" w:rsidRPr="00A845AD">
        <w:t xml:space="preserve"> </w:t>
      </w:r>
      <w:r w:rsidR="00F9668B" w:rsidRPr="00A845AD">
        <w:t>menor,</w:t>
      </w:r>
      <w:r w:rsidR="00381CA8" w:rsidRPr="00A845AD">
        <w:t xml:space="preserve"> </w:t>
      </w:r>
      <w:r w:rsidR="00F9668B" w:rsidRPr="00A845AD">
        <w:t>teor</w:t>
      </w:r>
      <w:r w:rsidR="00381CA8" w:rsidRPr="00A845AD">
        <w:t xml:space="preserve"> </w:t>
      </w:r>
      <w:r w:rsidR="00F9668B" w:rsidRPr="00A845AD">
        <w:t>de</w:t>
      </w:r>
      <w:r w:rsidR="00381CA8" w:rsidRPr="00A845AD">
        <w:t xml:space="preserve"> </w:t>
      </w:r>
      <w:r w:rsidR="00F9668B" w:rsidRPr="00A845AD">
        <w:t>tecido</w:t>
      </w:r>
      <w:r w:rsidR="00381CA8" w:rsidRPr="00A845AD">
        <w:t xml:space="preserve"> </w:t>
      </w:r>
      <w:r w:rsidR="00F9668B" w:rsidRPr="00A845AD">
        <w:t>adiposo</w:t>
      </w:r>
      <w:r w:rsidR="00381CA8" w:rsidRPr="00A845AD">
        <w:t xml:space="preserve"> </w:t>
      </w:r>
      <w:r w:rsidR="00F9668B" w:rsidRPr="00A845AD">
        <w:t>total</w:t>
      </w:r>
      <w:r w:rsidR="00381CA8" w:rsidRPr="00A845AD">
        <w:t xml:space="preserve"> </w:t>
      </w:r>
      <w:r w:rsidR="00F9668B" w:rsidRPr="00A845AD">
        <w:t>maior,</w:t>
      </w:r>
      <w:r w:rsidR="00381CA8" w:rsidRPr="00A845AD">
        <w:t xml:space="preserve"> </w:t>
      </w:r>
      <w:r w:rsidR="00F9668B" w:rsidRPr="00A845AD">
        <w:t>menor quantidade de proteínas plasmáticas, diminuição da irrigação renal, filtração</w:t>
      </w:r>
      <w:r w:rsidR="00381CA8" w:rsidRPr="00A845AD">
        <w:t xml:space="preserve"> </w:t>
      </w:r>
      <w:r w:rsidR="00F9668B" w:rsidRPr="00A845AD">
        <w:t>glomerular e secreção tubular</w:t>
      </w:r>
      <w:r w:rsidR="00A845AD" w:rsidRPr="00A845AD">
        <w:t>.</w:t>
      </w:r>
      <w:r w:rsidR="004B5E56">
        <w:t xml:space="preserve"> </w:t>
      </w:r>
      <w:r w:rsidR="0023578D" w:rsidRPr="00061099">
        <w:t>Contudo</w:t>
      </w:r>
      <w:r w:rsidR="00EE32BE">
        <w:t>,</w:t>
      </w:r>
      <w:r w:rsidR="0023578D" w:rsidRPr="00061099">
        <w:t xml:space="preserve"> muitos dos efeitos adversos que o medicamento pode apresentar</w:t>
      </w:r>
      <w:del w:id="60" w:author="Andreza Sartori" w:date="2020-12-02T17:41:00Z">
        <w:r w:rsidR="0023578D" w:rsidRPr="001F78F5" w:rsidDel="001F78F5">
          <w:rPr>
            <w:highlight w:val="yellow"/>
            <w:rPrChange w:id="61" w:author="Andreza Sartori" w:date="2020-12-02T17:42:00Z">
              <w:rPr/>
            </w:rPrChange>
          </w:rPr>
          <w:delText>,</w:delText>
        </w:r>
      </w:del>
      <w:r w:rsidR="0023578D" w:rsidRPr="00061099">
        <w:t xml:space="preserve"> serão imprevisíveis, levando em consideração que diversos fatores podem influenciar nas ações farmacêuticas</w:t>
      </w:r>
      <w:r w:rsidR="004E296B">
        <w:t>.</w:t>
      </w:r>
      <w:r w:rsidR="0023578D" w:rsidRPr="00061099">
        <w:t xml:space="preserve"> </w:t>
      </w:r>
      <w:r w:rsidR="004E296B">
        <w:t>D</w:t>
      </w:r>
      <w:r w:rsidR="0023578D" w:rsidRPr="00061099">
        <w:t>esde vários medicamentos concomitantes, até características físicas e metabólicas das pessoas, dificultando assim a previsão da extensão e profundidade da ação de qualquer fármaco</w:t>
      </w:r>
      <w:r w:rsidR="00B758F7">
        <w:t xml:space="preserve"> (CARVALHO, SILVA, 2019)</w:t>
      </w:r>
      <w:r w:rsidR="0023578D" w:rsidRPr="00061099">
        <w:t>.</w:t>
      </w:r>
    </w:p>
    <w:p w14:paraId="640A1B82" w14:textId="657AE15B" w:rsidR="0023578D" w:rsidRDefault="00160251" w:rsidP="0023578D">
      <w:pPr>
        <w:pStyle w:val="TF-TEXTO"/>
      </w:pPr>
      <w:r>
        <w:t>B</w:t>
      </w:r>
      <w:r w:rsidR="00203488">
        <w:t xml:space="preserve">ackes (2013) sugere que </w:t>
      </w:r>
      <w:r w:rsidR="00175B5E">
        <w:t xml:space="preserve">o reconhecimento de interações medicamentosas é uma tarefa complexa, </w:t>
      </w:r>
      <w:r w:rsidR="00730548">
        <w:t>sendo a notificação espontânea de reações</w:t>
      </w:r>
      <w:r w:rsidR="00C0165F">
        <w:t>,</w:t>
      </w:r>
      <w:r w:rsidR="00730548">
        <w:t xml:space="preserve"> </w:t>
      </w:r>
      <w:r w:rsidR="00935C3E">
        <w:t>uma das</w:t>
      </w:r>
      <w:r w:rsidR="00CA3A2F">
        <w:t xml:space="preserve"> principais </w:t>
      </w:r>
      <w:r w:rsidR="00935C3E">
        <w:t>formas de identificação</w:t>
      </w:r>
      <w:r w:rsidR="00512B40">
        <w:t>.</w:t>
      </w:r>
      <w:r w:rsidR="00A743DC">
        <w:t xml:space="preserve"> </w:t>
      </w:r>
      <w:commentRangeStart w:id="62"/>
      <w:r w:rsidR="006D42A9">
        <w:t>Essa notificação</w:t>
      </w:r>
      <w:r w:rsidR="00B60247">
        <w:t xml:space="preserve"> se</w:t>
      </w:r>
      <w:r w:rsidR="006D42A9">
        <w:t xml:space="preserve"> e</w:t>
      </w:r>
      <w:r w:rsidR="00775876">
        <w:t>ntende</w:t>
      </w:r>
      <w:r w:rsidR="000A6041">
        <w:t xml:space="preserve"> </w:t>
      </w:r>
      <w:r w:rsidR="00B956BA">
        <w:t xml:space="preserve">como </w:t>
      </w:r>
      <w:r w:rsidR="008C0261">
        <w:t>notificações</w:t>
      </w:r>
      <w:commentRangeEnd w:id="62"/>
      <w:r w:rsidR="001F78F5">
        <w:rPr>
          <w:rStyle w:val="Refdecomentrio"/>
        </w:rPr>
        <w:commentReference w:id="62"/>
      </w:r>
      <w:r w:rsidR="008C0261">
        <w:t xml:space="preserve"> </w:t>
      </w:r>
      <w:r w:rsidR="00B60247">
        <w:t xml:space="preserve">de </w:t>
      </w:r>
      <w:r w:rsidR="00B956BA">
        <w:t>interações medicamentosas</w:t>
      </w:r>
      <w:r w:rsidR="00775876">
        <w:t>, normal</w:t>
      </w:r>
      <w:r w:rsidR="00136BB4">
        <w:t>mente atrelada</w:t>
      </w:r>
      <w:r w:rsidR="008C0261">
        <w:t>s</w:t>
      </w:r>
      <w:r w:rsidR="00136BB4">
        <w:t xml:space="preserve"> ao uso concomitante de mais medicamentos, e quan</w:t>
      </w:r>
      <w:r w:rsidR="005D2A6E">
        <w:t xml:space="preserve">do as notificações chegam a uma quantidade </w:t>
      </w:r>
      <w:r w:rsidR="00476937">
        <w:t>estatisticamente</w:t>
      </w:r>
      <w:r w:rsidR="00A743DC">
        <w:t xml:space="preserve"> significante</w:t>
      </w:r>
      <w:r w:rsidR="00A327B5">
        <w:t xml:space="preserve">, </w:t>
      </w:r>
      <w:r w:rsidR="00BE1234">
        <w:t>comparados a de todos os outros medicamentos,</w:t>
      </w:r>
      <w:r w:rsidR="00A327B5">
        <w:t xml:space="preserve"> </w:t>
      </w:r>
      <w:r w:rsidR="00BE1234">
        <w:t>pode ser um sinal</w:t>
      </w:r>
      <w:r w:rsidR="00513C75">
        <w:t xml:space="preserve"> de que exista um</w:t>
      </w:r>
      <w:r w:rsidR="008733F8">
        <w:t>a</w:t>
      </w:r>
      <w:r w:rsidR="00513C75">
        <w:t xml:space="preserve"> IM gerando RAMs importantes</w:t>
      </w:r>
      <w:r w:rsidR="00A743DC">
        <w:t>.</w:t>
      </w:r>
    </w:p>
    <w:p w14:paraId="72E8FBE7" w14:textId="0A6BD564" w:rsidR="00113129" w:rsidRPr="006B634E" w:rsidRDefault="008454B2" w:rsidP="00282CB4">
      <w:pPr>
        <w:pStyle w:val="TF-TEXTO"/>
      </w:pPr>
      <w:r>
        <w:t>Desta forma</w:t>
      </w:r>
      <w:r w:rsidR="00AF5AC3">
        <w:t>, segundo Lopes (2003),</w:t>
      </w:r>
      <w:r>
        <w:t xml:space="preserve"> é possível observar a importância de estudos para reconhecimento de interações medicamentosas, possibilitando a busca de alternativas para um tratamento, evitando ou minimizando a chance deste tratamento ocasionar uma RAM ao paciente. </w:t>
      </w:r>
      <w:r w:rsidR="00C13264">
        <w:t>Contudo, c</w:t>
      </w:r>
      <w:r>
        <w:t xml:space="preserve">om </w:t>
      </w:r>
      <w:r w:rsidR="00C13264">
        <w:t xml:space="preserve">o </w:t>
      </w:r>
      <w:r>
        <w:t xml:space="preserve">auxílio de ferramentas que buscam identificar </w:t>
      </w:r>
      <w:r w:rsidR="00AC2D6B">
        <w:t>estas</w:t>
      </w:r>
      <w:r w:rsidR="006719ED">
        <w:t xml:space="preserve"> </w:t>
      </w:r>
      <w:r>
        <w:t>interações pode-se realizar a troca de um medicamento por outro</w:t>
      </w:r>
      <w:r w:rsidR="009D54A2">
        <w:t xml:space="preserve"> e</w:t>
      </w:r>
      <w:r>
        <w:t xml:space="preserve">, </w:t>
      </w:r>
      <w:r w:rsidR="009D54A2">
        <w:t xml:space="preserve">consecutivamente </w:t>
      </w:r>
      <w:r w:rsidR="00A21119">
        <w:t xml:space="preserve">oportunizando um </w:t>
      </w:r>
      <w:r>
        <w:t xml:space="preserve">tratamento que </w:t>
      </w:r>
      <w:r w:rsidR="0026443E">
        <w:t>oferece</w:t>
      </w:r>
      <w:r>
        <w:t xml:space="preserve"> menor risco para a saúde do paciente</w:t>
      </w:r>
      <w:r w:rsidR="006B634E">
        <w:t>.</w:t>
      </w:r>
    </w:p>
    <w:p w14:paraId="48D3801E" w14:textId="2718412D" w:rsidR="002A33AD" w:rsidRDefault="002A33AD" w:rsidP="002A33AD">
      <w:pPr>
        <w:pStyle w:val="Ttulo2"/>
      </w:pPr>
      <w:r>
        <w:t>Redes complexas</w:t>
      </w:r>
    </w:p>
    <w:p w14:paraId="346DCAAD" w14:textId="76B066A0" w:rsidR="00975F13" w:rsidRDefault="00975F13" w:rsidP="00975F13">
      <w:pPr>
        <w:pStyle w:val="TF-TEXTO"/>
      </w:pPr>
      <w:r>
        <w:rPr>
          <w:color w:val="000000" w:themeColor="text1"/>
        </w:rPr>
        <w:t xml:space="preserve">A Teoria de Grafo teve sua fundação pelo matemático e físico suíço Leonhard Euler em 1736, bem como a Topologia de um grafo, sendo conhecido com o </w:t>
      </w:r>
      <w:r w:rsidRPr="005649B4">
        <w:rPr>
          <w:color w:val="000000" w:themeColor="text1"/>
        </w:rPr>
        <w:t xml:space="preserve">Problema das Pontes de </w:t>
      </w:r>
      <w:r w:rsidR="002962E6" w:rsidRPr="002962E6">
        <w:rPr>
          <w:color w:val="000000" w:themeColor="text1"/>
        </w:rPr>
        <w:t>Königsberg</w:t>
      </w:r>
      <w:r w:rsidR="00907DF2">
        <w:rPr>
          <w:color w:val="000000" w:themeColor="text1"/>
        </w:rPr>
        <w:t>.</w:t>
      </w:r>
      <w:r>
        <w:rPr>
          <w:color w:val="000000" w:themeColor="text1"/>
        </w:rPr>
        <w:t xml:space="preserve"> </w:t>
      </w:r>
      <w:r w:rsidR="00907DF2">
        <w:rPr>
          <w:color w:val="000000" w:themeColor="text1"/>
        </w:rPr>
        <w:t>Tal</w:t>
      </w:r>
      <w:r>
        <w:rPr>
          <w:color w:val="000000" w:themeColor="text1"/>
        </w:rPr>
        <w:t xml:space="preserve"> problema levantava o questionamento se exist</w:t>
      </w:r>
      <w:r w:rsidR="00907DF2">
        <w:rPr>
          <w:color w:val="000000" w:themeColor="text1"/>
        </w:rPr>
        <w:t>ia</w:t>
      </w:r>
      <w:r>
        <w:rPr>
          <w:color w:val="000000" w:themeColor="text1"/>
        </w:rPr>
        <w:t xml:space="preserve"> a possibilidade </w:t>
      </w:r>
      <w:r w:rsidRPr="004E708F">
        <w:rPr>
          <w:color w:val="000000" w:themeColor="text1"/>
        </w:rPr>
        <w:t>de atravessar as sete pontes que separavam os</w:t>
      </w:r>
      <w:r>
        <w:rPr>
          <w:color w:val="000000" w:themeColor="text1"/>
        </w:rPr>
        <w:t xml:space="preserve"> </w:t>
      </w:r>
      <w:r w:rsidRPr="004E708F">
        <w:rPr>
          <w:color w:val="000000" w:themeColor="text1"/>
        </w:rPr>
        <w:t xml:space="preserve">quatro bairros da cidade prussiana, </w:t>
      </w:r>
      <w:r>
        <w:rPr>
          <w:color w:val="000000" w:themeColor="text1"/>
        </w:rPr>
        <w:t>passando apenas um vez por cada ponte</w:t>
      </w:r>
      <w:r w:rsidR="00800645">
        <w:rPr>
          <w:color w:val="000000" w:themeColor="text1"/>
        </w:rPr>
        <w:t>, conforme exemplifica a</w:t>
      </w:r>
      <w:r>
        <w:rPr>
          <w:color w:val="000000" w:themeColor="text1"/>
        </w:rPr>
        <w:t xml:space="preserve"> </w:t>
      </w:r>
      <w:r>
        <w:rPr>
          <w:color w:val="000000" w:themeColor="text1"/>
        </w:rPr>
        <w:fldChar w:fldCharType="begin"/>
      </w:r>
      <w:r>
        <w:rPr>
          <w:color w:val="000000" w:themeColor="text1"/>
        </w:rPr>
        <w:instrText xml:space="preserve"> REF _Ref56109279 \h </w:instrText>
      </w:r>
      <w:r>
        <w:rPr>
          <w:color w:val="000000" w:themeColor="text1"/>
        </w:rPr>
      </w:r>
      <w:r>
        <w:rPr>
          <w:color w:val="000000" w:themeColor="text1"/>
        </w:rPr>
        <w:fldChar w:fldCharType="separate"/>
      </w:r>
      <w:r w:rsidR="00CF41A4">
        <w:t xml:space="preserve">Figura </w:t>
      </w:r>
      <w:r w:rsidR="00CF41A4">
        <w:rPr>
          <w:noProof/>
        </w:rPr>
        <w:t>4</w:t>
      </w:r>
      <w:r>
        <w:rPr>
          <w:color w:val="000000" w:themeColor="text1"/>
        </w:rPr>
        <w:fldChar w:fldCharType="end"/>
      </w:r>
      <w:r w:rsidR="00FC656E">
        <w:rPr>
          <w:color w:val="000000" w:themeColor="text1"/>
        </w:rPr>
        <w:t xml:space="preserve"> (</w:t>
      </w:r>
      <w:r w:rsidR="00AD06EF">
        <w:rPr>
          <w:color w:val="000000" w:themeColor="text1"/>
        </w:rPr>
        <w:t>BESSA</w:t>
      </w:r>
      <w:r w:rsidR="00FC656E">
        <w:rPr>
          <w:color w:val="000000" w:themeColor="text1"/>
        </w:rPr>
        <w:t xml:space="preserve"> </w:t>
      </w:r>
      <w:r w:rsidR="00FC656E" w:rsidRPr="00FC656E">
        <w:rPr>
          <w:i/>
          <w:iCs/>
          <w:color w:val="000000" w:themeColor="text1"/>
        </w:rPr>
        <w:t>et al</w:t>
      </w:r>
      <w:r w:rsidR="00FC656E">
        <w:rPr>
          <w:color w:val="000000" w:themeColor="text1"/>
        </w:rPr>
        <w:t>, 2009).</w:t>
      </w:r>
    </w:p>
    <w:p w14:paraId="73051461" w14:textId="495A0AAC" w:rsidR="00975F13" w:rsidRDefault="00975F13" w:rsidP="00975F13">
      <w:pPr>
        <w:pStyle w:val="TF-LEGENDA"/>
      </w:pPr>
      <w:bookmarkStart w:id="63" w:name="_Ref56109279"/>
      <w:r>
        <w:t xml:space="preserve">Figura </w:t>
      </w:r>
      <w:r w:rsidR="006501ED">
        <w:fldChar w:fldCharType="begin"/>
      </w:r>
      <w:r w:rsidR="006501ED">
        <w:instrText xml:space="preserve"> SEQ Figura \* ARABIC </w:instrText>
      </w:r>
      <w:r w:rsidR="006501ED">
        <w:fldChar w:fldCharType="separate"/>
      </w:r>
      <w:r w:rsidR="00CF41A4">
        <w:rPr>
          <w:noProof/>
        </w:rPr>
        <w:t>4</w:t>
      </w:r>
      <w:r w:rsidR="006501ED">
        <w:rPr>
          <w:noProof/>
        </w:rPr>
        <w:fldChar w:fldCharType="end"/>
      </w:r>
      <w:bookmarkEnd w:id="63"/>
      <w:r w:rsidR="00F6778F">
        <w:rPr>
          <w:noProof/>
        </w:rPr>
        <w:t xml:space="preserve"> </w:t>
      </w:r>
      <w:r>
        <w:t xml:space="preserve">- Modelagem do Problema das Pontes de </w:t>
      </w:r>
      <w:r w:rsidR="00187541" w:rsidRPr="00187541">
        <w:t>Königsberg</w:t>
      </w:r>
    </w:p>
    <w:p w14:paraId="24EBBCA9" w14:textId="77777777" w:rsidR="00975F13" w:rsidRDefault="00975F13" w:rsidP="00975F13">
      <w:pPr>
        <w:pStyle w:val="TF-FONTE"/>
      </w:pPr>
      <w:r>
        <w:rPr>
          <w:noProof/>
        </w:rPr>
        <w:drawing>
          <wp:inline distT="0" distB="0" distL="0" distR="0" wp14:anchorId="685A7FF5" wp14:editId="2BD15A20">
            <wp:extent cx="4284267" cy="1428087"/>
            <wp:effectExtent l="19050" t="19050" r="21590" b="2032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4267" cy="1428087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2B156C5" w14:textId="5B996EC3" w:rsidR="00975F13" w:rsidRDefault="00975F13" w:rsidP="00975F13">
      <w:pPr>
        <w:pStyle w:val="TF-FONTE"/>
        <w:rPr>
          <w:i/>
          <w:iCs/>
        </w:rPr>
      </w:pPr>
      <w:r>
        <w:t xml:space="preserve">Fonte: </w:t>
      </w:r>
      <w:r w:rsidRPr="00A035ED">
        <w:t xml:space="preserve">Bessa </w:t>
      </w:r>
      <w:r w:rsidRPr="00A035ED">
        <w:rPr>
          <w:i/>
          <w:iCs/>
        </w:rPr>
        <w:t>et al</w:t>
      </w:r>
      <w:r w:rsidRPr="00A035ED">
        <w:t xml:space="preserve">. </w:t>
      </w:r>
      <w:r w:rsidRPr="003C521D">
        <w:t>(2009</w:t>
      </w:r>
      <w:r w:rsidRPr="003C521D">
        <w:rPr>
          <w:rPrChange w:id="64" w:author="Andreza Sartori" w:date="2020-12-02T17:45:00Z">
            <w:rPr>
              <w:i/>
              <w:iCs/>
            </w:rPr>
          </w:rPrChange>
        </w:rPr>
        <w:t>)</w:t>
      </w:r>
      <w:ins w:id="65" w:author="Andreza Sartori" w:date="2020-12-02T17:45:00Z">
        <w:r w:rsidR="003C521D" w:rsidRPr="003C521D">
          <w:rPr>
            <w:highlight w:val="yellow"/>
            <w:rPrChange w:id="66" w:author="Andreza Sartori" w:date="2020-12-02T17:45:00Z">
              <w:rPr/>
            </w:rPrChange>
          </w:rPr>
          <w:t>.</w:t>
        </w:r>
      </w:ins>
    </w:p>
    <w:p w14:paraId="73281ED4" w14:textId="3800E907" w:rsidR="005E2D1E" w:rsidRDefault="005E2D1E" w:rsidP="00C26686">
      <w:pPr>
        <w:pStyle w:val="TF-TEXTO"/>
      </w:pPr>
      <w:r>
        <w:rPr>
          <w:color w:val="000000" w:themeColor="text1"/>
        </w:rPr>
        <w:t xml:space="preserve">Euler elaborou uma representação simplificada do problema, sendo os bairros os </w:t>
      </w:r>
      <w:commentRangeStart w:id="67"/>
      <w:r w:rsidRPr="00C6731A">
        <w:rPr>
          <w:i/>
          <w:iCs/>
          <w:color w:val="000000" w:themeColor="text1"/>
        </w:rPr>
        <w:t>vértices</w:t>
      </w:r>
      <w:ins w:id="68" w:author="Andreza Sartori" w:date="2020-12-02T17:45:00Z">
        <w:r w:rsidR="00322EE1">
          <w:rPr>
            <w:i/>
            <w:iCs/>
            <w:color w:val="000000" w:themeColor="text1"/>
          </w:rPr>
          <w:t>,</w:t>
        </w:r>
      </w:ins>
      <w:r>
        <w:rPr>
          <w:color w:val="000000" w:themeColor="text1"/>
        </w:rPr>
        <w:t xml:space="preserve"> e as </w:t>
      </w:r>
      <w:r>
        <w:rPr>
          <w:i/>
          <w:iCs/>
          <w:color w:val="000000" w:themeColor="text1"/>
        </w:rPr>
        <w:t>arestas</w:t>
      </w:r>
      <w:r>
        <w:t xml:space="preserve"> </w:t>
      </w:r>
      <w:commentRangeEnd w:id="67"/>
      <w:r w:rsidR="00322EE1">
        <w:rPr>
          <w:rStyle w:val="Refdecomentrio"/>
        </w:rPr>
        <w:commentReference w:id="67"/>
      </w:r>
      <w:del w:id="69" w:author="Andreza Sartori" w:date="2020-12-02T17:45:00Z">
        <w:r w:rsidDel="00322EE1">
          <w:delText>sendo</w:delText>
        </w:r>
      </w:del>
      <w:r>
        <w:t xml:space="preserve"> as pontes que ligavam os bairros, criando assim um grafo. Euler </w:t>
      </w:r>
      <w:r w:rsidR="00AD7F34">
        <w:t xml:space="preserve">também </w:t>
      </w:r>
      <w:r>
        <w:t>determinou que seria impossível visitar todos os bairros passando apenas uma vez por cada ponte, pois os 4 bairros estão ligados por números ímpares de pontes, e só seria possível realizar este passeio caso todos os bairros tivesse</w:t>
      </w:r>
      <w:r w:rsidR="00AD7F34">
        <w:t>m</w:t>
      </w:r>
      <w:r>
        <w:t xml:space="preserve"> </w:t>
      </w:r>
      <w:r w:rsidR="00804341">
        <w:t>um</w:t>
      </w:r>
      <w:r>
        <w:t xml:space="preserve"> número par de pontes ou se apenas dois bairros tivessem </w:t>
      </w:r>
      <w:r w:rsidR="00804341">
        <w:t>um</w:t>
      </w:r>
      <w:r>
        <w:t xml:space="preserve"> número ímpar de pontes</w:t>
      </w:r>
      <w:r w:rsidR="00FC656E">
        <w:t xml:space="preserve"> </w:t>
      </w:r>
      <w:r w:rsidR="00FC656E">
        <w:rPr>
          <w:color w:val="000000" w:themeColor="text1"/>
        </w:rPr>
        <w:t>(</w:t>
      </w:r>
      <w:r w:rsidR="00AD06EF">
        <w:rPr>
          <w:color w:val="000000" w:themeColor="text1"/>
        </w:rPr>
        <w:t>BESSA</w:t>
      </w:r>
      <w:r w:rsidR="00FC656E">
        <w:rPr>
          <w:color w:val="000000" w:themeColor="text1"/>
        </w:rPr>
        <w:t xml:space="preserve"> </w:t>
      </w:r>
      <w:r w:rsidR="00FC656E" w:rsidRPr="00FC656E">
        <w:rPr>
          <w:i/>
          <w:iCs/>
          <w:color w:val="000000" w:themeColor="text1"/>
        </w:rPr>
        <w:t>et al</w:t>
      </w:r>
      <w:r w:rsidR="007379A3">
        <w:rPr>
          <w:i/>
          <w:iCs/>
          <w:color w:val="000000" w:themeColor="text1"/>
        </w:rPr>
        <w:t>.</w:t>
      </w:r>
      <w:r w:rsidR="00FC656E">
        <w:rPr>
          <w:color w:val="000000" w:themeColor="text1"/>
        </w:rPr>
        <w:t>, 2009)</w:t>
      </w:r>
      <w:r w:rsidR="00C93A0D">
        <w:t>.</w:t>
      </w:r>
    </w:p>
    <w:p w14:paraId="7EB75BF4" w14:textId="6F162C93" w:rsidR="006237B9" w:rsidRPr="00C26686" w:rsidRDefault="00C93A0D" w:rsidP="00C26686">
      <w:pPr>
        <w:pStyle w:val="TF-TEXTO"/>
      </w:pPr>
      <w:r>
        <w:t xml:space="preserve">De acordo com </w:t>
      </w:r>
      <w:r w:rsidR="008E3871">
        <w:t xml:space="preserve">Boaventura </w:t>
      </w:r>
      <w:r w:rsidR="00E67D49">
        <w:t>(</w:t>
      </w:r>
      <w:r>
        <w:t>2001)</w:t>
      </w:r>
      <w:r w:rsidR="00804341">
        <w:t>,</w:t>
      </w:r>
      <w:r>
        <w:t xml:space="preserve"> u</w:t>
      </w:r>
      <w:r w:rsidR="004A16A5" w:rsidRPr="00C26686">
        <w:t xml:space="preserve">m grafo é um conjunto de vértices e arestas, no qual os vértices podem estar conectados uns aos outros pelas arestas. </w:t>
      </w:r>
      <w:r w:rsidR="0038429F" w:rsidRPr="00C26686">
        <w:t>Segundo</w:t>
      </w:r>
      <w:r w:rsidR="00B424CE" w:rsidRPr="00C26686">
        <w:t xml:space="preserve"> Bessa </w:t>
      </w:r>
      <w:r w:rsidR="00B424CE" w:rsidRPr="00C26686">
        <w:rPr>
          <w:i/>
          <w:iCs/>
        </w:rPr>
        <w:t>et al</w:t>
      </w:r>
      <w:r w:rsidR="000F6208" w:rsidRPr="00C26686">
        <w:t>.</w:t>
      </w:r>
      <w:r w:rsidR="0069606C" w:rsidRPr="00C26686">
        <w:t>, (2009)</w:t>
      </w:r>
      <w:r w:rsidR="00C26686">
        <w:t>,</w:t>
      </w:r>
      <w:r w:rsidR="009A26E9" w:rsidRPr="00C26686">
        <w:t xml:space="preserve"> </w:t>
      </w:r>
      <w:r w:rsidR="00E27E5A" w:rsidRPr="00C26686">
        <w:t>u</w:t>
      </w:r>
      <w:r w:rsidR="00156F6E" w:rsidRPr="00C26686">
        <w:t xml:space="preserve">m grafo G = (V,E) é definido </w:t>
      </w:r>
      <w:r w:rsidR="00156F6E" w:rsidRPr="00C26686">
        <w:lastRenderedPageBreak/>
        <w:t xml:space="preserve">por um conjunto não vazio V de vértices e um conjunto E de arestas, onde cada aresta e </w:t>
      </w:r>
      <w:r w:rsidR="00156F6E" w:rsidRPr="00C26686">
        <w:sym w:font="Symbol" w:char="F0CE"/>
      </w:r>
      <w:r w:rsidR="00156F6E" w:rsidRPr="00C26686">
        <w:t xml:space="preserve"> E é definida por um par não-ordenado de vértices (u,v), sendo ambos u e v </w:t>
      </w:r>
      <w:r w:rsidR="00156F6E" w:rsidRPr="00C26686">
        <w:sym w:font="Symbol" w:char="F0CE"/>
      </w:r>
      <w:r w:rsidR="00156F6E" w:rsidRPr="00C26686">
        <w:t xml:space="preserve"> V</w:t>
      </w:r>
      <w:r w:rsidR="00AA53F5" w:rsidRPr="00C26686">
        <w:t xml:space="preserve">. Dois vértices são ditos adjacentes se eles são incidentes </w:t>
      </w:r>
      <w:r w:rsidR="00887AE9" w:rsidRPr="00C26686">
        <w:t>a uma mesma aresta.</w:t>
      </w:r>
      <w:r w:rsidR="00383412" w:rsidRPr="00C26686">
        <w:t xml:space="preserve"> A </w:t>
      </w:r>
      <w:r w:rsidR="00CD6A8E" w:rsidRPr="00C26686">
        <w:t xml:space="preserve"> </w:t>
      </w:r>
      <w:r w:rsidR="001C3103" w:rsidRPr="00C26686">
        <w:fldChar w:fldCharType="begin"/>
      </w:r>
      <w:r w:rsidR="001C3103" w:rsidRPr="00C26686">
        <w:instrText xml:space="preserve"> REF _Ref56107176 \h </w:instrText>
      </w:r>
      <w:r w:rsidR="00C26686">
        <w:instrText xml:space="preserve"> \* MERGEFORMAT </w:instrText>
      </w:r>
      <w:r w:rsidR="001C3103" w:rsidRPr="00C26686">
        <w:fldChar w:fldCharType="separate"/>
      </w:r>
      <w:r w:rsidR="00CF41A4" w:rsidRPr="001C3103">
        <w:t xml:space="preserve">Figura </w:t>
      </w:r>
      <w:r w:rsidR="00CF41A4">
        <w:t>5</w:t>
      </w:r>
      <w:r w:rsidR="001C3103" w:rsidRPr="00C26686">
        <w:fldChar w:fldCharType="end"/>
      </w:r>
      <w:r w:rsidR="00383412" w:rsidRPr="00C26686">
        <w:t xml:space="preserve"> apresenta um exemplo de grafo</w:t>
      </w:r>
    </w:p>
    <w:p w14:paraId="6B496CE8" w14:textId="2DAA6092" w:rsidR="001C3103" w:rsidRPr="001C3103" w:rsidRDefault="001C3103" w:rsidP="001C3103">
      <w:pPr>
        <w:pStyle w:val="TF-LEGENDA"/>
      </w:pPr>
      <w:bookmarkStart w:id="70" w:name="_Ref56107176"/>
      <w:r w:rsidRPr="001C3103">
        <w:t xml:space="preserve">Figura </w:t>
      </w:r>
      <w:r w:rsidR="006501ED">
        <w:fldChar w:fldCharType="begin"/>
      </w:r>
      <w:r w:rsidR="006501ED">
        <w:instrText xml:space="preserve"> SEQ Figura \* ARABIC </w:instrText>
      </w:r>
      <w:r w:rsidR="006501ED">
        <w:fldChar w:fldCharType="separate"/>
      </w:r>
      <w:r w:rsidR="00CF41A4">
        <w:rPr>
          <w:noProof/>
        </w:rPr>
        <w:t>5</w:t>
      </w:r>
      <w:r w:rsidR="006501ED">
        <w:rPr>
          <w:noProof/>
        </w:rPr>
        <w:fldChar w:fldCharType="end"/>
      </w:r>
      <w:bookmarkEnd w:id="70"/>
      <w:r w:rsidRPr="001C3103">
        <w:t xml:space="preserve"> - Exemplo de Grafo</w:t>
      </w:r>
    </w:p>
    <w:p w14:paraId="16DBCA3A" w14:textId="0CAC09CE" w:rsidR="00774DE9" w:rsidRDefault="00AB58E3" w:rsidP="00774DE9">
      <w:pPr>
        <w:pStyle w:val="TF-FONTE"/>
      </w:pPr>
      <w:r>
        <w:rPr>
          <w:noProof/>
        </w:rPr>
        <w:drawing>
          <wp:inline distT="0" distB="0" distL="0" distR="0" wp14:anchorId="3F00D7B0" wp14:editId="50D5BFF3">
            <wp:extent cx="1428087" cy="1868367"/>
            <wp:effectExtent l="19050" t="19050" r="20320" b="17780"/>
            <wp:docPr id="4" name="Imagem 4" descr="Diagrama, For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m 4" descr="Diagrama, Forma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0681" cy="1897926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0731D3" w14:textId="4F189DB1" w:rsidR="00887AE9" w:rsidRDefault="00774DE9" w:rsidP="001124F9">
      <w:pPr>
        <w:pStyle w:val="TF-FONTE"/>
      </w:pPr>
      <w:r>
        <w:t xml:space="preserve">Fonte: </w:t>
      </w:r>
      <w:r w:rsidR="0016467C">
        <w:t xml:space="preserve">adaptado de Bessa </w:t>
      </w:r>
      <w:r w:rsidR="0016467C" w:rsidRPr="00CA6BD8">
        <w:rPr>
          <w:i/>
          <w:iCs/>
        </w:rPr>
        <w:t>et al</w:t>
      </w:r>
      <w:r w:rsidR="00CA6BD8">
        <w:t>, (2009)</w:t>
      </w:r>
      <w:ins w:id="71" w:author="Andreza Sartori" w:date="2020-12-02T17:51:00Z">
        <w:r w:rsidR="0002574C" w:rsidRPr="0002574C">
          <w:rPr>
            <w:highlight w:val="yellow"/>
            <w:rPrChange w:id="72" w:author="Andreza Sartori" w:date="2020-12-02T17:51:00Z">
              <w:rPr/>
            </w:rPrChange>
          </w:rPr>
          <w:t>.</w:t>
        </w:r>
      </w:ins>
    </w:p>
    <w:p w14:paraId="0C149ACC" w14:textId="28BB15DC" w:rsidR="006C1B53" w:rsidRDefault="0030282C" w:rsidP="00BA0082">
      <w:pPr>
        <w:pStyle w:val="TF-TEXTO"/>
      </w:pPr>
      <w:r>
        <w:t>Segundo Sousa (2016)</w:t>
      </w:r>
      <w:r w:rsidR="00003973">
        <w:t>,</w:t>
      </w:r>
      <w:r>
        <w:t xml:space="preserve"> a</w:t>
      </w:r>
      <w:r w:rsidR="00E13812" w:rsidRPr="00E13812">
        <w:t xml:space="preserve"> área de Redes Complexas (RC) tem sua origem na teoria dos grafos.</w:t>
      </w:r>
      <w:r w:rsidR="00CB117A">
        <w:t xml:space="preserve"> </w:t>
      </w:r>
      <w:r>
        <w:t>No qual</w:t>
      </w:r>
      <w:r w:rsidR="00ED7F60">
        <w:t>,</w:t>
      </w:r>
      <w:r>
        <w:t xml:space="preserve"> u</w:t>
      </w:r>
      <w:r w:rsidR="00FA74D9">
        <w:t>ma rede pode ser definida como uma abstração mate</w:t>
      </w:r>
      <w:r w:rsidR="00BC1C62">
        <w:t xml:space="preserve">mática utilizada para representar as relações </w:t>
      </w:r>
      <w:r w:rsidR="00920D21">
        <w:t>entre os constituintes de sistema</w:t>
      </w:r>
      <w:r w:rsidR="007D2B2A">
        <w:t>s</w:t>
      </w:r>
      <w:r w:rsidR="000648B3">
        <w:t xml:space="preserve"> complexos</w:t>
      </w:r>
      <w:r w:rsidR="00920D21">
        <w:t xml:space="preserve">. Isto se torna possível apenas se </w:t>
      </w:r>
      <w:r w:rsidR="00B60719">
        <w:t xml:space="preserve">o </w:t>
      </w:r>
      <w:r w:rsidR="00F03EE2">
        <w:t xml:space="preserve">sistema for composto por partes individuais, </w:t>
      </w:r>
      <w:r w:rsidR="00506587">
        <w:t>ou componentes ligadas entre si de alguma forma</w:t>
      </w:r>
      <w:r w:rsidR="005E5391">
        <w:t>, podendo ou não apresentar grande</w:t>
      </w:r>
      <w:r w:rsidR="00BA0082">
        <w:t>s</w:t>
      </w:r>
      <w:r w:rsidR="005E5391">
        <w:t xml:space="preserve"> números deste</w:t>
      </w:r>
      <w:r w:rsidR="00BA0082">
        <w:t>s</w:t>
      </w:r>
      <w:r w:rsidR="005E5391">
        <w:t xml:space="preserve"> </w:t>
      </w:r>
      <w:r w:rsidR="00EB3C0F">
        <w:t>componentes</w:t>
      </w:r>
      <w:r w:rsidR="00506587">
        <w:t>.</w:t>
      </w:r>
      <w:r w:rsidR="00D70A6E">
        <w:t xml:space="preserve"> </w:t>
      </w:r>
      <w:r w:rsidR="00D90232">
        <w:t xml:space="preserve">A internet </w:t>
      </w:r>
      <w:r w:rsidR="00DC72E8">
        <w:t xml:space="preserve">é um exemplo de rede complexa, sendo </w:t>
      </w:r>
      <w:r w:rsidR="002F2E1D">
        <w:t>uma rede de computadores/roteadores (vértice</w:t>
      </w:r>
      <w:r w:rsidR="00BA0082">
        <w:t>s</w:t>
      </w:r>
      <w:r w:rsidR="002F2E1D">
        <w:t xml:space="preserve">) </w:t>
      </w:r>
      <w:r w:rsidR="00BB239A">
        <w:t>inter</w:t>
      </w:r>
      <w:r w:rsidR="002F2E1D">
        <w:t xml:space="preserve">ligados por meio </w:t>
      </w:r>
      <w:r w:rsidR="006C1B53">
        <w:t>de conexões via cabo ou sem fio (arestas) assim caracterizando uma grande rede complexa</w:t>
      </w:r>
      <w:r w:rsidR="00DC72E8">
        <w:t xml:space="preserve"> </w:t>
      </w:r>
      <w:r w:rsidR="00506587">
        <w:t>(</w:t>
      </w:r>
      <w:r w:rsidR="009F2F6A">
        <w:t>SOUSA, 2016</w:t>
      </w:r>
      <w:r w:rsidR="00506587">
        <w:t>)</w:t>
      </w:r>
      <w:r w:rsidR="009F2F6A">
        <w:t>.</w:t>
      </w:r>
    </w:p>
    <w:p w14:paraId="3B746070" w14:textId="6E6620CE" w:rsidR="001124F9" w:rsidRDefault="00A1513E" w:rsidP="00A9053C">
      <w:pPr>
        <w:pStyle w:val="TF-TEXTO"/>
      </w:pPr>
      <w:r>
        <w:t xml:space="preserve">Segundo </w:t>
      </w:r>
      <w:r w:rsidR="00481DBC">
        <w:t xml:space="preserve">Bessa </w:t>
      </w:r>
      <w:r w:rsidR="00481DBC" w:rsidRPr="00481DBC">
        <w:rPr>
          <w:i/>
          <w:iCs/>
        </w:rPr>
        <w:t>et al</w:t>
      </w:r>
      <w:r w:rsidR="00481DBC">
        <w:rPr>
          <w:i/>
          <w:iCs/>
        </w:rPr>
        <w:t>.</w:t>
      </w:r>
      <w:r w:rsidR="00481DBC">
        <w:t xml:space="preserve"> (2009), a</w:t>
      </w:r>
      <w:r w:rsidR="00B50B9F" w:rsidRPr="00A9053C">
        <w:t xml:space="preserve"> Teoria de</w:t>
      </w:r>
      <w:r w:rsidR="00B50B9F">
        <w:t xml:space="preserve"> </w:t>
      </w:r>
      <w:r w:rsidR="00A9053C">
        <w:t xml:space="preserve">Sistemas Complexos nasce no </w:t>
      </w:r>
      <w:r>
        <w:t xml:space="preserve">final do século XX, </w:t>
      </w:r>
      <w:r w:rsidR="00CE76B7">
        <w:t>objetivando</w:t>
      </w:r>
      <w:r>
        <w:t xml:space="preserve"> </w:t>
      </w:r>
      <w:r w:rsidR="00320ED5">
        <w:t>auxiliar</w:t>
      </w:r>
      <w:r w:rsidR="002B3EB4">
        <w:t xml:space="preserve"> </w:t>
      </w:r>
      <w:r w:rsidR="00320ED5">
        <w:t>na modelagem</w:t>
      </w:r>
      <w:r w:rsidR="002B3EB4">
        <w:t xml:space="preserve"> de </w:t>
      </w:r>
      <w:r>
        <w:t>sistema</w:t>
      </w:r>
      <w:r w:rsidR="00CE76B7">
        <w:t>s</w:t>
      </w:r>
      <w:r>
        <w:t xml:space="preserve"> com três características especiais</w:t>
      </w:r>
      <w:r w:rsidR="0068183C">
        <w:t>:</w:t>
      </w:r>
    </w:p>
    <w:p w14:paraId="22B4E97F" w14:textId="4B0658F3" w:rsidR="0068183C" w:rsidRDefault="00324BB7" w:rsidP="006325EF">
      <w:pPr>
        <w:pStyle w:val="TF-ALNEA"/>
        <w:numPr>
          <w:ilvl w:val="0"/>
          <w:numId w:val="29"/>
        </w:numPr>
      </w:pPr>
      <w:r>
        <w:t>g</w:t>
      </w:r>
      <w:r w:rsidR="0068183C">
        <w:t xml:space="preserve">rande número de </w:t>
      </w:r>
      <w:r w:rsidR="00C87D28">
        <w:t>vértices e arestas, que interagem muitas vezes de forma não-linear</w:t>
      </w:r>
      <w:r w:rsidR="00E246EF">
        <w:t xml:space="preserve"> e se </w:t>
      </w:r>
      <w:del w:id="73" w:author="Andreza Sartori" w:date="2020-12-02T17:54:00Z">
        <w:r w:rsidR="00E246EF" w:rsidDel="00D5693B">
          <w:delText xml:space="preserve">relacionando </w:delText>
        </w:r>
      </w:del>
      <w:ins w:id="74" w:author="Andreza Sartori" w:date="2020-12-02T17:54:00Z">
        <w:r w:rsidR="00D5693B">
          <w:t>relaciona</w:t>
        </w:r>
        <w:r w:rsidR="00D5693B">
          <w:t>m</w:t>
        </w:r>
        <w:r w:rsidR="00D5693B">
          <w:t xml:space="preserve"> </w:t>
        </w:r>
      </w:ins>
      <w:r w:rsidR="00E246EF">
        <w:t>com o meio em que se está inserido, sendo influenciado ou influenciando o mesmo;</w:t>
      </w:r>
    </w:p>
    <w:p w14:paraId="220AE6F1" w14:textId="5BB35122" w:rsidR="00E246EF" w:rsidRDefault="00324BB7" w:rsidP="006325EF">
      <w:pPr>
        <w:pStyle w:val="TF-ALNEA"/>
      </w:pPr>
      <w:r>
        <w:t>p</w:t>
      </w:r>
      <w:r w:rsidR="00BD7D95">
        <w:t xml:space="preserve">resença de padrões </w:t>
      </w:r>
      <w:r w:rsidR="00DA3284">
        <w:t>auto similares (geometria fractal) e/ou auto afins, e distribuições (de frequência e/ou energia) obedecendo a leis de potência (criticalidade auto-organizada);</w:t>
      </w:r>
    </w:p>
    <w:p w14:paraId="31FB3726" w14:textId="3A226254" w:rsidR="00DA3284" w:rsidRDefault="00324BB7" w:rsidP="006325EF">
      <w:pPr>
        <w:pStyle w:val="TF-ALNEA"/>
      </w:pPr>
      <w:r>
        <w:t>p</w:t>
      </w:r>
      <w:r w:rsidR="00FF545F">
        <w:t>assível</w:t>
      </w:r>
      <w:r w:rsidR="00EC59D1">
        <w:t xml:space="preserve"> de divisão em partes menores para </w:t>
      </w:r>
      <w:r w:rsidR="00FF545F">
        <w:t>análise</w:t>
      </w:r>
      <w:r w:rsidR="00EC59D1">
        <w:t xml:space="preserve"> mais eficaz, </w:t>
      </w:r>
      <w:r w:rsidR="00FF545F">
        <w:t>podendo ou não ser apropriado</w:t>
      </w:r>
      <w:r w:rsidR="003446CC">
        <w:t xml:space="preserve"> em alguns casos</w:t>
      </w:r>
      <w:r>
        <w:t>.</w:t>
      </w:r>
    </w:p>
    <w:p w14:paraId="79EF6DE5" w14:textId="6D9B962E" w:rsidR="00874303" w:rsidRDefault="0030610E" w:rsidP="00CC637C">
      <w:pPr>
        <w:pStyle w:val="TF-TEXTO"/>
      </w:pPr>
      <w:r>
        <w:t xml:space="preserve">Bessa </w:t>
      </w:r>
      <w:r w:rsidRPr="005C6D97">
        <w:rPr>
          <w:i/>
          <w:iCs/>
        </w:rPr>
        <w:t>et al</w:t>
      </w:r>
      <w:r>
        <w:t>. (2009</w:t>
      </w:r>
      <w:r w:rsidR="00E7695A">
        <w:t>)</w:t>
      </w:r>
      <w:r w:rsidR="009C33B0">
        <w:t xml:space="preserve"> e Silva (2015)</w:t>
      </w:r>
      <w:r w:rsidR="0025707F">
        <w:t xml:space="preserve"> ressaltam que</w:t>
      </w:r>
      <w:r>
        <w:t xml:space="preserve"> </w:t>
      </w:r>
      <w:r w:rsidR="00E7695A">
        <w:t>a</w:t>
      </w:r>
      <w:r>
        <w:t>s Redes Complexas podem ser classificadas tomando como objeto de observa</w:t>
      </w:r>
      <w:r w:rsidR="00E7695A">
        <w:t>çã</w:t>
      </w:r>
      <w:r>
        <w:t xml:space="preserve">o as suas propriedades estatísticas, destacando-se </w:t>
      </w:r>
      <w:r w:rsidR="00304D7E">
        <w:t>d</w:t>
      </w:r>
      <w:r>
        <w:t>entre elas a distribuição de graus e o coeficiente de aglomeração</w:t>
      </w:r>
      <w:r w:rsidR="003860F8">
        <w:t>. Segundo os autores, o</w:t>
      </w:r>
      <w:r w:rsidR="00A91E10">
        <w:t xml:space="preserve">s tipos de redes mais </w:t>
      </w:r>
      <w:r w:rsidR="000C2FDC">
        <w:t xml:space="preserve">comuns </w:t>
      </w:r>
      <w:r w:rsidR="00A91E10">
        <w:t>são:</w:t>
      </w:r>
    </w:p>
    <w:p w14:paraId="54738557" w14:textId="1B427451" w:rsidR="00CC637C" w:rsidRDefault="003860F8" w:rsidP="003860F8">
      <w:pPr>
        <w:pStyle w:val="TF-ALNEA"/>
        <w:numPr>
          <w:ilvl w:val="0"/>
          <w:numId w:val="30"/>
        </w:numPr>
      </w:pPr>
      <w:r>
        <w:t>r</w:t>
      </w:r>
      <w:r w:rsidR="00CC637C">
        <w:t>edes regulares:</w:t>
      </w:r>
      <w:r w:rsidR="006D3B87">
        <w:t xml:space="preserve"> são redes onde todos o</w:t>
      </w:r>
      <w:r w:rsidR="00703AD6">
        <w:t>s</w:t>
      </w:r>
      <w:r w:rsidR="006D3B87">
        <w:t xml:space="preserve"> vértices apresentam a mesm</w:t>
      </w:r>
      <w:r w:rsidR="00FE2EFD">
        <w:t xml:space="preserve">a conectividade </w:t>
      </w:r>
      <w:r w:rsidR="00703AD6">
        <w:t>(grau de arestas). Apesar de não representarem muito bem sistemas reais, este tipo rede é útil para tarefa de compara</w:t>
      </w:r>
      <w:r w:rsidR="002F6D54">
        <w:t xml:space="preserve">ção e obtenção de resultados </w:t>
      </w:r>
      <w:r w:rsidR="00B13F6F">
        <w:t>teóricos</w:t>
      </w:r>
      <w:r w:rsidR="00403172">
        <w:t>;</w:t>
      </w:r>
    </w:p>
    <w:p w14:paraId="2ED86BAA" w14:textId="6D449EB9" w:rsidR="006D2C9D" w:rsidRDefault="00403172" w:rsidP="003860F8">
      <w:pPr>
        <w:pStyle w:val="TF-ALNEA"/>
      </w:pPr>
      <w:r>
        <w:t>r</w:t>
      </w:r>
      <w:r w:rsidR="006D2C9D">
        <w:t>edes</w:t>
      </w:r>
      <w:r w:rsidR="00162E99">
        <w:t xml:space="preserve"> aleatórias: </w:t>
      </w:r>
      <w:r w:rsidR="00D71954">
        <w:t xml:space="preserve">são redes onde seus vértices têm probabilidade igual de conectar </w:t>
      </w:r>
      <w:r w:rsidR="00A178B3">
        <w:t>com qualquer outro vértice da rede, sendo que cada vértice tem aproximadamente o mesmo grau</w:t>
      </w:r>
      <w:r w:rsidR="0070393D">
        <w:t>.</w:t>
      </w:r>
      <w:r w:rsidR="00B53D44">
        <w:t xml:space="preserve"> Elas</w:t>
      </w:r>
      <w:r w:rsidR="00272804">
        <w:t xml:space="preserve"> são muito utilizadas para </w:t>
      </w:r>
      <w:r w:rsidR="00BC5729">
        <w:t>análise e comparação de propriedades topo</w:t>
      </w:r>
      <w:r w:rsidR="00863977">
        <w:t xml:space="preserve">lógicas entre outras redes, e </w:t>
      </w:r>
      <w:ins w:id="75" w:author="Andreza Sartori" w:date="2020-12-02T17:56:00Z">
        <w:r w:rsidR="00C432F6">
          <w:t xml:space="preserve">são </w:t>
        </w:r>
      </w:ins>
      <w:r w:rsidR="00863977">
        <w:t>utilizada</w:t>
      </w:r>
      <w:ins w:id="76" w:author="Andreza Sartori" w:date="2020-12-02T17:56:00Z">
        <w:r w:rsidR="00C432F6">
          <w:t>s</w:t>
        </w:r>
      </w:ins>
      <w:r w:rsidR="00863977">
        <w:t xml:space="preserve"> p</w:t>
      </w:r>
      <w:r w:rsidR="00141D15">
        <w:t xml:space="preserve">ara estudo analítico de redes complexas, </w:t>
      </w:r>
      <w:r w:rsidR="00F84CCB">
        <w:t>podendo ser usada</w:t>
      </w:r>
      <w:ins w:id="77" w:author="Andreza Sartori" w:date="2020-12-02T17:56:00Z">
        <w:r w:rsidR="00C432F6">
          <w:t>s</w:t>
        </w:r>
      </w:ins>
      <w:r w:rsidR="00F84CCB">
        <w:t xml:space="preserve"> para mo</w:t>
      </w:r>
      <w:r w:rsidR="009C33B0">
        <w:t>delos mais sofisticados</w:t>
      </w:r>
      <w:r>
        <w:t>;</w:t>
      </w:r>
    </w:p>
    <w:p w14:paraId="12116573" w14:textId="1324903B" w:rsidR="009C33B0" w:rsidRDefault="00403172" w:rsidP="003860F8">
      <w:pPr>
        <w:pStyle w:val="TF-ALNEA"/>
      </w:pPr>
      <w:r>
        <w:t>r</w:t>
      </w:r>
      <w:r w:rsidR="006B57A7">
        <w:t xml:space="preserve">edes livre de escala: </w:t>
      </w:r>
      <w:r w:rsidR="00235ED4">
        <w:t xml:space="preserve">são redes </w:t>
      </w:r>
      <w:r w:rsidR="00384636">
        <w:t xml:space="preserve">que </w:t>
      </w:r>
      <w:r w:rsidR="00403339">
        <w:t>cada passo pode</w:t>
      </w:r>
      <w:r w:rsidR="00384636">
        <w:t xml:space="preserve"> receber mais conexões entre vértices, levando em consideração </w:t>
      </w:r>
      <w:r w:rsidR="004B79AB">
        <w:t>a lei da potência, que implica poucos vértices possuírem graus altos</w:t>
      </w:r>
      <w:r w:rsidR="009C1795">
        <w:t>. Este tipo de rede representa diver</w:t>
      </w:r>
      <w:r w:rsidR="00106C1C">
        <w:t>sos sistemas reais, como</w:t>
      </w:r>
      <w:r w:rsidR="004C29FB">
        <w:t xml:space="preserve"> por exemplo</w:t>
      </w:r>
      <w:del w:id="78" w:author="Andreza Sartori" w:date="2020-12-02T18:25:00Z">
        <w:r w:rsidDel="00B55C27">
          <w:delText>,</w:delText>
        </w:r>
      </w:del>
      <w:r w:rsidR="004C29FB">
        <w:t xml:space="preserve"> a </w:t>
      </w:r>
      <w:r w:rsidR="00106C1C">
        <w:t>Internet</w:t>
      </w:r>
      <w:r>
        <w:t>;</w:t>
      </w:r>
    </w:p>
    <w:p w14:paraId="74B89BF0" w14:textId="21B4152C" w:rsidR="00736D2E" w:rsidRDefault="00403172" w:rsidP="003860F8">
      <w:pPr>
        <w:pStyle w:val="TF-ALNEA"/>
      </w:pPr>
      <w:r>
        <w:t>r</w:t>
      </w:r>
      <w:r w:rsidR="00CF758A">
        <w:t xml:space="preserve">edes de mundo pequeno: </w:t>
      </w:r>
      <w:r w:rsidR="007D5065">
        <w:t>são redes caracterizadas por terem geodésicas curtas, ou seja, os vértices em geral podem ser acessados com poucos passos partido de qualquer outro vértice</w:t>
      </w:r>
      <w:r w:rsidR="003E5028">
        <w:t xml:space="preserve">, tendo o seu caminho mais curto médio inferior aos tipos de redes regulares e aleatórias. </w:t>
      </w:r>
      <w:r w:rsidR="00665A31">
        <w:t>Este tipo de rede ocorre em diversos sistemas reais, como por exemplo redes sociais</w:t>
      </w:r>
      <w:r w:rsidR="003E794C">
        <w:t>;</w:t>
      </w:r>
    </w:p>
    <w:p w14:paraId="5BD4FCD9" w14:textId="39A8F358" w:rsidR="005F0E21" w:rsidRDefault="003E794C" w:rsidP="003860F8">
      <w:pPr>
        <w:pStyle w:val="TF-ALNEA"/>
      </w:pPr>
      <w:r>
        <w:t>r</w:t>
      </w:r>
      <w:r w:rsidR="004F536B">
        <w:t xml:space="preserve">edes modulares e hierárquicas: </w:t>
      </w:r>
      <w:r w:rsidR="005F0E21" w:rsidRPr="005F0E21">
        <w:t>são redes que tem como principal característica a lei d</w:t>
      </w:r>
      <w:r w:rsidR="00F13E37">
        <w:t>a</w:t>
      </w:r>
      <w:r w:rsidR="005F0E21" w:rsidRPr="005F0E21">
        <w:t xml:space="preserve"> potência entre o coeficiente de aglomeração de um vértice e seu grau</w:t>
      </w:r>
      <w:r w:rsidR="003738D4">
        <w:t>. T</w:t>
      </w:r>
      <w:r w:rsidR="005F0E21" w:rsidRPr="005F0E21">
        <w:t>endo como consequência em sua estrutura hierárquica a implicação de vértices distantes</w:t>
      </w:r>
      <w:r w:rsidR="003738D4">
        <w:t xml:space="preserve"> </w:t>
      </w:r>
      <w:r w:rsidR="005F0E21" w:rsidRPr="005F0E21">
        <w:t>fazendo parte de um módulo, que por sua vez são áreas onde existe</w:t>
      </w:r>
      <w:ins w:id="79" w:author="Andreza Sartori" w:date="2020-12-02T19:26:00Z">
        <w:r w:rsidR="00336B30">
          <w:t>m</w:t>
        </w:r>
      </w:ins>
      <w:r w:rsidR="005F0E21" w:rsidRPr="005F0E21">
        <w:t xml:space="preserve"> uma alta aglomeração e a conexão de arestas são feitas por um pequeno número de vértices.</w:t>
      </w:r>
    </w:p>
    <w:p w14:paraId="7187F626" w14:textId="7453993F" w:rsidR="003A799C" w:rsidRDefault="00C33F18" w:rsidP="005D2EE5">
      <w:pPr>
        <w:pStyle w:val="TF-TEXTO"/>
      </w:pPr>
      <w:r>
        <w:lastRenderedPageBreak/>
        <w:t xml:space="preserve">De acordo com Bessa </w:t>
      </w:r>
      <w:r w:rsidRPr="005C6D97">
        <w:rPr>
          <w:i/>
          <w:iCs/>
        </w:rPr>
        <w:t>et al</w:t>
      </w:r>
      <w:r>
        <w:t>. (2009), a</w:t>
      </w:r>
      <w:r w:rsidR="0008049A" w:rsidRPr="0008049A">
        <w:t xml:space="preserve"> Teoria de Redes Complexas </w:t>
      </w:r>
      <w:r w:rsidR="0008049A">
        <w:t>é</w:t>
      </w:r>
      <w:r w:rsidR="0008049A" w:rsidRPr="0008049A">
        <w:t xml:space="preserve">, hoje, amplamente aplicada tanto </w:t>
      </w:r>
      <w:r w:rsidR="00E2450F">
        <w:t>na</w:t>
      </w:r>
      <w:r w:rsidR="0008049A" w:rsidRPr="0008049A">
        <w:t xml:space="preserve"> caracteriza</w:t>
      </w:r>
      <w:r w:rsidR="0008049A">
        <w:t>çã</w:t>
      </w:r>
      <w:r w:rsidR="0008049A" w:rsidRPr="0008049A">
        <w:t xml:space="preserve">o quanto </w:t>
      </w:r>
      <w:r w:rsidR="00E2450F">
        <w:t>na</w:t>
      </w:r>
      <w:r w:rsidR="0008049A" w:rsidRPr="0008049A">
        <w:t xml:space="preserve"> modelagem matem</w:t>
      </w:r>
      <w:r w:rsidR="0008049A">
        <w:t>á</w:t>
      </w:r>
      <w:r w:rsidR="0008049A" w:rsidRPr="0008049A">
        <w:t>tica de Sistemas Complexos</w:t>
      </w:r>
      <w:r w:rsidR="0008049A">
        <w:t>.</w:t>
      </w:r>
      <w:r w:rsidR="00685668">
        <w:t xml:space="preserve"> </w:t>
      </w:r>
      <w:r w:rsidR="009C70F3">
        <w:t>Além dis</w:t>
      </w:r>
      <w:r w:rsidR="00DB4D90">
        <w:t>s</w:t>
      </w:r>
      <w:r w:rsidR="009C70F3">
        <w:t>o</w:t>
      </w:r>
      <w:r w:rsidR="00DB4D90">
        <w:t>,</w:t>
      </w:r>
      <w:r w:rsidR="009C70F3">
        <w:t xml:space="preserve"> as</w:t>
      </w:r>
      <w:r w:rsidR="00906C58">
        <w:t xml:space="preserve"> redes complexas têm sido aplicadas nas mais </w:t>
      </w:r>
      <w:r w:rsidR="009C70F3">
        <w:t xml:space="preserve">distintas </w:t>
      </w:r>
      <w:r w:rsidR="00906C58">
        <w:t>áreas</w:t>
      </w:r>
      <w:r w:rsidR="00A87127">
        <w:t>, tendo com</w:t>
      </w:r>
      <w:r w:rsidR="009C70F3">
        <w:t>o</w:t>
      </w:r>
      <w:r w:rsidR="00A87127">
        <w:t xml:space="preserve"> objetivo a solução dos mais variados tipos de problemas possíveis</w:t>
      </w:r>
      <w:r w:rsidR="0066073C">
        <w:t>.</w:t>
      </w:r>
      <w:r w:rsidR="005D2EE5">
        <w:t xml:space="preserve"> </w:t>
      </w:r>
      <w:r w:rsidR="00354D0C">
        <w:t>Segundo Silva (2017), r</w:t>
      </w:r>
      <w:r w:rsidR="005F0FD1">
        <w:t>edes complexas são em geral</w:t>
      </w:r>
      <w:r w:rsidR="00CB5B82">
        <w:t>, direcionadas para finalidade de caracterizar</w:t>
      </w:r>
      <w:r w:rsidR="006A4218">
        <w:t>, representar e modelar de forma efetiva</w:t>
      </w:r>
      <w:del w:id="80" w:author="Andreza Sartori" w:date="2020-12-02T19:27:00Z">
        <w:r w:rsidR="006A4218" w:rsidDel="00CE107E">
          <w:delText>s</w:delText>
        </w:r>
      </w:del>
      <w:r w:rsidR="006A4218">
        <w:t xml:space="preserve"> estruturas do mundo real</w:t>
      </w:r>
      <w:r w:rsidR="000D3D93">
        <w:t xml:space="preserve">, como por </w:t>
      </w:r>
      <w:r w:rsidR="003F2CE3">
        <w:t>exemplo</w:t>
      </w:r>
      <w:r w:rsidR="00C27032">
        <w:t>,</w:t>
      </w:r>
      <w:r w:rsidR="006A78BA">
        <w:t xml:space="preserve"> a</w:t>
      </w:r>
      <w:r w:rsidR="007049FA">
        <w:t xml:space="preserve"> </w:t>
      </w:r>
      <w:r w:rsidR="00C75A96">
        <w:t xml:space="preserve">avaliação da qualidade de textos, </w:t>
      </w:r>
      <w:r w:rsidR="002C4709">
        <w:t>avaliação de sumários,</w:t>
      </w:r>
      <w:r w:rsidR="005D2EE5">
        <w:t xml:space="preserve"> </w:t>
      </w:r>
      <w:r w:rsidR="00CD3058">
        <w:t>detecção</w:t>
      </w:r>
      <w:r w:rsidR="005D2EE5">
        <w:t xml:space="preserve"> </w:t>
      </w:r>
      <w:r w:rsidR="00CD3058">
        <w:t xml:space="preserve">de comunidades na mineração de dados, </w:t>
      </w:r>
      <w:r w:rsidR="005E5454">
        <w:t>r</w:t>
      </w:r>
      <w:r w:rsidR="005E5454" w:rsidRPr="005E5454">
        <w:t xml:space="preserve">ede social </w:t>
      </w:r>
      <w:r w:rsidR="003F2CE3">
        <w:t xml:space="preserve">e </w:t>
      </w:r>
      <w:r w:rsidR="00373DF8">
        <w:t>c</w:t>
      </w:r>
      <w:r w:rsidR="005F220B">
        <w:t>ongestionamento em redes</w:t>
      </w:r>
      <w:r w:rsidR="003F2CE3">
        <w:t xml:space="preserve"> de </w:t>
      </w:r>
      <w:r w:rsidR="002E6E75">
        <w:t>comunicação</w:t>
      </w:r>
      <w:r w:rsidR="005F220B">
        <w:t>.</w:t>
      </w:r>
    </w:p>
    <w:p w14:paraId="4B3A7C83" w14:textId="3DDB8159" w:rsidR="003E37B3" w:rsidRDefault="00451B94" w:rsidP="00405741">
      <w:pPr>
        <w:pStyle w:val="TF-refernciasbibliogrficasTTULO"/>
        <w:rPr>
          <w:color w:val="FF0000"/>
        </w:rPr>
      </w:pPr>
      <w:bookmarkStart w:id="81" w:name="_Toc351015602"/>
      <w:bookmarkEnd w:id="44"/>
      <w:bookmarkEnd w:id="45"/>
      <w:bookmarkEnd w:id="46"/>
      <w:bookmarkEnd w:id="47"/>
      <w:bookmarkEnd w:id="48"/>
      <w:bookmarkEnd w:id="49"/>
      <w:bookmarkEnd w:id="50"/>
      <w:r>
        <w:t>Referências</w:t>
      </w:r>
      <w:bookmarkEnd w:id="81"/>
      <w:r w:rsidR="00405741">
        <w:rPr>
          <w:color w:val="FF0000"/>
        </w:rPr>
        <w:t xml:space="preserve"> </w:t>
      </w:r>
    </w:p>
    <w:p w14:paraId="1E1EF2CF" w14:textId="5D525089" w:rsidR="006171BF" w:rsidRDefault="006171BF" w:rsidP="009E71AD">
      <w:pPr>
        <w:pStyle w:val="TF-REFERNCIASITEM0"/>
      </w:pPr>
      <w:r w:rsidRPr="00322803">
        <w:t>ALAIMO, Salvatore</w:t>
      </w:r>
      <w:r w:rsidR="00003430" w:rsidRPr="00322803">
        <w:t xml:space="preserve">. </w:t>
      </w:r>
      <w:r w:rsidR="00003430" w:rsidRPr="00322803">
        <w:rPr>
          <w:i/>
          <w:iCs/>
        </w:rPr>
        <w:t>et al</w:t>
      </w:r>
      <w:r w:rsidRPr="00322803">
        <w:t xml:space="preserve">. </w:t>
      </w:r>
      <w:r w:rsidRPr="006B634E">
        <w:rPr>
          <w:lang w:val="en-US"/>
        </w:rPr>
        <w:t xml:space="preserve">DT-Web: a web-based application for drug-target interaction and drug combination prediction through domain-tuned network-based inference. </w:t>
      </w:r>
      <w:r w:rsidRPr="006B634E">
        <w:rPr>
          <w:b/>
          <w:bCs/>
          <w:lang w:val="en-US"/>
        </w:rPr>
        <w:t>Bmc Systems Biology</w:t>
      </w:r>
      <w:r w:rsidRPr="006B634E">
        <w:rPr>
          <w:lang w:val="en-US"/>
        </w:rPr>
        <w:t xml:space="preserve">, [S.L.], v. 9, n. 3, p. 1-11, 2015. Springer Science and Business Media LLC. </w:t>
      </w:r>
      <w:r>
        <w:t>Disponível em: &lt;</w:t>
      </w:r>
      <w:r w:rsidRPr="00FB04BC">
        <w:t>http://dx.doi.org/10.1186/1752-0509-9-s3-s4</w:t>
      </w:r>
      <w:r>
        <w:t>&gt;.Acesso em 12 out. 2020.</w:t>
      </w:r>
    </w:p>
    <w:p w14:paraId="39E8816B" w14:textId="51715743" w:rsidR="00287424" w:rsidRPr="00322803" w:rsidRDefault="00287424" w:rsidP="000818FF">
      <w:pPr>
        <w:pStyle w:val="TF-REFERNCIASITEM0"/>
      </w:pPr>
      <w:r w:rsidRPr="000818FF">
        <w:t>BACKES, Patr</w:t>
      </w:r>
      <w:r w:rsidR="00506DF2" w:rsidRPr="000818FF">
        <w:t>í</w:t>
      </w:r>
      <w:r w:rsidRPr="000818FF">
        <w:t xml:space="preserve">cia. </w:t>
      </w:r>
      <w:r w:rsidRPr="00837FAD">
        <w:rPr>
          <w:b/>
          <w:bCs/>
        </w:rPr>
        <w:t>Identificação e avaliação de potenciais interações medicamentosas em prescrição de pacientes internados no Hospital Universitário da UFSC</w:t>
      </w:r>
      <w:r w:rsidRPr="000818FF">
        <w:t>.</w:t>
      </w:r>
      <w:r w:rsidR="000A250C" w:rsidRPr="000818FF">
        <w:t xml:space="preserve"> Universidade Federal De Santa Catarina.</w:t>
      </w:r>
      <w:r w:rsidRPr="000818FF">
        <w:t xml:space="preserve"> 2013.</w:t>
      </w:r>
      <w:r w:rsidR="000A250C" w:rsidRPr="000818FF">
        <w:t xml:space="preserve"> Disponível em</w:t>
      </w:r>
      <w:r w:rsidR="000818FF" w:rsidRPr="000818FF">
        <w:t xml:space="preserve"> </w:t>
      </w:r>
      <w:r w:rsidR="000A250C" w:rsidRPr="000818FF">
        <w:t>&lt;</w:t>
      </w:r>
      <w:r w:rsidR="000818FF" w:rsidRPr="000818FF">
        <w:t xml:space="preserve">https://repositorio.ufsc.br/bitstream/handle/123456789/107438/317821.pdf?sequence=1&amp;isAllowed=y </w:t>
      </w:r>
      <w:r w:rsidR="000A250C" w:rsidRPr="000818FF">
        <w:t xml:space="preserve">&gt;. </w:t>
      </w:r>
      <w:r w:rsidR="000A250C" w:rsidRPr="00322803">
        <w:t>Acesso em: 25 nov. 2020.</w:t>
      </w:r>
    </w:p>
    <w:p w14:paraId="1BF8A50D" w14:textId="12640DBB" w:rsidR="0069244D" w:rsidRPr="006B634E" w:rsidRDefault="0069244D" w:rsidP="009E71AD">
      <w:pPr>
        <w:pStyle w:val="TF-REFERNCIASITEM0"/>
        <w:rPr>
          <w:lang w:val="en-US"/>
        </w:rPr>
      </w:pPr>
      <w:r w:rsidRPr="00322803">
        <w:t>BARABASI, A</w:t>
      </w:r>
      <w:r w:rsidR="004D45DB" w:rsidRPr="00322803">
        <w:t>lbert-Laszlo</w:t>
      </w:r>
      <w:r w:rsidRPr="00322803">
        <w:t xml:space="preserve">. </w:t>
      </w:r>
      <w:r w:rsidR="0028216E" w:rsidRPr="00322803">
        <w:rPr>
          <w:i/>
        </w:rPr>
        <w:t>et al.</w:t>
      </w:r>
      <w:r w:rsidRPr="00322803">
        <w:t xml:space="preserve"> </w:t>
      </w:r>
      <w:r w:rsidRPr="006B634E">
        <w:rPr>
          <w:lang w:val="en-US"/>
        </w:rPr>
        <w:t xml:space="preserve">Evolution of the social network of scientific collaborations. </w:t>
      </w:r>
      <w:r w:rsidRPr="007B3B3E">
        <w:rPr>
          <w:b/>
          <w:bCs/>
          <w:lang w:val="en-US"/>
        </w:rPr>
        <w:t>Physica A: Statistical mechanics and its applications</w:t>
      </w:r>
      <w:r w:rsidRPr="006B634E">
        <w:rPr>
          <w:lang w:val="en-US"/>
        </w:rPr>
        <w:t>, Elsevier, v. 311, n. 3, p. 590–614, 2002.</w:t>
      </w:r>
    </w:p>
    <w:p w14:paraId="079759F6" w14:textId="65C93E18" w:rsidR="0069244D" w:rsidRDefault="0069244D" w:rsidP="009E71AD">
      <w:pPr>
        <w:pStyle w:val="TF-REFERNCIASITEM0"/>
      </w:pPr>
      <w:r w:rsidRPr="00F65813">
        <w:t>BESSA, A</w:t>
      </w:r>
      <w:r w:rsidR="00F65813" w:rsidRPr="00F65813">
        <w:t>line</w:t>
      </w:r>
      <w:r w:rsidRPr="00F65813">
        <w:t xml:space="preserve"> D</w:t>
      </w:r>
      <w:r>
        <w:t>.</w:t>
      </w:r>
      <w:r w:rsidR="00AF5717">
        <w:t xml:space="preserve"> </w:t>
      </w:r>
      <w:r w:rsidR="00AF5717" w:rsidRPr="0028216E">
        <w:rPr>
          <w:i/>
        </w:rPr>
        <w:t>et al</w:t>
      </w:r>
      <w:r>
        <w:t xml:space="preserve">. </w:t>
      </w:r>
      <w:r w:rsidRPr="00DE60DD">
        <w:rPr>
          <w:b/>
          <w:bCs/>
        </w:rPr>
        <w:t xml:space="preserve">Introdução </w:t>
      </w:r>
      <w:r w:rsidR="006D3018" w:rsidRPr="00DE60DD">
        <w:rPr>
          <w:b/>
          <w:bCs/>
        </w:rPr>
        <w:t>às</w:t>
      </w:r>
      <w:r w:rsidRPr="00DE60DD">
        <w:rPr>
          <w:b/>
          <w:bCs/>
        </w:rPr>
        <w:t xml:space="preserve"> redes complexas</w:t>
      </w:r>
      <w:r>
        <w:t>. 2009. 1, 15</w:t>
      </w:r>
    </w:p>
    <w:p w14:paraId="15DA1D2F" w14:textId="2A7BA343" w:rsidR="00924DDA" w:rsidRDefault="00E20C93" w:rsidP="00E20C93">
      <w:pPr>
        <w:pStyle w:val="TF-REFERNCIASITEM0"/>
      </w:pPr>
      <w:r w:rsidRPr="009F7CDC">
        <w:t>BISSON</w:t>
      </w:r>
      <w:ins w:id="82" w:author="Andreza Sartori" w:date="2020-12-02T19:29:00Z">
        <w:r w:rsidR="00CF61CE">
          <w:t>,</w:t>
        </w:r>
      </w:ins>
      <w:r w:rsidRPr="009F7CDC">
        <w:t xml:space="preserve"> M</w:t>
      </w:r>
      <w:r w:rsidR="00F02CCE" w:rsidRPr="009F7CDC">
        <w:t>arcelo P</w:t>
      </w:r>
      <w:r w:rsidRPr="009F7CDC">
        <w:t>.</w:t>
      </w:r>
      <w:r w:rsidRPr="00E20C93">
        <w:t xml:space="preserve"> </w:t>
      </w:r>
      <w:r w:rsidRPr="004A07FF">
        <w:rPr>
          <w:b/>
          <w:bCs/>
        </w:rPr>
        <w:t>Farmácia clínica &amp; atenção farmacêutica</w:t>
      </w:r>
      <w:r w:rsidRPr="00E20C93">
        <w:t>. 2. ed. rev. e atual. São Paulo: Manole; 2007. 371 p.</w:t>
      </w:r>
    </w:p>
    <w:p w14:paraId="2DEE9820" w14:textId="13A0658A" w:rsidR="00473AFF" w:rsidRPr="006B634E" w:rsidRDefault="00473AFF" w:rsidP="00473AFF">
      <w:pPr>
        <w:pStyle w:val="TF-REFERNCIASITEM0"/>
        <w:rPr>
          <w:lang w:val="en-US"/>
        </w:rPr>
      </w:pPr>
      <w:r w:rsidRPr="004308B0">
        <w:t>BOAVENTURA, P</w:t>
      </w:r>
      <w:r w:rsidR="004308B0" w:rsidRPr="004308B0">
        <w:t>aulo O</w:t>
      </w:r>
      <w:r w:rsidRPr="004308B0">
        <w:t>.</w:t>
      </w:r>
      <w:r>
        <w:t xml:space="preserve"> </w:t>
      </w:r>
      <w:r w:rsidRPr="00B8535D">
        <w:rPr>
          <w:b/>
          <w:bCs/>
        </w:rPr>
        <w:t>Grafos: Teoria, Modelos, Algoritmos</w:t>
      </w:r>
      <w:r>
        <w:t xml:space="preserve">. São Paulo: Editora Edgard Blücher, 2001. </w:t>
      </w:r>
      <w:r w:rsidRPr="006B634E">
        <w:rPr>
          <w:lang w:val="en-US"/>
        </w:rPr>
        <w:t>1, 11, 14</w:t>
      </w:r>
    </w:p>
    <w:p w14:paraId="2F9E591D" w14:textId="73B801A6" w:rsidR="00E25D7D" w:rsidRPr="006B634E" w:rsidRDefault="0069244D" w:rsidP="009E71AD">
      <w:pPr>
        <w:pStyle w:val="TF-REFERNCIASITEM0"/>
        <w:rPr>
          <w:lang w:val="en-US"/>
        </w:rPr>
      </w:pPr>
      <w:r w:rsidRPr="006B634E">
        <w:rPr>
          <w:lang w:val="en-US"/>
        </w:rPr>
        <w:t>BOCCALETTI, S</w:t>
      </w:r>
      <w:r w:rsidR="000C0196" w:rsidRPr="006B634E">
        <w:rPr>
          <w:lang w:val="en-US"/>
        </w:rPr>
        <w:t>tefano</w:t>
      </w:r>
      <w:r w:rsidRPr="006B634E">
        <w:rPr>
          <w:lang w:val="en-US"/>
        </w:rPr>
        <w:t xml:space="preserve">. </w:t>
      </w:r>
      <w:r w:rsidR="0028216E" w:rsidRPr="006B634E">
        <w:rPr>
          <w:i/>
          <w:lang w:val="en-US"/>
        </w:rPr>
        <w:t>et al.</w:t>
      </w:r>
      <w:r w:rsidRPr="006B634E">
        <w:rPr>
          <w:lang w:val="en-US"/>
        </w:rPr>
        <w:t xml:space="preserve"> Complex networks: Structure and dynamics. </w:t>
      </w:r>
      <w:r w:rsidRPr="00327BB3">
        <w:rPr>
          <w:b/>
          <w:bCs/>
          <w:lang w:val="en-US"/>
        </w:rPr>
        <w:t>Physics reports</w:t>
      </w:r>
      <w:r w:rsidRPr="006B634E">
        <w:rPr>
          <w:lang w:val="en-US"/>
        </w:rPr>
        <w:t>, Elsevier, v. 424, n. 4, p. 175–308, 2006.</w:t>
      </w:r>
    </w:p>
    <w:p w14:paraId="7310F23D" w14:textId="60F8D58C" w:rsidR="003D6FE1" w:rsidRPr="003D6FE1" w:rsidRDefault="003D6FE1" w:rsidP="003D6FE1">
      <w:pPr>
        <w:pStyle w:val="TF-REFERNCIASITEM0"/>
      </w:pPr>
      <w:r w:rsidRPr="006B634E">
        <w:rPr>
          <w:lang w:val="en-US"/>
        </w:rPr>
        <w:t>BUENO, Cristiane S</w:t>
      </w:r>
      <w:r w:rsidR="0086399E">
        <w:rPr>
          <w:lang w:val="en-US"/>
        </w:rPr>
        <w:t>.</w:t>
      </w:r>
      <w:r w:rsidRPr="006B634E">
        <w:rPr>
          <w:lang w:val="en-US"/>
        </w:rPr>
        <w:t xml:space="preserve"> </w:t>
      </w:r>
      <w:r w:rsidRPr="0086399E">
        <w:rPr>
          <w:i/>
          <w:iCs/>
          <w:lang w:val="en-US"/>
        </w:rPr>
        <w:t>et al</w:t>
      </w:r>
      <w:r w:rsidRPr="006B634E">
        <w:rPr>
          <w:lang w:val="en-US"/>
        </w:rPr>
        <w:t xml:space="preserve">. </w:t>
      </w:r>
      <w:r w:rsidRPr="003D6FE1">
        <w:t xml:space="preserve">Utilização de medicamentos e risco de interações medicamentosas em idosos atendidos pelo Programa de Atenção ao Idoso da Unijuí. </w:t>
      </w:r>
      <w:r w:rsidRPr="003D6FE1">
        <w:rPr>
          <w:b/>
          <w:bCs/>
        </w:rPr>
        <w:t>Revista de Ciências Farmacêuticas Básica e Aplicada</w:t>
      </w:r>
      <w:r w:rsidRPr="003D6FE1">
        <w:t>, v. 30, n. 3, 20</w:t>
      </w:r>
      <w:r w:rsidR="00A12F53">
        <w:t>10</w:t>
      </w:r>
      <w:r w:rsidRPr="003D6FE1">
        <w:t>.</w:t>
      </w:r>
    </w:p>
    <w:p w14:paraId="2C1D8A19" w14:textId="5291CF55" w:rsidR="00E25D7D" w:rsidRDefault="008B5972" w:rsidP="009E71AD">
      <w:pPr>
        <w:pStyle w:val="TF-REFERNCIASITEM0"/>
      </w:pPr>
      <w:r>
        <w:t>CASTRO</w:t>
      </w:r>
      <w:r w:rsidR="001256FE">
        <w:t xml:space="preserve">, </w:t>
      </w:r>
      <w:r>
        <w:t>Clarisse</w:t>
      </w:r>
      <w:r w:rsidR="001256FE">
        <w:t xml:space="preserve">. </w:t>
      </w:r>
      <w:r w:rsidRPr="008B5972">
        <w:rPr>
          <w:b/>
        </w:rPr>
        <w:t>Interação medicamentosa: entenda os riscos de se medicar sem orientação</w:t>
      </w:r>
      <w:r w:rsidR="001256FE">
        <w:t>. P</w:t>
      </w:r>
      <w:r w:rsidR="00375B84">
        <w:t>ortal Fiocruz</w:t>
      </w:r>
      <w:r w:rsidR="001256FE">
        <w:t>, [20</w:t>
      </w:r>
      <w:r w:rsidR="00375B84">
        <w:t>15</w:t>
      </w:r>
      <w:r w:rsidR="001256FE">
        <w:t xml:space="preserve">]. </w:t>
      </w:r>
      <w:bookmarkStart w:id="83" w:name="_Hlk53335320"/>
      <w:r w:rsidR="001256FE">
        <w:t xml:space="preserve">Disponível em: </w:t>
      </w:r>
      <w:bookmarkEnd w:id="83"/>
      <w:r w:rsidR="004E1044">
        <w:t>&lt;</w:t>
      </w:r>
      <w:r w:rsidR="00375B84" w:rsidRPr="00375B84">
        <w:t>https://portal.fiocruz.br/noticia/interacao-medicamentosa-entenda-os-riscos-de-se-medicar-sem-orientacao</w:t>
      </w:r>
      <w:r w:rsidR="004E1044">
        <w:t>&gt;</w:t>
      </w:r>
      <w:r w:rsidR="001256FE">
        <w:t xml:space="preserve">. Acesso em: </w:t>
      </w:r>
      <w:r w:rsidR="00375B84">
        <w:t>09</w:t>
      </w:r>
      <w:r w:rsidR="001256FE">
        <w:t xml:space="preserve"> </w:t>
      </w:r>
      <w:r w:rsidR="00375B84">
        <w:t>out</w:t>
      </w:r>
      <w:r w:rsidR="001256FE">
        <w:t>. 20</w:t>
      </w:r>
      <w:r w:rsidR="00375B84">
        <w:t>20</w:t>
      </w:r>
      <w:r w:rsidR="001256FE">
        <w:t>.</w:t>
      </w:r>
    </w:p>
    <w:p w14:paraId="0790A6D4" w14:textId="7F97710F" w:rsidR="00120B3A" w:rsidRPr="00120B3A" w:rsidRDefault="00120B3A" w:rsidP="00120B3A">
      <w:pPr>
        <w:pStyle w:val="TF-REFERNCIASITEM0"/>
      </w:pPr>
      <w:r w:rsidRPr="00120B3A">
        <w:t>CARVALHO, Aline R</w:t>
      </w:r>
      <w:r w:rsidR="00DB337B">
        <w:t>.</w:t>
      </w:r>
      <w:r w:rsidRPr="00120B3A">
        <w:t xml:space="preserve">; </w:t>
      </w:r>
      <w:r w:rsidR="005947BB">
        <w:t>S</w:t>
      </w:r>
      <w:r w:rsidR="005947BB" w:rsidRPr="00120B3A">
        <w:t>ILVA</w:t>
      </w:r>
      <w:r w:rsidR="005947BB">
        <w:t xml:space="preserve">, Trajano </w:t>
      </w:r>
      <w:r w:rsidR="002C78CD">
        <w:t>F</w:t>
      </w:r>
      <w:r w:rsidR="00DB337B">
        <w:t>.</w:t>
      </w:r>
      <w:r w:rsidR="002C78CD">
        <w:t xml:space="preserve"> </w:t>
      </w:r>
      <w:r>
        <w:t>X</w:t>
      </w:r>
      <w:r w:rsidR="00DB337B">
        <w:t>.</w:t>
      </w:r>
      <w:r w:rsidRPr="00120B3A">
        <w:t xml:space="preserve"> </w:t>
      </w:r>
      <w:r w:rsidR="005947BB">
        <w:t>B</w:t>
      </w:r>
      <w:r w:rsidRPr="00120B3A">
        <w:t xml:space="preserve">. Interações Medicamentosas no Âmbito Hospitalar e a Atuação do Farmacêutico nesse Cenário. </w:t>
      </w:r>
      <w:r w:rsidRPr="00E849BD">
        <w:rPr>
          <w:b/>
          <w:bCs/>
        </w:rPr>
        <w:t>Revista Saúde e Desenvolvimento</w:t>
      </w:r>
      <w:r w:rsidRPr="00120B3A">
        <w:t>, v. 12, n. 13, p. 84-101, 2019.</w:t>
      </w:r>
    </w:p>
    <w:p w14:paraId="355D84BF" w14:textId="51AE37BA" w:rsidR="00BB51B6" w:rsidRPr="00322803" w:rsidRDefault="00BB51B6" w:rsidP="009E71AD">
      <w:pPr>
        <w:pStyle w:val="TF-REFERNCIASITEM0"/>
      </w:pPr>
      <w:r w:rsidRPr="00BB51B6">
        <w:t xml:space="preserve">CHENG, Feixiong; KOVÁCS, István A.; BARABÁSI, Albert-László. </w:t>
      </w:r>
      <w:r w:rsidRPr="006B634E">
        <w:rPr>
          <w:lang w:val="en-US"/>
        </w:rPr>
        <w:t xml:space="preserve">Network-based prediction of drug combinations. </w:t>
      </w:r>
      <w:r w:rsidRPr="006B634E">
        <w:rPr>
          <w:b/>
          <w:bCs/>
          <w:lang w:val="en-US"/>
        </w:rPr>
        <w:t>Nature Communications</w:t>
      </w:r>
      <w:r w:rsidRPr="006B634E">
        <w:rPr>
          <w:lang w:val="en-US"/>
        </w:rPr>
        <w:t xml:space="preserve">, [S.L.], v. 10, n. 1, p. 1-11, 13 mar. 2019. Springer Science and Business Media LLC. </w:t>
      </w:r>
      <w:r w:rsidRPr="00322803">
        <w:t>Disponível em: &lt;http://dx.doi.org/10.1038/s41467-019-09186-x&gt;. Acesso em 12 out. 2020.</w:t>
      </w:r>
    </w:p>
    <w:p w14:paraId="6B07AD88" w14:textId="74F5B9B5" w:rsidR="00E25D7D" w:rsidRPr="006B634E" w:rsidRDefault="003515A9" w:rsidP="003B1697">
      <w:pPr>
        <w:pStyle w:val="TF-REFERNCIASITEM0"/>
        <w:rPr>
          <w:lang w:val="en-US"/>
        </w:rPr>
      </w:pPr>
      <w:r w:rsidRPr="006B634E">
        <w:rPr>
          <w:lang w:val="en-US"/>
        </w:rPr>
        <w:t>COHEN, R</w:t>
      </w:r>
      <w:r w:rsidR="003B6B99" w:rsidRPr="006B634E">
        <w:rPr>
          <w:lang w:val="en-US"/>
        </w:rPr>
        <w:t>euven</w:t>
      </w:r>
      <w:r w:rsidRPr="006B634E">
        <w:rPr>
          <w:lang w:val="en-US"/>
        </w:rPr>
        <w:t>.; HAVLIN, S</w:t>
      </w:r>
      <w:r w:rsidR="003B6B99" w:rsidRPr="006B634E">
        <w:rPr>
          <w:lang w:val="en-US"/>
        </w:rPr>
        <w:t>hlomo</w:t>
      </w:r>
      <w:r w:rsidRPr="006B634E">
        <w:rPr>
          <w:lang w:val="en-US"/>
        </w:rPr>
        <w:t xml:space="preserve">. </w:t>
      </w:r>
      <w:r w:rsidRPr="000060F5">
        <w:rPr>
          <w:b/>
          <w:bCs/>
          <w:lang w:val="en-US"/>
        </w:rPr>
        <w:t>Complex networks: structure, robustness and function</w:t>
      </w:r>
      <w:r w:rsidRPr="006B634E">
        <w:rPr>
          <w:lang w:val="en-US"/>
        </w:rPr>
        <w:t>.</w:t>
      </w:r>
      <w:r w:rsidR="00984246" w:rsidRPr="006B634E">
        <w:rPr>
          <w:lang w:val="en-US"/>
        </w:rPr>
        <w:t xml:space="preserve"> </w:t>
      </w:r>
      <w:r w:rsidRPr="006B634E">
        <w:rPr>
          <w:lang w:val="en-US"/>
        </w:rPr>
        <w:t>United Kingdom: Cambridge Univ Pr, 2010.</w:t>
      </w:r>
    </w:p>
    <w:p w14:paraId="01784069" w14:textId="291C82A6" w:rsidR="001A70DB" w:rsidRPr="006B634E" w:rsidRDefault="001A70DB" w:rsidP="009E71AD">
      <w:pPr>
        <w:pStyle w:val="TF-REFERNCIASITEM0"/>
        <w:rPr>
          <w:lang w:val="en-US"/>
        </w:rPr>
      </w:pPr>
      <w:r w:rsidRPr="006B634E">
        <w:rPr>
          <w:lang w:val="en-US"/>
        </w:rPr>
        <w:t>HAMMES, Jean A</w:t>
      </w:r>
      <w:r w:rsidR="00510C50" w:rsidRPr="006B634E">
        <w:rPr>
          <w:lang w:val="en-US"/>
        </w:rPr>
        <w:t>.</w:t>
      </w:r>
      <w:r w:rsidRPr="006B634E">
        <w:rPr>
          <w:lang w:val="en-US"/>
        </w:rPr>
        <w:t xml:space="preserve"> </w:t>
      </w:r>
      <w:r w:rsidR="00510C50" w:rsidRPr="006B634E">
        <w:rPr>
          <w:i/>
          <w:iCs/>
          <w:lang w:val="en-US"/>
        </w:rPr>
        <w:t>et al</w:t>
      </w:r>
      <w:r w:rsidR="00510C50" w:rsidRPr="006B634E">
        <w:rPr>
          <w:lang w:val="en-US"/>
        </w:rPr>
        <w:t xml:space="preserve">. </w:t>
      </w:r>
      <w:r w:rsidRPr="002E6DC2">
        <w:t xml:space="preserve">Prevalência de potenciais interações medicamentosas droga-droga em unidades de terapia intensiva. </w:t>
      </w:r>
      <w:r w:rsidRPr="002E6DC2">
        <w:rPr>
          <w:b/>
          <w:bCs/>
        </w:rPr>
        <w:t>Revista Brasileira de Terapia Intensiva</w:t>
      </w:r>
      <w:r w:rsidRPr="002E6DC2">
        <w:t xml:space="preserve">, [S.L.], v. 20, n. 4, p. 349-354, dez. 2008. GN1 Genesis Network. </w:t>
      </w:r>
      <w:r w:rsidR="00C11019">
        <w:t xml:space="preserve">Disponível em: </w:t>
      </w:r>
      <w:r w:rsidR="00993F15" w:rsidRPr="00993F15">
        <w:t>&lt;</w:t>
      </w:r>
      <w:hyperlink r:id="rId20" w:history="1">
        <w:r w:rsidR="00993F15" w:rsidRPr="00993F15">
          <w:t>http://dx.doi.org/10.1590/s0103-507x2008000400006</w:t>
        </w:r>
      </w:hyperlink>
      <w:r w:rsidR="00993F15" w:rsidRPr="00993F15">
        <w:t>&gt;</w:t>
      </w:r>
      <w:r w:rsidRPr="00993F15">
        <w:t>.</w:t>
      </w:r>
      <w:r w:rsidR="00C11019" w:rsidRPr="00993F15">
        <w:t xml:space="preserve"> </w:t>
      </w:r>
      <w:r w:rsidR="00C11019" w:rsidRPr="006B634E">
        <w:rPr>
          <w:lang w:val="en-US"/>
        </w:rPr>
        <w:t>Acesso em: 09 out. 2020.</w:t>
      </w:r>
    </w:p>
    <w:p w14:paraId="1436B904" w14:textId="22F81A80" w:rsidR="005A0875" w:rsidRPr="006B634E" w:rsidRDefault="005A0875" w:rsidP="009E71AD">
      <w:pPr>
        <w:pStyle w:val="TF-REFERNCIASITEM0"/>
        <w:rPr>
          <w:lang w:val="en-US"/>
        </w:rPr>
      </w:pPr>
      <w:r w:rsidRPr="006B634E">
        <w:rPr>
          <w:lang w:val="en-US"/>
        </w:rPr>
        <w:t xml:space="preserve">HOLLOWAY, Kathleen; DIJK, Liset van. </w:t>
      </w:r>
      <w:r w:rsidRPr="006B634E">
        <w:rPr>
          <w:b/>
          <w:bCs/>
          <w:lang w:val="en-US"/>
        </w:rPr>
        <w:t>The world medicines situation 2011: Rational use of medicines</w:t>
      </w:r>
      <w:r w:rsidRPr="006B634E">
        <w:rPr>
          <w:lang w:val="en-US"/>
        </w:rPr>
        <w:t>. Word Health Organization 2011. Disponível em: &lt;https://www.who.int/medicines/areas/policy/world_medicines_situation/WMS_ch14_wRational.pdf&gt;. Aceso em: 12 out. 2020.</w:t>
      </w:r>
    </w:p>
    <w:p w14:paraId="7F1A6738" w14:textId="433DC1F1" w:rsidR="001A70DB" w:rsidRDefault="001A70DB" w:rsidP="009E71AD">
      <w:pPr>
        <w:pStyle w:val="TF-REFERNCIASITEM0"/>
      </w:pPr>
      <w:r w:rsidRPr="006B634E">
        <w:rPr>
          <w:lang w:val="en-US"/>
        </w:rPr>
        <w:t>HUANG, Jialiang</w:t>
      </w:r>
      <w:r w:rsidR="00F06773" w:rsidRPr="006B634E">
        <w:rPr>
          <w:lang w:val="en-US"/>
        </w:rPr>
        <w:t xml:space="preserve"> </w:t>
      </w:r>
      <w:r w:rsidR="00F06773" w:rsidRPr="006B634E">
        <w:rPr>
          <w:i/>
          <w:iCs/>
          <w:lang w:val="en-US"/>
        </w:rPr>
        <w:t>et al</w:t>
      </w:r>
      <w:r w:rsidRPr="006B634E">
        <w:rPr>
          <w:lang w:val="en-US"/>
        </w:rPr>
        <w:t xml:space="preserve">. </w:t>
      </w:r>
      <w:r w:rsidRPr="006B634E">
        <w:rPr>
          <w:b/>
          <w:bCs/>
          <w:lang w:val="en-US"/>
        </w:rPr>
        <w:t>Systematic Prediction of Pharmacodynamic Drug-Drug Interactions through Protein-Protein-Interaction Network</w:t>
      </w:r>
      <w:r w:rsidRPr="006B634E">
        <w:rPr>
          <w:lang w:val="en-US"/>
        </w:rPr>
        <w:t xml:space="preserve">. Plos Computational Biology, [S.L.], v. 9, n. 3, p. 1-9, 21 mar. 2013. Public Library of Science (PLoS). </w:t>
      </w:r>
      <w:r w:rsidR="00C11019" w:rsidRPr="00993F15">
        <w:t xml:space="preserve">Disponível em: </w:t>
      </w:r>
      <w:r w:rsidR="00993F15" w:rsidRPr="00993F15">
        <w:t>&lt;</w:t>
      </w:r>
      <w:hyperlink r:id="rId21" w:history="1">
        <w:r w:rsidR="00993F15" w:rsidRPr="00993F15">
          <w:t>http://dx.doi.org/10.1371/journal.pcbi.1002998</w:t>
        </w:r>
      </w:hyperlink>
      <w:r w:rsidR="00993F15" w:rsidRPr="00993F15">
        <w:t>&gt;. Acesso em: 09 out. 2020.</w:t>
      </w:r>
    </w:p>
    <w:p w14:paraId="182C820A" w14:textId="4A4DA128" w:rsidR="00662E6F" w:rsidRPr="006B634E" w:rsidRDefault="00662E6F" w:rsidP="009E71AD">
      <w:pPr>
        <w:pStyle w:val="TF-REFERNCIASITEM0"/>
        <w:rPr>
          <w:lang w:val="en-US"/>
        </w:rPr>
      </w:pPr>
      <w:r w:rsidRPr="006B634E">
        <w:rPr>
          <w:lang w:val="en-US"/>
        </w:rPr>
        <w:t>JIA, S</w:t>
      </w:r>
      <w:r w:rsidR="00185F42" w:rsidRPr="006B634E">
        <w:rPr>
          <w:lang w:val="en-US"/>
        </w:rPr>
        <w:t>ongwei</w:t>
      </w:r>
      <w:r w:rsidRPr="006B634E">
        <w:rPr>
          <w:lang w:val="en-US"/>
        </w:rPr>
        <w:t xml:space="preserve">. </w:t>
      </w:r>
      <w:r w:rsidR="0028216E" w:rsidRPr="006B634E">
        <w:rPr>
          <w:i/>
          <w:lang w:val="en-US"/>
        </w:rPr>
        <w:t>et al.</w:t>
      </w:r>
      <w:r w:rsidRPr="006B634E">
        <w:rPr>
          <w:lang w:val="en-US"/>
        </w:rPr>
        <w:t xml:space="preserve"> Exploring triad-rich substructures by graph-theoretic characterizations in complex networks. </w:t>
      </w:r>
      <w:r w:rsidRPr="00071916">
        <w:rPr>
          <w:b/>
          <w:bCs/>
          <w:lang w:val="en-US"/>
        </w:rPr>
        <w:t>Physica A: Statistical Mechanics and its Applications</w:t>
      </w:r>
      <w:r w:rsidRPr="006B634E">
        <w:rPr>
          <w:lang w:val="en-US"/>
        </w:rPr>
        <w:t>, Elsevier, v. 468, p. 53–69, 2017.</w:t>
      </w:r>
    </w:p>
    <w:p w14:paraId="328D57D4" w14:textId="3ADA0723" w:rsidR="000C2185" w:rsidRDefault="000C2185" w:rsidP="009E71AD">
      <w:pPr>
        <w:pStyle w:val="TF-REFERNCIASITEM0"/>
      </w:pPr>
      <w:r w:rsidRPr="00B216FA">
        <w:t>LEÃO, Danyllo F</w:t>
      </w:r>
      <w:r w:rsidR="00CA2064">
        <w:t>.</w:t>
      </w:r>
      <w:r w:rsidRPr="00B216FA">
        <w:t xml:space="preserve"> L</w:t>
      </w:r>
      <w:r w:rsidR="00CA2064">
        <w:t>.</w:t>
      </w:r>
      <w:r w:rsidRPr="00B216FA">
        <w:t>; MOURA, Cristiano S</w:t>
      </w:r>
      <w:r w:rsidR="00242343">
        <w:t>.</w:t>
      </w:r>
      <w:r w:rsidRPr="00B216FA">
        <w:t xml:space="preserve">; MEDEIROS, Danielle S. Avaliação de interações medicamentosas potenciais em prescrições da atenção primária de Vitória da Conquista (BA), Brasil. </w:t>
      </w:r>
      <w:r w:rsidRPr="00B216FA">
        <w:rPr>
          <w:b/>
          <w:bCs/>
        </w:rPr>
        <w:t>Ciência &amp; Saúde Coletiva</w:t>
      </w:r>
      <w:r w:rsidRPr="00B216FA">
        <w:t xml:space="preserve">, [S.L.], v. 19, n. 1, p. 311-318, jan. 2014. FapUNIFESP (SciELO). </w:t>
      </w:r>
      <w:r w:rsidR="003B1697" w:rsidRPr="00042CC6">
        <w:t>Disponível em: &lt;</w:t>
      </w:r>
      <w:hyperlink r:id="rId22" w:history="1">
        <w:r w:rsidR="003B1697" w:rsidRPr="00042CC6">
          <w:t>http://dx.doi.org/10.1590/1413-81232014191.2124</w:t>
        </w:r>
      </w:hyperlink>
      <w:r w:rsidR="003B1697" w:rsidRPr="00042CC6">
        <w:t>&gt;</w:t>
      </w:r>
      <w:r w:rsidRPr="00042CC6">
        <w:t>.</w:t>
      </w:r>
      <w:r w:rsidR="00042CC6" w:rsidRPr="00042CC6">
        <w:t xml:space="preserve"> Acesso em: 09 out. 2020.</w:t>
      </w:r>
    </w:p>
    <w:p w14:paraId="6B038CFD" w14:textId="580E81B6" w:rsidR="00527833" w:rsidRPr="00322803" w:rsidRDefault="00527833" w:rsidP="00527833">
      <w:pPr>
        <w:pStyle w:val="TF-REFERNCIASITEM0"/>
        <w:rPr>
          <w:lang w:val="en-US"/>
        </w:rPr>
      </w:pPr>
      <w:r w:rsidRPr="00527833">
        <w:t xml:space="preserve">LOPES, Marcio U. </w:t>
      </w:r>
      <w:r w:rsidRPr="00C21DE9">
        <w:rPr>
          <w:b/>
          <w:bCs/>
        </w:rPr>
        <w:t>Sistema de controle de interação medicamentosa</w:t>
      </w:r>
      <w:r w:rsidRPr="00527833">
        <w:t xml:space="preserve">. 2003. 96 p. Dissertação (mestrado) - Universidade Estadual de Campinas, Instituto de Matematica, Estatistica e Computação Cientifica, Campinas, SP. Disponível em: &lt;http://www.repositorio.unicamp.br/handle/REPOSIP/276419&gt;. </w:t>
      </w:r>
      <w:r w:rsidRPr="00322803">
        <w:rPr>
          <w:lang w:val="en-US"/>
        </w:rPr>
        <w:t>Acesso em: 21 nov. 2020.</w:t>
      </w:r>
    </w:p>
    <w:p w14:paraId="16A58436" w14:textId="210A3763" w:rsidR="001D49CD" w:rsidRPr="006B634E" w:rsidRDefault="001D49CD" w:rsidP="001D49CD">
      <w:pPr>
        <w:pStyle w:val="TF-REFERNCIASITEM0"/>
        <w:rPr>
          <w:lang w:val="en-US"/>
        </w:rPr>
      </w:pPr>
      <w:r w:rsidRPr="006B634E">
        <w:rPr>
          <w:lang w:val="en-US"/>
        </w:rPr>
        <w:t>NEWMAN, M</w:t>
      </w:r>
      <w:r w:rsidR="00567F99" w:rsidRPr="006B634E">
        <w:rPr>
          <w:lang w:val="en-US"/>
        </w:rPr>
        <w:t>ark</w:t>
      </w:r>
      <w:r w:rsidRPr="006B634E">
        <w:rPr>
          <w:lang w:val="en-US"/>
        </w:rPr>
        <w:t xml:space="preserve"> E.</w:t>
      </w:r>
      <w:r w:rsidR="00567F99" w:rsidRPr="006B634E">
        <w:rPr>
          <w:lang w:val="en-US"/>
        </w:rPr>
        <w:t xml:space="preserve"> J.</w:t>
      </w:r>
      <w:r w:rsidRPr="006B634E">
        <w:rPr>
          <w:lang w:val="en-US"/>
        </w:rPr>
        <w:t xml:space="preserve"> The structure and function of complex networks. </w:t>
      </w:r>
      <w:r w:rsidRPr="00A6575C">
        <w:rPr>
          <w:b/>
          <w:bCs/>
          <w:lang w:val="en-US"/>
        </w:rPr>
        <w:t>SIAM review</w:t>
      </w:r>
      <w:r w:rsidRPr="006B634E">
        <w:rPr>
          <w:lang w:val="en-US"/>
        </w:rPr>
        <w:t>, SIAM, v. 45, n. 2, p. 167–256, 2003</w:t>
      </w:r>
    </w:p>
    <w:p w14:paraId="5C3B0833" w14:textId="54FDA0AF" w:rsidR="00577DF9" w:rsidRDefault="001D49CD" w:rsidP="009E71AD">
      <w:pPr>
        <w:pStyle w:val="TF-REFERNCIASITEM0"/>
      </w:pPr>
      <w:r w:rsidRPr="006B634E">
        <w:rPr>
          <w:lang w:val="en-US"/>
        </w:rPr>
        <w:lastRenderedPageBreak/>
        <w:t>NEWMAN, M</w:t>
      </w:r>
      <w:r w:rsidR="00567F99" w:rsidRPr="006B634E">
        <w:rPr>
          <w:lang w:val="en-US"/>
        </w:rPr>
        <w:t>ark</w:t>
      </w:r>
      <w:r w:rsidRPr="006B634E">
        <w:rPr>
          <w:lang w:val="en-US"/>
        </w:rPr>
        <w:t xml:space="preserve"> E. J.</w:t>
      </w:r>
      <w:r w:rsidR="002E64B2" w:rsidRPr="006B634E">
        <w:rPr>
          <w:lang w:val="en-US"/>
        </w:rPr>
        <w:t xml:space="preserve"> </w:t>
      </w:r>
      <w:r w:rsidR="002E64B2" w:rsidRPr="006B634E">
        <w:rPr>
          <w:i/>
          <w:iCs/>
          <w:lang w:val="en-US"/>
        </w:rPr>
        <w:t>et al.</w:t>
      </w:r>
      <w:r w:rsidRPr="006B634E">
        <w:rPr>
          <w:lang w:val="en-US"/>
        </w:rPr>
        <w:t xml:space="preserve"> </w:t>
      </w:r>
      <w:r w:rsidRPr="00322E8B">
        <w:rPr>
          <w:b/>
          <w:bCs/>
          <w:lang w:val="en-US"/>
        </w:rPr>
        <w:t>The Structure and Dynamics of Networks</w:t>
      </w:r>
      <w:r w:rsidRPr="006B634E">
        <w:rPr>
          <w:lang w:val="en-US"/>
        </w:rPr>
        <w:t xml:space="preserve">. </w:t>
      </w:r>
      <w:r>
        <w:t>[S.l.]: Princeton Studies in Complexity, 2006.</w:t>
      </w:r>
    </w:p>
    <w:p w14:paraId="63DB5FCA" w14:textId="5A9E00D3" w:rsidR="00577DF9" w:rsidRPr="00322803" w:rsidRDefault="00D5685E" w:rsidP="00577DF9">
      <w:pPr>
        <w:pStyle w:val="TF-REFERNCIASITEM0"/>
        <w:rPr>
          <w:lang w:val="en-US"/>
        </w:rPr>
      </w:pPr>
      <w:r w:rsidRPr="0024532A">
        <w:t>OGA</w:t>
      </w:r>
      <w:r w:rsidR="00ED25DA" w:rsidRPr="0024532A">
        <w:t>,</w:t>
      </w:r>
      <w:r w:rsidR="00577DF9" w:rsidRPr="0024532A">
        <w:t xml:space="preserve"> S</w:t>
      </w:r>
      <w:r w:rsidR="00CA7E73" w:rsidRPr="0024532A">
        <w:t>eizi</w:t>
      </w:r>
      <w:r w:rsidR="00F8127C" w:rsidRPr="0024532A">
        <w:t>;</w:t>
      </w:r>
      <w:r w:rsidR="00577DF9" w:rsidRPr="00577DF9">
        <w:t xml:space="preserve"> </w:t>
      </w:r>
      <w:r w:rsidR="00F8127C">
        <w:t>BASILE</w:t>
      </w:r>
      <w:r w:rsidR="00577DF9" w:rsidRPr="00577DF9">
        <w:t>, A</w:t>
      </w:r>
      <w:r w:rsidR="00A12F53">
        <w:t>ulus Conrado</w:t>
      </w:r>
      <w:r w:rsidR="00F8127C">
        <w:t>; CARVALHO</w:t>
      </w:r>
      <w:r w:rsidR="00A12F53">
        <w:t>, Maria Fernanda</w:t>
      </w:r>
      <w:r w:rsidR="00577DF9" w:rsidRPr="00577DF9">
        <w:t xml:space="preserve">. Guia Zanini- </w:t>
      </w:r>
      <w:r w:rsidR="00577DF9" w:rsidRPr="00E57EBD">
        <w:rPr>
          <w:b/>
          <w:bCs/>
        </w:rPr>
        <w:t>Oga de interações medicamentosas</w:t>
      </w:r>
      <w:r w:rsidR="00577DF9" w:rsidRPr="00577DF9">
        <w:t xml:space="preserve">. </w:t>
      </w:r>
      <w:r w:rsidR="00577DF9" w:rsidRPr="00322803">
        <w:rPr>
          <w:lang w:val="en-US"/>
        </w:rPr>
        <w:t>7ª ed. São Paulo: Atheneu; 2002.</w:t>
      </w:r>
    </w:p>
    <w:p w14:paraId="68117205" w14:textId="77777777" w:rsidR="009F2F6A" w:rsidRPr="006B634E" w:rsidRDefault="009F2F6A" w:rsidP="009F2F6A">
      <w:pPr>
        <w:pStyle w:val="TF-REFERNCIASITEM0"/>
        <w:rPr>
          <w:lang w:val="en-US"/>
        </w:rPr>
      </w:pPr>
      <w:r w:rsidRPr="006B634E">
        <w:rPr>
          <w:lang w:val="en-US"/>
        </w:rPr>
        <w:t xml:space="preserve">PALLEIRA, Catarina. </w:t>
      </w:r>
      <w:r w:rsidRPr="006B634E">
        <w:rPr>
          <w:i/>
          <w:iCs/>
          <w:lang w:val="en-US"/>
        </w:rPr>
        <w:t xml:space="preserve">et al. </w:t>
      </w:r>
      <w:r w:rsidRPr="006B634E">
        <w:rPr>
          <w:lang w:val="en-US"/>
        </w:rPr>
        <w:t xml:space="preserve">Pharmacokinetic drug-drug interaction and their implication in clinical management. </w:t>
      </w:r>
      <w:r w:rsidRPr="006B634E">
        <w:rPr>
          <w:b/>
          <w:bCs/>
          <w:lang w:val="en-US"/>
        </w:rPr>
        <w:t>US National Library of Medicine</w:t>
      </w:r>
      <w:r w:rsidRPr="006B634E">
        <w:rPr>
          <w:lang w:val="en-US"/>
        </w:rPr>
        <w:t xml:space="preserve">. 2013. </w:t>
      </w:r>
      <w:r w:rsidRPr="00322803">
        <w:t xml:space="preserve">Disponível em: &lt; </w:t>
      </w:r>
      <w:hyperlink r:id="rId23" w:history="1">
        <w:r w:rsidRPr="00322803">
          <w:t>https://www.ncbi.nlm.nih.gov/pmc/articles/PMC3897029/</w:t>
        </w:r>
      </w:hyperlink>
      <w:r w:rsidRPr="00322803">
        <w:t xml:space="preserve">&gt;. </w:t>
      </w:r>
      <w:r w:rsidRPr="006B634E">
        <w:rPr>
          <w:lang w:val="en-US"/>
        </w:rPr>
        <w:t>Acesso em 12 out. 2020.</w:t>
      </w:r>
    </w:p>
    <w:p w14:paraId="14AA65D6" w14:textId="6BE5F1FA" w:rsidR="009F2F6A" w:rsidRPr="006B634E" w:rsidRDefault="009F2F6A" w:rsidP="00577DF9">
      <w:pPr>
        <w:pStyle w:val="TF-REFERNCIASITEM0"/>
        <w:rPr>
          <w:lang w:val="en-US"/>
        </w:rPr>
      </w:pPr>
      <w:r w:rsidRPr="006B634E">
        <w:rPr>
          <w:lang w:val="en-US"/>
        </w:rPr>
        <w:t>RÉKA, A</w:t>
      </w:r>
      <w:r w:rsidR="00AC4084" w:rsidRPr="006B634E">
        <w:rPr>
          <w:lang w:val="en-US"/>
        </w:rPr>
        <w:t>lbert</w:t>
      </w:r>
      <w:r w:rsidRPr="006B634E">
        <w:rPr>
          <w:lang w:val="en-US"/>
        </w:rPr>
        <w:t xml:space="preserve">; BARABASI, </w:t>
      </w:r>
      <w:r w:rsidR="0024532A" w:rsidRPr="006B634E">
        <w:rPr>
          <w:lang w:val="en-US"/>
        </w:rPr>
        <w:t>Albert-Laszlo</w:t>
      </w:r>
      <w:r w:rsidRPr="006B634E">
        <w:rPr>
          <w:lang w:val="en-US"/>
        </w:rPr>
        <w:t xml:space="preserve">. Statistical mechanics of complex networks. </w:t>
      </w:r>
      <w:r w:rsidRPr="00F12E73">
        <w:rPr>
          <w:b/>
          <w:bCs/>
          <w:lang w:val="en-US"/>
        </w:rPr>
        <w:t>Rev</w:t>
      </w:r>
      <w:r w:rsidR="00F12E73">
        <w:rPr>
          <w:b/>
          <w:bCs/>
          <w:lang w:val="en-US"/>
        </w:rPr>
        <w:t>iews of</w:t>
      </w:r>
      <w:r w:rsidRPr="00F12E73">
        <w:rPr>
          <w:b/>
          <w:bCs/>
          <w:lang w:val="en-US"/>
        </w:rPr>
        <w:t xml:space="preserve"> Mod</w:t>
      </w:r>
      <w:r w:rsidR="00F12E73">
        <w:rPr>
          <w:b/>
          <w:bCs/>
          <w:lang w:val="en-US"/>
        </w:rPr>
        <w:t>ern</w:t>
      </w:r>
      <w:r w:rsidRPr="00F12E73">
        <w:rPr>
          <w:b/>
          <w:bCs/>
          <w:lang w:val="en-US"/>
        </w:rPr>
        <w:t xml:space="preserve"> Phys</w:t>
      </w:r>
      <w:r w:rsidR="00F12E73">
        <w:rPr>
          <w:b/>
          <w:bCs/>
          <w:lang w:val="en-US"/>
        </w:rPr>
        <w:t>ics</w:t>
      </w:r>
      <w:r w:rsidRPr="006B634E">
        <w:rPr>
          <w:lang w:val="en-US"/>
        </w:rPr>
        <w:t>, v. 74, p. 47–97, 2002.</w:t>
      </w:r>
    </w:p>
    <w:p w14:paraId="4FB923F7" w14:textId="1004F08C" w:rsidR="006171BF" w:rsidRDefault="006171BF" w:rsidP="009E71AD">
      <w:pPr>
        <w:pStyle w:val="TF-REFERNCIASITEM0"/>
      </w:pPr>
      <w:r w:rsidRPr="006B634E">
        <w:rPr>
          <w:lang w:val="en-US"/>
        </w:rPr>
        <w:t>SAFDARI, Reza</w:t>
      </w:r>
      <w:r w:rsidR="009E7864" w:rsidRPr="006B634E">
        <w:rPr>
          <w:lang w:val="en-US"/>
        </w:rPr>
        <w:t xml:space="preserve"> </w:t>
      </w:r>
      <w:r w:rsidR="009E7864" w:rsidRPr="006B634E">
        <w:rPr>
          <w:i/>
          <w:iCs/>
          <w:lang w:val="en-US"/>
        </w:rPr>
        <w:t>et al</w:t>
      </w:r>
      <w:r w:rsidRPr="006B634E">
        <w:rPr>
          <w:lang w:val="en-US"/>
        </w:rPr>
        <w:t xml:space="preserve">. Computerized techniques pave the way for drug-drug interaction prediction and interpretation. </w:t>
      </w:r>
      <w:r w:rsidRPr="006B634E">
        <w:rPr>
          <w:b/>
          <w:bCs/>
          <w:lang w:val="en-US"/>
        </w:rPr>
        <w:t>Bioimpacts</w:t>
      </w:r>
      <w:r w:rsidRPr="006B634E">
        <w:rPr>
          <w:lang w:val="en-US"/>
        </w:rPr>
        <w:t xml:space="preserve">, [S.L.], v. 6, n. 2, p. 71-78, 16 jun. 2016. Maad Rayan Publishing Company.Disponível em: &lt;http://dx.doi.org/10.15171/bi.2016.10&gt;. </w:t>
      </w:r>
      <w:r>
        <w:t>Acesso em 09 out. 2020.</w:t>
      </w:r>
    </w:p>
    <w:p w14:paraId="69BE0E44" w14:textId="7EC3E384" w:rsidR="009C33B0" w:rsidRPr="006E25AA" w:rsidRDefault="009C33B0" w:rsidP="009E34C9">
      <w:pPr>
        <w:pStyle w:val="TF-REFERNCIASITEM0"/>
      </w:pPr>
      <w:r>
        <w:t>SILVA, Filipi N</w:t>
      </w:r>
      <w:r w:rsidR="00744354">
        <w:t>.</w:t>
      </w:r>
      <w:r>
        <w:t xml:space="preserve">; </w:t>
      </w:r>
      <w:r w:rsidR="0064562E" w:rsidRPr="009C1AEB">
        <w:rPr>
          <w:b/>
          <w:bCs/>
        </w:rPr>
        <w:t>Dimensão e simetria em redes complexas: uma abordagem multiescala</w:t>
      </w:r>
      <w:r>
        <w:t xml:space="preserve">. Universidade </w:t>
      </w:r>
      <w:r w:rsidR="006E25AA">
        <w:t>de São Paulo Instituto de Física de São Carlos</w:t>
      </w:r>
      <w:r>
        <w:t>. 201</w:t>
      </w:r>
      <w:r w:rsidR="006E25AA">
        <w:t>5</w:t>
      </w:r>
      <w:r w:rsidR="001C4504">
        <w:t>.</w:t>
      </w:r>
    </w:p>
    <w:p w14:paraId="0938D86C" w14:textId="6F810645" w:rsidR="000E3E8D" w:rsidRDefault="000E3E8D" w:rsidP="009E34C9">
      <w:pPr>
        <w:pStyle w:val="TF-REFERNCIASITEM0"/>
      </w:pPr>
      <w:r>
        <w:t>SOUSA</w:t>
      </w:r>
      <w:r w:rsidR="009B1D21">
        <w:t>, Rosana A</w:t>
      </w:r>
      <w:r w:rsidR="00711792">
        <w:t>.</w:t>
      </w:r>
      <w:r w:rsidR="009E34C9">
        <w:t xml:space="preserve">; </w:t>
      </w:r>
      <w:r w:rsidR="009E34C9" w:rsidRPr="00E117A9">
        <w:rPr>
          <w:b/>
          <w:bCs/>
        </w:rPr>
        <w:t>Redes de Interação Preferencial: um modelo de redes complexas com dinâmica de arestas ponderadas</w:t>
      </w:r>
      <w:r w:rsidR="009E34C9">
        <w:t>.</w:t>
      </w:r>
      <w:r w:rsidR="007D3D5F">
        <w:t xml:space="preserve"> </w:t>
      </w:r>
      <w:r w:rsidR="00B055EB">
        <w:t xml:space="preserve">Universidade </w:t>
      </w:r>
      <w:r w:rsidR="009F2F6A">
        <w:t>Federal</w:t>
      </w:r>
      <w:r w:rsidR="00B055EB">
        <w:t xml:space="preserve"> da Bahia </w:t>
      </w:r>
      <w:r w:rsidR="009F2F6A">
        <w:t>Instituto</w:t>
      </w:r>
      <w:r w:rsidR="00B055EB">
        <w:t xml:space="preserve"> de Física</w:t>
      </w:r>
      <w:r w:rsidR="009F2F6A">
        <w:t>.</w:t>
      </w:r>
      <w:r w:rsidR="00B055EB">
        <w:t xml:space="preserve"> </w:t>
      </w:r>
      <w:r w:rsidR="007D3D5F">
        <w:t>2016</w:t>
      </w:r>
      <w:r w:rsidR="001C4504">
        <w:t>.</w:t>
      </w:r>
    </w:p>
    <w:p w14:paraId="12B2CC3E" w14:textId="0C166EB9" w:rsidR="000111C0" w:rsidRPr="009E1F08" w:rsidRDefault="00D85ABF" w:rsidP="009E71AD">
      <w:pPr>
        <w:pStyle w:val="TF-REFERNCIASITEM0"/>
      </w:pPr>
      <w:r w:rsidRPr="00D85ABF">
        <w:t xml:space="preserve">SECOLI, Silvia R. Polifarmácia: interações e reações adversas no uso de medicamentos por idosos. </w:t>
      </w:r>
      <w:r w:rsidRPr="00D93F68">
        <w:rPr>
          <w:b/>
          <w:bCs/>
        </w:rPr>
        <w:t>Revista Brasileira de Enfermagem</w:t>
      </w:r>
      <w:r w:rsidRPr="00D85ABF">
        <w:t xml:space="preserve">, [S.L.], v. 63, n. 1, p. 136-140, fev. 2010. FapUNIFESP (SciELO). </w:t>
      </w:r>
      <w:r w:rsidR="00042CC6" w:rsidRPr="00042CC6">
        <w:t xml:space="preserve">Disponível em:  </w:t>
      </w:r>
      <w:r w:rsidR="009E1F08" w:rsidRPr="009E1F08">
        <w:t>&lt;</w:t>
      </w:r>
      <w:hyperlink r:id="rId24" w:history="1">
        <w:r w:rsidR="009E1F08" w:rsidRPr="009E1F08">
          <w:t>http://dx.doi.org/10.1590/s0034-71672010000100023</w:t>
        </w:r>
      </w:hyperlink>
      <w:r w:rsidR="009E1F08" w:rsidRPr="009E1F08">
        <w:t>&gt;</w:t>
      </w:r>
      <w:r w:rsidRPr="009E1F08">
        <w:t>.</w:t>
      </w:r>
      <w:r w:rsidR="00042CC6" w:rsidRPr="009E1F08">
        <w:t xml:space="preserve"> Acesso em: 09 out. 2020.</w:t>
      </w:r>
    </w:p>
    <w:p w14:paraId="6B568485" w14:textId="54D8F25D" w:rsidR="00405741" w:rsidRPr="006B634E" w:rsidRDefault="00405741" w:rsidP="00405741">
      <w:pPr>
        <w:pStyle w:val="TF-REFERNCIASITEM0"/>
        <w:rPr>
          <w:lang w:val="en-US"/>
        </w:rPr>
      </w:pPr>
      <w:r w:rsidRPr="00405741">
        <w:t>SEHN, Rossano</w:t>
      </w:r>
      <w:r w:rsidR="003B3A93">
        <w:t xml:space="preserve"> </w:t>
      </w:r>
      <w:r w:rsidR="003B3A93" w:rsidRPr="003B3A93">
        <w:rPr>
          <w:i/>
          <w:iCs/>
        </w:rPr>
        <w:t>et al.</w:t>
      </w:r>
      <w:r w:rsidRPr="00405741">
        <w:t xml:space="preserve"> Interações medicamentosas potenciais em prescrições de pacientes hospitalizados. </w:t>
      </w:r>
      <w:r w:rsidRPr="00405741">
        <w:rPr>
          <w:b/>
          <w:bCs/>
        </w:rPr>
        <w:t>Infarma</w:t>
      </w:r>
      <w:r w:rsidRPr="00405741">
        <w:t xml:space="preserve">, [S.L.], v. 15, n. 9-10, p. 77-81, out. 2003. Disponível em: </w:t>
      </w:r>
      <w:r w:rsidR="009E1F08">
        <w:t>&lt;</w:t>
      </w:r>
      <w:r w:rsidRPr="00405741">
        <w:t>https://cff.org.br/sistemas/geral/revista/pdf/86/infarma007.pdf</w:t>
      </w:r>
      <w:r w:rsidR="009E1F08">
        <w:t>&gt;</w:t>
      </w:r>
      <w:r w:rsidRPr="00405741">
        <w:t xml:space="preserve">. </w:t>
      </w:r>
      <w:r w:rsidRPr="006B634E">
        <w:rPr>
          <w:lang w:val="en-US"/>
        </w:rPr>
        <w:t>Acesso em: 09 out. 2020.</w:t>
      </w:r>
    </w:p>
    <w:p w14:paraId="3ECC5F29" w14:textId="20F94737" w:rsidR="003B2808" w:rsidRDefault="00646FAF" w:rsidP="009E71AD">
      <w:pPr>
        <w:pStyle w:val="TF-REFERNCIASITEM0"/>
      </w:pPr>
      <w:r w:rsidRPr="006B634E">
        <w:rPr>
          <w:lang w:val="en-US"/>
        </w:rPr>
        <w:t xml:space="preserve">THAKRAR, </w:t>
      </w:r>
      <w:r w:rsidR="00140B82" w:rsidRPr="006B634E">
        <w:rPr>
          <w:lang w:val="en-US"/>
        </w:rPr>
        <w:t>Bharat T</w:t>
      </w:r>
      <w:r w:rsidRPr="006B634E">
        <w:rPr>
          <w:lang w:val="en-US"/>
        </w:rPr>
        <w:t>.</w:t>
      </w:r>
      <w:r w:rsidR="003B3A93" w:rsidRPr="006B634E">
        <w:rPr>
          <w:lang w:val="en-US"/>
        </w:rPr>
        <w:t xml:space="preserve"> </w:t>
      </w:r>
      <w:r w:rsidR="003B3A93" w:rsidRPr="006B634E">
        <w:rPr>
          <w:i/>
          <w:iCs/>
          <w:lang w:val="en-US"/>
        </w:rPr>
        <w:t>et al.</w:t>
      </w:r>
      <w:r w:rsidRPr="006B634E">
        <w:rPr>
          <w:lang w:val="en-US"/>
        </w:rPr>
        <w:t xml:space="preserve"> Detecting signals of drug-drug interactions in a spontaneous reports 145 database. </w:t>
      </w:r>
      <w:r w:rsidRPr="00646FAF">
        <w:rPr>
          <w:b/>
          <w:bCs/>
        </w:rPr>
        <w:t>British Journal of Clinical Pharmacology</w:t>
      </w:r>
      <w:r>
        <w:t>, v. 64, n. 4, p. 489- 95, out., 2007.</w:t>
      </w:r>
    </w:p>
    <w:p w14:paraId="5B6475A4" w14:textId="77777777" w:rsidR="003B3A93" w:rsidRDefault="003B3A93" w:rsidP="009E71AD">
      <w:pPr>
        <w:pStyle w:val="TF-REFERNCIASITEM0"/>
      </w:pPr>
    </w:p>
    <w:p w14:paraId="4EF7B955" w14:textId="019CCA2B" w:rsidR="00F83A19" w:rsidRDefault="00F83A19" w:rsidP="00587002">
      <w:pPr>
        <w:pStyle w:val="TF-refernciasbibliogrficasTTULO"/>
      </w:pPr>
      <w:r>
        <w:t>ASSINATURAS</w:t>
      </w:r>
    </w:p>
    <w:p w14:paraId="108DDC5B" w14:textId="77777777" w:rsidR="00F83A19" w:rsidRDefault="00F83A19" w:rsidP="00F83A19">
      <w:pPr>
        <w:pStyle w:val="TF-LEGENDA"/>
      </w:pPr>
      <w:r>
        <w:t>(Atenção: todas as folhas devem estar rubricadas)</w:t>
      </w:r>
    </w:p>
    <w:p w14:paraId="2D4B46CF" w14:textId="77777777" w:rsidR="00F83A19" w:rsidRDefault="00F83A19" w:rsidP="00F83A19">
      <w:pPr>
        <w:pStyle w:val="TF-LEGENDA"/>
      </w:pPr>
    </w:p>
    <w:p w14:paraId="3BE82C12" w14:textId="77777777" w:rsidR="00F83A19" w:rsidRDefault="00F83A19" w:rsidP="00F83A19">
      <w:pPr>
        <w:pStyle w:val="TF-LEGENDA"/>
      </w:pPr>
    </w:p>
    <w:p w14:paraId="54EF8335" w14:textId="77777777" w:rsidR="00F83A19" w:rsidRDefault="00F83A19" w:rsidP="00F83A19">
      <w:pPr>
        <w:pStyle w:val="TF-LEGENDA"/>
      </w:pPr>
      <w:r>
        <w:t>Assinatura do(a) Aluno(a): _____________________________________________________</w:t>
      </w:r>
    </w:p>
    <w:p w14:paraId="03896BD6" w14:textId="77777777" w:rsidR="00F83A19" w:rsidRDefault="00F83A19" w:rsidP="00F83A19">
      <w:pPr>
        <w:pStyle w:val="TF-LEGENDA"/>
      </w:pPr>
    </w:p>
    <w:p w14:paraId="49FAB394" w14:textId="77777777" w:rsidR="00F83A19" w:rsidRDefault="00F83A19" w:rsidP="00F83A19">
      <w:pPr>
        <w:pStyle w:val="TF-LEGENDA"/>
      </w:pPr>
    </w:p>
    <w:p w14:paraId="31C80F81" w14:textId="77777777" w:rsidR="00F83A19" w:rsidRDefault="00F83A19" w:rsidP="00F83A19">
      <w:pPr>
        <w:pStyle w:val="TF-LEGENDA"/>
      </w:pPr>
      <w:r>
        <w:t>Assinatura do(a) Orientador(a): _________________________________________________</w:t>
      </w:r>
    </w:p>
    <w:p w14:paraId="6307A06D" w14:textId="77777777" w:rsidR="00F83A19" w:rsidRDefault="00F83A19" w:rsidP="00F83A19">
      <w:pPr>
        <w:pStyle w:val="TF-LEGENDA"/>
      </w:pPr>
    </w:p>
    <w:p w14:paraId="36A26A43" w14:textId="77777777" w:rsidR="00F83A19" w:rsidRDefault="00F83A19" w:rsidP="00F83A19">
      <w:pPr>
        <w:pStyle w:val="TF-LEGENDA"/>
      </w:pPr>
    </w:p>
    <w:p w14:paraId="0FD35F10" w14:textId="77777777" w:rsidR="00F83A19" w:rsidRDefault="00F83A19" w:rsidP="00F83A19">
      <w:pPr>
        <w:pStyle w:val="TF-LEGENDA"/>
      </w:pPr>
      <w:r>
        <w:t>Assinatura do(a) Coorientador(a) (se houver): ______________________________________</w:t>
      </w:r>
    </w:p>
    <w:p w14:paraId="3AF2B0AB" w14:textId="77777777" w:rsidR="007222F7" w:rsidRDefault="007222F7" w:rsidP="007222F7">
      <w:pPr>
        <w:pStyle w:val="TF-TEXTOQUADRO"/>
      </w:pPr>
    </w:p>
    <w:p w14:paraId="0B707162" w14:textId="77777777" w:rsidR="007222F7" w:rsidRPr="007222F7" w:rsidRDefault="007222F7" w:rsidP="007222F7">
      <w:pPr>
        <w:pStyle w:val="TF-TEXTOQUADRO"/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9062"/>
      </w:tblGrid>
      <w:tr w:rsidR="007222F7" w14:paraId="4DB9908F" w14:textId="77777777" w:rsidTr="00DF6ED2">
        <w:tc>
          <w:tcPr>
            <w:tcW w:w="9212" w:type="dxa"/>
            <w:shd w:val="clear" w:color="auto" w:fill="auto"/>
          </w:tcPr>
          <w:p w14:paraId="73BA673C" w14:textId="77777777" w:rsidR="007222F7" w:rsidRDefault="007222F7" w:rsidP="00587002">
            <w:pPr>
              <w:pStyle w:val="TF-LEGENDA"/>
            </w:pPr>
            <w:r>
              <w:t>Observações do orientador em relação a itens não atendidos do pré-projeto (se houver):</w:t>
            </w:r>
          </w:p>
          <w:p w14:paraId="51175032" w14:textId="77777777" w:rsidR="007222F7" w:rsidRDefault="007222F7" w:rsidP="00587002">
            <w:pPr>
              <w:pStyle w:val="TF-LEGENDA"/>
            </w:pPr>
          </w:p>
          <w:p w14:paraId="066C817C" w14:textId="77777777" w:rsidR="007222F7" w:rsidRDefault="007222F7" w:rsidP="00587002">
            <w:pPr>
              <w:pStyle w:val="TF-LEGENDA"/>
            </w:pPr>
          </w:p>
          <w:p w14:paraId="7CFE957B" w14:textId="77777777" w:rsidR="007222F7" w:rsidRDefault="007222F7" w:rsidP="00587002">
            <w:pPr>
              <w:pStyle w:val="TF-LEGENDA"/>
            </w:pPr>
          </w:p>
        </w:tc>
      </w:tr>
    </w:tbl>
    <w:p w14:paraId="2F3EAE58" w14:textId="77777777" w:rsidR="00F255FC" w:rsidRDefault="00F255FC" w:rsidP="00F83A19">
      <w:pPr>
        <w:pStyle w:val="TF-LEGENDA"/>
      </w:pPr>
    </w:p>
    <w:p w14:paraId="12B33851" w14:textId="77777777" w:rsidR="00320BFA" w:rsidRDefault="00320BFA">
      <w:pPr>
        <w:pStyle w:val="TF-LEGENDA"/>
        <w:sectPr w:rsidR="00320BFA" w:rsidSect="00F31359">
          <w:footerReference w:type="default" r:id="rId25"/>
          <w:headerReference w:type="first" r:id="rId26"/>
          <w:pgSz w:w="11907" w:h="16840" w:code="9"/>
          <w:pgMar w:top="1701" w:right="1134" w:bottom="1134" w:left="1701" w:header="720" w:footer="720" w:gutter="0"/>
          <w:pgNumType w:start="1"/>
          <w:cols w:space="708"/>
          <w:titlePg/>
          <w:docGrid w:linePitch="360"/>
        </w:sectPr>
      </w:pPr>
    </w:p>
    <w:p w14:paraId="1A9D520E" w14:textId="77777777" w:rsidR="00263DD8" w:rsidRPr="00320BFA" w:rsidRDefault="00263DD8" w:rsidP="00263DD8">
      <w:pPr>
        <w:pStyle w:val="TF-xAvalTTULO"/>
      </w:pPr>
      <w:r>
        <w:lastRenderedPageBreak/>
        <w:t>FORMULÁRIO  DE  avaliação</w:t>
      </w:r>
      <w:r w:rsidRPr="00320BFA">
        <w:t xml:space="preserve"> – PROFESSOR TCC I</w:t>
      </w:r>
    </w:p>
    <w:p w14:paraId="2061B2D0" w14:textId="4EEF4311" w:rsidR="00263DD8" w:rsidRPr="00320BFA" w:rsidRDefault="00263DD8" w:rsidP="00263DD8">
      <w:pPr>
        <w:pStyle w:val="TF-xAvalLINHA"/>
      </w:pPr>
      <w:r w:rsidRPr="00320BFA">
        <w:t>Acadêmico(a):</w:t>
      </w:r>
      <w:r w:rsidR="00373E6F">
        <w:t xml:space="preserve"> Gustavo Westarb</w:t>
      </w:r>
      <w:r w:rsidRPr="00320BFA">
        <w:tab/>
      </w:r>
    </w:p>
    <w:p w14:paraId="5F15933A" w14:textId="4259C7DE" w:rsidR="00263DD8" w:rsidRDefault="00263DD8" w:rsidP="00263DD8">
      <w:pPr>
        <w:pStyle w:val="TF-xAvalLINHA"/>
      </w:pPr>
      <w:r w:rsidRPr="00320BFA">
        <w:t>Avaliador(a):</w:t>
      </w:r>
      <w:r w:rsidRPr="00320BFA">
        <w:tab/>
      </w:r>
      <w:r w:rsidR="00373E6F">
        <w:t>Andreza Sartori</w:t>
      </w:r>
      <w:r>
        <w:tab/>
      </w:r>
    </w:p>
    <w:p w14:paraId="59BE04B7" w14:textId="77777777" w:rsidR="00263DD8" w:rsidRDefault="00263DD8" w:rsidP="00263DD8">
      <w:pPr>
        <w:pStyle w:val="TF-xAvalLINHA"/>
      </w:pP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"/>
        <w:gridCol w:w="7226"/>
        <w:gridCol w:w="477"/>
        <w:gridCol w:w="481"/>
        <w:gridCol w:w="474"/>
      </w:tblGrid>
      <w:tr w:rsidR="00263DD8" w:rsidRPr="00320BFA" w14:paraId="017D9F3C" w14:textId="77777777" w:rsidTr="00AC06C3">
        <w:trPr>
          <w:cantSplit/>
          <w:trHeight w:val="1071"/>
          <w:jc w:val="center"/>
        </w:trPr>
        <w:tc>
          <w:tcPr>
            <w:tcW w:w="4208" w:type="pct"/>
            <w:gridSpan w:val="2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9C7C8DA" w14:textId="77777777" w:rsidR="00263DD8" w:rsidRPr="00320BFA" w:rsidRDefault="00263DD8" w:rsidP="00AC06C3">
            <w:pPr>
              <w:pStyle w:val="TF-xAvalITEMTABELA"/>
            </w:pPr>
            <w:r w:rsidRPr="00320BFA">
              <w:t>ASPECTOS   AVALIADOS</w:t>
            </w:r>
            <w:r>
              <w:rPr>
                <w:vertAlign w:val="superscript"/>
              </w:rPr>
              <w:t>1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3071545F" w14:textId="77777777" w:rsidR="00263DD8" w:rsidRPr="00320BFA" w:rsidRDefault="00263DD8" w:rsidP="00AC06C3">
            <w:pPr>
              <w:pStyle w:val="TF-xAvalITEMTABELA"/>
            </w:pPr>
            <w:r w:rsidRPr="00320BFA">
              <w:t>atende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textDirection w:val="btLr"/>
            <w:hideMark/>
          </w:tcPr>
          <w:p w14:paraId="06BEA00D" w14:textId="77777777" w:rsidR="00263DD8" w:rsidRPr="00320BFA" w:rsidRDefault="00263DD8" w:rsidP="00AC06C3">
            <w:pPr>
              <w:pStyle w:val="TF-xAvalITEMTABELA"/>
            </w:pPr>
            <w:r w:rsidRPr="00320BFA">
              <w:t>atende parcialmente</w:t>
            </w: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  <w:textDirection w:val="btLr"/>
            <w:hideMark/>
          </w:tcPr>
          <w:p w14:paraId="5A0EB68A" w14:textId="77777777" w:rsidR="00263DD8" w:rsidRPr="00320BFA" w:rsidRDefault="00263DD8" w:rsidP="00AC06C3">
            <w:pPr>
              <w:pStyle w:val="TF-xAvalITEMTABELA"/>
            </w:pPr>
            <w:r w:rsidRPr="00320BFA">
              <w:t>não atende</w:t>
            </w:r>
          </w:p>
        </w:tc>
      </w:tr>
      <w:tr w:rsidR="00263DD8" w:rsidRPr="00320BFA" w14:paraId="2F948E36" w14:textId="77777777" w:rsidTr="00AC06C3">
        <w:trPr>
          <w:cantSplit/>
          <w:trHeight w:val="319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tcFitText/>
            <w:vAlign w:val="center"/>
            <w:hideMark/>
          </w:tcPr>
          <w:p w14:paraId="4B525EC5" w14:textId="77777777" w:rsidR="00263DD8" w:rsidRPr="00320BFA" w:rsidRDefault="00263DD8" w:rsidP="00AC06C3">
            <w:pPr>
              <w:pStyle w:val="TF-xAvalITEMTABELA"/>
            </w:pPr>
            <w:r w:rsidRPr="00B323A8">
              <w:t>ASPECTOS TÉCNICOS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0A7838" w14:textId="77777777" w:rsidR="00263DD8" w:rsidRPr="00821EE8" w:rsidRDefault="00263DD8" w:rsidP="00263DD8">
            <w:pPr>
              <w:pStyle w:val="TF-xAvalITEM"/>
              <w:numPr>
                <w:ilvl w:val="0"/>
                <w:numId w:val="13"/>
              </w:numPr>
            </w:pPr>
            <w:r w:rsidRPr="00821EE8">
              <w:t>INTRODUÇÃO</w:t>
            </w:r>
          </w:p>
          <w:p w14:paraId="56B2DAAD" w14:textId="77777777" w:rsidR="00263DD8" w:rsidRPr="00821EE8" w:rsidRDefault="00263DD8" w:rsidP="00AC06C3">
            <w:pPr>
              <w:pStyle w:val="TF-xAvalITEMDETALHE"/>
            </w:pPr>
            <w:r w:rsidRPr="00821EE8">
              <w:t>O tema de pesquisa está devidamente contextualizado/delimitado?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7C12FD" w14:textId="7DEC4752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0F13C38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19FEEAF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6DF33A92" w14:textId="77777777" w:rsidTr="00AC06C3">
        <w:trPr>
          <w:cantSplit/>
          <w:trHeight w:val="245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1207C5D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4FF852" w14:textId="77777777" w:rsidR="00263DD8" w:rsidRPr="00821EE8" w:rsidRDefault="00263DD8" w:rsidP="00AC06C3">
            <w:pPr>
              <w:pStyle w:val="TF-xAvalITEMDETALHE"/>
            </w:pPr>
            <w:r w:rsidRPr="00821EE8">
              <w:t>O problema está claramente formulado?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61112" w14:textId="795F18E3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F9AA9E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B134963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2D4C5A4B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71AEA8D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A4F245" w14:textId="77777777" w:rsidR="00263DD8" w:rsidRPr="00320BFA" w:rsidRDefault="00263DD8" w:rsidP="00263DD8">
            <w:pPr>
              <w:pStyle w:val="TF-xAvalITEM"/>
              <w:numPr>
                <w:ilvl w:val="0"/>
                <w:numId w:val="13"/>
              </w:numPr>
            </w:pPr>
            <w:r w:rsidRPr="00320BFA">
              <w:t>OBJETIVOS</w:t>
            </w:r>
          </w:p>
          <w:p w14:paraId="28EF331C" w14:textId="77777777" w:rsidR="00263DD8" w:rsidRPr="00320BFA" w:rsidRDefault="00263DD8" w:rsidP="00AC06C3">
            <w:pPr>
              <w:pStyle w:val="TF-xAvalITEMDETALHE"/>
            </w:pPr>
            <w:r w:rsidRPr="00320BFA">
              <w:t xml:space="preserve">O objetivo principal está claramente definido </w:t>
            </w:r>
            <w:r w:rsidRPr="00821EE8">
              <w:t>e é passível de ser alcançado</w:t>
            </w:r>
            <w:r w:rsidRPr="00320BFA">
              <w:t>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887E2D" w14:textId="34C70F3F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E5D8FB7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65F33A0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64C8D8FA" w14:textId="77777777" w:rsidTr="00AC06C3">
        <w:trPr>
          <w:cantSplit/>
          <w:trHeight w:val="130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530A890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BF9ACB" w14:textId="77777777" w:rsidR="00263DD8" w:rsidRPr="00320BFA" w:rsidRDefault="00263DD8" w:rsidP="00AC06C3">
            <w:pPr>
              <w:pStyle w:val="TF-xAvalITEMDETALHE"/>
            </w:pPr>
            <w:r w:rsidRPr="00320BFA">
              <w:t xml:space="preserve">Os objetivos específicos são coerentes com o objetivo principal? 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A22899" w14:textId="49859720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FC6108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F233583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1D9B2C3F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0838C85D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6B4D96" w14:textId="77777777" w:rsidR="00263DD8" w:rsidRPr="00EE20C1" w:rsidRDefault="00263DD8" w:rsidP="00263DD8">
            <w:pPr>
              <w:pStyle w:val="TF-xAvalITEM"/>
              <w:numPr>
                <w:ilvl w:val="0"/>
                <w:numId w:val="13"/>
              </w:numPr>
            </w:pPr>
            <w:r w:rsidRPr="00EE20C1">
              <w:t>JUSTIFICATIVA</w:t>
            </w:r>
          </w:p>
          <w:p w14:paraId="008C3702" w14:textId="77777777" w:rsidR="00263DD8" w:rsidRPr="00EE20C1" w:rsidRDefault="00263DD8" w:rsidP="00AC06C3">
            <w:pPr>
              <w:pStyle w:val="TF-xAvalITEM"/>
              <w:numPr>
                <w:ilvl w:val="0"/>
                <w:numId w:val="0"/>
              </w:numPr>
              <w:ind w:left="360"/>
            </w:pPr>
            <w:r w:rsidRPr="00EE20C1">
              <w:t>São apresentados argumentos científicos, técnicos ou metodológicos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26EE18" w14:textId="256D7E5A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88C232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8ED556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53A4E57D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64FD24DB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7BD9B2" w14:textId="77777777" w:rsidR="00263DD8" w:rsidRPr="00EE20C1" w:rsidRDefault="00263DD8" w:rsidP="00AC06C3">
            <w:pPr>
              <w:pStyle w:val="TF-xAvalITEMDETALHE"/>
            </w:pPr>
            <w:r w:rsidRPr="00EE20C1">
              <w:t>São apresentadas as contribuições teóricas, práticas ou sociais que justificam a proposta?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05B7055" w14:textId="2B7AE1C6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F15195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D39FC3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2E096CB5" w14:textId="77777777" w:rsidTr="00AC06C3">
        <w:trPr>
          <w:cantSplit/>
          <w:trHeight w:val="447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7804CABE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E2CF29" w14:textId="77777777" w:rsidR="00263DD8" w:rsidRPr="00320BFA" w:rsidRDefault="00263DD8" w:rsidP="00263DD8">
            <w:pPr>
              <w:pStyle w:val="TF-xAvalITEM"/>
              <w:numPr>
                <w:ilvl w:val="0"/>
                <w:numId w:val="13"/>
              </w:numPr>
            </w:pPr>
            <w:r w:rsidRPr="00320BFA">
              <w:t>METODOLOGIA</w:t>
            </w:r>
          </w:p>
          <w:p w14:paraId="1A3246B7" w14:textId="77777777" w:rsidR="00263DD8" w:rsidRPr="00320BFA" w:rsidRDefault="00263DD8" w:rsidP="00AC06C3">
            <w:pPr>
              <w:pStyle w:val="TF-xAvalITEMDETALHE"/>
            </w:pPr>
            <w:r w:rsidRPr="00320BFA">
              <w:t>Foram relacionadas todas as etapas necessárias para o desenvolvimento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CFA6D6" w14:textId="25F3EE17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A4016BD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7B536EF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30144B24" w14:textId="77777777" w:rsidTr="00AC06C3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A9C1539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E711C3" w14:textId="77777777" w:rsidR="00263DD8" w:rsidRPr="00320BFA" w:rsidRDefault="00263DD8" w:rsidP="00AC06C3">
            <w:pPr>
              <w:pStyle w:val="TF-xAvalITEMDETALHE"/>
            </w:pPr>
            <w:r w:rsidRPr="00320BFA">
              <w:t>Os métodos, recursos e o cronograma estão devidamente apresentados?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A12874" w14:textId="766D6D1C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99AFF9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300C862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6A5ACB4C" w14:textId="77777777" w:rsidTr="00AC06C3">
        <w:trPr>
          <w:cantSplit/>
          <w:trHeight w:val="249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1593815E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D6AC18" w14:textId="77777777" w:rsidR="00263DD8" w:rsidRPr="00801036" w:rsidRDefault="00263DD8" w:rsidP="00263DD8">
            <w:pPr>
              <w:pStyle w:val="TF-xAvalITEM"/>
              <w:numPr>
                <w:ilvl w:val="0"/>
                <w:numId w:val="13"/>
              </w:numPr>
            </w:pPr>
            <w:r w:rsidRPr="00801036">
              <w:t>REVISÃO BIBLIOGRÁFICA (atenção para a diferença de conteúdo entre projeto e pré-projeto)</w:t>
            </w:r>
          </w:p>
          <w:p w14:paraId="0494F05C" w14:textId="77777777" w:rsidR="00263DD8" w:rsidRPr="00801036" w:rsidRDefault="00263DD8" w:rsidP="00AC06C3">
            <w:pPr>
              <w:pStyle w:val="TF-xAvalITEMDETALHE"/>
            </w:pPr>
            <w:r w:rsidRPr="00801036">
              <w:t>Os assuntos apresentados são suficientes e têm relação com o tema do TCC?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5B284" w14:textId="10244A4D" w:rsidR="00263DD8" w:rsidRPr="00801036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2E5B88" w14:textId="77777777" w:rsidR="00263DD8" w:rsidRPr="00801036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A7A2142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056A5224" w14:textId="77777777" w:rsidTr="00AC06C3">
        <w:trPr>
          <w:cantSplit/>
          <w:trHeight w:val="451"/>
          <w:jc w:val="center"/>
        </w:trPr>
        <w:tc>
          <w:tcPr>
            <w:tcW w:w="212" w:type="pct"/>
            <w:vMerge w:val="restart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textDirection w:val="btLr"/>
            <w:vAlign w:val="center"/>
            <w:hideMark/>
          </w:tcPr>
          <w:p w14:paraId="3836249C" w14:textId="77777777" w:rsidR="00263DD8" w:rsidRPr="00320BFA" w:rsidRDefault="00263DD8" w:rsidP="00AC06C3">
            <w:pPr>
              <w:pStyle w:val="TF-xAvalITEMTABELA"/>
            </w:pPr>
            <w:r w:rsidRPr="00320BFA">
              <w:t>ASPECTOS METODOLÓGICOS</w:t>
            </w:r>
          </w:p>
        </w:tc>
        <w:tc>
          <w:tcPr>
            <w:tcW w:w="399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0275422" w14:textId="77777777" w:rsidR="00263DD8" w:rsidRPr="00320BFA" w:rsidRDefault="00263DD8" w:rsidP="00263DD8">
            <w:pPr>
              <w:pStyle w:val="TF-xAvalITEM"/>
              <w:numPr>
                <w:ilvl w:val="0"/>
                <w:numId w:val="13"/>
              </w:numPr>
            </w:pPr>
            <w:r w:rsidRPr="00320BFA">
              <w:t>LINGUAGEM USADA (redação)</w:t>
            </w:r>
          </w:p>
          <w:p w14:paraId="4FD35F90" w14:textId="77777777" w:rsidR="00263DD8" w:rsidRPr="00320BFA" w:rsidRDefault="00263DD8" w:rsidP="00AC06C3">
            <w:pPr>
              <w:pStyle w:val="TF-xAvalITEMDETALHE"/>
            </w:pPr>
            <w:r w:rsidRPr="00320BFA">
              <w:t>O texto completo é coerente e redigido corretamente em língua portuguesa, usando linguagem formal/científica?</w:t>
            </w:r>
          </w:p>
        </w:tc>
        <w:tc>
          <w:tcPr>
            <w:tcW w:w="264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5EE87" w14:textId="73040B94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9C9B5E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C013565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24F07AD1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5ADDD8A9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DC455" w14:textId="77777777" w:rsidR="00263DD8" w:rsidRPr="00320BFA" w:rsidRDefault="00263DD8" w:rsidP="00AC06C3">
            <w:pPr>
              <w:pStyle w:val="TF-xAvalITEMDETALHE"/>
            </w:pPr>
            <w:r w:rsidRPr="00320BFA">
              <w:t>A exposição do assunto é ordenada (as ideias estão bem encadeadas e a linguagem utilizada é clara)?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FF1AACC" w14:textId="56B72C15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23D9C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37259EC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7409FBB0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8A473BA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F86B35" w14:textId="77777777" w:rsidR="00263DD8" w:rsidRPr="00320BFA" w:rsidRDefault="00263DD8" w:rsidP="00263DD8">
            <w:pPr>
              <w:pStyle w:val="TF-xAvalITEM"/>
              <w:numPr>
                <w:ilvl w:val="0"/>
                <w:numId w:val="13"/>
              </w:numPr>
            </w:pPr>
            <w:r w:rsidRPr="00320BFA">
              <w:t>ORGANIZAÇÃO E APRESENTAÇÃO GRÁFICA DO TEXTO</w:t>
            </w:r>
          </w:p>
          <w:p w14:paraId="3035926B" w14:textId="77777777" w:rsidR="00263DD8" w:rsidRPr="00320BFA" w:rsidRDefault="00263DD8" w:rsidP="00AC06C3">
            <w:pPr>
              <w:pStyle w:val="TF-xAvalITEMDETALHE"/>
            </w:pPr>
            <w:r w:rsidRPr="00320BFA">
              <w:t>A organização e apresentação dos capítulos, seções, subseções e parágrafos estão de acordo com o modelo estabelecido?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3ED543" w14:textId="224F39EB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881C45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3B14DFE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0EE653A0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E0976DD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21D3BB" w14:textId="77777777" w:rsidR="00263DD8" w:rsidRPr="00320BFA" w:rsidRDefault="00263DD8" w:rsidP="00263DD8">
            <w:pPr>
              <w:pStyle w:val="TF-xAvalITEM"/>
              <w:numPr>
                <w:ilvl w:val="0"/>
                <w:numId w:val="13"/>
              </w:numPr>
            </w:pPr>
            <w:r w:rsidRPr="00320BFA">
              <w:t>ILUSTRAÇÕES (figuras, quadros, tabelas)</w:t>
            </w:r>
          </w:p>
          <w:p w14:paraId="08C45F70" w14:textId="77777777" w:rsidR="00263DD8" w:rsidRPr="00320BFA" w:rsidRDefault="00263DD8" w:rsidP="00AC06C3">
            <w:pPr>
              <w:pStyle w:val="TF-xAvalITEMDETALHE"/>
            </w:pPr>
            <w:r w:rsidRPr="00320BFA">
              <w:t>As ilustrações são legíveis e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8E0F7F" w14:textId="31A8DDF0" w:rsidR="00263DD8" w:rsidRPr="00320BFA" w:rsidRDefault="00373E6F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F563BD" w14:textId="77777777" w:rsidR="00263DD8" w:rsidRPr="00320BFA" w:rsidRDefault="00263DD8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001304" w14:textId="77777777" w:rsidR="00263DD8" w:rsidRPr="00320BFA" w:rsidRDefault="00263DD8" w:rsidP="00AC06C3">
            <w:pPr>
              <w:keepNext w:val="0"/>
              <w:keepLines w:val="0"/>
              <w:spacing w:before="80" w:after="8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38BF9C67" w14:textId="77777777" w:rsidTr="00AC06C3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3522EC6E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D5007F" w14:textId="77777777" w:rsidR="00263DD8" w:rsidRPr="00320BFA" w:rsidRDefault="00263DD8" w:rsidP="00263DD8">
            <w:pPr>
              <w:pStyle w:val="TF-xAvalITEM"/>
              <w:numPr>
                <w:ilvl w:val="0"/>
                <w:numId w:val="13"/>
              </w:numPr>
            </w:pPr>
            <w:r w:rsidRPr="00320BFA">
              <w:t>REFERÊNCIAS E CITAÇÕES</w:t>
            </w:r>
          </w:p>
          <w:p w14:paraId="6180B504" w14:textId="77777777" w:rsidR="00263DD8" w:rsidRPr="00320BFA" w:rsidRDefault="00263DD8" w:rsidP="00AC06C3">
            <w:pPr>
              <w:pStyle w:val="TF-xAvalITEMDETALHE"/>
            </w:pPr>
            <w:r w:rsidRPr="00320BFA">
              <w:t>As referências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D5317" w14:textId="1FC0B7AF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595DC5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C6EFBD3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3317ACB1" w14:textId="77777777" w:rsidTr="00AC06C3">
        <w:trPr>
          <w:cantSplit/>
          <w:trHeight w:val="386"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9DFF196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43DCFD" w14:textId="77777777" w:rsidR="00263DD8" w:rsidRPr="00320BFA" w:rsidRDefault="00263DD8" w:rsidP="00AC06C3">
            <w:pPr>
              <w:pStyle w:val="TF-xAvalITEMDETALHE"/>
            </w:pPr>
            <w:r w:rsidRPr="00320BFA">
              <w:t>As citações obedecem às normas da ABNT?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981930D" w14:textId="1C825499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F33BF4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04FDE81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  <w:tr w:rsidR="00263DD8" w:rsidRPr="00320BFA" w14:paraId="3A343B58" w14:textId="77777777" w:rsidTr="00AC06C3">
        <w:trPr>
          <w:cantSplit/>
          <w:jc w:val="center"/>
        </w:trPr>
        <w:tc>
          <w:tcPr>
            <w:tcW w:w="212" w:type="pct"/>
            <w:vMerge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  <w:vAlign w:val="center"/>
            <w:hideMark/>
          </w:tcPr>
          <w:p w14:paraId="2E48D420" w14:textId="77777777" w:rsidR="00263DD8" w:rsidRPr="00320BFA" w:rsidRDefault="00263DD8" w:rsidP="00AC06C3">
            <w:pPr>
              <w:keepNext w:val="0"/>
              <w:keepLines w:val="0"/>
              <w:rPr>
                <w:sz w:val="18"/>
              </w:rPr>
            </w:pPr>
          </w:p>
        </w:tc>
        <w:tc>
          <w:tcPr>
            <w:tcW w:w="399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  <w:hideMark/>
          </w:tcPr>
          <w:p w14:paraId="3AFE9097" w14:textId="77777777" w:rsidR="00263DD8" w:rsidRPr="00320BFA" w:rsidRDefault="00263DD8" w:rsidP="00AC06C3">
            <w:pPr>
              <w:pStyle w:val="TF-xAvalITEMDETALHE"/>
            </w:pPr>
            <w:r w:rsidRPr="00320BFA">
              <w:t>Todos os documentos citados foram referenciados e vice-versa, isto é, as citações e referências são consistentes?</w:t>
            </w:r>
          </w:p>
        </w:tc>
        <w:tc>
          <w:tcPr>
            <w:tcW w:w="264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52FDB6D6" w14:textId="1F2FA5FA" w:rsidR="00263DD8" w:rsidRPr="00320BFA" w:rsidRDefault="00373E6F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266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14:paraId="6A5C229B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  <w:tc>
          <w:tcPr>
            <w:tcW w:w="262" w:type="pct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BA87F9B" w14:textId="77777777" w:rsidR="00263DD8" w:rsidRPr="00320BFA" w:rsidRDefault="00263DD8" w:rsidP="00AC06C3">
            <w:pPr>
              <w:keepNext w:val="0"/>
              <w:keepLines w:val="0"/>
              <w:ind w:left="709" w:hanging="709"/>
              <w:jc w:val="both"/>
              <w:rPr>
                <w:sz w:val="18"/>
              </w:rPr>
            </w:pPr>
          </w:p>
        </w:tc>
      </w:tr>
    </w:tbl>
    <w:p w14:paraId="00D57750" w14:textId="77777777" w:rsidR="00263DD8" w:rsidRPr="00320BFA" w:rsidRDefault="00263DD8" w:rsidP="00263DD8">
      <w:pPr>
        <w:pStyle w:val="TF-xAvalLINHA"/>
      </w:pPr>
    </w:p>
    <w:p w14:paraId="184EF176" w14:textId="77777777" w:rsidR="00263DD8" w:rsidRDefault="00263DD8" w:rsidP="00263DD8">
      <w:pPr>
        <w:pStyle w:val="TF-xAvalTTULO"/>
      </w:pPr>
      <w:r w:rsidRPr="00320BFA">
        <w:t>PARECER – PROFESSOR DE TCC I ou COORDENADOR DE TCC</w:t>
      </w:r>
      <w:r>
        <w:t xml:space="preserve"> </w:t>
      </w:r>
    </w:p>
    <w:p w14:paraId="2791F497" w14:textId="77777777" w:rsidR="00263DD8" w:rsidRPr="003F5F25" w:rsidRDefault="00263DD8" w:rsidP="00263DD8">
      <w:pPr>
        <w:pStyle w:val="TF-xAvalTTULO"/>
        <w:rPr>
          <w:b/>
        </w:rPr>
      </w:pPr>
      <w:r w:rsidRPr="003F5F25">
        <w:rPr>
          <w:b/>
        </w:rPr>
        <w:t>(preencher apenas no projeto):</w:t>
      </w:r>
    </w:p>
    <w:tbl>
      <w:tblPr>
        <w:tblW w:w="5000" w:type="pct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2260"/>
        <w:gridCol w:w="3389"/>
        <w:gridCol w:w="3393"/>
      </w:tblGrid>
      <w:tr w:rsidR="00263DD8" w:rsidRPr="00320BFA" w14:paraId="76729810" w14:textId="77777777" w:rsidTr="00AC06C3">
        <w:trPr>
          <w:cantSplit/>
          <w:jc w:val="center"/>
        </w:trPr>
        <w:tc>
          <w:tcPr>
            <w:tcW w:w="5000" w:type="pct"/>
            <w:gridSpan w:val="3"/>
            <w:tcBorders>
              <w:top w:val="single" w:sz="12" w:space="0" w:color="auto"/>
              <w:left w:val="single" w:sz="12" w:space="0" w:color="auto"/>
              <w:bottom w:val="nil"/>
              <w:right w:val="single" w:sz="12" w:space="0" w:color="auto"/>
            </w:tcBorders>
            <w:hideMark/>
          </w:tcPr>
          <w:p w14:paraId="25611717" w14:textId="77777777" w:rsidR="00263DD8" w:rsidRPr="00320BFA" w:rsidRDefault="00263DD8" w:rsidP="00AC06C3">
            <w:pPr>
              <w:keepNext w:val="0"/>
              <w:keepLines w:val="0"/>
              <w:spacing w:before="60"/>
              <w:jc w:val="both"/>
              <w:rPr>
                <w:sz w:val="18"/>
              </w:rPr>
            </w:pPr>
            <w:r w:rsidRPr="00320BFA">
              <w:rPr>
                <w:sz w:val="18"/>
              </w:rPr>
              <w:t>O projeto de TCC será reprovado se:</w:t>
            </w:r>
          </w:p>
          <w:p w14:paraId="18BFA177" w14:textId="77777777" w:rsidR="00263DD8" w:rsidRPr="00320BFA" w:rsidRDefault="00263DD8" w:rsidP="00263DD8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>qualquer um dos itens tiver resposta NÃO ATENDE;</w:t>
            </w:r>
          </w:p>
          <w:p w14:paraId="0AA214BC" w14:textId="77777777" w:rsidR="00263DD8" w:rsidRPr="00320BFA" w:rsidRDefault="00263DD8" w:rsidP="00263DD8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TÉCNICOS</w:t>
            </w:r>
            <w:r w:rsidRPr="00320BFA">
              <w:rPr>
                <w:sz w:val="18"/>
              </w:rPr>
              <w:t xml:space="preserve"> tiverem resposta ATENDE PARCIALMENTE; ou</w:t>
            </w:r>
          </w:p>
          <w:p w14:paraId="07021880" w14:textId="77777777" w:rsidR="00263DD8" w:rsidRPr="00320BFA" w:rsidRDefault="00263DD8" w:rsidP="00263DD8">
            <w:pPr>
              <w:keepNext w:val="0"/>
              <w:keepLines w:val="0"/>
              <w:numPr>
                <w:ilvl w:val="0"/>
                <w:numId w:val="15"/>
              </w:numPr>
              <w:ind w:left="357" w:hanging="357"/>
              <w:jc w:val="both"/>
              <w:rPr>
                <w:sz w:val="18"/>
              </w:rPr>
            </w:pPr>
            <w:r w:rsidRPr="00320BFA">
              <w:rPr>
                <w:sz w:val="18"/>
              </w:rPr>
              <w:t xml:space="preserve">pelo menos </w:t>
            </w:r>
            <w:r w:rsidRPr="00320BFA">
              <w:rPr>
                <w:b/>
                <w:bCs/>
                <w:sz w:val="18"/>
              </w:rPr>
              <w:t>4 (quatro)</w:t>
            </w:r>
            <w:r w:rsidRPr="00320BFA">
              <w:rPr>
                <w:sz w:val="18"/>
              </w:rPr>
              <w:t xml:space="preserve"> itens dos </w:t>
            </w:r>
            <w:r w:rsidRPr="00320BFA">
              <w:rPr>
                <w:b/>
                <w:bCs/>
                <w:sz w:val="18"/>
              </w:rPr>
              <w:t>ASPECTOS METODOLÓGICOS</w:t>
            </w:r>
            <w:r w:rsidRPr="00320BFA">
              <w:rPr>
                <w:sz w:val="18"/>
              </w:rPr>
              <w:t xml:space="preserve"> tiverem resposta ATENDE PARCIALMENTE.</w:t>
            </w:r>
          </w:p>
        </w:tc>
      </w:tr>
      <w:tr w:rsidR="00263DD8" w:rsidRPr="00320BFA" w14:paraId="187BC4BB" w14:textId="77777777" w:rsidTr="00AC06C3">
        <w:trPr>
          <w:cantSplit/>
          <w:jc w:val="center"/>
        </w:trPr>
        <w:tc>
          <w:tcPr>
            <w:tcW w:w="1250" w:type="pct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  <w:hideMark/>
          </w:tcPr>
          <w:p w14:paraId="254090CB" w14:textId="77777777" w:rsidR="00263DD8" w:rsidRPr="00320BFA" w:rsidRDefault="00263DD8" w:rsidP="00AC06C3">
            <w:pPr>
              <w:keepNext w:val="0"/>
              <w:keepLines w:val="0"/>
              <w:spacing w:before="60" w:after="60"/>
              <w:rPr>
                <w:sz w:val="18"/>
              </w:rPr>
            </w:pPr>
            <w:r w:rsidRPr="00320BFA">
              <w:rPr>
                <w:b/>
                <w:bCs/>
                <w:sz w:val="20"/>
              </w:rPr>
              <w:t>PARECER</w:t>
            </w:r>
            <w:r w:rsidRPr="00320BFA">
              <w:rPr>
                <w:sz w:val="18"/>
              </w:rPr>
              <w:t>:</w:t>
            </w:r>
          </w:p>
        </w:tc>
        <w:tc>
          <w:tcPr>
            <w:tcW w:w="1874" w:type="pct"/>
            <w:tcBorders>
              <w:top w:val="nil"/>
              <w:left w:val="nil"/>
              <w:bottom w:val="single" w:sz="12" w:space="0" w:color="auto"/>
              <w:right w:val="nil"/>
            </w:tcBorders>
            <w:hideMark/>
          </w:tcPr>
          <w:p w14:paraId="38FF7810" w14:textId="01FF1E5F" w:rsidR="00263DD8" w:rsidRPr="00320BFA" w:rsidRDefault="00263DD8" w:rsidP="00AC06C3">
            <w:pPr>
              <w:keepNext w:val="0"/>
              <w:keepLines w:val="0"/>
              <w:spacing w:before="60" w:after="60"/>
              <w:jc w:val="center"/>
              <w:rPr>
                <w:sz w:val="18"/>
              </w:rPr>
            </w:pPr>
            <w:r w:rsidRPr="00320BFA">
              <w:rPr>
                <w:sz w:val="20"/>
              </w:rPr>
              <w:t xml:space="preserve">(   </w:t>
            </w:r>
            <w:r w:rsidR="00373E6F">
              <w:rPr>
                <w:sz w:val="20"/>
              </w:rPr>
              <w:t>x</w:t>
            </w:r>
            <w:r w:rsidRPr="00320BFA">
              <w:rPr>
                <w:sz w:val="20"/>
              </w:rPr>
              <w:t xml:space="preserve">   ) APROVADO</w:t>
            </w:r>
          </w:p>
        </w:tc>
        <w:tc>
          <w:tcPr>
            <w:tcW w:w="1876" w:type="pct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hideMark/>
          </w:tcPr>
          <w:p w14:paraId="3BADE01E" w14:textId="77777777" w:rsidR="00263DD8" w:rsidRPr="00320BFA" w:rsidRDefault="00263DD8" w:rsidP="00AC06C3">
            <w:pPr>
              <w:keepNext w:val="0"/>
              <w:keepLines w:val="0"/>
              <w:spacing w:before="60" w:after="60"/>
              <w:jc w:val="center"/>
              <w:rPr>
                <w:sz w:val="20"/>
              </w:rPr>
            </w:pPr>
            <w:r w:rsidRPr="00320BFA">
              <w:rPr>
                <w:sz w:val="20"/>
              </w:rPr>
              <w:t>(      ) REPROVADO</w:t>
            </w:r>
          </w:p>
        </w:tc>
      </w:tr>
    </w:tbl>
    <w:p w14:paraId="5F36E7A3" w14:textId="09EE2252" w:rsidR="00263DD8" w:rsidRDefault="00263DD8" w:rsidP="00263DD8">
      <w:pPr>
        <w:pStyle w:val="TF-xAvalLINHA"/>
        <w:tabs>
          <w:tab w:val="left" w:leader="underscore" w:pos="6237"/>
        </w:tabs>
      </w:pPr>
      <w:r>
        <w:t xml:space="preserve">Assinatura: </w:t>
      </w:r>
      <w:r>
        <w:tab/>
      </w:r>
      <w:r>
        <w:tab/>
        <w:t xml:space="preserve"> Data: </w:t>
      </w:r>
      <w:r w:rsidR="00EA2772">
        <w:t>02/12/2020</w:t>
      </w:r>
      <w:r>
        <w:tab/>
      </w:r>
    </w:p>
    <w:p w14:paraId="586150C6" w14:textId="77777777" w:rsidR="00263DD8" w:rsidRDefault="00263DD8" w:rsidP="00263DD8">
      <w:pPr>
        <w:pStyle w:val="TF-xAvalTTULO"/>
        <w:ind w:left="0" w:firstLine="0"/>
        <w:jc w:val="left"/>
      </w:pPr>
    </w:p>
    <w:p w14:paraId="3E1F1C9D" w14:textId="6081052E" w:rsidR="0000224C" w:rsidRDefault="0000224C" w:rsidP="00263DD8">
      <w:pPr>
        <w:pStyle w:val="TF-xAvalTTULO"/>
      </w:pPr>
    </w:p>
    <w:sectPr w:rsidR="0000224C" w:rsidSect="00EC2D7A">
      <w:headerReference w:type="default" r:id="rId27"/>
      <w:footerReference w:type="default" r:id="rId28"/>
      <w:headerReference w:type="first" r:id="rId29"/>
      <w:pgSz w:w="11907" w:h="16840" w:code="9"/>
      <w:pgMar w:top="1701" w:right="1134" w:bottom="1134" w:left="1701" w:header="720" w:footer="720" w:gutter="0"/>
      <w:pgNumType w:start="1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comment w:id="24" w:author="Andreza Sartori" w:date="2020-12-01T23:18:00Z" w:initials="AS">
    <w:p w14:paraId="02C61A02" w14:textId="59871783" w:rsidR="00322803" w:rsidRDefault="00322803">
      <w:pPr>
        <w:pStyle w:val="Textodecomentrio"/>
      </w:pPr>
      <w:r>
        <w:rPr>
          <w:rStyle w:val="Refdecomentrio"/>
        </w:rPr>
        <w:annotationRef/>
      </w:r>
      <w:r>
        <w:t>É citação? Se for coloque de acordo com a norma. Caso contrário você não precisa repetir a referência colocada no início do parágrafo.</w:t>
      </w:r>
    </w:p>
  </w:comment>
  <w:comment w:id="28" w:author="Andreza Sartori" w:date="2020-12-01T23:19:00Z" w:initials="AS">
    <w:p w14:paraId="09134D5C" w14:textId="0A6ED8AC" w:rsidR="005E097F" w:rsidRDefault="005E097F">
      <w:pPr>
        <w:pStyle w:val="Textodecomentrio"/>
      </w:pPr>
      <w:r>
        <w:rPr>
          <w:rStyle w:val="Refdecomentrio"/>
        </w:rPr>
        <w:annotationRef/>
      </w:r>
      <w:r w:rsidRPr="005E097F">
        <w:t>Não tem ponto final na legenda. Rever em todas as figuras.</w:t>
      </w:r>
    </w:p>
  </w:comment>
  <w:comment w:id="33" w:author="Andreza Sartori" w:date="2020-12-01T23:23:00Z" w:initials="AS">
    <w:p w14:paraId="49AEBDB7" w14:textId="4FB0E774" w:rsidR="001A572E" w:rsidRDefault="001A572E">
      <w:pPr>
        <w:pStyle w:val="Textodecomentrio"/>
      </w:pPr>
      <w:r>
        <w:rPr>
          <w:rStyle w:val="Refdecomentrio"/>
        </w:rPr>
        <w:annotationRef/>
      </w:r>
    </w:p>
  </w:comment>
  <w:comment w:id="37" w:author="Andreza Sartori" w:date="2020-12-01T23:26:00Z" w:initials="AS">
    <w:p w14:paraId="2CA4FAE6" w14:textId="08197BF6" w:rsidR="000B7937" w:rsidRDefault="000B7937">
      <w:pPr>
        <w:pStyle w:val="Textodecomentrio"/>
      </w:pPr>
      <w:r>
        <w:rPr>
          <w:rStyle w:val="Refdecomentrio"/>
        </w:rPr>
        <w:annotationRef/>
      </w:r>
      <w:r>
        <w:t>Não tem sigla?</w:t>
      </w:r>
    </w:p>
  </w:comment>
  <w:comment w:id="62" w:author="Andreza Sartori" w:date="2020-12-02T17:42:00Z" w:initials="AS">
    <w:p w14:paraId="248A8FB4" w14:textId="5FB9D4C0" w:rsidR="001F78F5" w:rsidRDefault="001F78F5">
      <w:pPr>
        <w:pStyle w:val="Textodecomentrio"/>
      </w:pPr>
      <w:r>
        <w:rPr>
          <w:rStyle w:val="Refdecomentrio"/>
        </w:rPr>
        <w:annotationRef/>
      </w:r>
      <w:r>
        <w:t>Repetitivo. Rever.</w:t>
      </w:r>
    </w:p>
  </w:comment>
  <w:comment w:id="67" w:author="Andreza Sartori" w:date="2020-12-02T17:45:00Z" w:initials="AS">
    <w:p w14:paraId="15F877AE" w14:textId="2158370F" w:rsidR="00322EE1" w:rsidRDefault="00322EE1">
      <w:pPr>
        <w:pStyle w:val="Textodecomentrio"/>
      </w:pPr>
      <w:r>
        <w:rPr>
          <w:rStyle w:val="Refdecomentrio"/>
        </w:rPr>
        <w:annotationRef/>
      </w:r>
      <w:r w:rsidR="00C838D6">
        <w:t>N</w:t>
      </w:r>
      <w:r w:rsidRPr="00322EE1">
        <w:t>omes de pacotes, classes, entidades, atributos, métodos ou diálogos de interface devem ser escritos em fonte courier (tem estilo)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commentEx w15:paraId="02C61A02" w15:done="0"/>
  <w15:commentEx w15:paraId="09134D5C" w15:done="0"/>
  <w15:commentEx w15:paraId="49AEBDB7" w15:done="0"/>
  <w15:commentEx w15:paraId="2CA4FAE6" w15:done="0"/>
  <w15:commentEx w15:paraId="248A8FB4" w15:done="0"/>
  <w15:commentEx w15:paraId="15F877AE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3714DA8" w16cex:dateUtc="2020-12-02T02:18:00Z"/>
  <w16cex:commentExtensible w16cex:durableId="23714E1D" w16cex:dateUtc="2020-12-02T02:19:00Z"/>
  <w16cex:commentExtensible w16cex:durableId="23714F06" w16cex:dateUtc="2020-12-02T02:23:00Z"/>
  <w16cex:commentExtensible w16cex:durableId="23714F9C" w16cex:dateUtc="2020-12-02T02:26:00Z"/>
  <w16cex:commentExtensible w16cex:durableId="23725094" w16cex:dateUtc="2020-12-02T20:42:00Z"/>
  <w16cex:commentExtensible w16cex:durableId="23725144" w16cex:dateUtc="2020-12-02T20:4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id:commentId w16cid:paraId="02C61A02" w16cid:durableId="23714DA8"/>
  <w16cid:commentId w16cid:paraId="09134D5C" w16cid:durableId="23714E1D"/>
  <w16cid:commentId w16cid:paraId="49AEBDB7" w16cid:durableId="23714F06"/>
  <w16cid:commentId w16cid:paraId="2CA4FAE6" w16cid:durableId="23714F9C"/>
  <w16cid:commentId w16cid:paraId="248A8FB4" w16cid:durableId="23725094"/>
  <w16cid:commentId w16cid:paraId="15F877AE" w16cid:durableId="23725144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B06949" w14:textId="77777777" w:rsidR="006501ED" w:rsidRDefault="006501ED">
      <w:r>
        <w:separator/>
      </w:r>
    </w:p>
  </w:endnote>
  <w:endnote w:type="continuationSeparator" w:id="0">
    <w:p w14:paraId="5AF8E020" w14:textId="77777777" w:rsidR="006501ED" w:rsidRDefault="006501ED">
      <w:r>
        <w:continuationSeparator/>
      </w:r>
    </w:p>
  </w:endnote>
  <w:endnote w:type="continuationNotice" w:id="1">
    <w:p w14:paraId="5C069E4B" w14:textId="77777777" w:rsidR="006501ED" w:rsidRDefault="006501E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"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1F1E20" w14:textId="77777777" w:rsidR="00BB1345" w:rsidRDefault="00BB1345">
    <w:pPr>
      <w:pStyle w:val="Rodap"/>
      <w:jc w:val="right"/>
    </w:pP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18DE51" w14:textId="77777777" w:rsidR="00BB1345" w:rsidRPr="0000224C" w:rsidRDefault="00BB1345">
    <w:pPr>
      <w:pStyle w:val="Rodap"/>
      <w:rPr>
        <w:sz w:val="18"/>
      </w:rPr>
    </w:pPr>
    <w:r w:rsidRPr="0000224C">
      <w:rPr>
        <w:sz w:val="18"/>
        <w:vertAlign w:val="superscript"/>
      </w:rPr>
      <w:t>1</w:t>
    </w:r>
    <w:r w:rsidRPr="0000224C">
      <w:rPr>
        <w:sz w:val="18"/>
      </w:rPr>
      <w:t xml:space="preserve"> Quando o avaliador marcar algum item como atende parcialmente ou não atende, deve obrigatoriamente indicar os motivos no texto, para que o aluno saiba o porquê da avaliação.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2DC4BD" w14:textId="77777777" w:rsidR="006501ED" w:rsidRDefault="006501ED">
      <w:r>
        <w:separator/>
      </w:r>
    </w:p>
  </w:footnote>
  <w:footnote w:type="continuationSeparator" w:id="0">
    <w:p w14:paraId="6CCB788C" w14:textId="77777777" w:rsidR="006501ED" w:rsidRDefault="006501ED">
      <w:r>
        <w:continuationSeparator/>
      </w:r>
    </w:p>
  </w:footnote>
  <w:footnote w:type="continuationNotice" w:id="1">
    <w:p w14:paraId="28A8C0A3" w14:textId="77777777" w:rsidR="006501ED" w:rsidRDefault="006501ED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Ind w:w="-5" w:type="dxa"/>
      <w:tblLayout w:type="fixed"/>
      <w:tblLook w:val="0000" w:firstRow="0" w:lastRow="0" w:firstColumn="0" w:lastColumn="0" w:noHBand="0" w:noVBand="0"/>
    </w:tblPr>
    <w:tblGrid>
      <w:gridCol w:w="4219"/>
      <w:gridCol w:w="3402"/>
      <w:gridCol w:w="1569"/>
    </w:tblGrid>
    <w:tr w:rsidR="005C1448" w14:paraId="7BB6B9A2" w14:textId="77777777" w:rsidTr="00714E48">
      <w:tc>
        <w:tcPr>
          <w:tcW w:w="4219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</w:tcPr>
        <w:p w14:paraId="54F14E76" w14:textId="77777777" w:rsidR="005C1448" w:rsidRDefault="005C1448" w:rsidP="005C1448">
          <w:pPr>
            <w:pStyle w:val="Cabealho"/>
          </w:pPr>
          <w:r>
            <w:t>PROJETO TCC - BCC</w:t>
          </w:r>
        </w:p>
      </w:tc>
      <w:tc>
        <w:tcPr>
          <w:tcW w:w="3402" w:type="dxa"/>
          <w:tcBorders>
            <w:top w:val="single" w:sz="4" w:space="0" w:color="000000"/>
            <w:left w:val="single" w:sz="4" w:space="0" w:color="000000"/>
            <w:bottom w:val="single" w:sz="4" w:space="0" w:color="000000"/>
          </w:tcBorders>
          <w:shd w:val="clear" w:color="auto" w:fill="auto"/>
          <w:vAlign w:val="center"/>
        </w:tcPr>
        <w:p w14:paraId="485BF0C4" w14:textId="77777777" w:rsidR="005C1448" w:rsidRDefault="005C1448" w:rsidP="005C1448">
          <w:pPr>
            <w:pStyle w:val="Cabealho"/>
            <w:jc w:val="right"/>
          </w:pPr>
          <w:r>
            <w:t xml:space="preserve">ANO/SEMESTRE: </w:t>
          </w:r>
        </w:p>
      </w:tc>
      <w:tc>
        <w:tcPr>
          <w:tcW w:w="1569" w:type="dxa"/>
          <w:tcBorders>
            <w:top w:val="single" w:sz="4" w:space="0" w:color="000000"/>
            <w:left w:val="single" w:sz="4" w:space="0" w:color="000000"/>
            <w:bottom w:val="single" w:sz="4" w:space="0" w:color="000000"/>
            <w:right w:val="single" w:sz="4" w:space="0" w:color="000000"/>
          </w:tcBorders>
          <w:shd w:val="clear" w:color="auto" w:fill="auto"/>
        </w:tcPr>
        <w:p w14:paraId="0A305843" w14:textId="77777777" w:rsidR="005C1448" w:rsidRDefault="005C1448" w:rsidP="005C1448">
          <w:pPr>
            <w:pStyle w:val="Cabealho"/>
            <w:jc w:val="right"/>
          </w:pPr>
          <w:r>
            <w:t>2020.2</w:t>
          </w:r>
        </w:p>
      </w:tc>
    </w:tr>
  </w:tbl>
  <w:p w14:paraId="05776BF3" w14:textId="406745E6" w:rsidR="00BB1345" w:rsidRPr="005C1448" w:rsidRDefault="00BB1345" w:rsidP="005C144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0AC82CE" w14:textId="77777777" w:rsidR="00BB1345" w:rsidRDefault="00BB1345">
    <w:pPr>
      <w:pStyle w:val="Cabealho"/>
      <w:tabs>
        <w:tab w:val="clear" w:pos="8640"/>
        <w:tab w:val="right" w:pos="8931"/>
      </w:tabs>
      <w:ind w:right="141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Look w:val="04A0" w:firstRow="1" w:lastRow="0" w:firstColumn="1" w:lastColumn="0" w:noHBand="0" w:noVBand="1"/>
    </w:tblPr>
    <w:tblGrid>
      <w:gridCol w:w="3175"/>
      <w:gridCol w:w="4747"/>
      <w:gridCol w:w="1140"/>
    </w:tblGrid>
    <w:tr w:rsidR="00BB1345" w14:paraId="3F920AE3" w14:textId="77777777" w:rsidTr="006746CA">
      <w:tc>
        <w:tcPr>
          <w:tcW w:w="3227" w:type="dxa"/>
          <w:shd w:val="clear" w:color="auto" w:fill="auto"/>
        </w:tcPr>
        <w:p w14:paraId="4207CCA1" w14:textId="77777777" w:rsidR="00BB1345" w:rsidRDefault="00BB1345" w:rsidP="00F31359">
          <w:pPr>
            <w:pStyle w:val="Cabealho"/>
            <w:tabs>
              <w:tab w:val="clear" w:pos="8640"/>
              <w:tab w:val="right" w:pos="8931"/>
            </w:tabs>
            <w:ind w:right="141"/>
            <w:rPr>
              <w:rStyle w:val="Nmerodepgina"/>
            </w:rPr>
          </w:pPr>
          <w:r>
            <w:rPr>
              <w:rStyle w:val="Nmerodepgina"/>
            </w:rPr>
            <w:t>PROJETO TCC - BCC</w:t>
          </w:r>
        </w:p>
      </w:tc>
      <w:tc>
        <w:tcPr>
          <w:tcW w:w="4819" w:type="dxa"/>
          <w:shd w:val="clear" w:color="auto" w:fill="auto"/>
        </w:tcPr>
        <w:p w14:paraId="40420F6F" w14:textId="77777777" w:rsidR="00BB1345" w:rsidRDefault="00BB134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  <w:r>
            <w:rPr>
              <w:rStyle w:val="Nmerodepgina"/>
            </w:rPr>
            <w:t>ANO/SEMESTRE:</w:t>
          </w:r>
        </w:p>
      </w:tc>
      <w:tc>
        <w:tcPr>
          <w:tcW w:w="1166" w:type="dxa"/>
          <w:shd w:val="clear" w:color="auto" w:fill="auto"/>
        </w:tcPr>
        <w:p w14:paraId="4156F216" w14:textId="77777777" w:rsidR="00BB1345" w:rsidRDefault="00BB1345" w:rsidP="00F31359">
          <w:pPr>
            <w:pStyle w:val="Cabealho"/>
            <w:tabs>
              <w:tab w:val="clear" w:pos="8640"/>
              <w:tab w:val="right" w:pos="8931"/>
            </w:tabs>
            <w:ind w:right="141"/>
            <w:jc w:val="right"/>
            <w:rPr>
              <w:rStyle w:val="Nmerodepgina"/>
            </w:rPr>
          </w:pPr>
        </w:p>
      </w:tc>
    </w:tr>
  </w:tbl>
  <w:p w14:paraId="60B87896" w14:textId="77777777" w:rsidR="00BB1345" w:rsidRDefault="00BB1345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FB"/>
    <w:multiLevelType w:val="multilevel"/>
    <w:tmpl w:val="B0705C6C"/>
    <w:lvl w:ilvl="0">
      <w:start w:val="1"/>
      <w:numFmt w:val="decimal"/>
      <w:pStyle w:val="Ttulo1"/>
      <w:lvlText w:val="%1"/>
      <w:legacy w:legacy="1" w:legacySpace="144" w:legacyIndent="0"/>
      <w:lvlJc w:val="left"/>
    </w:lvl>
    <w:lvl w:ilvl="1">
      <w:start w:val="1"/>
      <w:numFmt w:val="decimal"/>
      <w:pStyle w:val="Ttulo2"/>
      <w:lvlText w:val="%1.%2"/>
      <w:legacy w:legacy="1" w:legacySpace="144" w:legacyIndent="0"/>
      <w:lvlJc w:val="left"/>
    </w:lvl>
    <w:lvl w:ilvl="2">
      <w:start w:val="1"/>
      <w:numFmt w:val="decimal"/>
      <w:pStyle w:val="Ttulo3"/>
      <w:lvlText w:val="%1.%2.%3"/>
      <w:legacy w:legacy="1" w:legacySpace="144" w:legacyIndent="0"/>
      <w:lvlJc w:val="left"/>
    </w:lvl>
    <w:lvl w:ilvl="3">
      <w:start w:val="1"/>
      <w:numFmt w:val="decimal"/>
      <w:pStyle w:val="Ttulo4"/>
      <w:lvlText w:val="%1.%2.%3.%4"/>
      <w:legacy w:legacy="1" w:legacySpace="144" w:legacyIndent="0"/>
      <w:lvlJc w:val="left"/>
    </w:lvl>
    <w:lvl w:ilvl="4">
      <w:start w:val="1"/>
      <w:numFmt w:val="decimal"/>
      <w:pStyle w:val="Ttulo5"/>
      <w:lvlText w:val="%1.%2.%3.%4.%5"/>
      <w:legacy w:legacy="1" w:legacySpace="144" w:legacyIndent="0"/>
      <w:lvlJc w:val="left"/>
    </w:lvl>
    <w:lvl w:ilvl="5">
      <w:start w:val="1"/>
      <w:numFmt w:val="decimal"/>
      <w:pStyle w:val="Ttulo6"/>
      <w:lvlText w:val="%1.%2.%3.%4.%5.%6"/>
      <w:legacy w:legacy="1" w:legacySpace="144" w:legacyIndent="0"/>
      <w:lvlJc w:val="left"/>
    </w:lvl>
    <w:lvl w:ilvl="6">
      <w:start w:val="1"/>
      <w:numFmt w:val="decimal"/>
      <w:pStyle w:val="Ttulo7"/>
      <w:lvlText w:val="%1.%2.%3.%4.%5.%6.%7"/>
      <w:legacy w:legacy="1" w:legacySpace="144" w:legacyIndent="0"/>
      <w:lvlJc w:val="left"/>
    </w:lvl>
    <w:lvl w:ilvl="7">
      <w:start w:val="1"/>
      <w:numFmt w:val="decimal"/>
      <w:pStyle w:val="Ttulo8"/>
      <w:lvlText w:val="%1.%2.%3.%4.%5.%6.%7.%8"/>
      <w:legacy w:legacy="1" w:legacySpace="144" w:legacyIndent="0"/>
      <w:lvlJc w:val="left"/>
    </w:lvl>
    <w:lvl w:ilvl="8">
      <w:start w:val="1"/>
      <w:numFmt w:val="decimal"/>
      <w:pStyle w:val="Ttulo9"/>
      <w:lvlText w:val="%1.%2.%3.%4.%5.%6.%7.%8.%9"/>
      <w:legacy w:legacy="1" w:legacySpace="144" w:legacyIndent="0"/>
      <w:lvlJc w:val="left"/>
    </w:lvl>
  </w:abstractNum>
  <w:abstractNum w:abstractNumId="1" w15:restartNumberingAfterBreak="0">
    <w:nsid w:val="03A16169"/>
    <w:multiLevelType w:val="multilevel"/>
    <w:tmpl w:val="F830E660"/>
    <w:lvl w:ilvl="0">
      <w:start w:val="1"/>
      <w:numFmt w:val="lowerLetter"/>
      <w:pStyle w:val="TF-alneacomletras"/>
      <w:lvlText w:val="%1)"/>
      <w:lvlJc w:val="left"/>
      <w:pPr>
        <w:tabs>
          <w:tab w:val="num" w:pos="1040"/>
        </w:tabs>
        <w:ind w:left="992" w:hanging="312"/>
      </w:pPr>
      <w:rPr>
        <w:rFonts w:hint="default"/>
      </w:rPr>
    </w:lvl>
    <w:lvl w:ilvl="1">
      <w:start w:val="1"/>
      <w:numFmt w:val="none"/>
      <w:pStyle w:val="TF-subalineasn2"/>
      <w:lvlText w:val="-"/>
      <w:lvlJc w:val="left"/>
      <w:pPr>
        <w:tabs>
          <w:tab w:val="num" w:pos="1398"/>
        </w:tabs>
        <w:ind w:left="1134" w:hanging="96"/>
      </w:pPr>
      <w:rPr>
        <w:rFonts w:hint="default"/>
      </w:rPr>
    </w:lvl>
    <w:lvl w:ilvl="2">
      <w:start w:val="1"/>
      <w:numFmt w:val="none"/>
      <w:pStyle w:val="TF-subalineasn3"/>
      <w:lvlText w:val="%3-"/>
      <w:lvlJc w:val="left"/>
      <w:pPr>
        <w:tabs>
          <w:tab w:val="num" w:pos="1721"/>
        </w:tabs>
        <w:ind w:left="1588" w:hanging="22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2" w15:restartNumberingAfterBreak="0">
    <w:nsid w:val="06E35074"/>
    <w:multiLevelType w:val="hybridMultilevel"/>
    <w:tmpl w:val="8654D970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3" w15:restartNumberingAfterBreak="0">
    <w:nsid w:val="0D7F68A2"/>
    <w:multiLevelType w:val="multilevel"/>
    <w:tmpl w:val="FD88D4AA"/>
    <w:lvl w:ilvl="0">
      <w:start w:val="1"/>
      <w:numFmt w:val="lowerLetter"/>
      <w:pStyle w:val="TF-ALNEA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pStyle w:val="TF-SUBALNEAnvel1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pStyle w:val="TF-SUBALNEAnvel2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4" w15:restartNumberingAfterBreak="0">
    <w:nsid w:val="0DFC2685"/>
    <w:multiLevelType w:val="multilevel"/>
    <w:tmpl w:val="D8FA97BA"/>
    <w:lvl w:ilvl="0">
      <w:start w:val="1"/>
      <w:numFmt w:val="decimal"/>
      <w:pStyle w:val="TF-avaliaoTTULO1"/>
      <w:lvlText w:val="%1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F-avaliaoTTULO2c"/>
      <w:lvlText w:val="%1.%2"/>
      <w:lvlJc w:val="left"/>
      <w:pPr>
        <w:tabs>
          <w:tab w:val="num" w:pos="737"/>
        </w:tabs>
        <w:ind w:left="737" w:hanging="737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584"/>
        </w:tabs>
        <w:ind w:left="158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208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59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309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60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410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680" w:hanging="1440"/>
      </w:pPr>
      <w:rPr>
        <w:rFonts w:hint="default"/>
      </w:rPr>
    </w:lvl>
  </w:abstractNum>
  <w:abstractNum w:abstractNumId="5" w15:restartNumberingAfterBreak="0">
    <w:nsid w:val="1331698A"/>
    <w:multiLevelType w:val="hybridMultilevel"/>
    <w:tmpl w:val="85383A0C"/>
    <w:lvl w:ilvl="0" w:tplc="C1E6125A">
      <w:start w:val="1"/>
      <w:numFmt w:val="lowerLetter"/>
      <w:lvlText w:val="%1)"/>
      <w:lvlJc w:val="left"/>
      <w:pPr>
        <w:ind w:left="104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760" w:hanging="360"/>
      </w:pPr>
    </w:lvl>
    <w:lvl w:ilvl="2" w:tplc="0416001B" w:tentative="1">
      <w:start w:val="1"/>
      <w:numFmt w:val="lowerRoman"/>
      <w:lvlText w:val="%3."/>
      <w:lvlJc w:val="right"/>
      <w:pPr>
        <w:ind w:left="2480" w:hanging="180"/>
      </w:pPr>
    </w:lvl>
    <w:lvl w:ilvl="3" w:tplc="0416000F" w:tentative="1">
      <w:start w:val="1"/>
      <w:numFmt w:val="decimal"/>
      <w:lvlText w:val="%4."/>
      <w:lvlJc w:val="left"/>
      <w:pPr>
        <w:ind w:left="3200" w:hanging="360"/>
      </w:pPr>
    </w:lvl>
    <w:lvl w:ilvl="4" w:tplc="04160019" w:tentative="1">
      <w:start w:val="1"/>
      <w:numFmt w:val="lowerLetter"/>
      <w:lvlText w:val="%5."/>
      <w:lvlJc w:val="left"/>
      <w:pPr>
        <w:ind w:left="3920" w:hanging="360"/>
      </w:pPr>
    </w:lvl>
    <w:lvl w:ilvl="5" w:tplc="0416001B" w:tentative="1">
      <w:start w:val="1"/>
      <w:numFmt w:val="lowerRoman"/>
      <w:lvlText w:val="%6."/>
      <w:lvlJc w:val="right"/>
      <w:pPr>
        <w:ind w:left="4640" w:hanging="180"/>
      </w:pPr>
    </w:lvl>
    <w:lvl w:ilvl="6" w:tplc="0416000F" w:tentative="1">
      <w:start w:val="1"/>
      <w:numFmt w:val="decimal"/>
      <w:lvlText w:val="%7."/>
      <w:lvlJc w:val="left"/>
      <w:pPr>
        <w:ind w:left="5360" w:hanging="360"/>
      </w:pPr>
    </w:lvl>
    <w:lvl w:ilvl="7" w:tplc="04160019" w:tentative="1">
      <w:start w:val="1"/>
      <w:numFmt w:val="lowerLetter"/>
      <w:lvlText w:val="%8."/>
      <w:lvlJc w:val="left"/>
      <w:pPr>
        <w:ind w:left="6080" w:hanging="360"/>
      </w:pPr>
    </w:lvl>
    <w:lvl w:ilvl="8" w:tplc="0416001B" w:tentative="1">
      <w:start w:val="1"/>
      <w:numFmt w:val="lowerRoman"/>
      <w:lvlText w:val="%9."/>
      <w:lvlJc w:val="right"/>
      <w:pPr>
        <w:ind w:left="6800" w:hanging="180"/>
      </w:pPr>
    </w:lvl>
  </w:abstractNum>
  <w:abstractNum w:abstractNumId="6" w15:restartNumberingAfterBreak="0">
    <w:nsid w:val="19BE3821"/>
    <w:multiLevelType w:val="hybridMultilevel"/>
    <w:tmpl w:val="245EB44E"/>
    <w:lvl w:ilvl="0" w:tplc="04160001">
      <w:start w:val="1"/>
      <w:numFmt w:val="bullet"/>
      <w:lvlText w:val=""/>
      <w:lvlJc w:val="left"/>
      <w:pPr>
        <w:ind w:left="14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2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60" w:hanging="360"/>
      </w:pPr>
      <w:rPr>
        <w:rFonts w:ascii="Wingdings" w:hAnsi="Wingdings" w:hint="default"/>
      </w:rPr>
    </w:lvl>
  </w:abstractNum>
  <w:abstractNum w:abstractNumId="7" w15:restartNumberingAfterBreak="0">
    <w:nsid w:val="20A3500A"/>
    <w:multiLevelType w:val="hybridMultilevel"/>
    <w:tmpl w:val="87D8D0E4"/>
    <w:lvl w:ilvl="0" w:tplc="04160013">
      <w:start w:val="1"/>
      <w:numFmt w:val="upperRoman"/>
      <w:lvlText w:val="%1."/>
      <w:lvlJc w:val="righ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8" w15:restartNumberingAfterBreak="0">
    <w:nsid w:val="5E4703F3"/>
    <w:multiLevelType w:val="hybridMultilevel"/>
    <w:tmpl w:val="84F067F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9" w15:restartNumberingAfterBreak="0">
    <w:nsid w:val="6B043891"/>
    <w:multiLevelType w:val="multilevel"/>
    <w:tmpl w:val="89E48C4A"/>
    <w:lvl w:ilvl="0">
      <w:start w:val="1"/>
      <w:numFmt w:val="decimal"/>
      <w:pStyle w:val="TF-xAvalITEM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80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60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432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68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400"/>
        </w:tabs>
        <w:ind w:left="4320" w:hanging="1440"/>
      </w:pPr>
    </w:lvl>
  </w:abstractNum>
  <w:abstractNum w:abstractNumId="10" w15:restartNumberingAfterBreak="0">
    <w:nsid w:val="795F0AE5"/>
    <w:multiLevelType w:val="multilevel"/>
    <w:tmpl w:val="7E1A0E16"/>
    <w:lvl w:ilvl="0">
      <w:start w:val="1"/>
      <w:numFmt w:val="lowerLetter"/>
      <w:lvlText w:val="%1)"/>
      <w:lvlJc w:val="left"/>
      <w:pPr>
        <w:tabs>
          <w:tab w:val="num" w:pos="1077"/>
        </w:tabs>
        <w:ind w:left="1077" w:hanging="397"/>
      </w:pPr>
      <w:rPr>
        <w:rFonts w:hint="default"/>
      </w:rPr>
    </w:lvl>
    <w:lvl w:ilvl="1">
      <w:start w:val="1"/>
      <w:numFmt w:val="none"/>
      <w:lvlText w:val="-"/>
      <w:lvlJc w:val="left"/>
      <w:pPr>
        <w:tabs>
          <w:tab w:val="num" w:pos="1418"/>
        </w:tabs>
        <w:ind w:left="1418" w:hanging="380"/>
      </w:pPr>
      <w:rPr>
        <w:rFonts w:hint="default"/>
      </w:rPr>
    </w:lvl>
    <w:lvl w:ilvl="2">
      <w:start w:val="1"/>
      <w:numFmt w:val="none"/>
      <w:lvlText w:val="%3-"/>
      <w:lvlJc w:val="left"/>
      <w:pPr>
        <w:tabs>
          <w:tab w:val="num" w:pos="1758"/>
        </w:tabs>
        <w:ind w:left="1758" w:hanging="397"/>
      </w:pPr>
      <w:rPr>
        <w:rFonts w:hint="default"/>
      </w:rPr>
    </w:lvl>
    <w:lvl w:ilvl="3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4">
      <w:start w:val="1"/>
      <w:numFmt w:val="none"/>
      <w:lvlText w:val="-"/>
      <w:lvlJc w:val="left"/>
      <w:pPr>
        <w:tabs>
          <w:tab w:val="num" w:pos="1800"/>
        </w:tabs>
        <w:ind w:left="1800" w:hanging="360"/>
      </w:pPr>
      <w:rPr>
        <w:rFonts w:hint="default"/>
      </w:rPr>
    </w:lvl>
    <w:lvl w:ilvl="5">
      <w:start w:val="1"/>
      <w:numFmt w:val="none"/>
      <w:lvlText w:val="-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6">
      <w:start w:val="1"/>
      <w:numFmt w:val="none"/>
      <w:lvlText w:val="%7-"/>
      <w:lvlJc w:val="left"/>
      <w:pPr>
        <w:tabs>
          <w:tab w:val="num" w:pos="2520"/>
        </w:tabs>
        <w:ind w:left="2520" w:hanging="360"/>
      </w:pPr>
      <w:rPr>
        <w:rFonts w:hint="default"/>
      </w:rPr>
    </w:lvl>
    <w:lvl w:ilvl="7">
      <w:start w:val="1"/>
      <w:numFmt w:val="none"/>
      <w:lvlText w:val="%8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8">
      <w:start w:val="1"/>
      <w:numFmt w:val="none"/>
      <w:lvlText w:val="%9-"/>
      <w:lvlJc w:val="left"/>
      <w:pPr>
        <w:tabs>
          <w:tab w:val="num" w:pos="3240"/>
        </w:tabs>
        <w:ind w:left="3240" w:hanging="360"/>
      </w:pPr>
      <w:rPr>
        <w:rFonts w:hint="default"/>
      </w:rPr>
    </w:lvl>
  </w:abstractNum>
  <w:abstractNum w:abstractNumId="11" w15:restartNumberingAfterBreak="0">
    <w:nsid w:val="7BFE0412"/>
    <w:multiLevelType w:val="hybridMultilevel"/>
    <w:tmpl w:val="3FC2890C"/>
    <w:lvl w:ilvl="0" w:tplc="0409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tabs>
          <w:tab w:val="num" w:pos="732"/>
        </w:tabs>
        <w:ind w:left="732" w:hanging="360"/>
      </w:pPr>
      <w:rPr>
        <w:rFonts w:ascii="Courier New" w:hAnsi="Courier New" w:cs="Times New Roman" w:hint="default"/>
      </w:rPr>
    </w:lvl>
    <w:lvl w:ilvl="2" w:tplc="04160005">
      <w:start w:val="1"/>
      <w:numFmt w:val="bullet"/>
      <w:lvlText w:val=""/>
      <w:lvlJc w:val="left"/>
      <w:pPr>
        <w:tabs>
          <w:tab w:val="num" w:pos="1452"/>
        </w:tabs>
        <w:ind w:left="1452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172"/>
        </w:tabs>
        <w:ind w:left="2172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tabs>
          <w:tab w:val="num" w:pos="2892"/>
        </w:tabs>
        <w:ind w:left="2892" w:hanging="360"/>
      </w:pPr>
      <w:rPr>
        <w:rFonts w:ascii="Courier New" w:hAnsi="Courier New" w:cs="Times New Roman" w:hint="default"/>
      </w:rPr>
    </w:lvl>
    <w:lvl w:ilvl="5" w:tplc="04160005">
      <w:start w:val="1"/>
      <w:numFmt w:val="bullet"/>
      <w:lvlText w:val=""/>
      <w:lvlJc w:val="left"/>
      <w:pPr>
        <w:tabs>
          <w:tab w:val="num" w:pos="3612"/>
        </w:tabs>
        <w:ind w:left="3612" w:hanging="360"/>
      </w:pPr>
      <w:rPr>
        <w:rFonts w:ascii="Wingdings" w:hAnsi="Wingdings" w:hint="default"/>
      </w:rPr>
    </w:lvl>
    <w:lvl w:ilvl="6" w:tplc="04160001">
      <w:start w:val="1"/>
      <w:numFmt w:val="bullet"/>
      <w:lvlText w:val=""/>
      <w:lvlJc w:val="left"/>
      <w:pPr>
        <w:tabs>
          <w:tab w:val="num" w:pos="4332"/>
        </w:tabs>
        <w:ind w:left="4332" w:hanging="360"/>
      </w:pPr>
      <w:rPr>
        <w:rFonts w:ascii="Symbol" w:hAnsi="Symbol" w:hint="default"/>
      </w:rPr>
    </w:lvl>
    <w:lvl w:ilvl="7" w:tplc="04160003">
      <w:start w:val="1"/>
      <w:numFmt w:val="bullet"/>
      <w:lvlText w:val="o"/>
      <w:lvlJc w:val="left"/>
      <w:pPr>
        <w:tabs>
          <w:tab w:val="num" w:pos="5052"/>
        </w:tabs>
        <w:ind w:left="5052" w:hanging="360"/>
      </w:pPr>
      <w:rPr>
        <w:rFonts w:ascii="Courier New" w:hAnsi="Courier New" w:cs="Times New Roman" w:hint="default"/>
      </w:rPr>
    </w:lvl>
    <w:lvl w:ilvl="8" w:tplc="04160005">
      <w:start w:val="1"/>
      <w:numFmt w:val="bullet"/>
      <w:lvlText w:val=""/>
      <w:lvlJc w:val="left"/>
      <w:pPr>
        <w:tabs>
          <w:tab w:val="num" w:pos="5772"/>
        </w:tabs>
        <w:ind w:left="5772" w:hanging="360"/>
      </w:pPr>
      <w:rPr>
        <w:rFonts w:ascii="Wingdings" w:hAnsi="Wingdings" w:hint="default"/>
      </w:rPr>
    </w:lvl>
  </w:abstractNum>
  <w:abstractNum w:abstractNumId="12" w15:restartNumberingAfterBreak="0">
    <w:nsid w:val="7E991978"/>
    <w:multiLevelType w:val="hybridMultilevel"/>
    <w:tmpl w:val="874C07A4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abstractNum w:abstractNumId="13" w15:restartNumberingAfterBreak="0">
    <w:nsid w:val="7F0C35B3"/>
    <w:multiLevelType w:val="hybridMultilevel"/>
    <w:tmpl w:val="ECAC3D16"/>
    <w:lvl w:ilvl="0" w:tplc="04160017">
      <w:start w:val="1"/>
      <w:numFmt w:val="lowerLetter"/>
      <w:lvlText w:val="%1)"/>
      <w:lvlJc w:val="left"/>
      <w:pPr>
        <w:ind w:left="1400" w:hanging="360"/>
      </w:pPr>
    </w:lvl>
    <w:lvl w:ilvl="1" w:tplc="04160019" w:tentative="1">
      <w:start w:val="1"/>
      <w:numFmt w:val="lowerLetter"/>
      <w:lvlText w:val="%2."/>
      <w:lvlJc w:val="left"/>
      <w:pPr>
        <w:ind w:left="2120" w:hanging="360"/>
      </w:pPr>
    </w:lvl>
    <w:lvl w:ilvl="2" w:tplc="0416001B" w:tentative="1">
      <w:start w:val="1"/>
      <w:numFmt w:val="lowerRoman"/>
      <w:lvlText w:val="%3."/>
      <w:lvlJc w:val="right"/>
      <w:pPr>
        <w:ind w:left="2840" w:hanging="180"/>
      </w:pPr>
    </w:lvl>
    <w:lvl w:ilvl="3" w:tplc="0416000F" w:tentative="1">
      <w:start w:val="1"/>
      <w:numFmt w:val="decimal"/>
      <w:lvlText w:val="%4."/>
      <w:lvlJc w:val="left"/>
      <w:pPr>
        <w:ind w:left="3560" w:hanging="360"/>
      </w:pPr>
    </w:lvl>
    <w:lvl w:ilvl="4" w:tplc="04160019" w:tentative="1">
      <w:start w:val="1"/>
      <w:numFmt w:val="lowerLetter"/>
      <w:lvlText w:val="%5."/>
      <w:lvlJc w:val="left"/>
      <w:pPr>
        <w:ind w:left="4280" w:hanging="360"/>
      </w:pPr>
    </w:lvl>
    <w:lvl w:ilvl="5" w:tplc="0416001B" w:tentative="1">
      <w:start w:val="1"/>
      <w:numFmt w:val="lowerRoman"/>
      <w:lvlText w:val="%6."/>
      <w:lvlJc w:val="right"/>
      <w:pPr>
        <w:ind w:left="5000" w:hanging="180"/>
      </w:pPr>
    </w:lvl>
    <w:lvl w:ilvl="6" w:tplc="0416000F" w:tentative="1">
      <w:start w:val="1"/>
      <w:numFmt w:val="decimal"/>
      <w:lvlText w:val="%7."/>
      <w:lvlJc w:val="left"/>
      <w:pPr>
        <w:ind w:left="5720" w:hanging="360"/>
      </w:pPr>
    </w:lvl>
    <w:lvl w:ilvl="7" w:tplc="04160019" w:tentative="1">
      <w:start w:val="1"/>
      <w:numFmt w:val="lowerLetter"/>
      <w:lvlText w:val="%8."/>
      <w:lvlJc w:val="left"/>
      <w:pPr>
        <w:ind w:left="6440" w:hanging="360"/>
      </w:pPr>
    </w:lvl>
    <w:lvl w:ilvl="8" w:tplc="0416001B" w:tentative="1">
      <w:start w:val="1"/>
      <w:numFmt w:val="lowerRoman"/>
      <w:lvlText w:val="%9."/>
      <w:lvlJc w:val="right"/>
      <w:pPr>
        <w:ind w:left="7160" w:hanging="180"/>
      </w:pPr>
    </w:lvl>
  </w:abstractNum>
  <w:num w:numId="1">
    <w:abstractNumId w:val="0"/>
  </w:num>
  <w:num w:numId="2">
    <w:abstractNumId w:val="3"/>
  </w:num>
  <w:num w:numId="3">
    <w:abstractNumId w:val="3"/>
  </w:num>
  <w:num w:numId="4">
    <w:abstractNumId w:val="1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3"/>
  </w:num>
  <w:num w:numId="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0"/>
  </w:num>
  <w:num w:numId="1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9"/>
  </w:num>
  <w:num w:numId="13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1"/>
  </w:num>
  <w:num w:numId="1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1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8"/>
  </w:num>
  <w:num w:numId="21">
    <w:abstractNumId w:val="5"/>
  </w:num>
  <w:num w:numId="22">
    <w:abstractNumId w:val="2"/>
  </w:num>
  <w:num w:numId="23">
    <w:abstractNumId w:val="13"/>
  </w:num>
  <w:num w:numId="24">
    <w:abstractNumId w:val="12"/>
  </w:num>
  <w:num w:numId="2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6">
    <w:abstractNumId w:val="7"/>
  </w:num>
  <w:num w:numId="27">
    <w:abstractNumId w:val="6"/>
  </w:num>
  <w:num w:numId="28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5:person w15:author="Andreza Sartori">
    <w15:presenceInfo w15:providerId="None" w15:userId="Andreza Sartori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09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84240"/>
    <w:rsid w:val="00000FFE"/>
    <w:rsid w:val="00001CFC"/>
    <w:rsid w:val="0000224C"/>
    <w:rsid w:val="00003430"/>
    <w:rsid w:val="00003973"/>
    <w:rsid w:val="000049A1"/>
    <w:rsid w:val="00004A0A"/>
    <w:rsid w:val="00004E05"/>
    <w:rsid w:val="0000564D"/>
    <w:rsid w:val="000060F5"/>
    <w:rsid w:val="00006A66"/>
    <w:rsid w:val="00007116"/>
    <w:rsid w:val="00011163"/>
    <w:rsid w:val="000111C0"/>
    <w:rsid w:val="0001132F"/>
    <w:rsid w:val="00011AD7"/>
    <w:rsid w:val="00012922"/>
    <w:rsid w:val="00013863"/>
    <w:rsid w:val="000144D3"/>
    <w:rsid w:val="00014DFD"/>
    <w:rsid w:val="0001575C"/>
    <w:rsid w:val="00016CC0"/>
    <w:rsid w:val="0001709D"/>
    <w:rsid w:val="000179B5"/>
    <w:rsid w:val="00017B62"/>
    <w:rsid w:val="000201D3"/>
    <w:rsid w:val="000204E7"/>
    <w:rsid w:val="00021EB5"/>
    <w:rsid w:val="00023A1D"/>
    <w:rsid w:val="00023FA0"/>
    <w:rsid w:val="00024D27"/>
    <w:rsid w:val="0002574C"/>
    <w:rsid w:val="00025E4E"/>
    <w:rsid w:val="0002602F"/>
    <w:rsid w:val="00026E2F"/>
    <w:rsid w:val="00030518"/>
    <w:rsid w:val="00030E4A"/>
    <w:rsid w:val="00031051"/>
    <w:rsid w:val="00031A27"/>
    <w:rsid w:val="00031EE0"/>
    <w:rsid w:val="000324EA"/>
    <w:rsid w:val="0003448E"/>
    <w:rsid w:val="00034737"/>
    <w:rsid w:val="000356CA"/>
    <w:rsid w:val="0004095F"/>
    <w:rsid w:val="00041CE4"/>
    <w:rsid w:val="00041D54"/>
    <w:rsid w:val="00042AC8"/>
    <w:rsid w:val="00042CC6"/>
    <w:rsid w:val="000444B9"/>
    <w:rsid w:val="000463A5"/>
    <w:rsid w:val="0004641A"/>
    <w:rsid w:val="00046D5E"/>
    <w:rsid w:val="0005120F"/>
    <w:rsid w:val="00051307"/>
    <w:rsid w:val="00051FF6"/>
    <w:rsid w:val="00052A07"/>
    <w:rsid w:val="000533DA"/>
    <w:rsid w:val="0005457F"/>
    <w:rsid w:val="00054774"/>
    <w:rsid w:val="00054FCF"/>
    <w:rsid w:val="0005782B"/>
    <w:rsid w:val="000578BB"/>
    <w:rsid w:val="00057C0A"/>
    <w:rsid w:val="000608E9"/>
    <w:rsid w:val="00061099"/>
    <w:rsid w:val="00061FEB"/>
    <w:rsid w:val="0006395D"/>
    <w:rsid w:val="00063A1D"/>
    <w:rsid w:val="00063FF2"/>
    <w:rsid w:val="000645D7"/>
    <w:rsid w:val="000648B3"/>
    <w:rsid w:val="00064C46"/>
    <w:rsid w:val="000663A6"/>
    <w:rsid w:val="000667DF"/>
    <w:rsid w:val="00066CAD"/>
    <w:rsid w:val="00067B51"/>
    <w:rsid w:val="00067D1D"/>
    <w:rsid w:val="00071916"/>
    <w:rsid w:val="0007209B"/>
    <w:rsid w:val="0007376A"/>
    <w:rsid w:val="000756C2"/>
    <w:rsid w:val="00075792"/>
    <w:rsid w:val="00077743"/>
    <w:rsid w:val="00077C5F"/>
    <w:rsid w:val="0008049A"/>
    <w:rsid w:val="00080F9C"/>
    <w:rsid w:val="000818FF"/>
    <w:rsid w:val="00081D78"/>
    <w:rsid w:val="00083101"/>
    <w:rsid w:val="0008579A"/>
    <w:rsid w:val="000861E9"/>
    <w:rsid w:val="00086AA8"/>
    <w:rsid w:val="000870A1"/>
    <w:rsid w:val="0008732D"/>
    <w:rsid w:val="000878C2"/>
    <w:rsid w:val="00091A4A"/>
    <w:rsid w:val="00092F3F"/>
    <w:rsid w:val="00092F47"/>
    <w:rsid w:val="00094CC0"/>
    <w:rsid w:val="00095C0F"/>
    <w:rsid w:val="0009735C"/>
    <w:rsid w:val="00097530"/>
    <w:rsid w:val="000A0411"/>
    <w:rsid w:val="000A104C"/>
    <w:rsid w:val="000A112B"/>
    <w:rsid w:val="000A19DE"/>
    <w:rsid w:val="000A250C"/>
    <w:rsid w:val="000A2576"/>
    <w:rsid w:val="000A29C3"/>
    <w:rsid w:val="000A309E"/>
    <w:rsid w:val="000A3368"/>
    <w:rsid w:val="000A336E"/>
    <w:rsid w:val="000A358A"/>
    <w:rsid w:val="000A3CED"/>
    <w:rsid w:val="000A3EAB"/>
    <w:rsid w:val="000A43BC"/>
    <w:rsid w:val="000A6041"/>
    <w:rsid w:val="000A63F4"/>
    <w:rsid w:val="000A6F96"/>
    <w:rsid w:val="000B08AB"/>
    <w:rsid w:val="000B12B2"/>
    <w:rsid w:val="000B1719"/>
    <w:rsid w:val="000B37C6"/>
    <w:rsid w:val="000B3868"/>
    <w:rsid w:val="000B518A"/>
    <w:rsid w:val="000B65CF"/>
    <w:rsid w:val="000B6FEC"/>
    <w:rsid w:val="000B7045"/>
    <w:rsid w:val="000B77FB"/>
    <w:rsid w:val="000B7937"/>
    <w:rsid w:val="000C0196"/>
    <w:rsid w:val="000C1926"/>
    <w:rsid w:val="000C1A18"/>
    <w:rsid w:val="000C2185"/>
    <w:rsid w:val="000C2FDC"/>
    <w:rsid w:val="000C3171"/>
    <w:rsid w:val="000C454E"/>
    <w:rsid w:val="000C492F"/>
    <w:rsid w:val="000C648D"/>
    <w:rsid w:val="000C78EA"/>
    <w:rsid w:val="000C7C3A"/>
    <w:rsid w:val="000D0BE6"/>
    <w:rsid w:val="000D1294"/>
    <w:rsid w:val="000D1972"/>
    <w:rsid w:val="000D3856"/>
    <w:rsid w:val="000D3D93"/>
    <w:rsid w:val="000D43D7"/>
    <w:rsid w:val="000D4ADF"/>
    <w:rsid w:val="000D6AD3"/>
    <w:rsid w:val="000D77C2"/>
    <w:rsid w:val="000E039E"/>
    <w:rsid w:val="000E1396"/>
    <w:rsid w:val="000E1F08"/>
    <w:rsid w:val="000E27F9"/>
    <w:rsid w:val="000E2B1E"/>
    <w:rsid w:val="000E2FD6"/>
    <w:rsid w:val="000E311F"/>
    <w:rsid w:val="000E3A68"/>
    <w:rsid w:val="000E3E8D"/>
    <w:rsid w:val="000E480C"/>
    <w:rsid w:val="000E6054"/>
    <w:rsid w:val="000E6CE0"/>
    <w:rsid w:val="000E75E6"/>
    <w:rsid w:val="000E7C03"/>
    <w:rsid w:val="000F0126"/>
    <w:rsid w:val="000F12B5"/>
    <w:rsid w:val="000F28C1"/>
    <w:rsid w:val="000F40C3"/>
    <w:rsid w:val="000F5CAC"/>
    <w:rsid w:val="000F6208"/>
    <w:rsid w:val="000F77E3"/>
    <w:rsid w:val="000F7EF7"/>
    <w:rsid w:val="00102647"/>
    <w:rsid w:val="001026C0"/>
    <w:rsid w:val="001026C2"/>
    <w:rsid w:val="001031E6"/>
    <w:rsid w:val="00106C1C"/>
    <w:rsid w:val="001072C2"/>
    <w:rsid w:val="00107B02"/>
    <w:rsid w:val="00110E14"/>
    <w:rsid w:val="001124F9"/>
    <w:rsid w:val="00112C76"/>
    <w:rsid w:val="00113129"/>
    <w:rsid w:val="0011363A"/>
    <w:rsid w:val="00113A3F"/>
    <w:rsid w:val="0011462A"/>
    <w:rsid w:val="001164FE"/>
    <w:rsid w:val="00120B3A"/>
    <w:rsid w:val="0012209F"/>
    <w:rsid w:val="00122213"/>
    <w:rsid w:val="00122699"/>
    <w:rsid w:val="001241D8"/>
    <w:rsid w:val="001248EA"/>
    <w:rsid w:val="00124C49"/>
    <w:rsid w:val="00125084"/>
    <w:rsid w:val="00125277"/>
    <w:rsid w:val="001252AA"/>
    <w:rsid w:val="00125478"/>
    <w:rsid w:val="001256FE"/>
    <w:rsid w:val="00125BB9"/>
    <w:rsid w:val="00126694"/>
    <w:rsid w:val="00127FD4"/>
    <w:rsid w:val="00130661"/>
    <w:rsid w:val="00130B36"/>
    <w:rsid w:val="00130F2F"/>
    <w:rsid w:val="00131167"/>
    <w:rsid w:val="00131868"/>
    <w:rsid w:val="00133B1B"/>
    <w:rsid w:val="00134CD0"/>
    <w:rsid w:val="00134F49"/>
    <w:rsid w:val="00135401"/>
    <w:rsid w:val="00136BB4"/>
    <w:rsid w:val="001375F7"/>
    <w:rsid w:val="00137FDE"/>
    <w:rsid w:val="00140B82"/>
    <w:rsid w:val="001417E4"/>
    <w:rsid w:val="00141CD9"/>
    <w:rsid w:val="00141D15"/>
    <w:rsid w:val="00142F6A"/>
    <w:rsid w:val="0014309E"/>
    <w:rsid w:val="00144D82"/>
    <w:rsid w:val="00144F95"/>
    <w:rsid w:val="00145872"/>
    <w:rsid w:val="001476CD"/>
    <w:rsid w:val="00147F4E"/>
    <w:rsid w:val="001514E0"/>
    <w:rsid w:val="001518B1"/>
    <w:rsid w:val="00151D3B"/>
    <w:rsid w:val="00152351"/>
    <w:rsid w:val="00152A48"/>
    <w:rsid w:val="00152F8C"/>
    <w:rsid w:val="001554E9"/>
    <w:rsid w:val="00156A02"/>
    <w:rsid w:val="00156F6E"/>
    <w:rsid w:val="001571D0"/>
    <w:rsid w:val="00157BFE"/>
    <w:rsid w:val="00160251"/>
    <w:rsid w:val="00161E82"/>
    <w:rsid w:val="00162BF1"/>
    <w:rsid w:val="00162E79"/>
    <w:rsid w:val="00162E99"/>
    <w:rsid w:val="0016467C"/>
    <w:rsid w:val="00164782"/>
    <w:rsid w:val="00164E79"/>
    <w:rsid w:val="0016560C"/>
    <w:rsid w:val="00166580"/>
    <w:rsid w:val="0016675D"/>
    <w:rsid w:val="00171439"/>
    <w:rsid w:val="00171769"/>
    <w:rsid w:val="00171806"/>
    <w:rsid w:val="0017185E"/>
    <w:rsid w:val="00172CED"/>
    <w:rsid w:val="00173779"/>
    <w:rsid w:val="001739CE"/>
    <w:rsid w:val="00174671"/>
    <w:rsid w:val="001755CB"/>
    <w:rsid w:val="00175AD4"/>
    <w:rsid w:val="00175B5E"/>
    <w:rsid w:val="0017696F"/>
    <w:rsid w:val="00177CD4"/>
    <w:rsid w:val="00177D0D"/>
    <w:rsid w:val="0018032C"/>
    <w:rsid w:val="00180695"/>
    <w:rsid w:val="00180B21"/>
    <w:rsid w:val="00182542"/>
    <w:rsid w:val="0018317E"/>
    <w:rsid w:val="001835BB"/>
    <w:rsid w:val="00183BE0"/>
    <w:rsid w:val="00183F82"/>
    <w:rsid w:val="00184447"/>
    <w:rsid w:val="00184BED"/>
    <w:rsid w:val="001854A0"/>
    <w:rsid w:val="00185F42"/>
    <w:rsid w:val="00186092"/>
    <w:rsid w:val="001868D2"/>
    <w:rsid w:val="00187541"/>
    <w:rsid w:val="00191886"/>
    <w:rsid w:val="0019281C"/>
    <w:rsid w:val="00193A97"/>
    <w:rsid w:val="00194444"/>
    <w:rsid w:val="001945B2"/>
    <w:rsid w:val="001948BE"/>
    <w:rsid w:val="001951D8"/>
    <w:rsid w:val="0019547B"/>
    <w:rsid w:val="00196444"/>
    <w:rsid w:val="00196787"/>
    <w:rsid w:val="001A12CE"/>
    <w:rsid w:val="001A14CC"/>
    <w:rsid w:val="001A2C25"/>
    <w:rsid w:val="001A3CAF"/>
    <w:rsid w:val="001A3F80"/>
    <w:rsid w:val="001A572E"/>
    <w:rsid w:val="001A5ED1"/>
    <w:rsid w:val="001A6292"/>
    <w:rsid w:val="001A70DB"/>
    <w:rsid w:val="001A7511"/>
    <w:rsid w:val="001A7E5D"/>
    <w:rsid w:val="001B0E2E"/>
    <w:rsid w:val="001B220F"/>
    <w:rsid w:val="001B2F1E"/>
    <w:rsid w:val="001B5D34"/>
    <w:rsid w:val="001B5EEB"/>
    <w:rsid w:val="001B7AFD"/>
    <w:rsid w:val="001B7EAE"/>
    <w:rsid w:val="001C0ADA"/>
    <w:rsid w:val="001C10EA"/>
    <w:rsid w:val="001C2327"/>
    <w:rsid w:val="001C3103"/>
    <w:rsid w:val="001C33B0"/>
    <w:rsid w:val="001C3D37"/>
    <w:rsid w:val="001C3DF2"/>
    <w:rsid w:val="001C4504"/>
    <w:rsid w:val="001C50AA"/>
    <w:rsid w:val="001C57E6"/>
    <w:rsid w:val="001C5CBB"/>
    <w:rsid w:val="001D0274"/>
    <w:rsid w:val="001D10BC"/>
    <w:rsid w:val="001D134B"/>
    <w:rsid w:val="001D14D6"/>
    <w:rsid w:val="001D1C57"/>
    <w:rsid w:val="001D2BFB"/>
    <w:rsid w:val="001D2D29"/>
    <w:rsid w:val="001D49CD"/>
    <w:rsid w:val="001D51B3"/>
    <w:rsid w:val="001D5D7D"/>
    <w:rsid w:val="001D6234"/>
    <w:rsid w:val="001E0993"/>
    <w:rsid w:val="001E2212"/>
    <w:rsid w:val="001E2424"/>
    <w:rsid w:val="001E2BD1"/>
    <w:rsid w:val="001E393E"/>
    <w:rsid w:val="001E4476"/>
    <w:rsid w:val="001E46A0"/>
    <w:rsid w:val="001E646A"/>
    <w:rsid w:val="001E682E"/>
    <w:rsid w:val="001F007F"/>
    <w:rsid w:val="001F0D36"/>
    <w:rsid w:val="001F1C36"/>
    <w:rsid w:val="001F1DC3"/>
    <w:rsid w:val="001F31B3"/>
    <w:rsid w:val="001F4062"/>
    <w:rsid w:val="001F4BB1"/>
    <w:rsid w:val="001F5D56"/>
    <w:rsid w:val="001F616A"/>
    <w:rsid w:val="001F78F5"/>
    <w:rsid w:val="00200513"/>
    <w:rsid w:val="002009EC"/>
    <w:rsid w:val="00200B21"/>
    <w:rsid w:val="002012E1"/>
    <w:rsid w:val="00201C13"/>
    <w:rsid w:val="00202F3F"/>
    <w:rsid w:val="00203488"/>
    <w:rsid w:val="0020352D"/>
    <w:rsid w:val="00203D63"/>
    <w:rsid w:val="00204369"/>
    <w:rsid w:val="00204723"/>
    <w:rsid w:val="00205355"/>
    <w:rsid w:val="002058B1"/>
    <w:rsid w:val="00207F6A"/>
    <w:rsid w:val="00210153"/>
    <w:rsid w:val="0021101B"/>
    <w:rsid w:val="00211B3B"/>
    <w:rsid w:val="0021270E"/>
    <w:rsid w:val="002127B6"/>
    <w:rsid w:val="00213217"/>
    <w:rsid w:val="00213736"/>
    <w:rsid w:val="00214DE0"/>
    <w:rsid w:val="002219A6"/>
    <w:rsid w:val="0022300C"/>
    <w:rsid w:val="00223968"/>
    <w:rsid w:val="00224242"/>
    <w:rsid w:val="002248D4"/>
    <w:rsid w:val="00224A12"/>
    <w:rsid w:val="00224BB2"/>
    <w:rsid w:val="0022614C"/>
    <w:rsid w:val="00227684"/>
    <w:rsid w:val="00227E1E"/>
    <w:rsid w:val="002306CE"/>
    <w:rsid w:val="00230B94"/>
    <w:rsid w:val="00231EEE"/>
    <w:rsid w:val="00231F48"/>
    <w:rsid w:val="002322F7"/>
    <w:rsid w:val="00233A9B"/>
    <w:rsid w:val="002347C1"/>
    <w:rsid w:val="00235240"/>
    <w:rsid w:val="0023578D"/>
    <w:rsid w:val="0023581F"/>
    <w:rsid w:val="00235ED4"/>
    <w:rsid w:val="002366D5"/>
    <w:rsid w:val="002368FD"/>
    <w:rsid w:val="002374A3"/>
    <w:rsid w:val="00237542"/>
    <w:rsid w:val="00237AC5"/>
    <w:rsid w:val="0024110F"/>
    <w:rsid w:val="0024192D"/>
    <w:rsid w:val="00242343"/>
    <w:rsid w:val="002423AB"/>
    <w:rsid w:val="00243503"/>
    <w:rsid w:val="002440B0"/>
    <w:rsid w:val="0024532A"/>
    <w:rsid w:val="0024624C"/>
    <w:rsid w:val="00252834"/>
    <w:rsid w:val="00252B81"/>
    <w:rsid w:val="0025415E"/>
    <w:rsid w:val="00254A52"/>
    <w:rsid w:val="00255D5D"/>
    <w:rsid w:val="00255E81"/>
    <w:rsid w:val="00256F92"/>
    <w:rsid w:val="0025707F"/>
    <w:rsid w:val="00257B7C"/>
    <w:rsid w:val="00257D6B"/>
    <w:rsid w:val="00260A3E"/>
    <w:rsid w:val="00260DD4"/>
    <w:rsid w:val="00262839"/>
    <w:rsid w:val="00263DD8"/>
    <w:rsid w:val="0026430C"/>
    <w:rsid w:val="0026443E"/>
    <w:rsid w:val="002649D1"/>
    <w:rsid w:val="00266826"/>
    <w:rsid w:val="0026765B"/>
    <w:rsid w:val="00271464"/>
    <w:rsid w:val="00272631"/>
    <w:rsid w:val="00272804"/>
    <w:rsid w:val="0027329E"/>
    <w:rsid w:val="00273E68"/>
    <w:rsid w:val="00275A94"/>
    <w:rsid w:val="002772C6"/>
    <w:rsid w:val="00277825"/>
    <w:rsid w:val="0027792D"/>
    <w:rsid w:val="0028010D"/>
    <w:rsid w:val="002818CC"/>
    <w:rsid w:val="0028216E"/>
    <w:rsid w:val="00282723"/>
    <w:rsid w:val="00282788"/>
    <w:rsid w:val="00282C79"/>
    <w:rsid w:val="00282CB4"/>
    <w:rsid w:val="00283ED0"/>
    <w:rsid w:val="0028462F"/>
    <w:rsid w:val="0028617A"/>
    <w:rsid w:val="00286576"/>
    <w:rsid w:val="00286E65"/>
    <w:rsid w:val="00287424"/>
    <w:rsid w:val="002877A4"/>
    <w:rsid w:val="00287E34"/>
    <w:rsid w:val="00290094"/>
    <w:rsid w:val="0029192B"/>
    <w:rsid w:val="00293E94"/>
    <w:rsid w:val="0029477B"/>
    <w:rsid w:val="00295195"/>
    <w:rsid w:val="0029608A"/>
    <w:rsid w:val="002962E6"/>
    <w:rsid w:val="00297111"/>
    <w:rsid w:val="002A2879"/>
    <w:rsid w:val="002A2C62"/>
    <w:rsid w:val="002A33AD"/>
    <w:rsid w:val="002A36D2"/>
    <w:rsid w:val="002A39CC"/>
    <w:rsid w:val="002A4899"/>
    <w:rsid w:val="002A52F6"/>
    <w:rsid w:val="002A53B9"/>
    <w:rsid w:val="002A6617"/>
    <w:rsid w:val="002A6654"/>
    <w:rsid w:val="002A6C3A"/>
    <w:rsid w:val="002A7E1B"/>
    <w:rsid w:val="002B0A00"/>
    <w:rsid w:val="002B0EDC"/>
    <w:rsid w:val="002B14A5"/>
    <w:rsid w:val="002B18B5"/>
    <w:rsid w:val="002B201B"/>
    <w:rsid w:val="002B3EB4"/>
    <w:rsid w:val="002B4718"/>
    <w:rsid w:val="002B48F8"/>
    <w:rsid w:val="002B60BB"/>
    <w:rsid w:val="002C22EA"/>
    <w:rsid w:val="002C2C89"/>
    <w:rsid w:val="002C4709"/>
    <w:rsid w:val="002C4840"/>
    <w:rsid w:val="002C4B2C"/>
    <w:rsid w:val="002C6DAE"/>
    <w:rsid w:val="002C78CD"/>
    <w:rsid w:val="002D064F"/>
    <w:rsid w:val="002D184F"/>
    <w:rsid w:val="002D18FA"/>
    <w:rsid w:val="002D1BA5"/>
    <w:rsid w:val="002D1C7F"/>
    <w:rsid w:val="002D2E15"/>
    <w:rsid w:val="002D30DD"/>
    <w:rsid w:val="002D35D6"/>
    <w:rsid w:val="002D389D"/>
    <w:rsid w:val="002D3D56"/>
    <w:rsid w:val="002E0BE8"/>
    <w:rsid w:val="002E1B53"/>
    <w:rsid w:val="002E5445"/>
    <w:rsid w:val="002E56FE"/>
    <w:rsid w:val="002E5996"/>
    <w:rsid w:val="002E64B2"/>
    <w:rsid w:val="002E64E4"/>
    <w:rsid w:val="002E65DE"/>
    <w:rsid w:val="002E6DC2"/>
    <w:rsid w:val="002E6DD1"/>
    <w:rsid w:val="002E6E75"/>
    <w:rsid w:val="002E7340"/>
    <w:rsid w:val="002E762B"/>
    <w:rsid w:val="002E7ED4"/>
    <w:rsid w:val="002F027E"/>
    <w:rsid w:val="002F13B6"/>
    <w:rsid w:val="002F25D3"/>
    <w:rsid w:val="002F28FF"/>
    <w:rsid w:val="002F2E1D"/>
    <w:rsid w:val="002F2FDE"/>
    <w:rsid w:val="002F45BB"/>
    <w:rsid w:val="002F4BFA"/>
    <w:rsid w:val="002F58E0"/>
    <w:rsid w:val="002F61BD"/>
    <w:rsid w:val="002F6D54"/>
    <w:rsid w:val="00301DC3"/>
    <w:rsid w:val="0030282C"/>
    <w:rsid w:val="00304503"/>
    <w:rsid w:val="0030480E"/>
    <w:rsid w:val="00304D7E"/>
    <w:rsid w:val="003060A3"/>
    <w:rsid w:val="0030610E"/>
    <w:rsid w:val="003101BE"/>
    <w:rsid w:val="00311904"/>
    <w:rsid w:val="00311EF5"/>
    <w:rsid w:val="00312CEA"/>
    <w:rsid w:val="00313185"/>
    <w:rsid w:val="00315655"/>
    <w:rsid w:val="00315A83"/>
    <w:rsid w:val="00320BFA"/>
    <w:rsid w:val="00320ED5"/>
    <w:rsid w:val="0032185F"/>
    <w:rsid w:val="003219D1"/>
    <w:rsid w:val="0032241A"/>
    <w:rsid w:val="00322803"/>
    <w:rsid w:val="00322E8B"/>
    <w:rsid w:val="00322EE1"/>
    <w:rsid w:val="0032378D"/>
    <w:rsid w:val="00324BB7"/>
    <w:rsid w:val="003273E6"/>
    <w:rsid w:val="003275C8"/>
    <w:rsid w:val="00327BB3"/>
    <w:rsid w:val="00327E5F"/>
    <w:rsid w:val="00331835"/>
    <w:rsid w:val="003326F8"/>
    <w:rsid w:val="003334A4"/>
    <w:rsid w:val="00333D62"/>
    <w:rsid w:val="00334DB9"/>
    <w:rsid w:val="00335048"/>
    <w:rsid w:val="0033583A"/>
    <w:rsid w:val="00335BA4"/>
    <w:rsid w:val="00336B30"/>
    <w:rsid w:val="00337891"/>
    <w:rsid w:val="0034094D"/>
    <w:rsid w:val="00340AD0"/>
    <w:rsid w:val="00340B41"/>
    <w:rsid w:val="00340B6D"/>
    <w:rsid w:val="00340C8E"/>
    <w:rsid w:val="00341847"/>
    <w:rsid w:val="00341EB3"/>
    <w:rsid w:val="0034295B"/>
    <w:rsid w:val="00343881"/>
    <w:rsid w:val="00343A36"/>
    <w:rsid w:val="003442F1"/>
    <w:rsid w:val="00344540"/>
    <w:rsid w:val="003446CC"/>
    <w:rsid w:val="00344D32"/>
    <w:rsid w:val="00347C33"/>
    <w:rsid w:val="00350005"/>
    <w:rsid w:val="00350B05"/>
    <w:rsid w:val="0035134F"/>
    <w:rsid w:val="003515A9"/>
    <w:rsid w:val="003519A3"/>
    <w:rsid w:val="00354D0C"/>
    <w:rsid w:val="003574BD"/>
    <w:rsid w:val="00357E53"/>
    <w:rsid w:val="00360420"/>
    <w:rsid w:val="003612B6"/>
    <w:rsid w:val="00361709"/>
    <w:rsid w:val="00362443"/>
    <w:rsid w:val="003629ED"/>
    <w:rsid w:val="00363F62"/>
    <w:rsid w:val="0036427D"/>
    <w:rsid w:val="003648EE"/>
    <w:rsid w:val="003665CB"/>
    <w:rsid w:val="00367263"/>
    <w:rsid w:val="003677B2"/>
    <w:rsid w:val="0037046F"/>
    <w:rsid w:val="00370C55"/>
    <w:rsid w:val="00371289"/>
    <w:rsid w:val="003713CD"/>
    <w:rsid w:val="00372337"/>
    <w:rsid w:val="003724C6"/>
    <w:rsid w:val="003736B4"/>
    <w:rsid w:val="003738D4"/>
    <w:rsid w:val="00373A74"/>
    <w:rsid w:val="00373DF8"/>
    <w:rsid w:val="00373E37"/>
    <w:rsid w:val="00373E6F"/>
    <w:rsid w:val="00375B84"/>
    <w:rsid w:val="003778BE"/>
    <w:rsid w:val="00377AB6"/>
    <w:rsid w:val="00377DA7"/>
    <w:rsid w:val="00381CA8"/>
    <w:rsid w:val="00382CD6"/>
    <w:rsid w:val="00382F3D"/>
    <w:rsid w:val="00383087"/>
    <w:rsid w:val="00383412"/>
    <w:rsid w:val="00383490"/>
    <w:rsid w:val="00383C51"/>
    <w:rsid w:val="0038429F"/>
    <w:rsid w:val="00384636"/>
    <w:rsid w:val="003860F8"/>
    <w:rsid w:val="00387F6E"/>
    <w:rsid w:val="003907B1"/>
    <w:rsid w:val="00390A33"/>
    <w:rsid w:val="003917F7"/>
    <w:rsid w:val="00391822"/>
    <w:rsid w:val="00394C99"/>
    <w:rsid w:val="00396050"/>
    <w:rsid w:val="003A0696"/>
    <w:rsid w:val="003A0DF1"/>
    <w:rsid w:val="003A1533"/>
    <w:rsid w:val="003A2B7D"/>
    <w:rsid w:val="003A33E4"/>
    <w:rsid w:val="003A454C"/>
    <w:rsid w:val="003A462D"/>
    <w:rsid w:val="003A4A75"/>
    <w:rsid w:val="003A5366"/>
    <w:rsid w:val="003A5994"/>
    <w:rsid w:val="003A5D81"/>
    <w:rsid w:val="003A5EA6"/>
    <w:rsid w:val="003A751D"/>
    <w:rsid w:val="003A799C"/>
    <w:rsid w:val="003A7B87"/>
    <w:rsid w:val="003B0653"/>
    <w:rsid w:val="003B1697"/>
    <w:rsid w:val="003B2808"/>
    <w:rsid w:val="003B3A93"/>
    <w:rsid w:val="003B4AEB"/>
    <w:rsid w:val="003B534D"/>
    <w:rsid w:val="003B599C"/>
    <w:rsid w:val="003B647A"/>
    <w:rsid w:val="003B6B99"/>
    <w:rsid w:val="003B6E39"/>
    <w:rsid w:val="003B6F93"/>
    <w:rsid w:val="003B7B49"/>
    <w:rsid w:val="003C12C4"/>
    <w:rsid w:val="003C1F91"/>
    <w:rsid w:val="003C24DC"/>
    <w:rsid w:val="003C2DFD"/>
    <w:rsid w:val="003C521D"/>
    <w:rsid w:val="003C5262"/>
    <w:rsid w:val="003C5671"/>
    <w:rsid w:val="003C5DF9"/>
    <w:rsid w:val="003C65B3"/>
    <w:rsid w:val="003C6DF3"/>
    <w:rsid w:val="003D0C7C"/>
    <w:rsid w:val="003D1877"/>
    <w:rsid w:val="003D398C"/>
    <w:rsid w:val="003D473B"/>
    <w:rsid w:val="003D4761"/>
    <w:rsid w:val="003D4B35"/>
    <w:rsid w:val="003D5220"/>
    <w:rsid w:val="003D60D6"/>
    <w:rsid w:val="003D6FE1"/>
    <w:rsid w:val="003E0345"/>
    <w:rsid w:val="003E1E46"/>
    <w:rsid w:val="003E3117"/>
    <w:rsid w:val="003E37B3"/>
    <w:rsid w:val="003E3DB1"/>
    <w:rsid w:val="003E4F19"/>
    <w:rsid w:val="003E5028"/>
    <w:rsid w:val="003E794C"/>
    <w:rsid w:val="003E7C5B"/>
    <w:rsid w:val="003F1D34"/>
    <w:rsid w:val="003F27FC"/>
    <w:rsid w:val="003F2CE3"/>
    <w:rsid w:val="003F5F25"/>
    <w:rsid w:val="003F6C53"/>
    <w:rsid w:val="004029B7"/>
    <w:rsid w:val="00403144"/>
    <w:rsid w:val="00403172"/>
    <w:rsid w:val="00403339"/>
    <w:rsid w:val="00403609"/>
    <w:rsid w:val="00403CAB"/>
    <w:rsid w:val="0040436D"/>
    <w:rsid w:val="00404AB8"/>
    <w:rsid w:val="00404BA1"/>
    <w:rsid w:val="00404E77"/>
    <w:rsid w:val="00405741"/>
    <w:rsid w:val="00405EB7"/>
    <w:rsid w:val="00407076"/>
    <w:rsid w:val="0040732A"/>
    <w:rsid w:val="00410543"/>
    <w:rsid w:val="00411255"/>
    <w:rsid w:val="00411468"/>
    <w:rsid w:val="00411C9E"/>
    <w:rsid w:val="00412405"/>
    <w:rsid w:val="004128F9"/>
    <w:rsid w:val="00413EBF"/>
    <w:rsid w:val="004173CC"/>
    <w:rsid w:val="004177AA"/>
    <w:rsid w:val="00420A28"/>
    <w:rsid w:val="004213B0"/>
    <w:rsid w:val="00421CB7"/>
    <w:rsid w:val="0042356B"/>
    <w:rsid w:val="0042420A"/>
    <w:rsid w:val="004243D2"/>
    <w:rsid w:val="00424610"/>
    <w:rsid w:val="00424AD5"/>
    <w:rsid w:val="00426C2E"/>
    <w:rsid w:val="00427A6B"/>
    <w:rsid w:val="004308B0"/>
    <w:rsid w:val="0043139F"/>
    <w:rsid w:val="004349B7"/>
    <w:rsid w:val="00435424"/>
    <w:rsid w:val="004368F9"/>
    <w:rsid w:val="004414F2"/>
    <w:rsid w:val="00441B1F"/>
    <w:rsid w:val="0044587E"/>
    <w:rsid w:val="00451B94"/>
    <w:rsid w:val="004529C6"/>
    <w:rsid w:val="00453F13"/>
    <w:rsid w:val="0045481F"/>
    <w:rsid w:val="00455812"/>
    <w:rsid w:val="00455AED"/>
    <w:rsid w:val="0045632F"/>
    <w:rsid w:val="004579D4"/>
    <w:rsid w:val="00460248"/>
    <w:rsid w:val="00460793"/>
    <w:rsid w:val="00461546"/>
    <w:rsid w:val="00461F7E"/>
    <w:rsid w:val="00463F3A"/>
    <w:rsid w:val="004661F2"/>
    <w:rsid w:val="00466D60"/>
    <w:rsid w:val="00470C41"/>
    <w:rsid w:val="004727A9"/>
    <w:rsid w:val="00472B44"/>
    <w:rsid w:val="00473AFF"/>
    <w:rsid w:val="0047519C"/>
    <w:rsid w:val="0047690F"/>
    <w:rsid w:val="00476937"/>
    <w:rsid w:val="00476C78"/>
    <w:rsid w:val="00481DBC"/>
    <w:rsid w:val="00482174"/>
    <w:rsid w:val="0048241A"/>
    <w:rsid w:val="00482609"/>
    <w:rsid w:val="00483664"/>
    <w:rsid w:val="004851B9"/>
    <w:rsid w:val="0048576D"/>
    <w:rsid w:val="00485BA8"/>
    <w:rsid w:val="00486517"/>
    <w:rsid w:val="0048667A"/>
    <w:rsid w:val="00486A8C"/>
    <w:rsid w:val="00490793"/>
    <w:rsid w:val="00491C1A"/>
    <w:rsid w:val="00493B1A"/>
    <w:rsid w:val="0049413D"/>
    <w:rsid w:val="004942E8"/>
    <w:rsid w:val="0049495C"/>
    <w:rsid w:val="00497EF6"/>
    <w:rsid w:val="004A07FF"/>
    <w:rsid w:val="004A0CD6"/>
    <w:rsid w:val="004A0DD8"/>
    <w:rsid w:val="004A16A5"/>
    <w:rsid w:val="004A1D2B"/>
    <w:rsid w:val="004A3A76"/>
    <w:rsid w:val="004A57ED"/>
    <w:rsid w:val="004A5DC8"/>
    <w:rsid w:val="004A73CE"/>
    <w:rsid w:val="004A740F"/>
    <w:rsid w:val="004A7EFF"/>
    <w:rsid w:val="004B044D"/>
    <w:rsid w:val="004B10A6"/>
    <w:rsid w:val="004B16C8"/>
    <w:rsid w:val="004B1CFE"/>
    <w:rsid w:val="004B229E"/>
    <w:rsid w:val="004B2377"/>
    <w:rsid w:val="004B3081"/>
    <w:rsid w:val="004B3111"/>
    <w:rsid w:val="004B42D8"/>
    <w:rsid w:val="004B48D5"/>
    <w:rsid w:val="004B4B48"/>
    <w:rsid w:val="004B5E56"/>
    <w:rsid w:val="004B6B8F"/>
    <w:rsid w:val="004B7511"/>
    <w:rsid w:val="004B79AB"/>
    <w:rsid w:val="004C29FB"/>
    <w:rsid w:val="004C536C"/>
    <w:rsid w:val="004C5E04"/>
    <w:rsid w:val="004C6310"/>
    <w:rsid w:val="004C6448"/>
    <w:rsid w:val="004D0119"/>
    <w:rsid w:val="004D059A"/>
    <w:rsid w:val="004D1498"/>
    <w:rsid w:val="004D17D3"/>
    <w:rsid w:val="004D20DE"/>
    <w:rsid w:val="004D24BA"/>
    <w:rsid w:val="004D45DB"/>
    <w:rsid w:val="004D46C4"/>
    <w:rsid w:val="004D4DFC"/>
    <w:rsid w:val="004D517A"/>
    <w:rsid w:val="004D591F"/>
    <w:rsid w:val="004D6690"/>
    <w:rsid w:val="004E1044"/>
    <w:rsid w:val="004E2023"/>
    <w:rsid w:val="004E23CE"/>
    <w:rsid w:val="004E296B"/>
    <w:rsid w:val="004E3580"/>
    <w:rsid w:val="004E3FB5"/>
    <w:rsid w:val="004E45E3"/>
    <w:rsid w:val="004E516B"/>
    <w:rsid w:val="004E5BB7"/>
    <w:rsid w:val="004E708F"/>
    <w:rsid w:val="004E749A"/>
    <w:rsid w:val="004F0A43"/>
    <w:rsid w:val="004F0FA7"/>
    <w:rsid w:val="004F1EE6"/>
    <w:rsid w:val="004F536B"/>
    <w:rsid w:val="00500055"/>
    <w:rsid w:val="005000F8"/>
    <w:rsid w:val="00500539"/>
    <w:rsid w:val="00500AEB"/>
    <w:rsid w:val="005031EC"/>
    <w:rsid w:val="00503373"/>
    <w:rsid w:val="00503F3F"/>
    <w:rsid w:val="00504693"/>
    <w:rsid w:val="00504BF2"/>
    <w:rsid w:val="005060E5"/>
    <w:rsid w:val="00506587"/>
    <w:rsid w:val="00506DF2"/>
    <w:rsid w:val="00506E25"/>
    <w:rsid w:val="00510C50"/>
    <w:rsid w:val="0051146F"/>
    <w:rsid w:val="005114D2"/>
    <w:rsid w:val="00512AB5"/>
    <w:rsid w:val="00512B40"/>
    <w:rsid w:val="005133D8"/>
    <w:rsid w:val="00513401"/>
    <w:rsid w:val="00513C75"/>
    <w:rsid w:val="0051598F"/>
    <w:rsid w:val="005172BA"/>
    <w:rsid w:val="00520125"/>
    <w:rsid w:val="005217DC"/>
    <w:rsid w:val="00522FD1"/>
    <w:rsid w:val="0052318C"/>
    <w:rsid w:val="00523196"/>
    <w:rsid w:val="00524C9C"/>
    <w:rsid w:val="00525677"/>
    <w:rsid w:val="00525760"/>
    <w:rsid w:val="00527833"/>
    <w:rsid w:val="00531A9F"/>
    <w:rsid w:val="005323C4"/>
    <w:rsid w:val="0053249A"/>
    <w:rsid w:val="00533633"/>
    <w:rsid w:val="0053420B"/>
    <w:rsid w:val="00534A4A"/>
    <w:rsid w:val="00535ACE"/>
    <w:rsid w:val="00535BC6"/>
    <w:rsid w:val="00536336"/>
    <w:rsid w:val="0054124B"/>
    <w:rsid w:val="00542308"/>
    <w:rsid w:val="00542ED7"/>
    <w:rsid w:val="005468B4"/>
    <w:rsid w:val="00546E3F"/>
    <w:rsid w:val="00550328"/>
    <w:rsid w:val="00550D4A"/>
    <w:rsid w:val="0055131A"/>
    <w:rsid w:val="00555B2A"/>
    <w:rsid w:val="00556940"/>
    <w:rsid w:val="00556F31"/>
    <w:rsid w:val="00557D56"/>
    <w:rsid w:val="005605DF"/>
    <w:rsid w:val="0056072F"/>
    <w:rsid w:val="00561AA7"/>
    <w:rsid w:val="00562780"/>
    <w:rsid w:val="00562FE6"/>
    <w:rsid w:val="005649B4"/>
    <w:rsid w:val="00564A29"/>
    <w:rsid w:val="00564FBC"/>
    <w:rsid w:val="005651A6"/>
    <w:rsid w:val="00566CAF"/>
    <w:rsid w:val="00567F99"/>
    <w:rsid w:val="005705A9"/>
    <w:rsid w:val="00571681"/>
    <w:rsid w:val="005719C8"/>
    <w:rsid w:val="0057227E"/>
    <w:rsid w:val="00572864"/>
    <w:rsid w:val="005739A6"/>
    <w:rsid w:val="0057558B"/>
    <w:rsid w:val="00577DF9"/>
    <w:rsid w:val="005801A5"/>
    <w:rsid w:val="00581CBA"/>
    <w:rsid w:val="0058223A"/>
    <w:rsid w:val="005826B4"/>
    <w:rsid w:val="0058281D"/>
    <w:rsid w:val="00583F1C"/>
    <w:rsid w:val="0058482B"/>
    <w:rsid w:val="00584A60"/>
    <w:rsid w:val="00584F9E"/>
    <w:rsid w:val="00585000"/>
    <w:rsid w:val="0058618A"/>
    <w:rsid w:val="005866EE"/>
    <w:rsid w:val="00586C11"/>
    <w:rsid w:val="00587002"/>
    <w:rsid w:val="00591611"/>
    <w:rsid w:val="00591A1B"/>
    <w:rsid w:val="00591DC2"/>
    <w:rsid w:val="00592BA8"/>
    <w:rsid w:val="00592E69"/>
    <w:rsid w:val="005931C1"/>
    <w:rsid w:val="00593851"/>
    <w:rsid w:val="005947BB"/>
    <w:rsid w:val="005962B2"/>
    <w:rsid w:val="005A0875"/>
    <w:rsid w:val="005A1264"/>
    <w:rsid w:val="005A132B"/>
    <w:rsid w:val="005A14A0"/>
    <w:rsid w:val="005A1CB1"/>
    <w:rsid w:val="005A249B"/>
    <w:rsid w:val="005A2748"/>
    <w:rsid w:val="005A362B"/>
    <w:rsid w:val="005A4952"/>
    <w:rsid w:val="005A4CCB"/>
    <w:rsid w:val="005A58C7"/>
    <w:rsid w:val="005A7E32"/>
    <w:rsid w:val="005B0884"/>
    <w:rsid w:val="005B20A1"/>
    <w:rsid w:val="005B2478"/>
    <w:rsid w:val="005B2911"/>
    <w:rsid w:val="005B2E12"/>
    <w:rsid w:val="005B314D"/>
    <w:rsid w:val="005B4542"/>
    <w:rsid w:val="005B466B"/>
    <w:rsid w:val="005B495B"/>
    <w:rsid w:val="005B5599"/>
    <w:rsid w:val="005B5BD1"/>
    <w:rsid w:val="005B73DD"/>
    <w:rsid w:val="005C0222"/>
    <w:rsid w:val="005C0A77"/>
    <w:rsid w:val="005C0DAD"/>
    <w:rsid w:val="005C0EEA"/>
    <w:rsid w:val="005C1448"/>
    <w:rsid w:val="005C2150"/>
    <w:rsid w:val="005C21FC"/>
    <w:rsid w:val="005C30AE"/>
    <w:rsid w:val="005C66C8"/>
    <w:rsid w:val="005C6D97"/>
    <w:rsid w:val="005C7050"/>
    <w:rsid w:val="005D2A6E"/>
    <w:rsid w:val="005D2EE5"/>
    <w:rsid w:val="005D34C0"/>
    <w:rsid w:val="005D48B2"/>
    <w:rsid w:val="005D613C"/>
    <w:rsid w:val="005D6AEA"/>
    <w:rsid w:val="005E0274"/>
    <w:rsid w:val="005E0937"/>
    <w:rsid w:val="005E097F"/>
    <w:rsid w:val="005E0B2E"/>
    <w:rsid w:val="005E2D1E"/>
    <w:rsid w:val="005E3186"/>
    <w:rsid w:val="005E3476"/>
    <w:rsid w:val="005E35F3"/>
    <w:rsid w:val="005E400D"/>
    <w:rsid w:val="005E5391"/>
    <w:rsid w:val="005E5454"/>
    <w:rsid w:val="005E5DD3"/>
    <w:rsid w:val="005E698D"/>
    <w:rsid w:val="005E7744"/>
    <w:rsid w:val="005E7E0B"/>
    <w:rsid w:val="005F09F1"/>
    <w:rsid w:val="005F0BE2"/>
    <w:rsid w:val="005F0E21"/>
    <w:rsid w:val="005F0FD1"/>
    <w:rsid w:val="005F1536"/>
    <w:rsid w:val="005F220B"/>
    <w:rsid w:val="005F22C3"/>
    <w:rsid w:val="005F2304"/>
    <w:rsid w:val="005F236E"/>
    <w:rsid w:val="005F2E51"/>
    <w:rsid w:val="005F4666"/>
    <w:rsid w:val="005F4DB4"/>
    <w:rsid w:val="005F645A"/>
    <w:rsid w:val="005F7EDE"/>
    <w:rsid w:val="0060060C"/>
    <w:rsid w:val="0060152C"/>
    <w:rsid w:val="00602A53"/>
    <w:rsid w:val="00602E6B"/>
    <w:rsid w:val="00603E80"/>
    <w:rsid w:val="00605085"/>
    <w:rsid w:val="00605FEF"/>
    <w:rsid w:val="00610BDA"/>
    <w:rsid w:val="006112E9"/>
    <w:rsid w:val="0061133B"/>
    <w:rsid w:val="00611797"/>
    <w:rsid w:val="006118D1"/>
    <w:rsid w:val="00611FBF"/>
    <w:rsid w:val="0061251F"/>
    <w:rsid w:val="00613B38"/>
    <w:rsid w:val="00613DB7"/>
    <w:rsid w:val="00614E56"/>
    <w:rsid w:val="006155F1"/>
    <w:rsid w:val="00616057"/>
    <w:rsid w:val="00616FBA"/>
    <w:rsid w:val="006171BF"/>
    <w:rsid w:val="00620D93"/>
    <w:rsid w:val="00621C76"/>
    <w:rsid w:val="00622472"/>
    <w:rsid w:val="00622BEE"/>
    <w:rsid w:val="006237B9"/>
    <w:rsid w:val="0062386A"/>
    <w:rsid w:val="00623E69"/>
    <w:rsid w:val="006256F3"/>
    <w:rsid w:val="0062576D"/>
    <w:rsid w:val="00625788"/>
    <w:rsid w:val="00625FDE"/>
    <w:rsid w:val="00626865"/>
    <w:rsid w:val="0063004E"/>
    <w:rsid w:val="006305AA"/>
    <w:rsid w:val="00630FA0"/>
    <w:rsid w:val="006318D2"/>
    <w:rsid w:val="006325EF"/>
    <w:rsid w:val="0063277E"/>
    <w:rsid w:val="00633A68"/>
    <w:rsid w:val="00633FD8"/>
    <w:rsid w:val="00634542"/>
    <w:rsid w:val="006350E3"/>
    <w:rsid w:val="00635180"/>
    <w:rsid w:val="00635FDB"/>
    <w:rsid w:val="006364F4"/>
    <w:rsid w:val="0063656D"/>
    <w:rsid w:val="00640352"/>
    <w:rsid w:val="0064261C"/>
    <w:rsid w:val="006426D5"/>
    <w:rsid w:val="00642924"/>
    <w:rsid w:val="006433B9"/>
    <w:rsid w:val="00643530"/>
    <w:rsid w:val="00643C78"/>
    <w:rsid w:val="00643F0C"/>
    <w:rsid w:val="00644554"/>
    <w:rsid w:val="006454F7"/>
    <w:rsid w:val="0064556F"/>
    <w:rsid w:val="0064562E"/>
    <w:rsid w:val="0064589D"/>
    <w:rsid w:val="006466FF"/>
    <w:rsid w:val="00646A5F"/>
    <w:rsid w:val="00646FAF"/>
    <w:rsid w:val="006475C1"/>
    <w:rsid w:val="006501ED"/>
    <w:rsid w:val="00652007"/>
    <w:rsid w:val="00653EC3"/>
    <w:rsid w:val="0065577B"/>
    <w:rsid w:val="00655A59"/>
    <w:rsid w:val="00655AB9"/>
    <w:rsid w:val="00656C00"/>
    <w:rsid w:val="0066073C"/>
    <w:rsid w:val="00660EC6"/>
    <w:rsid w:val="006612F8"/>
    <w:rsid w:val="00661967"/>
    <w:rsid w:val="00661F61"/>
    <w:rsid w:val="00662E6F"/>
    <w:rsid w:val="00664568"/>
    <w:rsid w:val="00664855"/>
    <w:rsid w:val="0066494C"/>
    <w:rsid w:val="0066552E"/>
    <w:rsid w:val="00665A31"/>
    <w:rsid w:val="00666FC7"/>
    <w:rsid w:val="00667891"/>
    <w:rsid w:val="00671684"/>
    <w:rsid w:val="006719ED"/>
    <w:rsid w:val="00671B49"/>
    <w:rsid w:val="006728F1"/>
    <w:rsid w:val="00672ABA"/>
    <w:rsid w:val="00674155"/>
    <w:rsid w:val="006741AD"/>
    <w:rsid w:val="0067440C"/>
    <w:rsid w:val="006746CA"/>
    <w:rsid w:val="00674BBB"/>
    <w:rsid w:val="00677C4A"/>
    <w:rsid w:val="00677FB3"/>
    <w:rsid w:val="006801AB"/>
    <w:rsid w:val="0068183C"/>
    <w:rsid w:val="0068346F"/>
    <w:rsid w:val="00683891"/>
    <w:rsid w:val="00685668"/>
    <w:rsid w:val="006857EF"/>
    <w:rsid w:val="0068587F"/>
    <w:rsid w:val="00685CF7"/>
    <w:rsid w:val="00686781"/>
    <w:rsid w:val="0068678A"/>
    <w:rsid w:val="00687370"/>
    <w:rsid w:val="00687FB7"/>
    <w:rsid w:val="00690A7F"/>
    <w:rsid w:val="00691CF8"/>
    <w:rsid w:val="0069241F"/>
    <w:rsid w:val="0069244D"/>
    <w:rsid w:val="0069408E"/>
    <w:rsid w:val="006944B5"/>
    <w:rsid w:val="006944F5"/>
    <w:rsid w:val="006955D8"/>
    <w:rsid w:val="00695745"/>
    <w:rsid w:val="0069600B"/>
    <w:rsid w:val="0069606C"/>
    <w:rsid w:val="006A0A1A"/>
    <w:rsid w:val="006A2BFF"/>
    <w:rsid w:val="006A3017"/>
    <w:rsid w:val="006A39E1"/>
    <w:rsid w:val="006A4218"/>
    <w:rsid w:val="006A6460"/>
    <w:rsid w:val="006A74AF"/>
    <w:rsid w:val="006A78BA"/>
    <w:rsid w:val="006B0440"/>
    <w:rsid w:val="006B104E"/>
    <w:rsid w:val="006B43DC"/>
    <w:rsid w:val="006B5419"/>
    <w:rsid w:val="006B57A7"/>
    <w:rsid w:val="006B5AEA"/>
    <w:rsid w:val="006B634E"/>
    <w:rsid w:val="006B6383"/>
    <w:rsid w:val="006B640D"/>
    <w:rsid w:val="006B73D8"/>
    <w:rsid w:val="006C1120"/>
    <w:rsid w:val="006C12FD"/>
    <w:rsid w:val="006C13AC"/>
    <w:rsid w:val="006C19F8"/>
    <w:rsid w:val="006C1B53"/>
    <w:rsid w:val="006C1FE8"/>
    <w:rsid w:val="006C3866"/>
    <w:rsid w:val="006C3CDC"/>
    <w:rsid w:val="006C40AA"/>
    <w:rsid w:val="006C5CC7"/>
    <w:rsid w:val="006C61FA"/>
    <w:rsid w:val="006D0896"/>
    <w:rsid w:val="006D0FC6"/>
    <w:rsid w:val="006D13D8"/>
    <w:rsid w:val="006D2AE8"/>
    <w:rsid w:val="006D2B44"/>
    <w:rsid w:val="006D2C9D"/>
    <w:rsid w:val="006D2F0F"/>
    <w:rsid w:val="006D3018"/>
    <w:rsid w:val="006D3B87"/>
    <w:rsid w:val="006D42A9"/>
    <w:rsid w:val="006D4DCF"/>
    <w:rsid w:val="006D6985"/>
    <w:rsid w:val="006D742C"/>
    <w:rsid w:val="006D748A"/>
    <w:rsid w:val="006E0928"/>
    <w:rsid w:val="006E159D"/>
    <w:rsid w:val="006E21F7"/>
    <w:rsid w:val="006E25AA"/>
    <w:rsid w:val="006E25D2"/>
    <w:rsid w:val="006E50B8"/>
    <w:rsid w:val="006E5FAE"/>
    <w:rsid w:val="006E71AA"/>
    <w:rsid w:val="006F0031"/>
    <w:rsid w:val="006F0F58"/>
    <w:rsid w:val="006F2823"/>
    <w:rsid w:val="006F286C"/>
    <w:rsid w:val="006F3238"/>
    <w:rsid w:val="006F4667"/>
    <w:rsid w:val="006F540E"/>
    <w:rsid w:val="006F7125"/>
    <w:rsid w:val="006F7FA3"/>
    <w:rsid w:val="007001F5"/>
    <w:rsid w:val="0070391A"/>
    <w:rsid w:val="0070393D"/>
    <w:rsid w:val="00703AD6"/>
    <w:rsid w:val="00703D4C"/>
    <w:rsid w:val="007045DE"/>
    <w:rsid w:val="007049A4"/>
    <w:rsid w:val="007049FA"/>
    <w:rsid w:val="0070541E"/>
    <w:rsid w:val="00706486"/>
    <w:rsid w:val="0070718A"/>
    <w:rsid w:val="00707440"/>
    <w:rsid w:val="0070797B"/>
    <w:rsid w:val="00707AF9"/>
    <w:rsid w:val="007106F4"/>
    <w:rsid w:val="007111DC"/>
    <w:rsid w:val="00711792"/>
    <w:rsid w:val="00712B1D"/>
    <w:rsid w:val="00713285"/>
    <w:rsid w:val="00714185"/>
    <w:rsid w:val="007149A2"/>
    <w:rsid w:val="00715326"/>
    <w:rsid w:val="00716B4F"/>
    <w:rsid w:val="007174BD"/>
    <w:rsid w:val="0071781C"/>
    <w:rsid w:val="00717BDC"/>
    <w:rsid w:val="00717F33"/>
    <w:rsid w:val="007214E3"/>
    <w:rsid w:val="007222F7"/>
    <w:rsid w:val="00724679"/>
    <w:rsid w:val="00724A30"/>
    <w:rsid w:val="00724AED"/>
    <w:rsid w:val="00725368"/>
    <w:rsid w:val="007304F3"/>
    <w:rsid w:val="00730548"/>
    <w:rsid w:val="00730839"/>
    <w:rsid w:val="00730F60"/>
    <w:rsid w:val="00731B4F"/>
    <w:rsid w:val="00731E53"/>
    <w:rsid w:val="0073254C"/>
    <w:rsid w:val="00732788"/>
    <w:rsid w:val="00732CFA"/>
    <w:rsid w:val="00732E20"/>
    <w:rsid w:val="00733349"/>
    <w:rsid w:val="00733FF9"/>
    <w:rsid w:val="00735D17"/>
    <w:rsid w:val="00736D2E"/>
    <w:rsid w:val="0073771B"/>
    <w:rsid w:val="007379A3"/>
    <w:rsid w:val="00742CAE"/>
    <w:rsid w:val="00742D5E"/>
    <w:rsid w:val="00742E88"/>
    <w:rsid w:val="00743636"/>
    <w:rsid w:val="00744354"/>
    <w:rsid w:val="00747685"/>
    <w:rsid w:val="00747DE0"/>
    <w:rsid w:val="0075029F"/>
    <w:rsid w:val="00752038"/>
    <w:rsid w:val="007523E6"/>
    <w:rsid w:val="0075283C"/>
    <w:rsid w:val="00753B68"/>
    <w:rsid w:val="00754280"/>
    <w:rsid w:val="00754D65"/>
    <w:rsid w:val="007552C7"/>
    <w:rsid w:val="00755369"/>
    <w:rsid w:val="007554DF"/>
    <w:rsid w:val="00756F82"/>
    <w:rsid w:val="0075776D"/>
    <w:rsid w:val="007604C2"/>
    <w:rsid w:val="00760D8E"/>
    <w:rsid w:val="007613FB"/>
    <w:rsid w:val="00761476"/>
    <w:rsid w:val="00761CFE"/>
    <w:rsid w:val="00761E34"/>
    <w:rsid w:val="00762006"/>
    <w:rsid w:val="00762931"/>
    <w:rsid w:val="007629D0"/>
    <w:rsid w:val="007651FC"/>
    <w:rsid w:val="00765A15"/>
    <w:rsid w:val="00766C8A"/>
    <w:rsid w:val="00767C63"/>
    <w:rsid w:val="007705F5"/>
    <w:rsid w:val="00770BD0"/>
    <w:rsid w:val="00770E1E"/>
    <w:rsid w:val="007722BF"/>
    <w:rsid w:val="00774202"/>
    <w:rsid w:val="00774A8E"/>
    <w:rsid w:val="00774DE9"/>
    <w:rsid w:val="0077580B"/>
    <w:rsid w:val="00775876"/>
    <w:rsid w:val="00776081"/>
    <w:rsid w:val="007773B1"/>
    <w:rsid w:val="007800FE"/>
    <w:rsid w:val="00781167"/>
    <w:rsid w:val="007832A3"/>
    <w:rsid w:val="007833BE"/>
    <w:rsid w:val="00784901"/>
    <w:rsid w:val="007854B3"/>
    <w:rsid w:val="007856C1"/>
    <w:rsid w:val="0078787D"/>
    <w:rsid w:val="00787FA8"/>
    <w:rsid w:val="00790947"/>
    <w:rsid w:val="00792713"/>
    <w:rsid w:val="00792836"/>
    <w:rsid w:val="00792D8B"/>
    <w:rsid w:val="00792FFE"/>
    <w:rsid w:val="007944F8"/>
    <w:rsid w:val="00794A14"/>
    <w:rsid w:val="00795665"/>
    <w:rsid w:val="007973E3"/>
    <w:rsid w:val="007A0F95"/>
    <w:rsid w:val="007A11F6"/>
    <w:rsid w:val="007A1883"/>
    <w:rsid w:val="007A489B"/>
    <w:rsid w:val="007A57BD"/>
    <w:rsid w:val="007A7E1A"/>
    <w:rsid w:val="007B0B09"/>
    <w:rsid w:val="007B3B3E"/>
    <w:rsid w:val="007B4859"/>
    <w:rsid w:val="007B4B5D"/>
    <w:rsid w:val="007B5935"/>
    <w:rsid w:val="007B5B49"/>
    <w:rsid w:val="007B5BB0"/>
    <w:rsid w:val="007B5F5C"/>
    <w:rsid w:val="007B6F63"/>
    <w:rsid w:val="007B7D2F"/>
    <w:rsid w:val="007C04EC"/>
    <w:rsid w:val="007C245E"/>
    <w:rsid w:val="007C2D70"/>
    <w:rsid w:val="007C2E91"/>
    <w:rsid w:val="007C3378"/>
    <w:rsid w:val="007C3429"/>
    <w:rsid w:val="007C3C7C"/>
    <w:rsid w:val="007C47A3"/>
    <w:rsid w:val="007C4FFA"/>
    <w:rsid w:val="007C514F"/>
    <w:rsid w:val="007C6953"/>
    <w:rsid w:val="007C6EF0"/>
    <w:rsid w:val="007C74B9"/>
    <w:rsid w:val="007D0123"/>
    <w:rsid w:val="007D0720"/>
    <w:rsid w:val="007D10F2"/>
    <w:rsid w:val="007D207E"/>
    <w:rsid w:val="007D275B"/>
    <w:rsid w:val="007D2B2A"/>
    <w:rsid w:val="007D3D5F"/>
    <w:rsid w:val="007D4E06"/>
    <w:rsid w:val="007D5065"/>
    <w:rsid w:val="007D60DE"/>
    <w:rsid w:val="007D6DEC"/>
    <w:rsid w:val="007D73B2"/>
    <w:rsid w:val="007D73D0"/>
    <w:rsid w:val="007E2294"/>
    <w:rsid w:val="007E261E"/>
    <w:rsid w:val="007E358B"/>
    <w:rsid w:val="007E3DB2"/>
    <w:rsid w:val="007E46A1"/>
    <w:rsid w:val="007E55A0"/>
    <w:rsid w:val="007E669C"/>
    <w:rsid w:val="007E730D"/>
    <w:rsid w:val="007E7311"/>
    <w:rsid w:val="007F20C0"/>
    <w:rsid w:val="007F20D1"/>
    <w:rsid w:val="007F2B45"/>
    <w:rsid w:val="007F403E"/>
    <w:rsid w:val="007F60FC"/>
    <w:rsid w:val="00800645"/>
    <w:rsid w:val="00801F0D"/>
    <w:rsid w:val="00804282"/>
    <w:rsid w:val="00804341"/>
    <w:rsid w:val="008069C2"/>
    <w:rsid w:val="00806DCC"/>
    <w:rsid w:val="008072AC"/>
    <w:rsid w:val="0081050A"/>
    <w:rsid w:val="00810980"/>
    <w:rsid w:val="00810CEA"/>
    <w:rsid w:val="00810E24"/>
    <w:rsid w:val="00811CC7"/>
    <w:rsid w:val="0081344C"/>
    <w:rsid w:val="008147C9"/>
    <w:rsid w:val="00815933"/>
    <w:rsid w:val="00817A7F"/>
    <w:rsid w:val="00820C14"/>
    <w:rsid w:val="008228C7"/>
    <w:rsid w:val="008233E5"/>
    <w:rsid w:val="008264EA"/>
    <w:rsid w:val="00830680"/>
    <w:rsid w:val="00831D67"/>
    <w:rsid w:val="00832EFA"/>
    <w:rsid w:val="00833574"/>
    <w:rsid w:val="00833DE8"/>
    <w:rsid w:val="00833F47"/>
    <w:rsid w:val="008348C3"/>
    <w:rsid w:val="00836075"/>
    <w:rsid w:val="0083643A"/>
    <w:rsid w:val="008373B4"/>
    <w:rsid w:val="00837FAD"/>
    <w:rsid w:val="00840395"/>
    <w:rsid w:val="008404C4"/>
    <w:rsid w:val="00841B09"/>
    <w:rsid w:val="008420E9"/>
    <w:rsid w:val="00843792"/>
    <w:rsid w:val="0084397C"/>
    <w:rsid w:val="008441F2"/>
    <w:rsid w:val="008454B2"/>
    <w:rsid w:val="00845C28"/>
    <w:rsid w:val="008464D2"/>
    <w:rsid w:val="00847D37"/>
    <w:rsid w:val="0085001D"/>
    <w:rsid w:val="008507FC"/>
    <w:rsid w:val="00851256"/>
    <w:rsid w:val="00852796"/>
    <w:rsid w:val="00853F36"/>
    <w:rsid w:val="00856817"/>
    <w:rsid w:val="00856F48"/>
    <w:rsid w:val="00857D89"/>
    <w:rsid w:val="008606DC"/>
    <w:rsid w:val="0086187B"/>
    <w:rsid w:val="00863977"/>
    <w:rsid w:val="0086399E"/>
    <w:rsid w:val="0086433F"/>
    <w:rsid w:val="0086551A"/>
    <w:rsid w:val="00866455"/>
    <w:rsid w:val="008671A9"/>
    <w:rsid w:val="00867D72"/>
    <w:rsid w:val="00871272"/>
    <w:rsid w:val="00871A41"/>
    <w:rsid w:val="00871D40"/>
    <w:rsid w:val="008723D8"/>
    <w:rsid w:val="008724C0"/>
    <w:rsid w:val="008733F8"/>
    <w:rsid w:val="008737AC"/>
    <w:rsid w:val="00874303"/>
    <w:rsid w:val="008744BC"/>
    <w:rsid w:val="00876BAC"/>
    <w:rsid w:val="00880919"/>
    <w:rsid w:val="00880C20"/>
    <w:rsid w:val="00882203"/>
    <w:rsid w:val="00882526"/>
    <w:rsid w:val="008831A2"/>
    <w:rsid w:val="00883B4E"/>
    <w:rsid w:val="00884326"/>
    <w:rsid w:val="00884494"/>
    <w:rsid w:val="00884E63"/>
    <w:rsid w:val="00885523"/>
    <w:rsid w:val="00886D76"/>
    <w:rsid w:val="008871E2"/>
    <w:rsid w:val="00887AE9"/>
    <w:rsid w:val="00893960"/>
    <w:rsid w:val="00896791"/>
    <w:rsid w:val="00896B01"/>
    <w:rsid w:val="00896E12"/>
    <w:rsid w:val="00897019"/>
    <w:rsid w:val="008B0A07"/>
    <w:rsid w:val="008B2FEB"/>
    <w:rsid w:val="008B439F"/>
    <w:rsid w:val="008B48FE"/>
    <w:rsid w:val="008B4B6E"/>
    <w:rsid w:val="008B4ED9"/>
    <w:rsid w:val="008B4FC3"/>
    <w:rsid w:val="008B5972"/>
    <w:rsid w:val="008B6D3D"/>
    <w:rsid w:val="008B777E"/>
    <w:rsid w:val="008B781F"/>
    <w:rsid w:val="008C0069"/>
    <w:rsid w:val="008C0217"/>
    <w:rsid w:val="008C0261"/>
    <w:rsid w:val="008C1495"/>
    <w:rsid w:val="008C1C9E"/>
    <w:rsid w:val="008C2133"/>
    <w:rsid w:val="008C2BE8"/>
    <w:rsid w:val="008C5E2A"/>
    <w:rsid w:val="008C5E6D"/>
    <w:rsid w:val="008C717F"/>
    <w:rsid w:val="008C7DBF"/>
    <w:rsid w:val="008D1DA7"/>
    <w:rsid w:val="008D45C5"/>
    <w:rsid w:val="008D4E30"/>
    <w:rsid w:val="008D5522"/>
    <w:rsid w:val="008D69C5"/>
    <w:rsid w:val="008D6E6E"/>
    <w:rsid w:val="008D7404"/>
    <w:rsid w:val="008E0F86"/>
    <w:rsid w:val="008E3722"/>
    <w:rsid w:val="008E3871"/>
    <w:rsid w:val="008E3C64"/>
    <w:rsid w:val="008E486F"/>
    <w:rsid w:val="008F08B2"/>
    <w:rsid w:val="008F1FC5"/>
    <w:rsid w:val="008F2971"/>
    <w:rsid w:val="008F2DC1"/>
    <w:rsid w:val="008F40A7"/>
    <w:rsid w:val="008F70AD"/>
    <w:rsid w:val="008F753E"/>
    <w:rsid w:val="008F7B66"/>
    <w:rsid w:val="008F7D8E"/>
    <w:rsid w:val="009002D3"/>
    <w:rsid w:val="00900577"/>
    <w:rsid w:val="00900A88"/>
    <w:rsid w:val="00900DB1"/>
    <w:rsid w:val="009022AF"/>
    <w:rsid w:val="009022BF"/>
    <w:rsid w:val="00902EC8"/>
    <w:rsid w:val="00903621"/>
    <w:rsid w:val="00904430"/>
    <w:rsid w:val="009055D3"/>
    <w:rsid w:val="009056A9"/>
    <w:rsid w:val="00906C58"/>
    <w:rsid w:val="00907DAB"/>
    <w:rsid w:val="00907DF2"/>
    <w:rsid w:val="00910429"/>
    <w:rsid w:val="00910C8B"/>
    <w:rsid w:val="00911418"/>
    <w:rsid w:val="00911CD9"/>
    <w:rsid w:val="00912B71"/>
    <w:rsid w:val="00913436"/>
    <w:rsid w:val="00913DA8"/>
    <w:rsid w:val="00913F96"/>
    <w:rsid w:val="00915E65"/>
    <w:rsid w:val="00915F51"/>
    <w:rsid w:val="0091603A"/>
    <w:rsid w:val="00916BBB"/>
    <w:rsid w:val="00916CAD"/>
    <w:rsid w:val="0091778D"/>
    <w:rsid w:val="009178A8"/>
    <w:rsid w:val="00917A64"/>
    <w:rsid w:val="0092030B"/>
    <w:rsid w:val="00920D21"/>
    <w:rsid w:val="00922A5A"/>
    <w:rsid w:val="00923465"/>
    <w:rsid w:val="00924DDA"/>
    <w:rsid w:val="00926496"/>
    <w:rsid w:val="0093052B"/>
    <w:rsid w:val="00930722"/>
    <w:rsid w:val="00930CF2"/>
    <w:rsid w:val="009310CD"/>
    <w:rsid w:val="00931632"/>
    <w:rsid w:val="009316A0"/>
    <w:rsid w:val="00932C92"/>
    <w:rsid w:val="00932DF8"/>
    <w:rsid w:val="00935C3E"/>
    <w:rsid w:val="00935D20"/>
    <w:rsid w:val="00937189"/>
    <w:rsid w:val="00940DCF"/>
    <w:rsid w:val="009410C4"/>
    <w:rsid w:val="00943B84"/>
    <w:rsid w:val="00944BB8"/>
    <w:rsid w:val="009454E4"/>
    <w:rsid w:val="00951EED"/>
    <w:rsid w:val="0095339E"/>
    <w:rsid w:val="009569B0"/>
    <w:rsid w:val="0096088E"/>
    <w:rsid w:val="00960F7C"/>
    <w:rsid w:val="00961F32"/>
    <w:rsid w:val="0096256E"/>
    <w:rsid w:val="00962A3F"/>
    <w:rsid w:val="00962F23"/>
    <w:rsid w:val="009632DA"/>
    <w:rsid w:val="009638BE"/>
    <w:rsid w:val="00963D09"/>
    <w:rsid w:val="0096568C"/>
    <w:rsid w:val="0096683A"/>
    <w:rsid w:val="00967611"/>
    <w:rsid w:val="0097002F"/>
    <w:rsid w:val="009710E5"/>
    <w:rsid w:val="00971EAE"/>
    <w:rsid w:val="0097292A"/>
    <w:rsid w:val="00973C9D"/>
    <w:rsid w:val="00973FB5"/>
    <w:rsid w:val="00975723"/>
    <w:rsid w:val="00975C30"/>
    <w:rsid w:val="00975F13"/>
    <w:rsid w:val="00976137"/>
    <w:rsid w:val="0097707B"/>
    <w:rsid w:val="0097718A"/>
    <w:rsid w:val="00977262"/>
    <w:rsid w:val="00977B53"/>
    <w:rsid w:val="009804DA"/>
    <w:rsid w:val="00981B8B"/>
    <w:rsid w:val="00983FD0"/>
    <w:rsid w:val="00984069"/>
    <w:rsid w:val="00984240"/>
    <w:rsid w:val="00984246"/>
    <w:rsid w:val="00987F2B"/>
    <w:rsid w:val="00990016"/>
    <w:rsid w:val="0099131F"/>
    <w:rsid w:val="0099269B"/>
    <w:rsid w:val="00992B60"/>
    <w:rsid w:val="00992F5B"/>
    <w:rsid w:val="00993F15"/>
    <w:rsid w:val="00994A45"/>
    <w:rsid w:val="0099502D"/>
    <w:rsid w:val="009959B9"/>
    <w:rsid w:val="00995B07"/>
    <w:rsid w:val="00995FA2"/>
    <w:rsid w:val="0099685D"/>
    <w:rsid w:val="009A0BB9"/>
    <w:rsid w:val="009A0FE3"/>
    <w:rsid w:val="009A1D8F"/>
    <w:rsid w:val="009A2619"/>
    <w:rsid w:val="009A26E9"/>
    <w:rsid w:val="009A2B43"/>
    <w:rsid w:val="009A2EA5"/>
    <w:rsid w:val="009A2F08"/>
    <w:rsid w:val="009A3AC8"/>
    <w:rsid w:val="009A3C47"/>
    <w:rsid w:val="009A3E96"/>
    <w:rsid w:val="009A46E1"/>
    <w:rsid w:val="009A5850"/>
    <w:rsid w:val="009A770D"/>
    <w:rsid w:val="009A7DE3"/>
    <w:rsid w:val="009B0B9F"/>
    <w:rsid w:val="009B10D6"/>
    <w:rsid w:val="009B1D21"/>
    <w:rsid w:val="009B21EF"/>
    <w:rsid w:val="009B24AB"/>
    <w:rsid w:val="009B296A"/>
    <w:rsid w:val="009B2BCA"/>
    <w:rsid w:val="009B312A"/>
    <w:rsid w:val="009B3A0E"/>
    <w:rsid w:val="009B3DA9"/>
    <w:rsid w:val="009B52D7"/>
    <w:rsid w:val="009B60E8"/>
    <w:rsid w:val="009C15D4"/>
    <w:rsid w:val="009C15DA"/>
    <w:rsid w:val="009C1795"/>
    <w:rsid w:val="009C1AEB"/>
    <w:rsid w:val="009C2E57"/>
    <w:rsid w:val="009C3092"/>
    <w:rsid w:val="009C33B0"/>
    <w:rsid w:val="009C661F"/>
    <w:rsid w:val="009C70F3"/>
    <w:rsid w:val="009C739D"/>
    <w:rsid w:val="009C73E7"/>
    <w:rsid w:val="009D00AC"/>
    <w:rsid w:val="009D05A8"/>
    <w:rsid w:val="009D1071"/>
    <w:rsid w:val="009D18A7"/>
    <w:rsid w:val="009D1D4B"/>
    <w:rsid w:val="009D2B99"/>
    <w:rsid w:val="009D2CB8"/>
    <w:rsid w:val="009D4173"/>
    <w:rsid w:val="009D4E58"/>
    <w:rsid w:val="009D54A2"/>
    <w:rsid w:val="009D65D0"/>
    <w:rsid w:val="009D73EE"/>
    <w:rsid w:val="009D7E91"/>
    <w:rsid w:val="009E03A3"/>
    <w:rsid w:val="009E135E"/>
    <w:rsid w:val="009E1F08"/>
    <w:rsid w:val="009E245F"/>
    <w:rsid w:val="009E34C9"/>
    <w:rsid w:val="009E3C92"/>
    <w:rsid w:val="009E46FE"/>
    <w:rsid w:val="009E4972"/>
    <w:rsid w:val="009E4A9E"/>
    <w:rsid w:val="009E4ED4"/>
    <w:rsid w:val="009E548E"/>
    <w:rsid w:val="009E54F4"/>
    <w:rsid w:val="009E6BBB"/>
    <w:rsid w:val="009E71AD"/>
    <w:rsid w:val="009E7615"/>
    <w:rsid w:val="009E7864"/>
    <w:rsid w:val="009E7AB2"/>
    <w:rsid w:val="009E7B58"/>
    <w:rsid w:val="009F00BF"/>
    <w:rsid w:val="009F0441"/>
    <w:rsid w:val="009F2836"/>
    <w:rsid w:val="009F2BFA"/>
    <w:rsid w:val="009F2F6A"/>
    <w:rsid w:val="009F4094"/>
    <w:rsid w:val="009F6594"/>
    <w:rsid w:val="009F6D6F"/>
    <w:rsid w:val="009F7BF0"/>
    <w:rsid w:val="009F7CDC"/>
    <w:rsid w:val="00A035ED"/>
    <w:rsid w:val="00A036C9"/>
    <w:rsid w:val="00A03A3D"/>
    <w:rsid w:val="00A045C4"/>
    <w:rsid w:val="00A05EBD"/>
    <w:rsid w:val="00A061C8"/>
    <w:rsid w:val="00A075A3"/>
    <w:rsid w:val="00A07C2A"/>
    <w:rsid w:val="00A10423"/>
    <w:rsid w:val="00A10778"/>
    <w:rsid w:val="00A10DFA"/>
    <w:rsid w:val="00A126F3"/>
    <w:rsid w:val="00A12950"/>
    <w:rsid w:val="00A12F24"/>
    <w:rsid w:val="00A12F53"/>
    <w:rsid w:val="00A13AD2"/>
    <w:rsid w:val="00A141DC"/>
    <w:rsid w:val="00A1460D"/>
    <w:rsid w:val="00A1513E"/>
    <w:rsid w:val="00A178B3"/>
    <w:rsid w:val="00A17F72"/>
    <w:rsid w:val="00A20220"/>
    <w:rsid w:val="00A20C17"/>
    <w:rsid w:val="00A21119"/>
    <w:rsid w:val="00A21708"/>
    <w:rsid w:val="00A22362"/>
    <w:rsid w:val="00A22D87"/>
    <w:rsid w:val="00A23228"/>
    <w:rsid w:val="00A249B9"/>
    <w:rsid w:val="00A249BA"/>
    <w:rsid w:val="00A24B99"/>
    <w:rsid w:val="00A2683C"/>
    <w:rsid w:val="00A2687B"/>
    <w:rsid w:val="00A307C7"/>
    <w:rsid w:val="00A31011"/>
    <w:rsid w:val="00A327B5"/>
    <w:rsid w:val="00A336F2"/>
    <w:rsid w:val="00A34E29"/>
    <w:rsid w:val="00A36E2D"/>
    <w:rsid w:val="00A40241"/>
    <w:rsid w:val="00A40F5E"/>
    <w:rsid w:val="00A4125F"/>
    <w:rsid w:val="00A41BD0"/>
    <w:rsid w:val="00A41E10"/>
    <w:rsid w:val="00A4261D"/>
    <w:rsid w:val="00A4324A"/>
    <w:rsid w:val="00A44581"/>
    <w:rsid w:val="00A45093"/>
    <w:rsid w:val="00A452F5"/>
    <w:rsid w:val="00A45766"/>
    <w:rsid w:val="00A45866"/>
    <w:rsid w:val="00A50940"/>
    <w:rsid w:val="00A50C42"/>
    <w:rsid w:val="00A50EAF"/>
    <w:rsid w:val="00A51361"/>
    <w:rsid w:val="00A52AA0"/>
    <w:rsid w:val="00A54554"/>
    <w:rsid w:val="00A54BF7"/>
    <w:rsid w:val="00A54BFA"/>
    <w:rsid w:val="00A551DF"/>
    <w:rsid w:val="00A554EF"/>
    <w:rsid w:val="00A602F9"/>
    <w:rsid w:val="00A6057D"/>
    <w:rsid w:val="00A60BE2"/>
    <w:rsid w:val="00A61409"/>
    <w:rsid w:val="00A626D7"/>
    <w:rsid w:val="00A6290A"/>
    <w:rsid w:val="00A629AD"/>
    <w:rsid w:val="00A62EBC"/>
    <w:rsid w:val="00A63DC2"/>
    <w:rsid w:val="00A64B68"/>
    <w:rsid w:val="00A650EE"/>
    <w:rsid w:val="00A6575C"/>
    <w:rsid w:val="00A662C8"/>
    <w:rsid w:val="00A6691D"/>
    <w:rsid w:val="00A67A8A"/>
    <w:rsid w:val="00A70075"/>
    <w:rsid w:val="00A700A4"/>
    <w:rsid w:val="00A71157"/>
    <w:rsid w:val="00A71CF2"/>
    <w:rsid w:val="00A724A2"/>
    <w:rsid w:val="00A74140"/>
    <w:rsid w:val="00A7424F"/>
    <w:rsid w:val="00A743DC"/>
    <w:rsid w:val="00A75806"/>
    <w:rsid w:val="00A7639E"/>
    <w:rsid w:val="00A7641A"/>
    <w:rsid w:val="00A76697"/>
    <w:rsid w:val="00A77542"/>
    <w:rsid w:val="00A802B0"/>
    <w:rsid w:val="00A80A91"/>
    <w:rsid w:val="00A81626"/>
    <w:rsid w:val="00A845AD"/>
    <w:rsid w:val="00A855B1"/>
    <w:rsid w:val="00A87127"/>
    <w:rsid w:val="00A9053C"/>
    <w:rsid w:val="00A91A35"/>
    <w:rsid w:val="00A91E10"/>
    <w:rsid w:val="00A93345"/>
    <w:rsid w:val="00A93549"/>
    <w:rsid w:val="00A9355E"/>
    <w:rsid w:val="00A936E8"/>
    <w:rsid w:val="00A93EB7"/>
    <w:rsid w:val="00A9570F"/>
    <w:rsid w:val="00A961AE"/>
    <w:rsid w:val="00A966E6"/>
    <w:rsid w:val="00A9670E"/>
    <w:rsid w:val="00A975F3"/>
    <w:rsid w:val="00AA1567"/>
    <w:rsid w:val="00AA18E8"/>
    <w:rsid w:val="00AA20A8"/>
    <w:rsid w:val="00AA3DE0"/>
    <w:rsid w:val="00AA53F5"/>
    <w:rsid w:val="00AA683C"/>
    <w:rsid w:val="00AB096F"/>
    <w:rsid w:val="00AB0E6F"/>
    <w:rsid w:val="00AB2BE3"/>
    <w:rsid w:val="00AB3EE0"/>
    <w:rsid w:val="00AB42D9"/>
    <w:rsid w:val="00AB5641"/>
    <w:rsid w:val="00AB58E3"/>
    <w:rsid w:val="00AB7524"/>
    <w:rsid w:val="00AB7623"/>
    <w:rsid w:val="00AB7834"/>
    <w:rsid w:val="00AB7883"/>
    <w:rsid w:val="00AC0B87"/>
    <w:rsid w:val="00AC2896"/>
    <w:rsid w:val="00AC2D6B"/>
    <w:rsid w:val="00AC4084"/>
    <w:rsid w:val="00AC4D5F"/>
    <w:rsid w:val="00AC4EF0"/>
    <w:rsid w:val="00AC71D0"/>
    <w:rsid w:val="00AD00F0"/>
    <w:rsid w:val="00AD06EF"/>
    <w:rsid w:val="00AD167D"/>
    <w:rsid w:val="00AD1D2C"/>
    <w:rsid w:val="00AD2C98"/>
    <w:rsid w:val="00AD35A6"/>
    <w:rsid w:val="00AD799F"/>
    <w:rsid w:val="00AD7F34"/>
    <w:rsid w:val="00AE0525"/>
    <w:rsid w:val="00AE08DB"/>
    <w:rsid w:val="00AE20C6"/>
    <w:rsid w:val="00AE253E"/>
    <w:rsid w:val="00AE2729"/>
    <w:rsid w:val="00AE2B17"/>
    <w:rsid w:val="00AE3148"/>
    <w:rsid w:val="00AE4EB7"/>
    <w:rsid w:val="00AE51A1"/>
    <w:rsid w:val="00AE565B"/>
    <w:rsid w:val="00AE56BD"/>
    <w:rsid w:val="00AE5AE2"/>
    <w:rsid w:val="00AE7343"/>
    <w:rsid w:val="00AE7DE3"/>
    <w:rsid w:val="00AF2287"/>
    <w:rsid w:val="00AF5717"/>
    <w:rsid w:val="00AF5AC3"/>
    <w:rsid w:val="00AF5C28"/>
    <w:rsid w:val="00AF739C"/>
    <w:rsid w:val="00AF7BF5"/>
    <w:rsid w:val="00B00360"/>
    <w:rsid w:val="00B00A13"/>
    <w:rsid w:val="00B00D69"/>
    <w:rsid w:val="00B00E04"/>
    <w:rsid w:val="00B01C03"/>
    <w:rsid w:val="00B0262C"/>
    <w:rsid w:val="00B02CEC"/>
    <w:rsid w:val="00B05485"/>
    <w:rsid w:val="00B055EB"/>
    <w:rsid w:val="00B05957"/>
    <w:rsid w:val="00B06A36"/>
    <w:rsid w:val="00B10E1F"/>
    <w:rsid w:val="00B12396"/>
    <w:rsid w:val="00B127E6"/>
    <w:rsid w:val="00B135BA"/>
    <w:rsid w:val="00B13F6F"/>
    <w:rsid w:val="00B1458E"/>
    <w:rsid w:val="00B14C51"/>
    <w:rsid w:val="00B1629F"/>
    <w:rsid w:val="00B1634A"/>
    <w:rsid w:val="00B175AB"/>
    <w:rsid w:val="00B20021"/>
    <w:rsid w:val="00B20666"/>
    <w:rsid w:val="00B20FDE"/>
    <w:rsid w:val="00B211EF"/>
    <w:rsid w:val="00B216FA"/>
    <w:rsid w:val="00B22A9F"/>
    <w:rsid w:val="00B22CFC"/>
    <w:rsid w:val="00B249CF"/>
    <w:rsid w:val="00B25ECB"/>
    <w:rsid w:val="00B27690"/>
    <w:rsid w:val="00B27755"/>
    <w:rsid w:val="00B27E33"/>
    <w:rsid w:val="00B30AF3"/>
    <w:rsid w:val="00B30EA9"/>
    <w:rsid w:val="00B32594"/>
    <w:rsid w:val="00B34FA9"/>
    <w:rsid w:val="00B35766"/>
    <w:rsid w:val="00B37EEF"/>
    <w:rsid w:val="00B37FB8"/>
    <w:rsid w:val="00B42041"/>
    <w:rsid w:val="00B424CE"/>
    <w:rsid w:val="00B426A7"/>
    <w:rsid w:val="00B43FBF"/>
    <w:rsid w:val="00B44661"/>
    <w:rsid w:val="00B449E3"/>
    <w:rsid w:val="00B44B7A"/>
    <w:rsid w:val="00B44F11"/>
    <w:rsid w:val="00B45191"/>
    <w:rsid w:val="00B4571D"/>
    <w:rsid w:val="00B45882"/>
    <w:rsid w:val="00B45CCE"/>
    <w:rsid w:val="00B46657"/>
    <w:rsid w:val="00B4701C"/>
    <w:rsid w:val="00B473A6"/>
    <w:rsid w:val="00B50316"/>
    <w:rsid w:val="00B503D7"/>
    <w:rsid w:val="00B50B9F"/>
    <w:rsid w:val="00B517EC"/>
    <w:rsid w:val="00B51846"/>
    <w:rsid w:val="00B5245A"/>
    <w:rsid w:val="00B529E8"/>
    <w:rsid w:val="00B53D44"/>
    <w:rsid w:val="00B55C27"/>
    <w:rsid w:val="00B56CFE"/>
    <w:rsid w:val="00B57B99"/>
    <w:rsid w:val="00B60247"/>
    <w:rsid w:val="00B60719"/>
    <w:rsid w:val="00B62979"/>
    <w:rsid w:val="00B64604"/>
    <w:rsid w:val="00B654ED"/>
    <w:rsid w:val="00B65967"/>
    <w:rsid w:val="00B659B5"/>
    <w:rsid w:val="00B65D25"/>
    <w:rsid w:val="00B70056"/>
    <w:rsid w:val="00B72B03"/>
    <w:rsid w:val="00B758F7"/>
    <w:rsid w:val="00B77BFE"/>
    <w:rsid w:val="00B81F94"/>
    <w:rsid w:val="00B823A7"/>
    <w:rsid w:val="00B82D42"/>
    <w:rsid w:val="00B82DE4"/>
    <w:rsid w:val="00B8535D"/>
    <w:rsid w:val="00B85AB6"/>
    <w:rsid w:val="00B85CFF"/>
    <w:rsid w:val="00B870C3"/>
    <w:rsid w:val="00B87779"/>
    <w:rsid w:val="00B87B72"/>
    <w:rsid w:val="00B90237"/>
    <w:rsid w:val="00B90482"/>
    <w:rsid w:val="00B90FA5"/>
    <w:rsid w:val="00B90FAB"/>
    <w:rsid w:val="00B91939"/>
    <w:rsid w:val="00B919F1"/>
    <w:rsid w:val="00B92031"/>
    <w:rsid w:val="00B93C58"/>
    <w:rsid w:val="00B94F3D"/>
    <w:rsid w:val="00B956BA"/>
    <w:rsid w:val="00B95883"/>
    <w:rsid w:val="00B9676B"/>
    <w:rsid w:val="00BA0082"/>
    <w:rsid w:val="00BA0738"/>
    <w:rsid w:val="00BA0FA7"/>
    <w:rsid w:val="00BA1B5A"/>
    <w:rsid w:val="00BA1F47"/>
    <w:rsid w:val="00BA2260"/>
    <w:rsid w:val="00BA3043"/>
    <w:rsid w:val="00BA5815"/>
    <w:rsid w:val="00BA5CB9"/>
    <w:rsid w:val="00BA63FC"/>
    <w:rsid w:val="00BA783D"/>
    <w:rsid w:val="00BB0A76"/>
    <w:rsid w:val="00BB1345"/>
    <w:rsid w:val="00BB1C78"/>
    <w:rsid w:val="00BB239A"/>
    <w:rsid w:val="00BB2796"/>
    <w:rsid w:val="00BB2AE9"/>
    <w:rsid w:val="00BB3F62"/>
    <w:rsid w:val="00BB468D"/>
    <w:rsid w:val="00BB47A7"/>
    <w:rsid w:val="00BB51B6"/>
    <w:rsid w:val="00BB588C"/>
    <w:rsid w:val="00BC08B3"/>
    <w:rsid w:val="00BC0988"/>
    <w:rsid w:val="00BC0E8D"/>
    <w:rsid w:val="00BC0EF3"/>
    <w:rsid w:val="00BC1C62"/>
    <w:rsid w:val="00BC3706"/>
    <w:rsid w:val="00BC39EF"/>
    <w:rsid w:val="00BC4F18"/>
    <w:rsid w:val="00BC5729"/>
    <w:rsid w:val="00BD21A3"/>
    <w:rsid w:val="00BD5E29"/>
    <w:rsid w:val="00BD62CB"/>
    <w:rsid w:val="00BD7D95"/>
    <w:rsid w:val="00BE1234"/>
    <w:rsid w:val="00BE5915"/>
    <w:rsid w:val="00BE6551"/>
    <w:rsid w:val="00BE6D21"/>
    <w:rsid w:val="00BE7577"/>
    <w:rsid w:val="00BF093B"/>
    <w:rsid w:val="00BF109A"/>
    <w:rsid w:val="00BF1DB2"/>
    <w:rsid w:val="00BF2063"/>
    <w:rsid w:val="00BF25F6"/>
    <w:rsid w:val="00BF2713"/>
    <w:rsid w:val="00BF2E1F"/>
    <w:rsid w:val="00BF2FD1"/>
    <w:rsid w:val="00BF3B81"/>
    <w:rsid w:val="00BF603A"/>
    <w:rsid w:val="00C00B88"/>
    <w:rsid w:val="00C01330"/>
    <w:rsid w:val="00C013E6"/>
    <w:rsid w:val="00C0165F"/>
    <w:rsid w:val="00C02BE9"/>
    <w:rsid w:val="00C03A62"/>
    <w:rsid w:val="00C03D70"/>
    <w:rsid w:val="00C047A6"/>
    <w:rsid w:val="00C066BD"/>
    <w:rsid w:val="00C06B2A"/>
    <w:rsid w:val="00C11019"/>
    <w:rsid w:val="00C1155E"/>
    <w:rsid w:val="00C13264"/>
    <w:rsid w:val="00C14B70"/>
    <w:rsid w:val="00C2198C"/>
    <w:rsid w:val="00C21DE9"/>
    <w:rsid w:val="00C22081"/>
    <w:rsid w:val="00C22510"/>
    <w:rsid w:val="00C26686"/>
    <w:rsid w:val="00C27032"/>
    <w:rsid w:val="00C30098"/>
    <w:rsid w:val="00C33F18"/>
    <w:rsid w:val="00C34806"/>
    <w:rsid w:val="00C34869"/>
    <w:rsid w:val="00C356C2"/>
    <w:rsid w:val="00C35E57"/>
    <w:rsid w:val="00C35E80"/>
    <w:rsid w:val="00C367DC"/>
    <w:rsid w:val="00C37CA9"/>
    <w:rsid w:val="00C40936"/>
    <w:rsid w:val="00C40AA2"/>
    <w:rsid w:val="00C4244F"/>
    <w:rsid w:val="00C432F6"/>
    <w:rsid w:val="00C4386C"/>
    <w:rsid w:val="00C43F7A"/>
    <w:rsid w:val="00C461EB"/>
    <w:rsid w:val="00C51F4E"/>
    <w:rsid w:val="00C52A93"/>
    <w:rsid w:val="00C55DF3"/>
    <w:rsid w:val="00C56671"/>
    <w:rsid w:val="00C57C38"/>
    <w:rsid w:val="00C6172E"/>
    <w:rsid w:val="00C61DB3"/>
    <w:rsid w:val="00C620B1"/>
    <w:rsid w:val="00C62408"/>
    <w:rsid w:val="00C62EF8"/>
    <w:rsid w:val="00C632ED"/>
    <w:rsid w:val="00C65AC2"/>
    <w:rsid w:val="00C66150"/>
    <w:rsid w:val="00C66E61"/>
    <w:rsid w:val="00C671E1"/>
    <w:rsid w:val="00C6731A"/>
    <w:rsid w:val="00C673DC"/>
    <w:rsid w:val="00C70990"/>
    <w:rsid w:val="00C70EF5"/>
    <w:rsid w:val="00C71B68"/>
    <w:rsid w:val="00C71E5C"/>
    <w:rsid w:val="00C756C5"/>
    <w:rsid w:val="00C75A96"/>
    <w:rsid w:val="00C76EA6"/>
    <w:rsid w:val="00C77D0B"/>
    <w:rsid w:val="00C82195"/>
    <w:rsid w:val="00C82CAE"/>
    <w:rsid w:val="00C83563"/>
    <w:rsid w:val="00C838D6"/>
    <w:rsid w:val="00C8442E"/>
    <w:rsid w:val="00C84F9B"/>
    <w:rsid w:val="00C874B5"/>
    <w:rsid w:val="00C87D28"/>
    <w:rsid w:val="00C90B7D"/>
    <w:rsid w:val="00C91472"/>
    <w:rsid w:val="00C91FD9"/>
    <w:rsid w:val="00C92156"/>
    <w:rsid w:val="00C92FEC"/>
    <w:rsid w:val="00C930A8"/>
    <w:rsid w:val="00C93A0D"/>
    <w:rsid w:val="00C9626E"/>
    <w:rsid w:val="00C96F26"/>
    <w:rsid w:val="00C97C9D"/>
    <w:rsid w:val="00CA0155"/>
    <w:rsid w:val="00CA0545"/>
    <w:rsid w:val="00CA0769"/>
    <w:rsid w:val="00CA108B"/>
    <w:rsid w:val="00CA14D0"/>
    <w:rsid w:val="00CA2064"/>
    <w:rsid w:val="00CA2335"/>
    <w:rsid w:val="00CA3344"/>
    <w:rsid w:val="00CA3A2F"/>
    <w:rsid w:val="00CA47CB"/>
    <w:rsid w:val="00CA48F7"/>
    <w:rsid w:val="00CA6BD8"/>
    <w:rsid w:val="00CA6CDB"/>
    <w:rsid w:val="00CA7B9E"/>
    <w:rsid w:val="00CA7E73"/>
    <w:rsid w:val="00CB117A"/>
    <w:rsid w:val="00CB33F9"/>
    <w:rsid w:val="00CB56EB"/>
    <w:rsid w:val="00CB5B82"/>
    <w:rsid w:val="00CB5E13"/>
    <w:rsid w:val="00CB6B9C"/>
    <w:rsid w:val="00CC094E"/>
    <w:rsid w:val="00CC0BCA"/>
    <w:rsid w:val="00CC133D"/>
    <w:rsid w:val="00CC1987"/>
    <w:rsid w:val="00CC3524"/>
    <w:rsid w:val="00CC373E"/>
    <w:rsid w:val="00CC4C26"/>
    <w:rsid w:val="00CC637C"/>
    <w:rsid w:val="00CC78A9"/>
    <w:rsid w:val="00CD02A7"/>
    <w:rsid w:val="00CD0A65"/>
    <w:rsid w:val="00CD27BE"/>
    <w:rsid w:val="00CD29E9"/>
    <w:rsid w:val="00CD3058"/>
    <w:rsid w:val="00CD3660"/>
    <w:rsid w:val="00CD4BBC"/>
    <w:rsid w:val="00CD68EE"/>
    <w:rsid w:val="00CD6A8E"/>
    <w:rsid w:val="00CD6D92"/>
    <w:rsid w:val="00CD6F0F"/>
    <w:rsid w:val="00CD7740"/>
    <w:rsid w:val="00CD77E7"/>
    <w:rsid w:val="00CD7CCC"/>
    <w:rsid w:val="00CE06CF"/>
    <w:rsid w:val="00CE0B9B"/>
    <w:rsid w:val="00CE0BB7"/>
    <w:rsid w:val="00CE107E"/>
    <w:rsid w:val="00CE1570"/>
    <w:rsid w:val="00CE2AD7"/>
    <w:rsid w:val="00CE3A64"/>
    <w:rsid w:val="00CE3E9A"/>
    <w:rsid w:val="00CE4CDC"/>
    <w:rsid w:val="00CE4DF1"/>
    <w:rsid w:val="00CE5034"/>
    <w:rsid w:val="00CE567A"/>
    <w:rsid w:val="00CE6046"/>
    <w:rsid w:val="00CE6761"/>
    <w:rsid w:val="00CE7080"/>
    <w:rsid w:val="00CE708B"/>
    <w:rsid w:val="00CE76B7"/>
    <w:rsid w:val="00CF0DA1"/>
    <w:rsid w:val="00CF0E5B"/>
    <w:rsid w:val="00CF175E"/>
    <w:rsid w:val="00CF1FC5"/>
    <w:rsid w:val="00CF2168"/>
    <w:rsid w:val="00CF225E"/>
    <w:rsid w:val="00CF26B7"/>
    <w:rsid w:val="00CF41A4"/>
    <w:rsid w:val="00CF493F"/>
    <w:rsid w:val="00CF61CE"/>
    <w:rsid w:val="00CF6E39"/>
    <w:rsid w:val="00CF72DA"/>
    <w:rsid w:val="00CF758A"/>
    <w:rsid w:val="00D00533"/>
    <w:rsid w:val="00D009F7"/>
    <w:rsid w:val="00D01526"/>
    <w:rsid w:val="00D02DC1"/>
    <w:rsid w:val="00D0513D"/>
    <w:rsid w:val="00D0769A"/>
    <w:rsid w:val="00D1115D"/>
    <w:rsid w:val="00D11B7B"/>
    <w:rsid w:val="00D154B8"/>
    <w:rsid w:val="00D15B4E"/>
    <w:rsid w:val="00D177E7"/>
    <w:rsid w:val="00D206D6"/>
    <w:rsid w:val="00D2079F"/>
    <w:rsid w:val="00D25A6C"/>
    <w:rsid w:val="00D2702E"/>
    <w:rsid w:val="00D30587"/>
    <w:rsid w:val="00D30AB4"/>
    <w:rsid w:val="00D314D6"/>
    <w:rsid w:val="00D32F25"/>
    <w:rsid w:val="00D32FB2"/>
    <w:rsid w:val="00D33249"/>
    <w:rsid w:val="00D33AB3"/>
    <w:rsid w:val="00D33E78"/>
    <w:rsid w:val="00D3439C"/>
    <w:rsid w:val="00D34818"/>
    <w:rsid w:val="00D35A52"/>
    <w:rsid w:val="00D37560"/>
    <w:rsid w:val="00D376B9"/>
    <w:rsid w:val="00D401A6"/>
    <w:rsid w:val="00D40A09"/>
    <w:rsid w:val="00D410C4"/>
    <w:rsid w:val="00D447EF"/>
    <w:rsid w:val="00D46974"/>
    <w:rsid w:val="00D46B3E"/>
    <w:rsid w:val="00D505E2"/>
    <w:rsid w:val="00D5095C"/>
    <w:rsid w:val="00D50962"/>
    <w:rsid w:val="00D522F8"/>
    <w:rsid w:val="00D533F0"/>
    <w:rsid w:val="00D54166"/>
    <w:rsid w:val="00D54D10"/>
    <w:rsid w:val="00D55CA6"/>
    <w:rsid w:val="00D567A3"/>
    <w:rsid w:val="00D5685E"/>
    <w:rsid w:val="00D5693B"/>
    <w:rsid w:val="00D604F3"/>
    <w:rsid w:val="00D6149C"/>
    <w:rsid w:val="00D61ACE"/>
    <w:rsid w:val="00D61D7E"/>
    <w:rsid w:val="00D6498F"/>
    <w:rsid w:val="00D66C16"/>
    <w:rsid w:val="00D66C33"/>
    <w:rsid w:val="00D70A6E"/>
    <w:rsid w:val="00D70D8B"/>
    <w:rsid w:val="00D71954"/>
    <w:rsid w:val="00D72502"/>
    <w:rsid w:val="00D728E2"/>
    <w:rsid w:val="00D72DF6"/>
    <w:rsid w:val="00D7463D"/>
    <w:rsid w:val="00D747B2"/>
    <w:rsid w:val="00D760C2"/>
    <w:rsid w:val="00D8038A"/>
    <w:rsid w:val="00D80F5A"/>
    <w:rsid w:val="00D82914"/>
    <w:rsid w:val="00D82D55"/>
    <w:rsid w:val="00D838EC"/>
    <w:rsid w:val="00D83DE8"/>
    <w:rsid w:val="00D84943"/>
    <w:rsid w:val="00D85ABF"/>
    <w:rsid w:val="00D90232"/>
    <w:rsid w:val="00D91A21"/>
    <w:rsid w:val="00D935D9"/>
    <w:rsid w:val="00D93F68"/>
    <w:rsid w:val="00D94AE7"/>
    <w:rsid w:val="00D95113"/>
    <w:rsid w:val="00D954E4"/>
    <w:rsid w:val="00D95AFD"/>
    <w:rsid w:val="00D96184"/>
    <w:rsid w:val="00D966B3"/>
    <w:rsid w:val="00D970F0"/>
    <w:rsid w:val="00D97106"/>
    <w:rsid w:val="00D9743D"/>
    <w:rsid w:val="00DA0D10"/>
    <w:rsid w:val="00DA1717"/>
    <w:rsid w:val="00DA1BF5"/>
    <w:rsid w:val="00DA2C5B"/>
    <w:rsid w:val="00DA3284"/>
    <w:rsid w:val="00DA3EEE"/>
    <w:rsid w:val="00DA4362"/>
    <w:rsid w:val="00DA4540"/>
    <w:rsid w:val="00DA587E"/>
    <w:rsid w:val="00DA60F4"/>
    <w:rsid w:val="00DA6461"/>
    <w:rsid w:val="00DA6B44"/>
    <w:rsid w:val="00DA72D4"/>
    <w:rsid w:val="00DB0F8B"/>
    <w:rsid w:val="00DB1D26"/>
    <w:rsid w:val="00DB3052"/>
    <w:rsid w:val="00DB337B"/>
    <w:rsid w:val="00DB4D90"/>
    <w:rsid w:val="00DB6335"/>
    <w:rsid w:val="00DB7119"/>
    <w:rsid w:val="00DB7137"/>
    <w:rsid w:val="00DC06A4"/>
    <w:rsid w:val="00DC2811"/>
    <w:rsid w:val="00DC2B7C"/>
    <w:rsid w:val="00DC2D17"/>
    <w:rsid w:val="00DC2F32"/>
    <w:rsid w:val="00DC3AF9"/>
    <w:rsid w:val="00DC72E8"/>
    <w:rsid w:val="00DC7588"/>
    <w:rsid w:val="00DD03F0"/>
    <w:rsid w:val="00DD13B4"/>
    <w:rsid w:val="00DD1C50"/>
    <w:rsid w:val="00DD1ECB"/>
    <w:rsid w:val="00DD52DE"/>
    <w:rsid w:val="00DD75BA"/>
    <w:rsid w:val="00DE1551"/>
    <w:rsid w:val="00DE23BF"/>
    <w:rsid w:val="00DE3045"/>
    <w:rsid w:val="00DE3981"/>
    <w:rsid w:val="00DE40DD"/>
    <w:rsid w:val="00DE4274"/>
    <w:rsid w:val="00DE600A"/>
    <w:rsid w:val="00DE60DD"/>
    <w:rsid w:val="00DE6181"/>
    <w:rsid w:val="00DE7755"/>
    <w:rsid w:val="00DF059A"/>
    <w:rsid w:val="00DF09C9"/>
    <w:rsid w:val="00DF35F6"/>
    <w:rsid w:val="00DF3B3B"/>
    <w:rsid w:val="00DF3D56"/>
    <w:rsid w:val="00DF51EF"/>
    <w:rsid w:val="00DF64E9"/>
    <w:rsid w:val="00DF6D19"/>
    <w:rsid w:val="00DF6ED2"/>
    <w:rsid w:val="00DF70F5"/>
    <w:rsid w:val="00E0048F"/>
    <w:rsid w:val="00E00EC9"/>
    <w:rsid w:val="00E0323D"/>
    <w:rsid w:val="00E03A84"/>
    <w:rsid w:val="00E04BFC"/>
    <w:rsid w:val="00E06ACB"/>
    <w:rsid w:val="00E06F1B"/>
    <w:rsid w:val="00E10274"/>
    <w:rsid w:val="00E1126E"/>
    <w:rsid w:val="00E117A9"/>
    <w:rsid w:val="00E133C0"/>
    <w:rsid w:val="00E13812"/>
    <w:rsid w:val="00E15813"/>
    <w:rsid w:val="00E171BF"/>
    <w:rsid w:val="00E20C93"/>
    <w:rsid w:val="00E2252C"/>
    <w:rsid w:val="00E2450F"/>
    <w:rsid w:val="00E246EF"/>
    <w:rsid w:val="00E259AB"/>
    <w:rsid w:val="00E25D7D"/>
    <w:rsid w:val="00E26774"/>
    <w:rsid w:val="00E270C0"/>
    <w:rsid w:val="00E27E5A"/>
    <w:rsid w:val="00E306E0"/>
    <w:rsid w:val="00E30B32"/>
    <w:rsid w:val="00E3122E"/>
    <w:rsid w:val="00E31906"/>
    <w:rsid w:val="00E3190E"/>
    <w:rsid w:val="00E332E8"/>
    <w:rsid w:val="00E355F5"/>
    <w:rsid w:val="00E36D82"/>
    <w:rsid w:val="00E371FE"/>
    <w:rsid w:val="00E37FC5"/>
    <w:rsid w:val="00E41012"/>
    <w:rsid w:val="00E41089"/>
    <w:rsid w:val="00E42744"/>
    <w:rsid w:val="00E460B9"/>
    <w:rsid w:val="00E47836"/>
    <w:rsid w:val="00E51601"/>
    <w:rsid w:val="00E51965"/>
    <w:rsid w:val="00E51CC7"/>
    <w:rsid w:val="00E54E37"/>
    <w:rsid w:val="00E552CB"/>
    <w:rsid w:val="00E5696F"/>
    <w:rsid w:val="00E56A14"/>
    <w:rsid w:val="00E57EBD"/>
    <w:rsid w:val="00E606BC"/>
    <w:rsid w:val="00E60E7C"/>
    <w:rsid w:val="00E61592"/>
    <w:rsid w:val="00E634C2"/>
    <w:rsid w:val="00E647CE"/>
    <w:rsid w:val="00E64FB9"/>
    <w:rsid w:val="00E65443"/>
    <w:rsid w:val="00E66775"/>
    <w:rsid w:val="00E6679D"/>
    <w:rsid w:val="00E67121"/>
    <w:rsid w:val="00E67D49"/>
    <w:rsid w:val="00E7011A"/>
    <w:rsid w:val="00E71701"/>
    <w:rsid w:val="00E7198D"/>
    <w:rsid w:val="00E72667"/>
    <w:rsid w:val="00E72B6B"/>
    <w:rsid w:val="00E735AF"/>
    <w:rsid w:val="00E74CA6"/>
    <w:rsid w:val="00E75E3D"/>
    <w:rsid w:val="00E7652E"/>
    <w:rsid w:val="00E7695A"/>
    <w:rsid w:val="00E80391"/>
    <w:rsid w:val="00E805AE"/>
    <w:rsid w:val="00E80F93"/>
    <w:rsid w:val="00E8127A"/>
    <w:rsid w:val="00E82164"/>
    <w:rsid w:val="00E8276F"/>
    <w:rsid w:val="00E84491"/>
    <w:rsid w:val="00E849BD"/>
    <w:rsid w:val="00E84E70"/>
    <w:rsid w:val="00E861C4"/>
    <w:rsid w:val="00E867FC"/>
    <w:rsid w:val="00E86E8C"/>
    <w:rsid w:val="00E9202C"/>
    <w:rsid w:val="00E9262E"/>
    <w:rsid w:val="00E940B7"/>
    <w:rsid w:val="00E95C81"/>
    <w:rsid w:val="00E9638C"/>
    <w:rsid w:val="00E9731C"/>
    <w:rsid w:val="00EA0A2F"/>
    <w:rsid w:val="00EA2772"/>
    <w:rsid w:val="00EA4E4C"/>
    <w:rsid w:val="00EA6062"/>
    <w:rsid w:val="00EA725A"/>
    <w:rsid w:val="00EB02EC"/>
    <w:rsid w:val="00EB04B7"/>
    <w:rsid w:val="00EB08C4"/>
    <w:rsid w:val="00EB0A83"/>
    <w:rsid w:val="00EB27BF"/>
    <w:rsid w:val="00EB366F"/>
    <w:rsid w:val="00EB3C0F"/>
    <w:rsid w:val="00EB6446"/>
    <w:rsid w:val="00EB7992"/>
    <w:rsid w:val="00EC0104"/>
    <w:rsid w:val="00EC0184"/>
    <w:rsid w:val="00EC0ACF"/>
    <w:rsid w:val="00EC2D7A"/>
    <w:rsid w:val="00EC3E06"/>
    <w:rsid w:val="00EC451B"/>
    <w:rsid w:val="00EC479A"/>
    <w:rsid w:val="00EC4CEC"/>
    <w:rsid w:val="00EC59D1"/>
    <w:rsid w:val="00EC5EAA"/>
    <w:rsid w:val="00EC633A"/>
    <w:rsid w:val="00EC7A76"/>
    <w:rsid w:val="00ED00EC"/>
    <w:rsid w:val="00ED093C"/>
    <w:rsid w:val="00ED0B21"/>
    <w:rsid w:val="00ED1B9D"/>
    <w:rsid w:val="00ED2056"/>
    <w:rsid w:val="00ED25DA"/>
    <w:rsid w:val="00ED2AE0"/>
    <w:rsid w:val="00ED3E29"/>
    <w:rsid w:val="00ED585C"/>
    <w:rsid w:val="00ED6009"/>
    <w:rsid w:val="00ED7D2B"/>
    <w:rsid w:val="00ED7F60"/>
    <w:rsid w:val="00EE056F"/>
    <w:rsid w:val="00EE094E"/>
    <w:rsid w:val="00EE0961"/>
    <w:rsid w:val="00EE16B8"/>
    <w:rsid w:val="00EE1794"/>
    <w:rsid w:val="00EE196C"/>
    <w:rsid w:val="00EE1EF8"/>
    <w:rsid w:val="00EE32BE"/>
    <w:rsid w:val="00EE59B8"/>
    <w:rsid w:val="00EE6572"/>
    <w:rsid w:val="00EE68B7"/>
    <w:rsid w:val="00EE74EA"/>
    <w:rsid w:val="00EF02B7"/>
    <w:rsid w:val="00EF0520"/>
    <w:rsid w:val="00EF0642"/>
    <w:rsid w:val="00EF1462"/>
    <w:rsid w:val="00EF1888"/>
    <w:rsid w:val="00EF3C21"/>
    <w:rsid w:val="00EF43F5"/>
    <w:rsid w:val="00EF4DE3"/>
    <w:rsid w:val="00EF5D73"/>
    <w:rsid w:val="00EF7275"/>
    <w:rsid w:val="00EF74D7"/>
    <w:rsid w:val="00EF7CD8"/>
    <w:rsid w:val="00F017AF"/>
    <w:rsid w:val="00F02CCE"/>
    <w:rsid w:val="00F03EE2"/>
    <w:rsid w:val="00F04166"/>
    <w:rsid w:val="00F041C4"/>
    <w:rsid w:val="00F04CBB"/>
    <w:rsid w:val="00F04CC9"/>
    <w:rsid w:val="00F05FBC"/>
    <w:rsid w:val="00F06766"/>
    <w:rsid w:val="00F06773"/>
    <w:rsid w:val="00F06A31"/>
    <w:rsid w:val="00F122EC"/>
    <w:rsid w:val="00F12AE4"/>
    <w:rsid w:val="00F12C98"/>
    <w:rsid w:val="00F12E73"/>
    <w:rsid w:val="00F13E37"/>
    <w:rsid w:val="00F14812"/>
    <w:rsid w:val="00F1575D"/>
    <w:rsid w:val="00F1598C"/>
    <w:rsid w:val="00F16523"/>
    <w:rsid w:val="00F16D02"/>
    <w:rsid w:val="00F172C9"/>
    <w:rsid w:val="00F17310"/>
    <w:rsid w:val="00F17A6C"/>
    <w:rsid w:val="00F20156"/>
    <w:rsid w:val="00F2049E"/>
    <w:rsid w:val="00F20BC6"/>
    <w:rsid w:val="00F21389"/>
    <w:rsid w:val="00F213D2"/>
    <w:rsid w:val="00F21403"/>
    <w:rsid w:val="00F227E6"/>
    <w:rsid w:val="00F228CA"/>
    <w:rsid w:val="00F248DF"/>
    <w:rsid w:val="00F255FC"/>
    <w:rsid w:val="00F259B0"/>
    <w:rsid w:val="00F25D30"/>
    <w:rsid w:val="00F26A20"/>
    <w:rsid w:val="00F27548"/>
    <w:rsid w:val="00F276C9"/>
    <w:rsid w:val="00F31359"/>
    <w:rsid w:val="00F32E70"/>
    <w:rsid w:val="00F32FBA"/>
    <w:rsid w:val="00F3522A"/>
    <w:rsid w:val="00F352D3"/>
    <w:rsid w:val="00F35ABD"/>
    <w:rsid w:val="00F3667F"/>
    <w:rsid w:val="00F40690"/>
    <w:rsid w:val="00F41A32"/>
    <w:rsid w:val="00F438FF"/>
    <w:rsid w:val="00F43B8F"/>
    <w:rsid w:val="00F4756B"/>
    <w:rsid w:val="00F47C56"/>
    <w:rsid w:val="00F5014B"/>
    <w:rsid w:val="00F50A27"/>
    <w:rsid w:val="00F51785"/>
    <w:rsid w:val="00F51953"/>
    <w:rsid w:val="00F51A5C"/>
    <w:rsid w:val="00F52591"/>
    <w:rsid w:val="00F525F6"/>
    <w:rsid w:val="00F530D7"/>
    <w:rsid w:val="00F541E6"/>
    <w:rsid w:val="00F55612"/>
    <w:rsid w:val="00F55780"/>
    <w:rsid w:val="00F56750"/>
    <w:rsid w:val="00F56B48"/>
    <w:rsid w:val="00F56E7C"/>
    <w:rsid w:val="00F57360"/>
    <w:rsid w:val="00F610F6"/>
    <w:rsid w:val="00F62F49"/>
    <w:rsid w:val="00F640BF"/>
    <w:rsid w:val="00F65813"/>
    <w:rsid w:val="00F65CA2"/>
    <w:rsid w:val="00F66485"/>
    <w:rsid w:val="00F6778F"/>
    <w:rsid w:val="00F67792"/>
    <w:rsid w:val="00F7054E"/>
    <w:rsid w:val="00F70754"/>
    <w:rsid w:val="00F72141"/>
    <w:rsid w:val="00F723C2"/>
    <w:rsid w:val="00F72A55"/>
    <w:rsid w:val="00F72C7F"/>
    <w:rsid w:val="00F73861"/>
    <w:rsid w:val="00F73C85"/>
    <w:rsid w:val="00F740DB"/>
    <w:rsid w:val="00F74165"/>
    <w:rsid w:val="00F743B2"/>
    <w:rsid w:val="00F754C2"/>
    <w:rsid w:val="00F76D3A"/>
    <w:rsid w:val="00F7710D"/>
    <w:rsid w:val="00F77926"/>
    <w:rsid w:val="00F8127C"/>
    <w:rsid w:val="00F83A19"/>
    <w:rsid w:val="00F84CCB"/>
    <w:rsid w:val="00F87000"/>
    <w:rsid w:val="00F879A1"/>
    <w:rsid w:val="00F90547"/>
    <w:rsid w:val="00F92FC4"/>
    <w:rsid w:val="00F94A3D"/>
    <w:rsid w:val="00F95468"/>
    <w:rsid w:val="00F955AF"/>
    <w:rsid w:val="00F9668B"/>
    <w:rsid w:val="00F96BC8"/>
    <w:rsid w:val="00F96DB0"/>
    <w:rsid w:val="00F9793C"/>
    <w:rsid w:val="00FA006E"/>
    <w:rsid w:val="00FA0C14"/>
    <w:rsid w:val="00FA12A4"/>
    <w:rsid w:val="00FA137A"/>
    <w:rsid w:val="00FA353E"/>
    <w:rsid w:val="00FA40F3"/>
    <w:rsid w:val="00FA4705"/>
    <w:rsid w:val="00FA4ACC"/>
    <w:rsid w:val="00FA5504"/>
    <w:rsid w:val="00FA5566"/>
    <w:rsid w:val="00FA60DD"/>
    <w:rsid w:val="00FA66B4"/>
    <w:rsid w:val="00FA6AEC"/>
    <w:rsid w:val="00FA74D9"/>
    <w:rsid w:val="00FA76F6"/>
    <w:rsid w:val="00FB0099"/>
    <w:rsid w:val="00FB255A"/>
    <w:rsid w:val="00FB309F"/>
    <w:rsid w:val="00FB46AF"/>
    <w:rsid w:val="00FB4B02"/>
    <w:rsid w:val="00FB5A0A"/>
    <w:rsid w:val="00FB6320"/>
    <w:rsid w:val="00FB70CA"/>
    <w:rsid w:val="00FB7D8C"/>
    <w:rsid w:val="00FC02FE"/>
    <w:rsid w:val="00FC03C2"/>
    <w:rsid w:val="00FC13E1"/>
    <w:rsid w:val="00FC2831"/>
    <w:rsid w:val="00FC2D40"/>
    <w:rsid w:val="00FC3600"/>
    <w:rsid w:val="00FC3C2E"/>
    <w:rsid w:val="00FC489B"/>
    <w:rsid w:val="00FC4A9F"/>
    <w:rsid w:val="00FC565B"/>
    <w:rsid w:val="00FC5683"/>
    <w:rsid w:val="00FC656E"/>
    <w:rsid w:val="00FC685E"/>
    <w:rsid w:val="00FD0041"/>
    <w:rsid w:val="00FD0CB3"/>
    <w:rsid w:val="00FD0CFD"/>
    <w:rsid w:val="00FD0F7A"/>
    <w:rsid w:val="00FD1260"/>
    <w:rsid w:val="00FD253F"/>
    <w:rsid w:val="00FD32F7"/>
    <w:rsid w:val="00FD4F50"/>
    <w:rsid w:val="00FD713F"/>
    <w:rsid w:val="00FE006E"/>
    <w:rsid w:val="00FE197E"/>
    <w:rsid w:val="00FE21C6"/>
    <w:rsid w:val="00FE2EFD"/>
    <w:rsid w:val="00FE5406"/>
    <w:rsid w:val="00FE558D"/>
    <w:rsid w:val="00FE5B3B"/>
    <w:rsid w:val="00FE645A"/>
    <w:rsid w:val="00FF0DF1"/>
    <w:rsid w:val="00FF2374"/>
    <w:rsid w:val="00FF26AA"/>
    <w:rsid w:val="00FF296C"/>
    <w:rsid w:val="00FF545F"/>
    <w:rsid w:val="00FF5714"/>
    <w:rsid w:val="00FF5981"/>
    <w:rsid w:val="303C4698"/>
    <w:rsid w:val="39971445"/>
    <w:rsid w:val="4EAE8FDD"/>
    <w:rsid w:val="58340115"/>
    <w:rsid w:val="7BB0BB4A"/>
    <w:rsid w:val="7E4161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289DC95F"/>
  <w15:chartTrackingRefBased/>
  <w15:docId w15:val="{BF499F7C-90F0-4CCD-AD89-97B9714AD1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rsid w:val="001E682E"/>
    <w:pPr>
      <w:keepNext/>
      <w:keepLines/>
    </w:pPr>
    <w:rPr>
      <w:sz w:val="24"/>
      <w:szCs w:val="24"/>
    </w:rPr>
  </w:style>
  <w:style w:type="paragraph" w:styleId="Ttulo1">
    <w:name w:val="heading 1"/>
    <w:aliases w:val="TF-TÍTULO 1"/>
    <w:basedOn w:val="Normal"/>
    <w:next w:val="TF-TEXTO"/>
    <w:autoRedefine/>
    <w:qFormat/>
    <w:rsid w:val="00424AD5"/>
    <w:pPr>
      <w:numPr>
        <w:numId w:val="1"/>
      </w:numPr>
      <w:tabs>
        <w:tab w:val="left" w:pos="284"/>
      </w:tabs>
      <w:spacing w:before="120" w:line="360" w:lineRule="auto"/>
      <w:ind w:left="284" w:hanging="284"/>
      <w:jc w:val="both"/>
      <w:outlineLvl w:val="0"/>
    </w:pPr>
    <w:rPr>
      <w:b/>
      <w:caps/>
      <w:sz w:val="20"/>
    </w:rPr>
  </w:style>
  <w:style w:type="paragraph" w:styleId="Ttulo2">
    <w:name w:val="heading 2"/>
    <w:aliases w:val="TF-TÍTULO 2"/>
    <w:next w:val="TF-TEXTO"/>
    <w:autoRedefine/>
    <w:qFormat/>
    <w:rsid w:val="00424AD5"/>
    <w:pPr>
      <w:keepNext/>
      <w:keepLines/>
      <w:numPr>
        <w:ilvl w:val="1"/>
        <w:numId w:val="1"/>
      </w:numPr>
      <w:spacing w:before="120" w:line="360" w:lineRule="auto"/>
      <w:ind w:left="567" w:hanging="567"/>
      <w:jc w:val="both"/>
      <w:outlineLvl w:val="1"/>
    </w:pPr>
    <w:rPr>
      <w:caps/>
      <w:color w:val="000000"/>
    </w:rPr>
  </w:style>
  <w:style w:type="paragraph" w:styleId="Ttulo3">
    <w:name w:val="heading 3"/>
    <w:aliases w:val="TF-TÍTULO 3"/>
    <w:next w:val="TF-TEXTO"/>
    <w:autoRedefine/>
    <w:qFormat/>
    <w:rsid w:val="004661F2"/>
    <w:pPr>
      <w:keepNext/>
      <w:keepLines/>
      <w:numPr>
        <w:ilvl w:val="2"/>
        <w:numId w:val="1"/>
      </w:numPr>
      <w:spacing w:before="240" w:line="360" w:lineRule="auto"/>
      <w:ind w:left="851" w:hanging="851"/>
      <w:jc w:val="both"/>
      <w:outlineLvl w:val="2"/>
    </w:pPr>
    <w:rPr>
      <w:color w:val="000000"/>
    </w:rPr>
  </w:style>
  <w:style w:type="paragraph" w:styleId="Ttulo4">
    <w:name w:val="heading 4"/>
    <w:aliases w:val="TF-TÍTULO 4"/>
    <w:next w:val="TF-TEXTO"/>
    <w:autoRedefine/>
    <w:qFormat/>
    <w:rsid w:val="004661F2"/>
    <w:pPr>
      <w:keepNext/>
      <w:keepLines/>
      <w:numPr>
        <w:ilvl w:val="3"/>
        <w:numId w:val="1"/>
      </w:numPr>
      <w:spacing w:before="240" w:line="360" w:lineRule="auto"/>
      <w:ind w:left="992" w:hanging="992"/>
      <w:jc w:val="both"/>
      <w:outlineLvl w:val="3"/>
    </w:pPr>
    <w:rPr>
      <w:color w:val="000000"/>
    </w:rPr>
  </w:style>
  <w:style w:type="paragraph" w:styleId="Ttulo5">
    <w:name w:val="heading 5"/>
    <w:aliases w:val="TF-TÍTULO 5"/>
    <w:next w:val="TF-TEXTO"/>
    <w:autoRedefine/>
    <w:qFormat/>
    <w:rsid w:val="004661F2"/>
    <w:pPr>
      <w:keepNext/>
      <w:keepLines/>
      <w:numPr>
        <w:ilvl w:val="4"/>
        <w:numId w:val="1"/>
      </w:numPr>
      <w:spacing w:before="240" w:line="360" w:lineRule="auto"/>
      <w:ind w:left="1134" w:hanging="1134"/>
      <w:jc w:val="both"/>
      <w:outlineLvl w:val="4"/>
    </w:pPr>
    <w:rPr>
      <w:color w:val="000000"/>
    </w:rPr>
  </w:style>
  <w:style w:type="paragraph" w:styleId="Ttulo6">
    <w:name w:val="heading 6"/>
    <w:next w:val="TF-TEXTO"/>
    <w:autoRedefine/>
    <w:qFormat/>
    <w:pPr>
      <w:keepNext/>
      <w:numPr>
        <w:ilvl w:val="5"/>
        <w:numId w:val="1"/>
      </w:numPr>
      <w:spacing w:before="360" w:after="240"/>
      <w:ind w:left="1276" w:hanging="1276"/>
      <w:jc w:val="both"/>
      <w:outlineLvl w:val="5"/>
    </w:pPr>
    <w:rPr>
      <w:noProof/>
      <w:color w:val="000000"/>
      <w:sz w:val="24"/>
    </w:rPr>
  </w:style>
  <w:style w:type="paragraph" w:styleId="Ttulo7">
    <w:name w:val="heading 7"/>
    <w:next w:val="TF-TEXTO"/>
    <w:autoRedefine/>
    <w:qFormat/>
    <w:pPr>
      <w:keepNext/>
      <w:numPr>
        <w:ilvl w:val="6"/>
        <w:numId w:val="1"/>
      </w:numPr>
      <w:spacing w:before="360" w:after="240"/>
      <w:ind w:left="1559" w:hanging="1559"/>
      <w:jc w:val="both"/>
      <w:outlineLvl w:val="6"/>
    </w:pPr>
    <w:rPr>
      <w:rFonts w:ascii="Times" w:hAnsi="Times"/>
      <w:sz w:val="24"/>
    </w:rPr>
  </w:style>
  <w:style w:type="paragraph" w:styleId="Ttulo8">
    <w:name w:val="heading 8"/>
    <w:next w:val="TF-TEXTO"/>
    <w:autoRedefine/>
    <w:qFormat/>
    <w:pPr>
      <w:keepNext/>
      <w:numPr>
        <w:ilvl w:val="7"/>
        <w:numId w:val="1"/>
      </w:numPr>
      <w:spacing w:before="360" w:after="240"/>
      <w:ind w:left="1843" w:hanging="1843"/>
      <w:jc w:val="both"/>
      <w:outlineLvl w:val="7"/>
    </w:pPr>
    <w:rPr>
      <w:rFonts w:ascii="Times" w:hAnsi="Times"/>
      <w:color w:val="000000"/>
      <w:sz w:val="24"/>
    </w:rPr>
  </w:style>
  <w:style w:type="paragraph" w:styleId="Ttulo9">
    <w:name w:val="heading 9"/>
    <w:next w:val="TF-TEXTO"/>
    <w:qFormat/>
    <w:pPr>
      <w:keepNext/>
      <w:numPr>
        <w:ilvl w:val="8"/>
        <w:numId w:val="1"/>
      </w:numPr>
      <w:spacing w:before="360" w:after="360"/>
      <w:ind w:left="1985" w:hanging="1985"/>
      <w:jc w:val="both"/>
      <w:outlineLvl w:val="8"/>
    </w:pPr>
    <w:rPr>
      <w:b/>
      <w:color w:val="000000"/>
      <w:sz w:val="24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TF-TEXTO">
    <w:name w:val="TF-TEXTO"/>
    <w:qFormat/>
    <w:rsid w:val="00424AD5"/>
    <w:pPr>
      <w:spacing w:after="120"/>
      <w:ind w:firstLine="680"/>
      <w:jc w:val="both"/>
    </w:pPr>
  </w:style>
  <w:style w:type="paragraph" w:styleId="ndicedeilustraes">
    <w:name w:val="table of figures"/>
    <w:basedOn w:val="Normal"/>
    <w:next w:val="Normal"/>
    <w:uiPriority w:val="99"/>
    <w:rsid w:val="006426D5"/>
    <w:pPr>
      <w:keepNext w:val="0"/>
      <w:keepLines w:val="0"/>
      <w:spacing w:line="360" w:lineRule="auto"/>
      <w:ind w:left="1134" w:hanging="1134"/>
    </w:pPr>
  </w:style>
  <w:style w:type="paragraph" w:customStyle="1" w:styleId="TF-capaCABEALHO">
    <w:name w:val="TF-capa CABEÇALHO"/>
    <w:semiHidden/>
    <w:pPr>
      <w:spacing w:line="480" w:lineRule="auto"/>
      <w:jc w:val="center"/>
    </w:pPr>
    <w:rPr>
      <w:b/>
      <w:caps/>
      <w:sz w:val="24"/>
    </w:rPr>
  </w:style>
  <w:style w:type="paragraph" w:customStyle="1" w:styleId="TF-capaTTULO">
    <w:name w:val="TF-capa TÍTULO"/>
    <w:next w:val="TF-capaAUTOR"/>
    <w:semiHidden/>
    <w:pPr>
      <w:spacing w:before="4600" w:line="480" w:lineRule="auto"/>
      <w:jc w:val="center"/>
    </w:pPr>
    <w:rPr>
      <w:b/>
      <w:caps/>
      <w:sz w:val="32"/>
    </w:rPr>
  </w:style>
  <w:style w:type="paragraph" w:customStyle="1" w:styleId="TF-capaAUTOR">
    <w:name w:val="TF-capa AUTOR"/>
    <w:semiHidden/>
    <w:pPr>
      <w:spacing w:before="720"/>
      <w:jc w:val="right"/>
    </w:pPr>
    <w:rPr>
      <w:b/>
      <w:caps/>
      <w:sz w:val="24"/>
    </w:rPr>
  </w:style>
  <w:style w:type="paragraph" w:customStyle="1" w:styleId="TF-capaID">
    <w:name w:val="TF-capa ID"/>
    <w:semiHidden/>
    <w:pPr>
      <w:jc w:val="right"/>
    </w:pPr>
    <w:rPr>
      <w:b/>
      <w:caps/>
      <w:sz w:val="24"/>
    </w:rPr>
  </w:style>
  <w:style w:type="paragraph" w:customStyle="1" w:styleId="TF-folharostoAUTOR">
    <w:name w:val="TF-folha rosto AUTOR"/>
    <w:basedOn w:val="TF-capaAUTOR"/>
    <w:semiHidden/>
    <w:pPr>
      <w:widowControl w:val="0"/>
      <w:spacing w:before="0"/>
      <w:jc w:val="center"/>
    </w:pPr>
  </w:style>
  <w:style w:type="paragraph" w:customStyle="1" w:styleId="TF-folharostoFINALIDADE">
    <w:name w:val="TF-folha rosto FINALIDADE"/>
    <w:semiHidden/>
    <w:pPr>
      <w:spacing w:before="720"/>
      <w:ind w:left="4536"/>
      <w:jc w:val="both"/>
    </w:pPr>
    <w:rPr>
      <w:color w:val="000000"/>
      <w:sz w:val="24"/>
    </w:rPr>
  </w:style>
  <w:style w:type="paragraph" w:customStyle="1" w:styleId="TF-folharostoTTULO">
    <w:name w:val="TF-folha rosto TÍTULO"/>
    <w:basedOn w:val="TF-capaTTULO"/>
    <w:semiHidden/>
    <w:pPr>
      <w:spacing w:before="2000"/>
    </w:pPr>
  </w:style>
  <w:style w:type="paragraph" w:customStyle="1" w:styleId="TF-autor">
    <w:name w:val="TF-autor"/>
    <w:basedOn w:val="TF-folharostoFINALIDADE"/>
    <w:semiHidden/>
    <w:rsid w:val="00F62F49"/>
    <w:pPr>
      <w:keepNext/>
      <w:keepLines/>
      <w:spacing w:before="0"/>
      <w:ind w:left="0"/>
      <w:jc w:val="right"/>
    </w:pPr>
  </w:style>
  <w:style w:type="paragraph" w:customStyle="1" w:styleId="TF-folharostoANO">
    <w:name w:val="TF-folha rosto ANO"/>
    <w:next w:val="TF-folharostoID"/>
    <w:semiHidden/>
    <w:pPr>
      <w:jc w:val="center"/>
    </w:pPr>
    <w:rPr>
      <w:b/>
      <w:caps/>
      <w:color w:val="000000"/>
      <w:sz w:val="24"/>
    </w:rPr>
  </w:style>
  <w:style w:type="paragraph" w:customStyle="1" w:styleId="TF-folharostoID">
    <w:name w:val="TF-folha rosto ID"/>
    <w:basedOn w:val="TF-capaID"/>
    <w:semiHidden/>
  </w:style>
  <w:style w:type="paragraph" w:customStyle="1" w:styleId="TF-folhaaprovaoTTULO">
    <w:name w:val="TF-folha aprovação TÍTULO"/>
    <w:basedOn w:val="TF-capaTTULO"/>
    <w:semiHidden/>
    <w:pPr>
      <w:pageBreakBefore/>
      <w:spacing w:before="0"/>
    </w:pPr>
  </w:style>
  <w:style w:type="paragraph" w:customStyle="1" w:styleId="TF-folhaaprovaoPOR">
    <w:name w:val="TF-folha aprovação POR"/>
    <w:semiHidden/>
    <w:pPr>
      <w:spacing w:before="1000"/>
      <w:jc w:val="center"/>
    </w:pPr>
    <w:rPr>
      <w:color w:val="000000"/>
      <w:sz w:val="24"/>
    </w:rPr>
  </w:style>
  <w:style w:type="paragraph" w:customStyle="1" w:styleId="TF-folhaaprovaoAUTOR">
    <w:name w:val="TF-folha aprovação AUTOR"/>
    <w:semiHidden/>
    <w:pPr>
      <w:spacing w:before="1000"/>
      <w:jc w:val="center"/>
    </w:pPr>
    <w:rPr>
      <w:b/>
      <w:caps/>
      <w:sz w:val="24"/>
    </w:rPr>
  </w:style>
  <w:style w:type="paragraph" w:customStyle="1" w:styleId="TF-folhaaprovaoASSINATURA">
    <w:name w:val="TF-folha aprovação ASSINATURA"/>
    <w:semiHidden/>
    <w:pPr>
      <w:spacing w:before="360"/>
      <w:ind w:left="2268"/>
    </w:pPr>
    <w:rPr>
      <w:b/>
      <w:color w:val="000000"/>
      <w:sz w:val="24"/>
    </w:rPr>
  </w:style>
  <w:style w:type="paragraph" w:customStyle="1" w:styleId="TF-folhaaprovaoFUNO">
    <w:name w:val="TF-folha aprovação FUNÇÃO"/>
    <w:semiHidden/>
    <w:pPr>
      <w:tabs>
        <w:tab w:val="left" w:pos="2268"/>
      </w:tabs>
    </w:pPr>
    <w:rPr>
      <w:color w:val="000000"/>
      <w:sz w:val="24"/>
    </w:rPr>
  </w:style>
  <w:style w:type="paragraph" w:customStyle="1" w:styleId="TF-folhaaprovaoDATA">
    <w:name w:val="TF-folha aprovação DATA"/>
    <w:semiHidden/>
    <w:pPr>
      <w:keepLines/>
      <w:jc w:val="center"/>
    </w:pPr>
    <w:rPr>
      <w:color w:val="000000"/>
      <w:sz w:val="24"/>
    </w:rPr>
  </w:style>
  <w:style w:type="paragraph" w:customStyle="1" w:styleId="TF-folhaaprovaoFINALIDADE">
    <w:name w:val="TF-folha aprovação FINALIDADE"/>
    <w:semiHidden/>
    <w:pPr>
      <w:spacing w:before="1000" w:after="1000"/>
      <w:ind w:left="4536"/>
      <w:jc w:val="both"/>
    </w:pPr>
    <w:rPr>
      <w:color w:val="000000"/>
      <w:sz w:val="24"/>
    </w:rPr>
  </w:style>
  <w:style w:type="paragraph" w:customStyle="1" w:styleId="TF-capaLOCAL">
    <w:name w:val="TF-capa LOCAL"/>
    <w:next w:val="TF-capaANO"/>
    <w:semiHidden/>
    <w:pPr>
      <w:jc w:val="center"/>
    </w:pPr>
    <w:rPr>
      <w:b/>
      <w:caps/>
      <w:sz w:val="24"/>
    </w:rPr>
  </w:style>
  <w:style w:type="paragraph" w:customStyle="1" w:styleId="TF-capaANO">
    <w:name w:val="TF-capa ANO"/>
    <w:next w:val="TF-capaID"/>
    <w:semiHidden/>
    <w:pPr>
      <w:jc w:val="center"/>
    </w:pPr>
    <w:rPr>
      <w:b/>
      <w:caps/>
      <w:sz w:val="24"/>
    </w:rPr>
  </w:style>
  <w:style w:type="paragraph" w:customStyle="1" w:styleId="TF-folharostoLOCAL">
    <w:name w:val="TF-folha rosto LOCAL"/>
    <w:semiHidden/>
    <w:pPr>
      <w:jc w:val="center"/>
    </w:pPr>
    <w:rPr>
      <w:b/>
      <w:caps/>
      <w:sz w:val="24"/>
    </w:rPr>
  </w:style>
  <w:style w:type="paragraph" w:customStyle="1" w:styleId="TF-dedicatria">
    <w:name w:val="TF-dedicatória"/>
    <w:semiHidden/>
    <w:pPr>
      <w:keepLines/>
      <w:pageBreakBefore/>
      <w:spacing w:before="6400"/>
      <w:ind w:left="4536"/>
      <w:jc w:val="both"/>
    </w:pPr>
    <w:rPr>
      <w:sz w:val="24"/>
    </w:rPr>
  </w:style>
  <w:style w:type="paragraph" w:customStyle="1" w:styleId="TF-agradecimentosTEXTO">
    <w:name w:val="TF-agradecimentos TEXTO"/>
    <w:semiHidden/>
    <w:pPr>
      <w:spacing w:line="480" w:lineRule="auto"/>
      <w:ind w:firstLine="680"/>
      <w:jc w:val="both"/>
    </w:pPr>
    <w:rPr>
      <w:sz w:val="24"/>
    </w:rPr>
  </w:style>
  <w:style w:type="paragraph" w:styleId="Ttulo">
    <w:name w:val="Title"/>
    <w:basedOn w:val="Normal"/>
    <w:qFormat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customStyle="1" w:styleId="TF-epgrafeTEXTO">
    <w:name w:val="TF-epígrafe TEXTO"/>
    <w:next w:val="TF-epgrafeAUTOR"/>
    <w:semiHidden/>
    <w:pPr>
      <w:pageBreakBefore/>
      <w:spacing w:before="6400"/>
      <w:ind w:left="4536"/>
      <w:jc w:val="both"/>
    </w:pPr>
    <w:rPr>
      <w:sz w:val="24"/>
    </w:rPr>
  </w:style>
  <w:style w:type="paragraph" w:customStyle="1" w:styleId="TF-epgrafeAUTOR">
    <w:name w:val="TF-epígrafe AUTOR"/>
    <w:semiHidden/>
    <w:pPr>
      <w:spacing w:before="120" w:line="480" w:lineRule="auto"/>
      <w:jc w:val="right"/>
    </w:pPr>
    <w:rPr>
      <w:sz w:val="24"/>
    </w:rPr>
  </w:style>
  <w:style w:type="paragraph" w:customStyle="1" w:styleId="TF-abstractTTULO">
    <w:name w:val="TF-abstract TÍTULO"/>
    <w:basedOn w:val="Normal"/>
    <w:next w:val="TF-abstract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abstractTEXTO">
    <w:name w:val="TF-abstract TEXTO"/>
    <w:basedOn w:val="TF-resumoTEXTO"/>
    <w:next w:val="TF-abstractKEY-WORDS"/>
    <w:semiHidden/>
  </w:style>
  <w:style w:type="paragraph" w:customStyle="1" w:styleId="TF-resumoTEXTO">
    <w:name w:val="TF-resumo TEXTO"/>
    <w:next w:val="TF-resumoPALAVRAS-CHAVE"/>
    <w:semiHidden/>
    <w:rsid w:val="005A4952"/>
    <w:pPr>
      <w:spacing w:line="360" w:lineRule="auto"/>
      <w:jc w:val="both"/>
    </w:pPr>
    <w:rPr>
      <w:sz w:val="24"/>
    </w:rPr>
  </w:style>
  <w:style w:type="paragraph" w:customStyle="1" w:styleId="TF-resumoPALAVRAS-CHAVE">
    <w:name w:val="TF-resumo PALAVRAS-CHAVE"/>
    <w:basedOn w:val="TF-resumoTEXTO"/>
    <w:semiHidden/>
    <w:rsid w:val="005A4952"/>
    <w:pPr>
      <w:spacing w:before="240"/>
    </w:pPr>
  </w:style>
  <w:style w:type="paragraph" w:customStyle="1" w:styleId="TF-abstractKEY-WORDS">
    <w:name w:val="TF-abstract KEY-WORDS"/>
    <w:basedOn w:val="TF-resumoPALAVRAS-CHAVE"/>
    <w:semiHidden/>
  </w:style>
  <w:style w:type="paragraph" w:customStyle="1" w:styleId="TF-listadeilustraesTTULO">
    <w:name w:val="TF-lista de ilustrações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listadetabelasTTULO">
    <w:name w:val="TF-lista de tabelas TÍTULO"/>
    <w:basedOn w:val="Normal"/>
    <w:next w:val="TF-TEXTOQUADRO"/>
    <w:semiHidden/>
    <w:rsid w:val="001E682E"/>
    <w:pPr>
      <w:keepLines w:val="0"/>
      <w:jc w:val="center"/>
    </w:pPr>
    <w:rPr>
      <w:b/>
      <w:caps/>
      <w:sz w:val="28"/>
      <w:szCs w:val="20"/>
    </w:rPr>
  </w:style>
  <w:style w:type="paragraph" w:customStyle="1" w:styleId="TF-TEXTOQUADRO">
    <w:name w:val="TF-TEXTO QUADRO"/>
    <w:rsid w:val="00640352"/>
    <w:pPr>
      <w:keepNext/>
      <w:keepLines/>
    </w:pPr>
  </w:style>
  <w:style w:type="paragraph" w:customStyle="1" w:styleId="TF-listadesmbolosTTULO">
    <w:name w:val="TF-lista de símbolos TÍTULO"/>
    <w:basedOn w:val="Normal"/>
    <w:next w:val="TF-listadesmbolosITEM"/>
    <w:semiHidden/>
    <w:rsid w:val="001E682E"/>
    <w:pPr>
      <w:keepNext w:val="0"/>
      <w:keepLines w:val="0"/>
      <w:jc w:val="center"/>
    </w:pPr>
    <w:rPr>
      <w:b/>
      <w:caps/>
      <w:sz w:val="28"/>
      <w:szCs w:val="20"/>
    </w:rPr>
  </w:style>
  <w:style w:type="paragraph" w:customStyle="1" w:styleId="TF-listadesmbolosITEM">
    <w:name w:val="TF-lista de símbolos ITEM"/>
    <w:basedOn w:val="TF-listadesiglasITEM"/>
    <w:semiHidden/>
  </w:style>
  <w:style w:type="paragraph" w:customStyle="1" w:styleId="TF-listadesiglasITEM">
    <w:name w:val="TF-lista de siglas ITEM"/>
    <w:semiHidden/>
    <w:pPr>
      <w:spacing w:line="480" w:lineRule="auto"/>
      <w:jc w:val="both"/>
    </w:pPr>
    <w:rPr>
      <w:sz w:val="24"/>
    </w:rPr>
  </w:style>
  <w:style w:type="paragraph" w:customStyle="1" w:styleId="TF-sumrioTTULO">
    <w:name w:val="TF-sumário TÍTULO"/>
    <w:basedOn w:val="Normal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refernciasbibliogrficasTTULO">
    <w:name w:val="TF-referências bibliográficas TÍTULO"/>
    <w:basedOn w:val="Normal"/>
    <w:next w:val="TF-refernciasITEM"/>
    <w:rsid w:val="007F20C0"/>
    <w:pPr>
      <w:keepLines w:val="0"/>
      <w:spacing w:before="120"/>
      <w:jc w:val="center"/>
    </w:pPr>
    <w:rPr>
      <w:b/>
      <w:caps/>
      <w:sz w:val="20"/>
      <w:szCs w:val="20"/>
    </w:rPr>
  </w:style>
  <w:style w:type="paragraph" w:customStyle="1" w:styleId="TF-refernciasITEM">
    <w:name w:val="TF-referências ITEM"/>
    <w:rsid w:val="00640352"/>
    <w:pPr>
      <w:keepLines/>
      <w:spacing w:after="120"/>
    </w:pPr>
  </w:style>
  <w:style w:type="paragraph" w:customStyle="1" w:styleId="TF-SUBALNEAnvel1">
    <w:name w:val="TF-SUBALÍNEA nível 1"/>
    <w:basedOn w:val="TF-ALNEA"/>
    <w:pPr>
      <w:numPr>
        <w:ilvl w:val="1"/>
      </w:numPr>
    </w:pPr>
    <w:rPr>
      <w:rFonts w:ascii="Times" w:hAnsi="Times"/>
    </w:rPr>
  </w:style>
  <w:style w:type="paragraph" w:customStyle="1" w:styleId="TF-ALNEA">
    <w:name w:val="TF-ALÍNEA"/>
    <w:qFormat/>
    <w:rsid w:val="00424AD5"/>
    <w:pPr>
      <w:widowControl w:val="0"/>
      <w:numPr>
        <w:numId w:val="3"/>
      </w:numPr>
      <w:spacing w:after="120"/>
      <w:contextualSpacing/>
      <w:jc w:val="both"/>
    </w:pPr>
  </w:style>
  <w:style w:type="paragraph" w:customStyle="1" w:styleId="TF-resumoTTULO">
    <w:name w:val="TF-resumo TÍTULO"/>
    <w:basedOn w:val="Normal"/>
    <w:next w:val="TF-resumoTEXTO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SUBALNEAnvel2">
    <w:name w:val="TF-SUBALÍNEA nível 2"/>
    <w:basedOn w:val="TF-SUBALNEAnvel1"/>
    <w:pPr>
      <w:numPr>
        <w:ilvl w:val="2"/>
      </w:numPr>
    </w:pPr>
  </w:style>
  <w:style w:type="paragraph" w:styleId="Cabealho">
    <w:name w:val="header"/>
    <w:basedOn w:val="Normal"/>
    <w:link w:val="CabealhoChar"/>
    <w:uiPriority w:val="99"/>
    <w:pPr>
      <w:tabs>
        <w:tab w:val="center" w:pos="4320"/>
        <w:tab w:val="right" w:pos="8640"/>
      </w:tabs>
    </w:pPr>
  </w:style>
  <w:style w:type="character" w:customStyle="1" w:styleId="CabealhoChar">
    <w:name w:val="Cabeçalho Char"/>
    <w:link w:val="Cabealho"/>
    <w:uiPriority w:val="99"/>
    <w:rsid w:val="007E46A1"/>
    <w:rPr>
      <w:sz w:val="24"/>
      <w:szCs w:val="24"/>
    </w:rPr>
  </w:style>
  <w:style w:type="paragraph" w:styleId="Rodap">
    <w:name w:val="footer"/>
    <w:basedOn w:val="Normal"/>
    <w:link w:val="RodapChar"/>
    <w:uiPriority w:val="99"/>
    <w:rsid w:val="004661F2"/>
    <w:pPr>
      <w:tabs>
        <w:tab w:val="center" w:pos="4320"/>
        <w:tab w:val="right" w:pos="8640"/>
      </w:tabs>
    </w:pPr>
    <w:rPr>
      <w:sz w:val="20"/>
    </w:rPr>
  </w:style>
  <w:style w:type="character" w:customStyle="1" w:styleId="RodapChar">
    <w:name w:val="Rodapé Char"/>
    <w:link w:val="Rodap"/>
    <w:uiPriority w:val="99"/>
    <w:rsid w:val="004661F2"/>
    <w:rPr>
      <w:szCs w:val="24"/>
    </w:rPr>
  </w:style>
  <w:style w:type="character" w:styleId="Nmerodepgina">
    <w:name w:val="page number"/>
    <w:basedOn w:val="Fontepargpadro"/>
    <w:semiHidden/>
  </w:style>
  <w:style w:type="paragraph" w:styleId="Sumrio2">
    <w:name w:val="toc 2"/>
    <w:basedOn w:val="Sumrio1"/>
    <w:autoRedefine/>
    <w:uiPriority w:val="39"/>
    <w:pPr>
      <w:tabs>
        <w:tab w:val="left" w:pos="426"/>
      </w:tabs>
      <w:ind w:left="425" w:hanging="425"/>
    </w:pPr>
    <w:rPr>
      <w:b w:val="0"/>
    </w:rPr>
  </w:style>
  <w:style w:type="paragraph" w:styleId="Sumrio1">
    <w:name w:val="toc 1"/>
    <w:autoRedefine/>
    <w:uiPriority w:val="39"/>
    <w:pPr>
      <w:tabs>
        <w:tab w:val="left" w:pos="284"/>
        <w:tab w:val="right" w:leader="dot" w:pos="9062"/>
      </w:tabs>
      <w:spacing w:line="360" w:lineRule="auto"/>
      <w:ind w:left="284" w:hanging="284"/>
      <w:jc w:val="both"/>
    </w:pPr>
    <w:rPr>
      <w:b/>
      <w:caps/>
      <w:noProof/>
      <w:color w:val="000000"/>
      <w:sz w:val="24"/>
    </w:rPr>
  </w:style>
  <w:style w:type="paragraph" w:styleId="Sumrio3">
    <w:name w:val="toc 3"/>
    <w:autoRedefine/>
    <w:uiPriority w:val="39"/>
    <w:pPr>
      <w:tabs>
        <w:tab w:val="left" w:pos="567"/>
        <w:tab w:val="right" w:leader="dot" w:pos="9062"/>
      </w:tabs>
      <w:spacing w:line="360" w:lineRule="auto"/>
      <w:ind w:left="567" w:hanging="567"/>
      <w:jc w:val="both"/>
    </w:pPr>
    <w:rPr>
      <w:noProof/>
      <w:color w:val="000000"/>
      <w:sz w:val="24"/>
    </w:rPr>
  </w:style>
  <w:style w:type="paragraph" w:styleId="Sumrio4">
    <w:name w:val="toc 4"/>
    <w:basedOn w:val="Sumrio3"/>
    <w:next w:val="Sumrio3"/>
    <w:autoRedefine/>
    <w:uiPriority w:val="39"/>
    <w:pPr>
      <w:tabs>
        <w:tab w:val="left" w:pos="709"/>
      </w:tabs>
      <w:ind w:left="709" w:hanging="709"/>
    </w:pPr>
  </w:style>
  <w:style w:type="paragraph" w:styleId="Sumrio5">
    <w:name w:val="toc 5"/>
    <w:basedOn w:val="Sumrio4"/>
    <w:autoRedefine/>
    <w:uiPriority w:val="39"/>
    <w:pPr>
      <w:tabs>
        <w:tab w:val="left" w:pos="993"/>
      </w:tabs>
      <w:ind w:left="992" w:hanging="992"/>
    </w:pPr>
  </w:style>
  <w:style w:type="paragraph" w:styleId="Sumrio6">
    <w:name w:val="toc 6"/>
    <w:basedOn w:val="Sumrio5"/>
    <w:autoRedefine/>
    <w:semiHidden/>
    <w:pPr>
      <w:tabs>
        <w:tab w:val="left" w:pos="1134"/>
      </w:tabs>
      <w:ind w:left="1134" w:hanging="1134"/>
    </w:pPr>
  </w:style>
  <w:style w:type="paragraph" w:styleId="Sumrio7">
    <w:name w:val="toc 7"/>
    <w:basedOn w:val="Sumrio6"/>
    <w:autoRedefine/>
    <w:semiHidden/>
    <w:pPr>
      <w:tabs>
        <w:tab w:val="left" w:pos="1276"/>
      </w:tabs>
      <w:ind w:left="1276" w:hanging="1276"/>
    </w:pPr>
  </w:style>
  <w:style w:type="paragraph" w:styleId="Sumrio8">
    <w:name w:val="toc 8"/>
    <w:basedOn w:val="Sumrio7"/>
    <w:autoRedefine/>
    <w:semiHidden/>
    <w:pPr>
      <w:tabs>
        <w:tab w:val="left" w:pos="1418"/>
      </w:tabs>
      <w:ind w:left="1418" w:hanging="1418"/>
    </w:pPr>
  </w:style>
  <w:style w:type="paragraph" w:styleId="Sumrio9">
    <w:name w:val="toc 9"/>
    <w:basedOn w:val="Sumrio8"/>
    <w:autoRedefine/>
    <w:uiPriority w:val="39"/>
    <w:pPr>
      <w:tabs>
        <w:tab w:val="left" w:pos="1701"/>
      </w:tabs>
      <w:ind w:left="0" w:firstLine="0"/>
    </w:pPr>
    <w:rPr>
      <w:b/>
    </w:rPr>
  </w:style>
  <w:style w:type="paragraph" w:styleId="Lista5">
    <w:name w:val="List 5"/>
    <w:basedOn w:val="Normal"/>
    <w:semiHidden/>
    <w:pPr>
      <w:ind w:left="1415" w:hanging="283"/>
    </w:pPr>
  </w:style>
  <w:style w:type="character" w:styleId="Hyperlink">
    <w:name w:val="Hyperlink"/>
    <w:uiPriority w:val="99"/>
    <w:rsid w:val="006426D5"/>
    <w:rPr>
      <w:noProof/>
      <w:color w:val="0000FF"/>
      <w:u w:val="single"/>
    </w:rPr>
  </w:style>
  <w:style w:type="paragraph" w:customStyle="1" w:styleId="TF-apndiceTTULO">
    <w:name w:val="TF-apêndice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anexoTTULO">
    <w:name w:val="TF-anexo TÍTULO"/>
    <w:next w:val="TF-TEXTO"/>
    <w:semiHidden/>
    <w:rsid w:val="006D0896"/>
    <w:pPr>
      <w:pageBreakBefore/>
      <w:spacing w:line="360" w:lineRule="auto"/>
      <w:jc w:val="both"/>
    </w:pPr>
    <w:rPr>
      <w:b/>
      <w:sz w:val="24"/>
    </w:rPr>
  </w:style>
  <w:style w:type="paragraph" w:customStyle="1" w:styleId="TF-texto-figuracommoldura">
    <w:name w:val="TF-texto-figura com moldura"/>
    <w:next w:val="TF-ilustraoFONTE"/>
    <w:semiHidden/>
    <w:pPr>
      <w:keepNext/>
      <w:keepLines/>
      <w:framePr w:hSpace="142" w:vSpace="142" w:wrap="notBeside" w:vAnchor="text" w:hAnchor="text" w:xAlign="center" w:y="1"/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pacing w:before="360"/>
      <w:jc w:val="center"/>
    </w:pPr>
    <w:rPr>
      <w:rFonts w:ascii="Times" w:hAnsi="Times"/>
      <w:sz w:val="24"/>
    </w:rPr>
  </w:style>
  <w:style w:type="paragraph" w:customStyle="1" w:styleId="TF-ilustraoFONTE">
    <w:name w:val="TF-ilustração FONTE"/>
    <w:next w:val="Normal"/>
    <w:semiHidden/>
    <w:rsid w:val="002440B0"/>
    <w:pPr>
      <w:keepNext/>
    </w:pPr>
  </w:style>
  <w:style w:type="paragraph" w:customStyle="1" w:styleId="TF-textocompargrafo">
    <w:name w:val="TF-texto com parágrafo"/>
    <w:semiHidden/>
    <w:rsid w:val="00476C78"/>
    <w:pPr>
      <w:spacing w:before="240" w:line="360" w:lineRule="auto"/>
      <w:ind w:firstLine="680"/>
      <w:jc w:val="both"/>
    </w:pPr>
    <w:rPr>
      <w:color w:val="000000"/>
      <w:sz w:val="24"/>
    </w:rPr>
  </w:style>
  <w:style w:type="paragraph" w:customStyle="1" w:styleId="TF-agradecimentosTTULO">
    <w:name w:val="TF-agradecimentos TÍTULO"/>
    <w:basedOn w:val="Normal"/>
    <w:next w:val="TF-agradecimentosTEXTO"/>
    <w:semiHidden/>
    <w:rsid w:val="001E682E"/>
    <w:pPr>
      <w:keepNext w:val="0"/>
      <w:keepLines w:val="0"/>
      <w:pageBreakBefore/>
      <w:jc w:val="center"/>
    </w:pPr>
    <w:rPr>
      <w:b/>
      <w:caps/>
      <w:szCs w:val="20"/>
    </w:rPr>
  </w:style>
  <w:style w:type="paragraph" w:customStyle="1" w:styleId="TF-LEGENDA">
    <w:name w:val="TF-LEGENDA"/>
    <w:basedOn w:val="Normal"/>
    <w:next w:val="TF-TEXTOQUADRO"/>
    <w:qFormat/>
    <w:rsid w:val="00640352"/>
    <w:pPr>
      <w:spacing w:before="60"/>
      <w:jc w:val="center"/>
      <w:outlineLvl w:val="0"/>
    </w:pPr>
    <w:rPr>
      <w:sz w:val="20"/>
      <w:szCs w:val="20"/>
    </w:rPr>
  </w:style>
  <w:style w:type="paragraph" w:customStyle="1" w:styleId="TF-listadesiglasTTULO">
    <w:name w:val="TF-lista de siglas TÍTULO"/>
    <w:basedOn w:val="Normal"/>
    <w:next w:val="TF-listadesiglasITEM"/>
    <w:semiHidden/>
    <w:rsid w:val="001E682E"/>
    <w:pPr>
      <w:keepNext w:val="0"/>
      <w:keepLines w:val="0"/>
      <w:pageBreakBefore/>
      <w:jc w:val="center"/>
    </w:pPr>
    <w:rPr>
      <w:b/>
      <w:caps/>
      <w:sz w:val="28"/>
      <w:szCs w:val="20"/>
    </w:rPr>
  </w:style>
  <w:style w:type="paragraph" w:customStyle="1" w:styleId="TF-TTULO">
    <w:name w:val="TF-TÍTULO"/>
    <w:next w:val="Normal"/>
    <w:rsid w:val="00482174"/>
    <w:pPr>
      <w:spacing w:after="120"/>
      <w:jc w:val="center"/>
    </w:pPr>
    <w:rPr>
      <w:b/>
      <w:caps/>
      <w:sz w:val="24"/>
    </w:rPr>
  </w:style>
  <w:style w:type="paragraph" w:customStyle="1" w:styleId="TF-CITAO">
    <w:name w:val="TF-CITAÇÃO"/>
    <w:next w:val="TF-TEXTO"/>
    <w:pPr>
      <w:widowControl w:val="0"/>
      <w:spacing w:after="160"/>
      <w:ind w:left="2268"/>
      <w:jc w:val="both"/>
    </w:pPr>
  </w:style>
  <w:style w:type="paragraph" w:customStyle="1" w:styleId="TF-tabelaFONTE">
    <w:name w:val="TF-tabela FONTE"/>
    <w:basedOn w:val="TF-ilustraoFONTE"/>
    <w:semiHidden/>
    <w:pPr>
      <w:spacing w:after="160"/>
    </w:pPr>
  </w:style>
  <w:style w:type="paragraph" w:customStyle="1" w:styleId="xl24">
    <w:name w:val="xl24"/>
    <w:basedOn w:val="Normal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top"/>
    </w:pPr>
  </w:style>
  <w:style w:type="character" w:styleId="VarivelHTML">
    <w:name w:val="HTML Variable"/>
    <w:semiHidden/>
    <w:rPr>
      <w:i/>
      <w:iCs/>
    </w:rPr>
  </w:style>
  <w:style w:type="paragraph" w:customStyle="1" w:styleId="TF-xAvalITEMTABELA">
    <w:name w:val="TF-xAval ITEM TABELA"/>
    <w:basedOn w:val="TF-xAvalITEMDETALHE"/>
    <w:rsid w:val="00320BFA"/>
    <w:pPr>
      <w:ind w:left="0"/>
      <w:jc w:val="center"/>
    </w:pPr>
  </w:style>
  <w:style w:type="paragraph" w:customStyle="1" w:styleId="TF-ilustraoTEXTO">
    <w:name w:val="TF-ilustração TEXTO"/>
    <w:semiHidden/>
    <w:pPr>
      <w:keepNext/>
    </w:pPr>
    <w:rPr>
      <w:sz w:val="22"/>
    </w:rPr>
  </w:style>
  <w:style w:type="paragraph" w:customStyle="1" w:styleId="TF-subalineasn2">
    <w:name w:val="TF-subalineas n2"/>
    <w:basedOn w:val="TF-alneacomletras"/>
    <w:autoRedefine/>
    <w:semiHidden/>
    <w:pPr>
      <w:numPr>
        <w:ilvl w:val="1"/>
      </w:numPr>
      <w:tabs>
        <w:tab w:val="clear" w:pos="1398"/>
        <w:tab w:val="num" w:pos="360"/>
        <w:tab w:val="num" w:pos="1440"/>
      </w:tabs>
      <w:ind w:left="1440" w:hanging="360"/>
    </w:pPr>
  </w:style>
  <w:style w:type="paragraph" w:customStyle="1" w:styleId="TF-alneacomletras">
    <w:name w:val="TF-alínea com letras"/>
    <w:autoRedefine/>
    <w:semiHidden/>
    <w:pPr>
      <w:numPr>
        <w:numId w:val="4"/>
      </w:numPr>
      <w:spacing w:line="360" w:lineRule="auto"/>
      <w:jc w:val="both"/>
    </w:pPr>
    <w:rPr>
      <w:color w:val="000000"/>
      <w:sz w:val="24"/>
    </w:rPr>
  </w:style>
  <w:style w:type="paragraph" w:customStyle="1" w:styleId="TF-listas-preenchimentoentre">
    <w:name w:val="TF-listas - preenchimento entre"/>
    <w:basedOn w:val="TF-listadetabelasTTULO"/>
    <w:next w:val="TF-listadetabelasTTULO"/>
    <w:semiHidden/>
  </w:style>
  <w:style w:type="paragraph" w:customStyle="1" w:styleId="TF-subalineasn3">
    <w:name w:val="TF-subalineas n3"/>
    <w:basedOn w:val="TF-subalineasn2"/>
    <w:autoRedefine/>
    <w:semiHidden/>
    <w:pPr>
      <w:numPr>
        <w:ilvl w:val="2"/>
      </w:numPr>
      <w:tabs>
        <w:tab w:val="clear" w:pos="1721"/>
        <w:tab w:val="num" w:pos="360"/>
        <w:tab w:val="num" w:pos="1440"/>
        <w:tab w:val="num" w:pos="2160"/>
      </w:tabs>
      <w:ind w:left="2160" w:hanging="360"/>
    </w:pPr>
  </w:style>
  <w:style w:type="paragraph" w:customStyle="1" w:styleId="TF-conteudo-quadro">
    <w:name w:val="TF-conteudo-quadro"/>
    <w:semiHidden/>
    <w:pPr>
      <w:keepNext/>
      <w:keepLines/>
    </w:pPr>
    <w:rPr>
      <w:rFonts w:ascii="Courier" w:hAnsi="Courier"/>
      <w:lang w:val="en-US"/>
    </w:rPr>
  </w:style>
  <w:style w:type="paragraph" w:customStyle="1" w:styleId="TF-TEXTOQUADROCentralizado">
    <w:name w:val="TF-TEXTO QUADRO Centralizado"/>
    <w:basedOn w:val="TF-TEXTOQUADRO"/>
    <w:pPr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984240"/>
    <w:rPr>
      <w:rFonts w:ascii="Tahoma" w:hAnsi="Tahoma"/>
      <w:sz w:val="16"/>
      <w:szCs w:val="16"/>
      <w:lang w:val="x-none" w:eastAsia="x-none"/>
    </w:rPr>
  </w:style>
  <w:style w:type="character" w:customStyle="1" w:styleId="TextodebaloChar">
    <w:name w:val="Texto de balão Char"/>
    <w:link w:val="Textodebalo"/>
    <w:uiPriority w:val="99"/>
    <w:semiHidden/>
    <w:rsid w:val="00984240"/>
    <w:rPr>
      <w:rFonts w:ascii="Tahoma" w:hAnsi="Tahoma" w:cs="Tahoma"/>
      <w:sz w:val="16"/>
      <w:szCs w:val="16"/>
    </w:rPr>
  </w:style>
  <w:style w:type="paragraph" w:customStyle="1" w:styleId="TF-TEXTOQUADRODireita">
    <w:name w:val="TF-TEXTO QUADRO Direita"/>
    <w:basedOn w:val="TF-TEXTOQUADRO"/>
    <w:rsid w:val="00572864"/>
    <w:pPr>
      <w:jc w:val="right"/>
    </w:pPr>
  </w:style>
  <w:style w:type="table" w:styleId="Tabelacomgrade">
    <w:name w:val="Table Grid"/>
    <w:basedOn w:val="Tabelanormal"/>
    <w:uiPriority w:val="59"/>
    <w:rsid w:val="00F259B0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customStyle="1" w:styleId="TF-LEGENDA-Ilustracao">
    <w:name w:val="TF-LEGENDA-Ilustracao"/>
    <w:basedOn w:val="TF-LEGENDA"/>
    <w:semiHidden/>
    <w:qFormat/>
    <w:rsid w:val="00F40690"/>
  </w:style>
  <w:style w:type="paragraph" w:customStyle="1" w:styleId="TF-LEGENDA-Tabela">
    <w:name w:val="TF-LEGENDA-Tabela"/>
    <w:basedOn w:val="TF-LEGENDA"/>
    <w:semiHidden/>
    <w:qFormat/>
    <w:rsid w:val="002E6DD1"/>
  </w:style>
  <w:style w:type="paragraph" w:customStyle="1" w:styleId="TF-FIGURA">
    <w:name w:val="TF-FIGURA"/>
    <w:basedOn w:val="TF-TEXTO"/>
    <w:qFormat/>
    <w:rsid w:val="00FC4A9F"/>
    <w:pPr>
      <w:keepNext/>
      <w:ind w:firstLine="0"/>
      <w:jc w:val="center"/>
    </w:pPr>
  </w:style>
  <w:style w:type="character" w:customStyle="1" w:styleId="TF-COURIER10">
    <w:name w:val="TF-COURIER10"/>
    <w:qFormat/>
    <w:rsid w:val="00620D93"/>
    <w:rPr>
      <w:rFonts w:ascii="Courier New" w:hAnsi="Courier New"/>
      <w:sz w:val="20"/>
    </w:rPr>
  </w:style>
  <w:style w:type="paragraph" w:customStyle="1" w:styleId="TtuloIntroduo">
    <w:name w:val="Título Introdução"/>
    <w:basedOn w:val="Ttulo1"/>
    <w:qFormat/>
    <w:rsid w:val="00F62F49"/>
    <w:pPr>
      <w:spacing w:before="480"/>
    </w:p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3D398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3D398C"/>
  </w:style>
  <w:style w:type="character" w:styleId="Refdecomentrio">
    <w:name w:val="annotation reference"/>
    <w:uiPriority w:val="99"/>
    <w:semiHidden/>
    <w:unhideWhenUsed/>
    <w:rsid w:val="003D398C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730839"/>
    <w:rPr>
      <w:b/>
      <w:bCs/>
      <w:lang w:val="x-none" w:eastAsia="x-none"/>
    </w:rPr>
  </w:style>
  <w:style w:type="character" w:customStyle="1" w:styleId="AssuntodocomentrioChar">
    <w:name w:val="Assunto do comentário Char"/>
    <w:link w:val="Assuntodocomentrio"/>
    <w:uiPriority w:val="99"/>
    <w:semiHidden/>
    <w:rsid w:val="00730839"/>
    <w:rPr>
      <w:b/>
      <w:bCs/>
    </w:rPr>
  </w:style>
  <w:style w:type="paragraph" w:styleId="Reviso">
    <w:name w:val="Revision"/>
    <w:hidden/>
    <w:uiPriority w:val="99"/>
    <w:semiHidden/>
    <w:rsid w:val="00186092"/>
    <w:rPr>
      <w:sz w:val="24"/>
      <w:szCs w:val="24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724679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724679"/>
  </w:style>
  <w:style w:type="character" w:styleId="Refdenotaderodap">
    <w:name w:val="footnote reference"/>
    <w:semiHidden/>
    <w:unhideWhenUsed/>
    <w:rsid w:val="00724679"/>
    <w:rPr>
      <w:vertAlign w:val="superscript"/>
    </w:rPr>
  </w:style>
  <w:style w:type="paragraph" w:customStyle="1" w:styleId="TF-orientador">
    <w:name w:val="TF-orientador"/>
    <w:basedOn w:val="TF-autor"/>
    <w:semiHidden/>
    <w:qFormat/>
    <w:rsid w:val="00B05485"/>
    <w:pPr>
      <w:spacing w:after="480"/>
    </w:pPr>
  </w:style>
  <w:style w:type="paragraph" w:customStyle="1" w:styleId="TF-avaliaoCABEALHO">
    <w:name w:val="TF-avaliação CABEÇALHO"/>
    <w:basedOn w:val="Normal"/>
    <w:semiHidden/>
    <w:rsid w:val="00377DA7"/>
    <w:pPr>
      <w:keepNext w:val="0"/>
      <w:keepLines w:val="0"/>
    </w:pPr>
  </w:style>
  <w:style w:type="paragraph" w:customStyle="1" w:styleId="TF-avaliaoTTULOTCC">
    <w:name w:val="TF-avaliação TÍTULO TCC"/>
    <w:basedOn w:val="Normal"/>
    <w:semiHidden/>
    <w:rsid w:val="00B00A13"/>
    <w:pPr>
      <w:keepNext w:val="0"/>
      <w:keepLines w:val="0"/>
      <w:spacing w:before="240"/>
      <w:ind w:left="1276" w:hanging="1276"/>
      <w:jc w:val="both"/>
    </w:pPr>
    <w:rPr>
      <w:caps/>
    </w:rPr>
  </w:style>
  <w:style w:type="paragraph" w:customStyle="1" w:styleId="TF-avaliaoTTULO1">
    <w:name w:val="TF-avaliação TÍTULO 1"/>
    <w:semiHidden/>
    <w:rsid w:val="00B00A13"/>
    <w:pPr>
      <w:numPr>
        <w:numId w:val="11"/>
      </w:numPr>
      <w:tabs>
        <w:tab w:val="left" w:pos="284"/>
      </w:tabs>
      <w:spacing w:before="240"/>
    </w:pPr>
    <w:rPr>
      <w:b/>
      <w:caps/>
      <w:noProof/>
      <w:sz w:val="24"/>
    </w:rPr>
  </w:style>
  <w:style w:type="paragraph" w:customStyle="1" w:styleId="TF-avaliaoTTULO2c">
    <w:name w:val="TF-avaliação TÍTULO 2c"/>
    <w:basedOn w:val="TF-avaliaoTTULO1"/>
    <w:semiHidden/>
    <w:rsid w:val="0007209B"/>
    <w:pPr>
      <w:numPr>
        <w:ilvl w:val="1"/>
      </w:numPr>
      <w:spacing w:before="400" w:after="100"/>
    </w:pPr>
    <w:rPr>
      <w:b w:val="0"/>
    </w:rPr>
  </w:style>
  <w:style w:type="paragraph" w:customStyle="1" w:styleId="TF-avaliaotexto">
    <w:name w:val="TF-avaliação texto"/>
    <w:basedOn w:val="TF-TEXTO"/>
    <w:semiHidden/>
    <w:qFormat/>
    <w:rsid w:val="00A045C4"/>
    <w:pPr>
      <w:ind w:firstLine="0"/>
    </w:pPr>
  </w:style>
  <w:style w:type="paragraph" w:customStyle="1" w:styleId="TF-avaliaoQUADRO">
    <w:name w:val="TF-avaliação QUADRO"/>
    <w:basedOn w:val="Normal"/>
    <w:semiHidden/>
    <w:rsid w:val="00B00A13"/>
    <w:pPr>
      <w:keepNext w:val="0"/>
      <w:keepLines w:val="0"/>
      <w:spacing w:before="60" w:after="60"/>
    </w:pPr>
    <w:rPr>
      <w:sz w:val="20"/>
    </w:rPr>
  </w:style>
  <w:style w:type="paragraph" w:customStyle="1" w:styleId="TF-AUTOR0">
    <w:name w:val="TF-AUTOR"/>
    <w:basedOn w:val="Normal"/>
    <w:rsid w:val="00752038"/>
    <w:pPr>
      <w:spacing w:before="120"/>
      <w:jc w:val="center"/>
    </w:pPr>
    <w:rPr>
      <w:color w:val="000000"/>
      <w:sz w:val="20"/>
      <w:szCs w:val="20"/>
    </w:rPr>
  </w:style>
  <w:style w:type="paragraph" w:customStyle="1" w:styleId="TF-CDIGO-FONTE">
    <w:name w:val="TF-CÓDIGO-FONTE"/>
    <w:rsid w:val="001E682E"/>
    <w:pPr>
      <w:keepNext/>
      <w:keepLines/>
    </w:pPr>
    <w:rPr>
      <w:rFonts w:ascii="Courier" w:hAnsi="Courier"/>
      <w:lang w:val="en-US"/>
    </w:rPr>
  </w:style>
  <w:style w:type="paragraph" w:customStyle="1" w:styleId="TF-FONTE">
    <w:name w:val="TF-FONTE"/>
    <w:next w:val="Normal"/>
    <w:qFormat/>
    <w:rsid w:val="00640352"/>
    <w:pPr>
      <w:jc w:val="center"/>
    </w:pPr>
    <w:rPr>
      <w:sz w:val="18"/>
    </w:rPr>
  </w:style>
  <w:style w:type="paragraph" w:customStyle="1" w:styleId="TF-REFERNCIASITEM0">
    <w:name w:val="TF-REFERÊNCIAS ITEM"/>
    <w:rsid w:val="005F7EDE"/>
    <w:pPr>
      <w:keepLines/>
      <w:spacing w:before="120"/>
    </w:pPr>
    <w:rPr>
      <w:sz w:val="18"/>
    </w:rPr>
  </w:style>
  <w:style w:type="paragraph" w:customStyle="1" w:styleId="TF-xAvalITEM">
    <w:name w:val="TF-xAval ITEM"/>
    <w:basedOn w:val="Normal"/>
    <w:rsid w:val="00320BFA"/>
    <w:pPr>
      <w:keepNext w:val="0"/>
      <w:keepLines w:val="0"/>
      <w:numPr>
        <w:numId w:val="16"/>
      </w:numPr>
      <w:jc w:val="both"/>
    </w:pPr>
    <w:rPr>
      <w:sz w:val="18"/>
    </w:rPr>
  </w:style>
  <w:style w:type="paragraph" w:customStyle="1" w:styleId="TF-xAvalITEMDETALHE">
    <w:name w:val="TF-xAval ITEM DETALHE"/>
    <w:basedOn w:val="Normal"/>
    <w:rsid w:val="00320BFA"/>
    <w:pPr>
      <w:keepNext w:val="0"/>
      <w:keepLines w:val="0"/>
      <w:numPr>
        <w:ilvl w:val="1"/>
      </w:numPr>
      <w:ind w:left="353"/>
      <w:jc w:val="both"/>
    </w:pPr>
    <w:rPr>
      <w:sz w:val="18"/>
    </w:rPr>
  </w:style>
  <w:style w:type="paragraph" w:customStyle="1" w:styleId="TF-xAvalLINHA">
    <w:name w:val="TF-xAval LINHA"/>
    <w:basedOn w:val="Normal"/>
    <w:rsid w:val="00320BFA"/>
    <w:pPr>
      <w:keepNext w:val="0"/>
      <w:keepLines w:val="0"/>
      <w:tabs>
        <w:tab w:val="left" w:pos="1134"/>
        <w:tab w:val="left" w:leader="underscore" w:pos="9072"/>
      </w:tabs>
      <w:spacing w:before="180" w:after="60"/>
    </w:pPr>
    <w:rPr>
      <w:sz w:val="20"/>
    </w:rPr>
  </w:style>
  <w:style w:type="paragraph" w:customStyle="1" w:styleId="TF-xAvalTTULO">
    <w:name w:val="TF-xAval TÍTULO"/>
    <w:basedOn w:val="Normal"/>
    <w:rsid w:val="00592BA8"/>
    <w:pPr>
      <w:keepNext w:val="0"/>
      <w:keepLines w:val="0"/>
      <w:tabs>
        <w:tab w:val="left" w:pos="708"/>
      </w:tabs>
      <w:ind w:left="720" w:hanging="720"/>
      <w:jc w:val="center"/>
    </w:pPr>
    <w:rPr>
      <w:caps/>
      <w:noProof/>
      <w:sz w:val="22"/>
      <w:szCs w:val="20"/>
    </w:rPr>
  </w:style>
  <w:style w:type="character" w:styleId="MenoPendente">
    <w:name w:val="Unresolved Mention"/>
    <w:basedOn w:val="Fontepargpadro"/>
    <w:uiPriority w:val="99"/>
    <w:semiHidden/>
    <w:unhideWhenUsed/>
    <w:rsid w:val="001F31B3"/>
    <w:rPr>
      <w:color w:val="605E5C"/>
      <w:shd w:val="clear" w:color="auto" w:fill="E1DFDD"/>
    </w:rPr>
  </w:style>
  <w:style w:type="paragraph" w:styleId="Legenda">
    <w:name w:val="caption"/>
    <w:basedOn w:val="Normal"/>
    <w:next w:val="Normal"/>
    <w:uiPriority w:val="35"/>
    <w:qFormat/>
    <w:rsid w:val="00112C76"/>
    <w:pPr>
      <w:spacing w:after="200"/>
    </w:pPr>
    <w:rPr>
      <w:i/>
      <w:iCs/>
      <w:color w:val="44546A" w:themeColor="text2"/>
      <w:sz w:val="18"/>
      <w:szCs w:val="18"/>
    </w:rPr>
  </w:style>
  <w:style w:type="character" w:styleId="TextodoEspaoReservado">
    <w:name w:val="Placeholder Text"/>
    <w:basedOn w:val="Fontepargpadro"/>
    <w:uiPriority w:val="99"/>
    <w:semiHidden/>
    <w:rsid w:val="009E4972"/>
    <w:rPr>
      <w:color w:val="808080"/>
    </w:rPr>
  </w:style>
  <w:style w:type="character" w:customStyle="1" w:styleId="ref-journal">
    <w:name w:val="ref-journal"/>
    <w:basedOn w:val="Fontepargpadro"/>
    <w:rsid w:val="00871272"/>
  </w:style>
  <w:style w:type="character" w:customStyle="1" w:styleId="ref-vol">
    <w:name w:val="ref-vol"/>
    <w:basedOn w:val="Fontepargpadro"/>
    <w:rsid w:val="00871272"/>
  </w:style>
  <w:style w:type="character" w:styleId="HiperlinkVisitado">
    <w:name w:val="FollowedHyperlink"/>
    <w:basedOn w:val="Fontepargpadro"/>
    <w:uiPriority w:val="99"/>
    <w:semiHidden/>
    <w:unhideWhenUsed/>
    <w:rsid w:val="00A4261D"/>
    <w:rPr>
      <w:color w:val="954F72" w:themeColor="followedHyperlink"/>
      <w:u w:val="single"/>
    </w:rPr>
  </w:style>
  <w:style w:type="character" w:styleId="Forte">
    <w:name w:val="Strong"/>
    <w:basedOn w:val="Fontepargpadro"/>
    <w:uiPriority w:val="22"/>
    <w:qFormat/>
    <w:rsid w:val="00230B94"/>
    <w:rPr>
      <w:b/>
      <w:bCs/>
    </w:rPr>
  </w:style>
  <w:style w:type="character" w:customStyle="1" w:styleId="highlight">
    <w:name w:val="highlight"/>
    <w:basedOn w:val="Fontepargpadro"/>
    <w:rsid w:val="00A9570F"/>
  </w:style>
  <w:style w:type="character" w:customStyle="1" w:styleId="acopre">
    <w:name w:val="acopre"/>
    <w:basedOn w:val="Fontepargpadro"/>
    <w:rsid w:val="00BE7577"/>
  </w:style>
  <w:style w:type="character" w:styleId="nfase">
    <w:name w:val="Emphasis"/>
    <w:basedOn w:val="Fontepargpadro"/>
    <w:uiPriority w:val="20"/>
    <w:qFormat/>
    <w:rsid w:val="00BE757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68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9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148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01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1940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5093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3735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305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147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974596">
          <w:marLeft w:val="1440"/>
          <w:marRight w:val="0"/>
          <w:marTop w:val="1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036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61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500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4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1881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866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13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98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6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1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745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130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563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798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91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556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823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0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26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129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6521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661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624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87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microsoft.com/office/2016/09/relationships/commentsIds" Target="commentsIds.xml"/><Relationship Id="rId18" Type="http://schemas.openxmlformats.org/officeDocument/2006/relationships/image" Target="media/image4.PNG"/><Relationship Id="rId26" Type="http://schemas.openxmlformats.org/officeDocument/2006/relationships/header" Target="header1.xml"/><Relationship Id="rId3" Type="http://schemas.openxmlformats.org/officeDocument/2006/relationships/customXml" Target="../customXml/item3.xml"/><Relationship Id="rId21" Type="http://schemas.openxmlformats.org/officeDocument/2006/relationships/hyperlink" Target="http://dx.doi.org/10.1371/journal.pcbi.1002998" TargetMode="External"/><Relationship Id="rId7" Type="http://schemas.openxmlformats.org/officeDocument/2006/relationships/settings" Target="settings.xml"/><Relationship Id="rId12" Type="http://schemas.microsoft.com/office/2011/relationships/commentsExtended" Target="commentsExtended.xml"/><Relationship Id="rId17" Type="http://schemas.openxmlformats.org/officeDocument/2006/relationships/image" Target="media/image3.png"/><Relationship Id="rId25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2.png"/><Relationship Id="rId20" Type="http://schemas.openxmlformats.org/officeDocument/2006/relationships/hyperlink" Target="http://dx.doi.org/10.1590/s0103-507x2008000400006" TargetMode="External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comments" Target="comments.xml"/><Relationship Id="rId24" Type="http://schemas.openxmlformats.org/officeDocument/2006/relationships/hyperlink" Target="http://dx.doi.org/10.1590/s0034-71672010000100023" TargetMode="External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1.PNG"/><Relationship Id="rId23" Type="http://schemas.openxmlformats.org/officeDocument/2006/relationships/hyperlink" Target="https://www.ncbi.nlm.nih.gov/pmc/articles/PMC3897029/" TargetMode="External"/><Relationship Id="rId28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5.png"/><Relationship Id="rId31" Type="http://schemas.microsoft.com/office/2011/relationships/people" Target="peop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microsoft.com/office/2018/08/relationships/commentsExtensible" Target="commentsExtensible.xml"/><Relationship Id="rId22" Type="http://schemas.openxmlformats.org/officeDocument/2006/relationships/hyperlink" Target="http://dx.doi.org/10.1590/1413-81232014191.2124" TargetMode="External"/><Relationship Id="rId27" Type="http://schemas.openxmlformats.org/officeDocument/2006/relationships/header" Target="header2.xml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13453D0801D5E45B1745A09551F1C32" ma:contentTypeVersion="28" ma:contentTypeDescription="Crie um novo documento." ma:contentTypeScope="" ma:versionID="fa9ef3803bb4ef638f344296fd7d9170">
  <xsd:schema xmlns:xsd="http://www.w3.org/2001/XMLSchema" xmlns:xs="http://www.w3.org/2001/XMLSchema" xmlns:p="http://schemas.microsoft.com/office/2006/metadata/properties" xmlns:ns3="f8440490-6d1a-488a-8abf-48b89d0123a0" xmlns:ns4="22206413-f776-4b11-bcb2-0b935dc83731" targetNamespace="http://schemas.microsoft.com/office/2006/metadata/properties" ma:root="true" ma:fieldsID="5a7e583b53460e8ff4480ccd12c418cb" ns3:_="" ns4:_="">
    <xsd:import namespace="f8440490-6d1a-488a-8abf-48b89d0123a0"/>
    <xsd:import namespace="22206413-f776-4b11-bcb2-0b935dc83731"/>
    <xsd:element name="properties">
      <xsd:complexType>
        <xsd:sequence>
          <xsd:element name="documentManagement">
            <xsd:complexType>
              <xsd:all>
                <xsd:element ref="ns3:NotebookType" minOccurs="0"/>
                <xsd:element ref="ns3:FolderType" minOccurs="0"/>
                <xsd:element ref="ns3:Owner" minOccurs="0"/>
                <xsd:element ref="ns3:DefaultSectionNames" minOccurs="0"/>
                <xsd:element ref="ns3:Templates" minOccurs="0"/>
                <xsd:element ref="ns3:CultureName" minOccurs="0"/>
                <xsd:element ref="ns3:AppVersion" minOccurs="0"/>
                <xsd:element ref="ns3:Teachers" minOccurs="0"/>
                <xsd:element ref="ns3:Students" minOccurs="0"/>
                <xsd:element ref="ns3:Student_Groups" minOccurs="0"/>
                <xsd:element ref="ns3:Invited_Teachers" minOccurs="0"/>
                <xsd:element ref="ns3:Invited_Students" minOccurs="0"/>
                <xsd:element ref="ns3:Self_Registration_Enabled" minOccurs="0"/>
                <xsd:element ref="ns3:Has_Teacher_Only_SectionGroup" minOccurs="0"/>
                <xsd:element ref="ns3:Is_Collaboration_Space_Locked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Metadata" minOccurs="0"/>
                <xsd:element ref="ns3:MediaServiceFastMetadata" minOccurs="0"/>
                <xsd:element ref="ns3:MediaServiceDateTaken" minOccurs="0"/>
                <xsd:element ref="ns3:MediaServiceAutoTags" minOccurs="0"/>
                <xsd:element ref="ns3:MediaServiceOCR" minOccurs="0"/>
                <xsd:element ref="ns3:MediaServiceLocation" minOccurs="0"/>
                <xsd:element ref="ns3:TeamsChannelId" minOccurs="0"/>
                <xsd:element ref="ns3:IsNotebookLocked" minOccurs="0"/>
                <xsd:element ref="ns3:MediaServiceEventHashCode" minOccurs="0"/>
                <xsd:element ref="ns3:MediaServiceGenerationTim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440490-6d1a-488a-8abf-48b89d0123a0" elementFormDefault="qualified">
    <xsd:import namespace="http://schemas.microsoft.com/office/2006/documentManagement/types"/>
    <xsd:import namespace="http://schemas.microsoft.com/office/infopath/2007/PartnerControls"/>
    <xsd:element name="NotebookType" ma:index="8" nillable="true" ma:displayName="Notebook Type" ma:internalName="NotebookType">
      <xsd:simpleType>
        <xsd:restriction base="dms:Text"/>
      </xsd:simpleType>
    </xsd:element>
    <xsd:element name="FolderType" ma:index="9" nillable="true" ma:displayName="Folder Type" ma:internalName="FolderType">
      <xsd:simpleType>
        <xsd:restriction base="dms:Text"/>
      </xsd:simpleType>
    </xsd:element>
    <xsd:element name="Owner" ma:index="10" nillable="true" ma:displayName="Owner" ma:internalName="Owner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DefaultSectionNames" ma:index="11" nillable="true" ma:displayName="Default Section Names" ma:internalName="DefaultSectionNames">
      <xsd:simpleType>
        <xsd:restriction base="dms:Note">
          <xsd:maxLength value="255"/>
        </xsd:restriction>
      </xsd:simpleType>
    </xsd:element>
    <xsd:element name="Templates" ma:index="12" nillable="true" ma:displayName="Templates" ma:internalName="Templates">
      <xsd:simpleType>
        <xsd:restriction base="dms:Note">
          <xsd:maxLength value="255"/>
        </xsd:restriction>
      </xsd:simpleType>
    </xsd:element>
    <xsd:element name="CultureName" ma:index="13" nillable="true" ma:displayName="Culture Name" ma:internalName="CultureName">
      <xsd:simpleType>
        <xsd:restriction base="dms:Text"/>
      </xsd:simpleType>
    </xsd:element>
    <xsd:element name="AppVersion" ma:index="14" nillable="true" ma:displayName="App Version" ma:internalName="AppVersion">
      <xsd:simpleType>
        <xsd:restriction base="dms:Text"/>
      </xsd:simpleType>
    </xsd:element>
    <xsd:element name="Teachers" ma:index="15" nillable="true" ma:displayName="Teachers" ma:internalName="Teacher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s" ma:index="16" nillable="true" ma:displayName="Students" ma:internalName="Student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tudent_Groups" ma:index="17" nillable="true" ma:displayName="Student Groups" ma:internalName="Student_Groups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Invited_Teachers" ma:index="18" nillable="true" ma:displayName="Invited Teachers" ma:internalName="Invited_Teachers">
      <xsd:simpleType>
        <xsd:restriction base="dms:Note">
          <xsd:maxLength value="255"/>
        </xsd:restriction>
      </xsd:simpleType>
    </xsd:element>
    <xsd:element name="Invited_Students" ma:index="19" nillable="true" ma:displayName="Invited Students" ma:internalName="Invited_Students">
      <xsd:simpleType>
        <xsd:restriction base="dms:Note">
          <xsd:maxLength value="255"/>
        </xsd:restriction>
      </xsd:simpleType>
    </xsd:element>
    <xsd:element name="Self_Registration_Enabled" ma:index="20" nillable="true" ma:displayName="Self Registration Enabled" ma:internalName="Self_Registration_Enabled">
      <xsd:simpleType>
        <xsd:restriction base="dms:Boolean"/>
      </xsd:simpleType>
    </xsd:element>
    <xsd:element name="Has_Teacher_Only_SectionGroup" ma:index="21" nillable="true" ma:displayName="Has Teacher Only SectionGroup" ma:internalName="Has_Teacher_Only_SectionGroup">
      <xsd:simpleType>
        <xsd:restriction base="dms:Boolean"/>
      </xsd:simpleType>
    </xsd:element>
    <xsd:element name="Is_Collaboration_Space_Locked" ma:index="22" nillable="true" ma:displayName="Is Collaboration Space Locked" ma:internalName="Is_Collaboration_Space_Locked">
      <xsd:simpleType>
        <xsd:restriction base="dms:Boolean"/>
      </xsd:simpleType>
    </xsd:element>
    <xsd:element name="MediaServiceMetadata" ma:index="26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27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DateTaken" ma:index="28" nillable="true" ma:displayName="MediaServiceDateTaken" ma:description="" ma:hidden="true" ma:internalName="MediaServiceDateTaken" ma:readOnly="true">
      <xsd:simpleType>
        <xsd:restriction base="dms:Text"/>
      </xsd:simpleType>
    </xsd:element>
    <xsd:element name="MediaServiceAutoTags" ma:index="29" nillable="true" ma:displayName="MediaServiceAutoTags" ma:description="" ma:internalName="MediaServiceAutoTags" ma:readOnly="true">
      <xsd:simpleType>
        <xsd:restriction base="dms:Text"/>
      </xsd:simpleType>
    </xsd:element>
    <xsd:element name="MediaServiceOCR" ma:index="3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Location" ma:index="31" nillable="true" ma:displayName="MediaServiceLocation" ma:internalName="MediaServiceLocation" ma:readOnly="true">
      <xsd:simpleType>
        <xsd:restriction base="dms:Text"/>
      </xsd:simpleType>
    </xsd:element>
    <xsd:element name="TeamsChannelId" ma:index="32" nillable="true" ma:displayName="Teams Channel Id" ma:internalName="TeamsChannelId">
      <xsd:simpleType>
        <xsd:restriction base="dms:Text"/>
      </xsd:simpleType>
    </xsd:element>
    <xsd:element name="IsNotebookLocked" ma:index="33" nillable="true" ma:displayName="Is Notebook Locked" ma:internalName="IsNotebookLocked">
      <xsd:simpleType>
        <xsd:restriction base="dms:Boolean"/>
      </xsd:simpleType>
    </xsd:element>
    <xsd:element name="MediaServiceEventHashCode" ma:index="3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35" nillable="true" ma:displayName="MediaServiceGenerationTime" ma:hidden="true" ma:internalName="MediaServiceGenerationTim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2206413-f776-4b11-bcb2-0b935dc83731" elementFormDefault="qualified">
    <xsd:import namespace="http://schemas.microsoft.com/office/2006/documentManagement/types"/>
    <xsd:import namespace="http://schemas.microsoft.com/office/infopath/2007/PartnerControls"/>
    <xsd:element name="SharedWithUsers" ma:index="23" nillable="true" ma:displayName="Compartilhado com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4" nillable="true" ma:displayName="Detalhes de Compartilhado Com" ma:description="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5" nillable="true" ma:displayName="Hash de Dica de Compartilhamento" ma:description="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Has_Teacher_Only_SectionGroup xmlns="f8440490-6d1a-488a-8abf-48b89d0123a0" xsi:nil="true"/>
    <NotebookType xmlns="f8440490-6d1a-488a-8abf-48b89d0123a0" xsi:nil="true"/>
    <DefaultSectionNames xmlns="f8440490-6d1a-488a-8abf-48b89d0123a0" xsi:nil="true"/>
    <Self_Registration_Enabled xmlns="f8440490-6d1a-488a-8abf-48b89d0123a0" xsi:nil="true"/>
    <FolderType xmlns="f8440490-6d1a-488a-8abf-48b89d0123a0" xsi:nil="true"/>
    <AppVersion xmlns="f8440490-6d1a-488a-8abf-48b89d0123a0" xsi:nil="true"/>
    <TeamsChannelId xmlns="f8440490-6d1a-488a-8abf-48b89d0123a0" xsi:nil="true"/>
    <IsNotebookLocked xmlns="f8440490-6d1a-488a-8abf-48b89d0123a0" xsi:nil="true"/>
    <Students xmlns="f8440490-6d1a-488a-8abf-48b89d0123a0">
      <UserInfo>
        <DisplayName/>
        <AccountId xsi:nil="true"/>
        <AccountType/>
      </UserInfo>
    </Students>
    <Templates xmlns="f8440490-6d1a-488a-8abf-48b89d0123a0" xsi:nil="true"/>
    <CultureName xmlns="f8440490-6d1a-488a-8abf-48b89d0123a0" xsi:nil="true"/>
    <Invited_Students xmlns="f8440490-6d1a-488a-8abf-48b89d0123a0" xsi:nil="true"/>
    <Owner xmlns="f8440490-6d1a-488a-8abf-48b89d0123a0">
      <UserInfo>
        <DisplayName/>
        <AccountId xsi:nil="true"/>
        <AccountType/>
      </UserInfo>
    </Owner>
    <Teachers xmlns="f8440490-6d1a-488a-8abf-48b89d0123a0">
      <UserInfo>
        <DisplayName/>
        <AccountId xsi:nil="true"/>
        <AccountType/>
      </UserInfo>
    </Teachers>
    <Student_Groups xmlns="f8440490-6d1a-488a-8abf-48b89d0123a0">
      <UserInfo>
        <DisplayName/>
        <AccountId xsi:nil="true"/>
        <AccountType/>
      </UserInfo>
    </Student_Groups>
    <Invited_Teachers xmlns="f8440490-6d1a-488a-8abf-48b89d0123a0" xsi:nil="true"/>
    <Is_Collaboration_Space_Locked xmlns="f8440490-6d1a-488a-8abf-48b89d0123a0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ECA86F05-1AFD-4D7D-A2B0-46D80603D70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8440490-6d1a-488a-8abf-48b89d0123a0"/>
    <ds:schemaRef ds:uri="22206413-f776-4b11-bcb2-0b935dc8373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7B1E6EB0-B3F5-485A-9397-E673FC4F5C4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1853661-3F52-45C5-AABD-8FFE43AA909F}">
  <ds:schemaRefs>
    <ds:schemaRef ds:uri="http://schemas.microsoft.com/office/2006/metadata/properties"/>
    <ds:schemaRef ds:uri="http://schemas.microsoft.com/office/infopath/2007/PartnerControls"/>
    <ds:schemaRef ds:uri="f8440490-6d1a-488a-8abf-48b89d0123a0"/>
  </ds:schemaRefs>
</ds:datastoreItem>
</file>

<file path=customXml/itemProps4.xml><?xml version="1.0" encoding="utf-8"?>
<ds:datastoreItem xmlns:ds="http://schemas.openxmlformats.org/officeDocument/2006/customXml" ds:itemID="{6EE33CFC-6364-4B74-9892-ACBC3AC2CA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1308</TotalTime>
  <Pages>12</Pages>
  <Words>6839</Words>
  <Characters>36936</Characters>
  <Application>Microsoft Office Word</Application>
  <DocSecurity>0</DocSecurity>
  <Lines>307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UNIVERSIDADE REGIONAL DE BLUMENAU</vt:lpstr>
    </vt:vector>
  </TitlesOfParts>
  <Company>Universidade Regional de Blumenau (FURB)</Company>
  <LinksUpToDate>false</LinksUpToDate>
  <CharactersWithSpaces>43688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UNIVERSIDADE REGIONAL DE BLUMENAU</dc:title>
  <dc:subject/>
  <dc:creator>roque</dc:creator>
  <cp:keywords/>
  <cp:lastModifiedBy>Andreza Sartori</cp:lastModifiedBy>
  <cp:revision>553</cp:revision>
  <cp:lastPrinted>2020-12-02T22:48:00Z</cp:lastPrinted>
  <dcterms:created xsi:type="dcterms:W3CDTF">2020-11-20T19:03:00Z</dcterms:created>
  <dcterms:modified xsi:type="dcterms:W3CDTF">2020-12-02T22:49:00Z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0x010100F13453D0801D5E45B1745A09551F1C32</vt:lpwstr>
  </property>
</Properties>
</file>