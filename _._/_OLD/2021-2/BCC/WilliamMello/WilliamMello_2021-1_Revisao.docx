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73AC5" w14:textId="77777777" w:rsidR="000E246C" w:rsidRDefault="000E246C" w:rsidP="000E246C">
      <w:pPr>
        <w:jc w:val="both"/>
        <w:rPr>
          <w:b/>
          <w:bCs/>
        </w:rPr>
      </w:pPr>
      <w:r w:rsidRPr="007310B3">
        <w:rPr>
          <w:b/>
          <w:bCs/>
          <w:sz w:val="72"/>
          <w:szCs w:val="72"/>
        </w:rPr>
        <w:t>Revisão do Projeto</w:t>
      </w:r>
      <w:r w:rsidRPr="00AF68BE">
        <w:rPr>
          <w:b/>
          <w:bCs/>
        </w:rPr>
        <w:t xml:space="preserve"> </w:t>
      </w:r>
    </w:p>
    <w:p w14:paraId="09365623" w14:textId="77777777" w:rsidR="000E246C" w:rsidRDefault="000E246C" w:rsidP="000E246C">
      <w:pPr>
        <w:jc w:val="both"/>
        <w:rPr>
          <w:b/>
          <w:bCs/>
        </w:rPr>
      </w:pPr>
    </w:p>
    <w:p w14:paraId="04932388" w14:textId="77777777" w:rsidR="000E246C" w:rsidRPr="00AF68BE" w:rsidRDefault="000E246C" w:rsidP="000E246C">
      <w:pPr>
        <w:jc w:val="both"/>
        <w:rPr>
          <w:b/>
          <w:bCs/>
        </w:rPr>
      </w:pPr>
      <w:r w:rsidRPr="00AF68BE">
        <w:rPr>
          <w:b/>
          <w:bCs/>
        </w:rPr>
        <w:t xml:space="preserve">Disciplina: Trabalho de Conclusão de Curso I – </w:t>
      </w:r>
      <w:r>
        <w:rPr>
          <w:b/>
          <w:bCs/>
        </w:rPr>
        <w:t>BCC</w:t>
      </w:r>
    </w:p>
    <w:p w14:paraId="1BC6CF55" w14:textId="77777777" w:rsidR="000E246C" w:rsidRDefault="000E246C" w:rsidP="000E246C">
      <w:pPr>
        <w:jc w:val="both"/>
      </w:pPr>
    </w:p>
    <w:p w14:paraId="350CA8D3" w14:textId="77777777" w:rsidR="000E246C" w:rsidRPr="00BC76D0" w:rsidRDefault="000E246C" w:rsidP="000E246C">
      <w:pPr>
        <w:jc w:val="both"/>
      </w:pPr>
      <w:r w:rsidRPr="00BC76D0">
        <w:t>Caro orienta</w:t>
      </w:r>
      <w:r>
        <w:t>ndo</w:t>
      </w:r>
      <w:r w:rsidRPr="00BC76D0">
        <w:t>,</w:t>
      </w:r>
    </w:p>
    <w:p w14:paraId="41B5824A" w14:textId="77777777" w:rsidR="000E246C" w:rsidRPr="00BC76D0" w:rsidRDefault="000E246C" w:rsidP="000E246C">
      <w:pPr>
        <w:jc w:val="both"/>
      </w:pPr>
    </w:p>
    <w:p w14:paraId="6B543057" w14:textId="77777777" w:rsidR="000E246C" w:rsidRDefault="000E246C" w:rsidP="000E246C">
      <w:pPr>
        <w:jc w:val="both"/>
      </w:pPr>
      <w:r w:rsidRPr="00BC76D0">
        <w:t xml:space="preserve">segue </w:t>
      </w:r>
      <w:r>
        <w:t>abaixo a tabela de cálculo da média das notas obtidas no Pré-Projeto e Projeto, as DUAS revisões do seu projeto contendo a avaliação do professor “avaliador” e professor “TCC1”. Lembro que os ajustes indicados nestas revisões não precisam ser feitos no projeto, mas sim quando levarem o conteúdo do projeto para o artigo (se for o caso). Este material contendo todo o histórico das revisões é encaminhado para o professor de TCC2.</w:t>
      </w:r>
    </w:p>
    <w:p w14:paraId="17CF632F" w14:textId="77777777" w:rsidR="000E246C" w:rsidRDefault="000E246C" w:rsidP="000E246C">
      <w:pPr>
        <w:jc w:val="both"/>
      </w:pPr>
    </w:p>
    <w:p w14:paraId="45A74876" w14:textId="77777777" w:rsidR="000E246C" w:rsidRDefault="000E246C">
      <w:r>
        <w:t>Atenciosamente,</w:t>
      </w:r>
    </w:p>
    <w:p w14:paraId="6484B1B8" w14:textId="47342C6C" w:rsidR="000E246C" w:rsidRDefault="000E246C"/>
    <w:p w14:paraId="3798F484" w14:textId="3426FF17" w:rsidR="00D43587" w:rsidRDefault="00C01E3E">
      <w:r w:rsidRPr="00C01E3E">
        <w:drawing>
          <wp:inline distT="0" distB="0" distL="0" distR="0" wp14:anchorId="5714EC92" wp14:editId="6BEB429A">
            <wp:extent cx="5760085" cy="497840"/>
            <wp:effectExtent l="0" t="0" r="571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085" cy="497840"/>
                    </a:xfrm>
                    <a:prstGeom prst="rect">
                      <a:avLst/>
                    </a:prstGeom>
                  </pic:spPr>
                </pic:pic>
              </a:graphicData>
            </a:graphic>
          </wp:inline>
        </w:drawing>
      </w:r>
      <w:r w:rsidR="00D43587">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6"/>
        <w:gridCol w:w="3647"/>
      </w:tblGrid>
      <w:tr w:rsidR="00D43587" w14:paraId="4E3AF1B4" w14:textId="77777777" w:rsidTr="005F5236">
        <w:tc>
          <w:tcPr>
            <w:tcW w:w="9072" w:type="dxa"/>
            <w:gridSpan w:val="2"/>
            <w:shd w:val="clear" w:color="auto" w:fill="auto"/>
          </w:tcPr>
          <w:p w14:paraId="31E235E9" w14:textId="77777777" w:rsidR="00D43587" w:rsidRDefault="00D43587" w:rsidP="005F5236">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D43587" w14:paraId="268F7DED" w14:textId="77777777" w:rsidTr="005F5236">
        <w:tc>
          <w:tcPr>
            <w:tcW w:w="5387" w:type="dxa"/>
            <w:shd w:val="clear" w:color="auto" w:fill="auto"/>
          </w:tcPr>
          <w:p w14:paraId="465770DD" w14:textId="77777777" w:rsidR="00D43587" w:rsidRPr="003C5262" w:rsidRDefault="00D43587" w:rsidP="005F5236">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685" w:type="dxa"/>
            <w:shd w:val="clear" w:color="auto" w:fill="auto"/>
          </w:tcPr>
          <w:p w14:paraId="2391AC66" w14:textId="77777777" w:rsidR="00D43587" w:rsidRDefault="00D43587" w:rsidP="005F5236">
            <w:pPr>
              <w:pStyle w:val="Cabealho"/>
              <w:tabs>
                <w:tab w:val="clear" w:pos="8640"/>
                <w:tab w:val="right" w:pos="8931"/>
              </w:tabs>
              <w:ind w:right="141"/>
              <w:rPr>
                <w:rStyle w:val="Nmerodepgina"/>
              </w:rPr>
            </w:pPr>
            <w:r>
              <w:rPr>
                <w:rStyle w:val="Nmerodepgina"/>
              </w:rPr>
              <w:t>ANO/SEMESTRE: 2021/2</w:t>
            </w:r>
          </w:p>
        </w:tc>
      </w:tr>
    </w:tbl>
    <w:p w14:paraId="69DEC1C4" w14:textId="77777777" w:rsidR="00D43587" w:rsidRDefault="00D43587" w:rsidP="001E682E">
      <w:pPr>
        <w:pStyle w:val="TF-TTULO"/>
      </w:pPr>
    </w:p>
    <w:p w14:paraId="21BC5FC9" w14:textId="77777777" w:rsidR="00D43587" w:rsidRPr="00B00E04" w:rsidRDefault="00D43587" w:rsidP="001E682E">
      <w:pPr>
        <w:pStyle w:val="TF-TTULO"/>
      </w:pPr>
      <w:r w:rsidRPr="007D7D87">
        <w:t>SISTEMA GERENCIADOR DE BASE DADOS E DICIONÁRIO</w:t>
      </w:r>
    </w:p>
    <w:p w14:paraId="52B364DB" w14:textId="77777777" w:rsidR="00D43587" w:rsidRDefault="00D43587" w:rsidP="00752038">
      <w:pPr>
        <w:pStyle w:val="TF-AUTOR0"/>
      </w:pPr>
      <w:r>
        <w:t>William Mello</w:t>
      </w:r>
    </w:p>
    <w:p w14:paraId="4731004C" w14:textId="77777777" w:rsidR="00D43587" w:rsidRDefault="00D43587" w:rsidP="001E682E">
      <w:pPr>
        <w:pStyle w:val="TF-AUTOR0"/>
      </w:pPr>
      <w:r>
        <w:t>Profa. Luciana Pereira de Araújo Kohler – Orientadora</w:t>
      </w:r>
    </w:p>
    <w:p w14:paraId="3DE53C2D" w14:textId="77777777" w:rsidR="00D43587" w:rsidRPr="007D10F2" w:rsidRDefault="00D43587" w:rsidP="00D43587">
      <w:pPr>
        <w:pStyle w:val="Ttulo1"/>
      </w:pPr>
      <w:r w:rsidRPr="007D10F2">
        <w:t xml:space="preserve">Introdução </w:t>
      </w:r>
    </w:p>
    <w:p w14:paraId="1E4258A6" w14:textId="77777777" w:rsidR="00D43587" w:rsidRDefault="00D43587" w:rsidP="003D398C">
      <w:pPr>
        <w:pStyle w:val="TF-TEXTO"/>
      </w:pPr>
      <w:r>
        <w:t xml:space="preserve">Em muitos sistemas legados, a manutenibilidade se torna difícil devido a indisponibilidade de documentação adequada e a complexidade dos softwares dificultam ainda mais manter esses sistemas (ZAFAR </w:t>
      </w:r>
      <w:r w:rsidRPr="00D3176B">
        <w:rPr>
          <w:i/>
          <w:iCs/>
        </w:rPr>
        <w:t>et al.</w:t>
      </w:r>
      <w:r>
        <w:t xml:space="preserve">, 2019). Com aplicação da engenharia reversa nesses sistemas legados é possível extrair informações úteis ocultas de um baixo nível de abstração para um alto nível de abstração afim de melhorar a manutenibilidade desses sistemas (ZAFAR </w:t>
      </w:r>
      <w:r w:rsidRPr="00A14520">
        <w:rPr>
          <w:i/>
          <w:iCs/>
        </w:rPr>
        <w:t>et al.</w:t>
      </w:r>
      <w:r>
        <w:t>, 2019). Os sistemas legados são sistemas críticos que estão em uso a um longo período, que possivelmente foram desenvolvidos com tecnologias consideradas atualmente ultrapassadas e que são peças fundamentais para a organização que o mantem (BARBOSA; CANDIDO, 2017). Devido a essas tecnologias ultrapassadas, compromete o processo interno da organização de readaptação e evolução do mesmo perante as novas mudanças (BARBOSA; CANDIDO, 2017).</w:t>
      </w:r>
    </w:p>
    <w:p w14:paraId="724FAB06" w14:textId="77777777" w:rsidR="00D43587" w:rsidRDefault="00D43587" w:rsidP="000A1B35">
      <w:pPr>
        <w:pStyle w:val="TF-TEXTO"/>
        <w:rPr>
          <w:rStyle w:val="RefernciaSutil"/>
          <w:smallCaps w:val="0"/>
        </w:rPr>
      </w:pPr>
      <w:r>
        <w:t>Essas novas mudanças podem ocorrer devido as novas tecnologias, mudanças comerciais, técnicas, legislativas, de sistemas operacionais ou necessidade de operar em outras plataformas (SANTOS; BIANCHINI, 2019). Um exemplo é a computação em nuvem, que vem sendo adotada em larga escala entre as organizações, que viram como importante estratégia de negócios obrigando a evoluir seus sistemas legados as estruturas da nuvem (SANTOS; BIANCHINI, 2019). Uma técnica, que vem crescendo nos últimos tempos, afim de tornar essas mudanças menos complexas entre os sistemas legados é a engenharia reversa e Santos e Bianchini (2019) descrevem na como:</w:t>
      </w:r>
    </w:p>
    <w:p w14:paraId="7560F365" w14:textId="77777777" w:rsidR="00D43587" w:rsidRPr="00A14520" w:rsidRDefault="00D43587" w:rsidP="00AF3D98">
      <w:pPr>
        <w:pStyle w:val="TF-CITAO"/>
        <w:rPr>
          <w:rStyle w:val="RefernciaSutil"/>
          <w:i/>
          <w:iCs/>
          <w:smallCaps w:val="0"/>
          <w:color w:val="404040"/>
        </w:rPr>
      </w:pPr>
      <w:r w:rsidRPr="00AF3D98">
        <w:t>“[...] essencial para as pesquisas que objetivam entender e melhorar as tecnologias existentes, pois é possível que concorrentes realize o estudo de um objeto mesmo que este seja protegido por leis de propriedade intelectual. De forma ampla, engenharia reversa é o processo de entender como algo funciona através da análise de sua estrutura, função e operação permitindo conhecer como um produto foi pensado e desenhado mesmo sem possuir o projeto original.[...] Engenharia reversa pode ser usada para entender como</w:t>
      </w:r>
      <w:r>
        <w:rPr>
          <w:rStyle w:val="RefernciaSutil"/>
        </w:rPr>
        <w:t xml:space="preserve"> algo funciona, ou  como foi feito, mesmo sem possuir a sua documentação [...] .” (SANTOS; BIANCHINI, 2019).</w:t>
      </w:r>
    </w:p>
    <w:p w14:paraId="23667163" w14:textId="77777777" w:rsidR="00D43587" w:rsidRDefault="00D43587" w:rsidP="00637036">
      <w:pPr>
        <w:pStyle w:val="TF-TEXTO"/>
      </w:pPr>
      <w:r>
        <w:t>Após a aplicação da engenharia reversa nesses sistemas legados é obtido como resultado a especificação de um produto que é gerada a partir das análises realizadas no sistema. Com isso é possível entender o funcionamento do mesmo, para alterar, realizar manutenções futuras e acrescentar novas funcionalidades ao software em questão (SANTOS; BIANCHINI, 2019). Essa técnica de engenharia reversa cresceu muito e possibilita o entendimento e melhoria do software, até na descoberta de segredos industriais e comerciais (SANTOS; BIANCHINI, 2019).</w:t>
      </w:r>
    </w:p>
    <w:p w14:paraId="2C18BB02" w14:textId="77777777" w:rsidR="00D43587" w:rsidRDefault="00D43587" w:rsidP="00637036">
      <w:pPr>
        <w:pStyle w:val="TF-TEXTO"/>
      </w:pPr>
      <w:r>
        <w:t>Uma das formas para se realizar engenharia reversa em um sistema que utiliza conectividade com banco de dados relacional é a Linguagem de Consulta Estruturada (SQL), que possibilita administrar Sistemas Gerenciadores de Banco de Dados (SGBD) e foi desenvolvida pela IBM na década de 1970 para gerenciar seus bancos de dados internos da empresa (VIEIRA, 2020). Com o passar do tempo a SQL foi aceita internacionalmente por todos os SGBDs relacionais para realização de processamento de informações (VIEIRA, 2020). A SQL está dividida em duas partes, Linguagem de Definição de Dados (DDL) e Linguagem de Manipulação de Dados (DML). Na DDL é definido o esquema do banco de dados, estrutura de armazenamento, métodos de acesso, propriedades específicas dos dados e restrições de consistência e integridade do banco de dados. Na DML é possível acessar e realizar nos dados as operações de recuperação, inserção, exclusão e alteração de informações (VIEIRA, 2020).</w:t>
      </w:r>
    </w:p>
    <w:p w14:paraId="4BCAFF9C" w14:textId="77777777" w:rsidR="00D43587" w:rsidRDefault="00D43587" w:rsidP="00637036">
      <w:pPr>
        <w:pStyle w:val="TF-TEXTO"/>
      </w:pPr>
      <w:r>
        <w:t>O SGBD é uma ferramenta que utiliza da linguagem SQL para criar, processar e gerenciar um banco de dados, tal como criar tabelas e estruturas de suporte (VIEIRA, 2020). Uma das finalidades de um SBGD é fornecer uma ferramenta ao usuário para definição de estruturas para armazenar e manipular informações, além de garantir segurança dos dados, evitar falhas de sistema, acessos não autorizados, entre outros (VIEIRA, 2020). Um SGBD é uma aplicação que interage com o usuário e o banco de dados fazendo uma espécie de ponte entre um e outro, para obter e analisar dados (VIEIRA, 2020). Segundo Vieira (2020), os bancos de dados mais utilizados no mercado são: MySQL, Oracle Database, SQL Server, IBM Db2 e PostgreSQL (VIEIRA, 2020).</w:t>
      </w:r>
    </w:p>
    <w:p w14:paraId="45BCF33D" w14:textId="77777777" w:rsidR="00D43587" w:rsidRDefault="00D43587" w:rsidP="00637036">
      <w:pPr>
        <w:pStyle w:val="TF-TEXTO"/>
      </w:pPr>
      <w:r>
        <w:t xml:space="preserve">Dentro desses SGBDs existem algumas estruturas para controle dos dados que são armazenados, uma delas são os metadados. Elas permitem a um administrador identificar um recurso, por meio de filtragem de </w:t>
      </w:r>
      <w:r>
        <w:lastRenderedPageBreak/>
        <w:t xml:space="preserve">objetos, auxiliar na recuperação dos dados e também manter a integridade dos dados (AIRES </w:t>
      </w:r>
      <w:r w:rsidRPr="00A75467">
        <w:rPr>
          <w:i/>
        </w:rPr>
        <w:t>et al.</w:t>
      </w:r>
      <w:r>
        <w:t xml:space="preserve">, 2013). Esses metadados são explicados como sendo dados estruturados sobre dados e que a partir deles pode-se recuperar algumas informações a respeito das tabelas, campos, relacionamentos e forma que foi construído alguma aplicação. Ou seja, para qualquer tipo de objeto, independente de forma e de aplicabilidade, possui três qualidades representadas por meio dos metadados: conteúdo, contexto e estrutura (AIRES </w:t>
      </w:r>
      <w:r w:rsidRPr="00A75467">
        <w:rPr>
          <w:i/>
        </w:rPr>
        <w:t>et al.</w:t>
      </w:r>
      <w:r>
        <w:t xml:space="preserve">, 2013). Esses metadados são possíveis de serem acessados por consultas SQLs e devolvem praticamente quase toda a informação que é preciso saber sobre como os dados estão estruturados dentro de um SGBD, permitindo a realização da engenharia reversa dos mesmos (AIRES </w:t>
      </w:r>
      <w:r w:rsidRPr="00A75467">
        <w:rPr>
          <w:i/>
        </w:rPr>
        <w:t>et al.</w:t>
      </w:r>
      <w:r>
        <w:t>, 2013).</w:t>
      </w:r>
    </w:p>
    <w:p w14:paraId="7CCC56C1" w14:textId="77777777" w:rsidR="00D43587" w:rsidRDefault="00D43587" w:rsidP="003D398C">
      <w:pPr>
        <w:pStyle w:val="TF-TEXTO"/>
      </w:pPr>
      <w:r>
        <w:t>A partir dessas informações, este projeto pretender disponibilizar uma ferramenta com interface gráfica Web para auxílio no processo de engenharia de software, por meio do gerenciamento das tabelas, de seus campos e de seus relacionamentos. Essa ferramenta também permitirá realizar engenharia reversa por meio da leitura dos metadados do SGBD, realizar a conversão e atualização automática do SGBD com base nos dados das tabelas que se encontram na interface gráfica Web e gerar código-fonte Pascal com as tabelas existentes na ferramenta, pois o autor deste trabalho tem vivência com Pascal e nota que existe necessidade em auxiliar na geração de código-fonte Pascal com a estrutura do banco de dados existente em sistemas</w:t>
      </w:r>
    </w:p>
    <w:p w14:paraId="46292406" w14:textId="77777777" w:rsidR="00D43587" w:rsidRDefault="00D43587" w:rsidP="00D43587">
      <w:pPr>
        <w:pStyle w:val="Ttulo2"/>
        <w:ind w:left="567" w:hanging="567"/>
      </w:pPr>
      <w:r w:rsidRPr="007D10F2">
        <w:t>OBJETIVOS</w:t>
      </w:r>
    </w:p>
    <w:p w14:paraId="3357C209" w14:textId="77777777" w:rsidR="00D43587" w:rsidRDefault="00D43587" w:rsidP="00D35C02">
      <w:pPr>
        <w:pStyle w:val="TF-TEXTO"/>
      </w:pPr>
      <w:r>
        <w:t>O objetivo deste trabalho é disponibilizar uma ferramenta web que permita a manipulação de tabelas de um banco de dados sem a necessidade da compreensão de sua estrutura e de conhecimento em código SQL.</w:t>
      </w:r>
    </w:p>
    <w:p w14:paraId="48BBB487" w14:textId="77777777" w:rsidR="00D43587" w:rsidRDefault="00D43587" w:rsidP="00D35C02">
      <w:pPr>
        <w:pStyle w:val="TF-TEXTO"/>
      </w:pPr>
      <w:r>
        <w:t>Os objetivos específicos são:</w:t>
      </w:r>
    </w:p>
    <w:p w14:paraId="6409700A" w14:textId="77777777" w:rsidR="00D43587" w:rsidRDefault="00D43587" w:rsidP="00DB2EAA">
      <w:pPr>
        <w:pStyle w:val="TF-ALNEA"/>
      </w:pPr>
      <w:r>
        <w:t>fornecer uma Unit em Pascal conforme a estrutura configurada na interface gráfica;</w:t>
      </w:r>
    </w:p>
    <w:p w14:paraId="591C1708" w14:textId="77777777" w:rsidR="00D43587" w:rsidRDefault="00D43587" w:rsidP="00DB2EAA">
      <w:pPr>
        <w:pStyle w:val="TF-ALNEA"/>
      </w:pPr>
      <w:r>
        <w:t>disponibilizar a aplicação web com boa usabilidade seguindo os padrões de usabilidade para web.</w:t>
      </w:r>
    </w:p>
    <w:p w14:paraId="25AC8139" w14:textId="77777777" w:rsidR="00D43587" w:rsidRDefault="00D43587" w:rsidP="00D43587">
      <w:pPr>
        <w:pStyle w:val="Ttulo1"/>
      </w:pPr>
      <w:r>
        <w:t xml:space="preserve">trabalhos </w:t>
      </w:r>
      <w:r w:rsidRPr="00FC4A9F">
        <w:t>correlatos</w:t>
      </w:r>
    </w:p>
    <w:p w14:paraId="65E63016" w14:textId="77777777" w:rsidR="00D43587" w:rsidRPr="00AD5BA0" w:rsidRDefault="00D43587" w:rsidP="00AD5BA0">
      <w:pPr>
        <w:pStyle w:val="TF-TEXTO"/>
      </w:pPr>
      <w:r>
        <w:t>Nessa seção são apresentados três trabalhos correlatos que possuem características semelhantes a proposta desse trabalho. Os três trabalhos são ferramentas CASE para gerenciamento de banco de dados, afim de facilitar o cotidiano de programadores e analistas de sistema.</w:t>
      </w:r>
    </w:p>
    <w:p w14:paraId="4ACFA7AA" w14:textId="77777777" w:rsidR="00D43587" w:rsidRDefault="00D43587" w:rsidP="00D43587">
      <w:pPr>
        <w:pStyle w:val="Ttulo2"/>
        <w:ind w:left="567" w:hanging="567"/>
      </w:pPr>
      <w:r>
        <w:t xml:space="preserve">FERRAMENTA WEB PARA MODELAGEM LÓGICA EM PROJETOS DE BANCOS DE DADOS RELACIONAIS </w:t>
      </w:r>
    </w:p>
    <w:p w14:paraId="1B5FFF46" w14:textId="77777777" w:rsidR="00D43587" w:rsidRDefault="00D43587" w:rsidP="00E92B2C">
      <w:pPr>
        <w:pStyle w:val="TF-TEXTO"/>
        <w:keepNext/>
      </w:pPr>
      <w:r>
        <w:t>Bugmann (2012) apresenta uma ferramenta Web para modelagem lógica em projetos de banco de dados relacionais, de nome Web Modeler 2.0, com o objetivo de melhorar projetos de banco de dados de grandes sistemas e dar continuidade ao aplicativo web para definição do modelo lógico no projeto de banco de dados relacional, Web Modeler 1.0 (BUGMANN, 2012, p. 15). A</w:t>
      </w:r>
      <w:r w:rsidRPr="00671425">
        <w:t xml:space="preserve"> ferramenta </w:t>
      </w:r>
      <w:r>
        <w:t>foi melhorada para</w:t>
      </w:r>
      <w:r w:rsidRPr="00671425">
        <w:t xml:space="preserve"> permit</w:t>
      </w:r>
      <w:r>
        <w:t>ir</w:t>
      </w:r>
      <w:r w:rsidRPr="00671425">
        <w:t xml:space="preserve"> ao usuário criar, gerenciar um banco de dados</w:t>
      </w:r>
      <w:r>
        <w:t>, independente do SGBD utilizado,</w:t>
      </w:r>
      <w:r w:rsidRPr="00671425">
        <w:t xml:space="preserve"> e construir </w:t>
      </w:r>
      <w:r>
        <w:t xml:space="preserve">“[...] </w:t>
      </w:r>
      <w:r w:rsidRPr="00671425">
        <w:t xml:space="preserve">diagramas </w:t>
      </w:r>
      <w:r>
        <w:t>da UML, casos de uso, classes e atividades.”</w:t>
      </w:r>
      <w:r w:rsidRPr="00671425">
        <w:t xml:space="preserve"> (BUGMANN, 2012</w:t>
      </w:r>
      <w:r>
        <w:t>, p. 28</w:t>
      </w:r>
      <w:r w:rsidRPr="00671425">
        <w:t>)</w:t>
      </w:r>
      <w:r>
        <w:t xml:space="preserve">, controlar projetos de banco de dados e suas versões, com restrição de acesso a usuários em determinados projetos e criar digramas para modelar tabelas, colunas e relacionamentos de forma gráfica. O Web Modeler 2.0 foi desenvolvido em linguagem de programação Java, com arquitetura </w:t>
      </w:r>
      <w:r w:rsidRPr="00CC272A">
        <w:rPr>
          <w:iCs/>
        </w:rPr>
        <w:t>Model View Controller</w:t>
      </w:r>
      <w:r>
        <w:t xml:space="preserve"> (MVC) e alguns padrões de projeto, como </w:t>
      </w:r>
      <w:r w:rsidRPr="00F52BA0">
        <w:rPr>
          <w:i/>
        </w:rPr>
        <w:t>Data Access Object</w:t>
      </w:r>
      <w:r>
        <w:t xml:space="preserve"> (DAO) e </w:t>
      </w:r>
      <w:r w:rsidRPr="00F52BA0">
        <w:rPr>
          <w:i/>
        </w:rPr>
        <w:t>Command</w:t>
      </w:r>
      <w:r>
        <w:t>. De alguns aspectos que foram melhorados no Web Modeler 2.0, pode-se citar a funcionalidade de aproximar, distanciar, imprimir diagramas com geração de scripts para criação/atualização de bancos de dados e adicionar uma rotina que permita realizar engenharia reversa de um banco de dados, capaz de varrer a estrutura do banco de dados e descobrir as tabelas existente (já criadas) no banco de dados em que o usuário está conectado (BUGMANN, 2012).</w:t>
      </w:r>
    </w:p>
    <w:p w14:paraId="4CD0E417" w14:textId="77777777" w:rsidR="00D43587" w:rsidRPr="00FA2183" w:rsidRDefault="00D43587" w:rsidP="00637036">
      <w:pPr>
        <w:pStyle w:val="TF-TEXTO"/>
        <w:rPr>
          <w:rStyle w:val="Refdecomentrio"/>
          <w:sz w:val="20"/>
          <w:szCs w:val="20"/>
        </w:rPr>
      </w:pPr>
      <w:r>
        <w:rPr>
          <w:rStyle w:val="Refdecomentrio"/>
          <w:sz w:val="20"/>
          <w:szCs w:val="20"/>
        </w:rPr>
        <w:t xml:space="preserve">Na </w:t>
      </w:r>
      <w:r>
        <w:rPr>
          <w:rStyle w:val="Refdecomentrio"/>
          <w:sz w:val="20"/>
          <w:szCs w:val="20"/>
        </w:rPr>
        <w:fldChar w:fldCharType="begin"/>
      </w:r>
      <w:r>
        <w:rPr>
          <w:rStyle w:val="Refdecomentrio"/>
          <w:sz w:val="20"/>
          <w:szCs w:val="20"/>
        </w:rPr>
        <w:instrText xml:space="preserve"> REF _Ref81811812 \h </w:instrText>
      </w:r>
      <w:r>
        <w:rPr>
          <w:rStyle w:val="Refdecomentrio"/>
          <w:sz w:val="20"/>
          <w:szCs w:val="20"/>
        </w:rPr>
      </w:r>
      <w:r>
        <w:rPr>
          <w:rStyle w:val="Refdecomentrio"/>
          <w:sz w:val="20"/>
          <w:szCs w:val="20"/>
        </w:rPr>
        <w:fldChar w:fldCharType="separate"/>
      </w:r>
      <w:r>
        <w:t xml:space="preserve">Figura </w:t>
      </w:r>
      <w:r>
        <w:rPr>
          <w:noProof/>
        </w:rPr>
        <w:t>1</w:t>
      </w:r>
      <w:r>
        <w:rPr>
          <w:rStyle w:val="Refdecomentrio"/>
          <w:sz w:val="20"/>
          <w:szCs w:val="20"/>
        </w:rPr>
        <w:fldChar w:fldCharType="end"/>
      </w:r>
      <w:r>
        <w:rPr>
          <w:rStyle w:val="Refdecomentrio"/>
          <w:sz w:val="20"/>
          <w:szCs w:val="20"/>
        </w:rPr>
        <w:t xml:space="preserve"> tem-se o diagrama de classes carregado na ferramenta Web Modeler 2.0. Nessa ferramenta há disponível as opções de gerenciar tabelas, diagramas, scripts, importar e editor de diagramas. No menu de tabelas, é possível manter as tabelas do SGBD. Na opção de diagramas, é possível consultar as tabelas por meio de diagramas da </w:t>
      </w:r>
      <w:r w:rsidRPr="00980BC9">
        <w:rPr>
          <w:rStyle w:val="Refdecomentrio"/>
          <w:iCs/>
          <w:sz w:val="20"/>
          <w:szCs w:val="20"/>
        </w:rPr>
        <w:t>Unified Modeling Language</w:t>
      </w:r>
      <w:r>
        <w:rPr>
          <w:rStyle w:val="Refdecomentrio"/>
          <w:sz w:val="20"/>
          <w:szCs w:val="20"/>
        </w:rPr>
        <w:t xml:space="preserve"> (UML). Na opção de scripts, é possível gerar os scripts para converter a base de dados. Na opção importar, é possível importar diagramas criados na ferramenta. Por último, o editor de diagramas, que há as ações necessárias para a construção de diagramas de classes, atividades e de casos de uso, como por exemplo, inserir associações, composições, atores, casos de uso, fluxo, atividade final, entre outros.</w:t>
      </w:r>
      <w:r w:rsidDel="00754DEF">
        <w:rPr>
          <w:rStyle w:val="Refdecomentrio"/>
          <w:sz w:val="20"/>
          <w:szCs w:val="20"/>
        </w:rPr>
        <w:t xml:space="preserve"> </w:t>
      </w:r>
    </w:p>
    <w:p w14:paraId="04CB2106" w14:textId="77777777" w:rsidR="00D43587" w:rsidRDefault="00D43587" w:rsidP="00E92B2C">
      <w:pPr>
        <w:pStyle w:val="TF-LEGENDA"/>
      </w:pPr>
      <w:r>
        <w:lastRenderedPageBreak/>
        <w:t xml:space="preserve">Figura </w:t>
      </w:r>
      <w:fldSimple w:instr=" SEQ Figura \* ARABIC ">
        <w:r>
          <w:rPr>
            <w:noProof/>
          </w:rPr>
          <w:t>1</w:t>
        </w:r>
      </w:fldSimple>
      <w:r>
        <w:t>- Modelagem de diagramas de classes da UML no Web Modeler 2.0</w:t>
      </w:r>
    </w:p>
    <w:p w14:paraId="7FBE8E69" w14:textId="77777777" w:rsidR="00D43587" w:rsidRDefault="00D43587" w:rsidP="00980BC9">
      <w:pPr>
        <w:pStyle w:val="TF-FIGURA"/>
        <w:rPr>
          <w:noProof/>
        </w:rPr>
      </w:pPr>
      <w:r>
        <w:rPr>
          <w:noProof/>
        </w:rPr>
      </w:r>
      <w:r w:rsidR="00D43587">
        <w:rPr>
          <w:noProof/>
        </w:rPr>
        <w:pict w14:anchorId="7FB185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55.4pt;height:196.1pt;visibility:visible;mso-wrap-style:square;mso-width-percent:0;mso-height-percent:0;mso-width-percent:0;mso-height-percent:0" o:bordertopcolor="this" o:borderleftcolor="this" o:borderbottomcolor="this" o:borderrightcolor="this">
            <v:imagedata r:id="rId6" o:title=""/>
            <w10:bordertop type="single" width="12"/>
            <w10:borderleft type="single" width="12"/>
            <w10:borderbottom type="single" width="12"/>
            <w10:borderright type="single" width="12"/>
          </v:shape>
        </w:pict>
      </w:r>
    </w:p>
    <w:p w14:paraId="4C6A4AEE" w14:textId="77777777" w:rsidR="00D43587" w:rsidRDefault="00D43587" w:rsidP="00980BC9">
      <w:pPr>
        <w:pStyle w:val="TF-FONTE"/>
        <w:rPr>
          <w:noProof/>
        </w:rPr>
      </w:pPr>
      <w:r>
        <w:rPr>
          <w:noProof/>
        </w:rPr>
        <w:t>Fonte: Bugmann (2012, p. 26).</w:t>
      </w:r>
    </w:p>
    <w:p w14:paraId="24C95ECF" w14:textId="77777777" w:rsidR="00D43587" w:rsidRDefault="00D43587" w:rsidP="009D5AE5">
      <w:pPr>
        <w:pStyle w:val="TF-TEXTO"/>
      </w:pPr>
      <w:r>
        <w:t xml:space="preserve">Ao final do trabalho, Bugmann (2012) conclui que os objetivos iniciais foram alcançados e que o aplicativo Web Modeler 2.0 desenvolvido permite que um banco de dados relacional seja modelado, por meio de diagramas, independente do SGBD utilizado. Na </w:t>
      </w:r>
      <w:r>
        <w:fldChar w:fldCharType="begin"/>
      </w:r>
      <w:r>
        <w:instrText xml:space="preserve"> REF _Ref81811841 \h </w:instrText>
      </w:r>
      <w:r>
        <w:fldChar w:fldCharType="separate"/>
      </w:r>
      <w:r>
        <w:t xml:space="preserve">Figura </w:t>
      </w:r>
      <w:r>
        <w:rPr>
          <w:noProof/>
        </w:rPr>
        <w:t>2</w:t>
      </w:r>
      <w:r>
        <w:fldChar w:fldCharType="end"/>
      </w:r>
      <w:r>
        <w:t xml:space="preserve"> pode-se ver o resultado da importação de tabelas por meio da técnica de engenharia reversa do banco de dados utilizado por Bugmann (2012). Ou seja, o Web Modeler 2.0 identificou as tabelas </w:t>
      </w:r>
      <w:r w:rsidRPr="00D367A3">
        <w:rPr>
          <w:rStyle w:val="TF-COURIER10"/>
        </w:rPr>
        <w:t>tb_compra</w:t>
      </w:r>
      <w:r w:rsidRPr="0041129C">
        <w:rPr>
          <w:rFonts w:ascii="Courier New" w:hAnsi="Courier New" w:cs="Courier New"/>
        </w:rPr>
        <w:t>,</w:t>
      </w:r>
      <w:r>
        <w:t xml:space="preserve"> </w:t>
      </w:r>
      <w:r w:rsidRPr="0041129C">
        <w:rPr>
          <w:rFonts w:ascii="Courier New" w:hAnsi="Courier New" w:cs="Courier New"/>
        </w:rPr>
        <w:t xml:space="preserve">tb_material </w:t>
      </w:r>
      <w:r>
        <w:t xml:space="preserve">e </w:t>
      </w:r>
      <w:r w:rsidRPr="0041129C">
        <w:rPr>
          <w:rFonts w:ascii="Courier New" w:hAnsi="Courier New" w:cs="Courier New"/>
        </w:rPr>
        <w:t>tb_tipo_material</w:t>
      </w:r>
      <w:r>
        <w:t xml:space="preserve"> no SGBD, importou elas para o Web Modeler 2.0 (por meio da engenharia reversa) e gerou uma representação gráfica na ferramenta para visualizar o resultado e permitir alterá-las (BUGMANN, 2012).</w:t>
      </w:r>
    </w:p>
    <w:p w14:paraId="5C46F693" w14:textId="77777777" w:rsidR="00D43587" w:rsidRDefault="00D43587" w:rsidP="009D5AE5">
      <w:pPr>
        <w:pStyle w:val="TF-LEGENDA"/>
      </w:pPr>
      <w:r>
        <w:t xml:space="preserve">Figura </w:t>
      </w:r>
      <w:fldSimple w:instr=" SEQ Figura \* ARABIC ">
        <w:r>
          <w:rPr>
            <w:noProof/>
          </w:rPr>
          <w:t>2</w:t>
        </w:r>
      </w:fldSimple>
      <w:r>
        <w:t>- Resultado da importação de tabelas por engenharia reversa no Web Modeler 2.0</w:t>
      </w:r>
    </w:p>
    <w:p w14:paraId="296E5B44" w14:textId="77777777" w:rsidR="00D43587" w:rsidRDefault="00D43587" w:rsidP="009F4A71">
      <w:pPr>
        <w:pStyle w:val="TF-FIGURA"/>
        <w:rPr>
          <w:noProof/>
        </w:rPr>
      </w:pPr>
      <w:r>
        <w:rPr>
          <w:noProof/>
        </w:rPr>
      </w:r>
      <w:r w:rsidR="00D43587">
        <w:rPr>
          <w:noProof/>
        </w:rPr>
        <w:pict w14:anchorId="6F46739C">
          <v:shape id="_x0000_i1026" type="#_x0000_t75" alt="" style="width:396pt;height:242.05pt;visibility:visible;mso-wrap-style:square;mso-width-percent:0;mso-height-percent:0;mso-width-percent:0;mso-height-percent:0" o:bordertopcolor="this" o:borderleftcolor="this" o:borderbottomcolor="this" o:borderrightcolor="this">
            <v:imagedata r:id="rId7" o:title=""/>
            <w10:bordertop type="single" width="12"/>
            <w10:borderleft type="single" width="12"/>
            <w10:borderbottom type="single" width="12"/>
            <w10:borderright type="single" width="12"/>
          </v:shape>
        </w:pict>
      </w:r>
    </w:p>
    <w:p w14:paraId="09B00ED5" w14:textId="77777777" w:rsidR="00D43587" w:rsidRDefault="00D43587" w:rsidP="00BA2491">
      <w:pPr>
        <w:pStyle w:val="TF-FONTE"/>
      </w:pPr>
      <w:r>
        <w:t>Fonte: Bugmann (2012, p. 62).</w:t>
      </w:r>
    </w:p>
    <w:p w14:paraId="4235ADA9" w14:textId="77777777" w:rsidR="00D43587" w:rsidRDefault="00D43587" w:rsidP="00D43587">
      <w:pPr>
        <w:pStyle w:val="Ttulo2"/>
        <w:ind w:left="567" w:hanging="567"/>
      </w:pPr>
      <w:r>
        <w:t>Uma ferramenta de software para gerar uma arquitetura Model-View-Controller baseada no Modelo Entidade-Relacionamento</w:t>
      </w:r>
    </w:p>
    <w:p w14:paraId="205413A6" w14:textId="77777777" w:rsidR="00D43587" w:rsidRDefault="00D43587" w:rsidP="00A44581">
      <w:pPr>
        <w:pStyle w:val="TF-TEXTO"/>
      </w:pPr>
      <w:r>
        <w:t xml:space="preserve">Soto </w:t>
      </w:r>
      <w:r w:rsidRPr="00B344F3">
        <w:rPr>
          <w:i/>
          <w:iCs/>
        </w:rPr>
        <w:t>et al.</w:t>
      </w:r>
      <w:r>
        <w:t xml:space="preserve"> (2020) apresentam uma ferramenta CASE capaz de gerar código </w:t>
      </w:r>
      <w:r w:rsidRPr="00B344F3">
        <w:rPr>
          <w:iCs/>
        </w:rPr>
        <w:t>Model-View-Controller</w:t>
      </w:r>
      <w:r>
        <w:t xml:space="preserve"> (MVC) com base em um diagrama de Entidade-Relacionamento (ER) e um </w:t>
      </w:r>
      <w:r w:rsidRPr="00B9063C">
        <w:rPr>
          <w:i/>
        </w:rPr>
        <w:t>script</w:t>
      </w:r>
      <w:r>
        <w:t xml:space="preserve"> de banco de dados correspondente ao diagrama traduzido. A ferramenta é desenvolvida na linguagem de programação Angular e tem por objetivo aprimorar o aprendizado do padrão de projeto MVC, promovendo boas práticas de programação e a reutilização de código (SOTO </w:t>
      </w:r>
      <w:r w:rsidRPr="00B344F3">
        <w:rPr>
          <w:i/>
        </w:rPr>
        <w:t>et al.</w:t>
      </w:r>
      <w:r>
        <w:t>, 2020).</w:t>
      </w:r>
    </w:p>
    <w:p w14:paraId="54828652" w14:textId="77777777" w:rsidR="00D43587" w:rsidRDefault="00D43587" w:rsidP="00A44581">
      <w:pPr>
        <w:pStyle w:val="TF-TEXTO"/>
      </w:pPr>
      <w:r>
        <w:t xml:space="preserve">Na </w:t>
      </w:r>
      <w:r>
        <w:fldChar w:fldCharType="begin"/>
      </w:r>
      <w:r>
        <w:instrText xml:space="preserve"> REF _Ref81815126 \h </w:instrText>
      </w:r>
      <w:r>
        <w:fldChar w:fldCharType="separate"/>
      </w:r>
      <w:r>
        <w:t xml:space="preserve">Figura </w:t>
      </w:r>
      <w:r>
        <w:rPr>
          <w:noProof/>
        </w:rPr>
        <w:t>3</w:t>
      </w:r>
      <w:r>
        <w:fldChar w:fldCharType="end"/>
      </w:r>
      <w:r>
        <w:t xml:space="preserve">, </w:t>
      </w:r>
      <w:proofErr w:type="spellStart"/>
      <w:r>
        <w:t>Krasner</w:t>
      </w:r>
      <w:proofErr w:type="spellEnd"/>
      <w:r>
        <w:t xml:space="preserve"> e Pope (1988) explicam como funciona o padrão de projeto MVC e suas camadas, sendo: o modelo (</w:t>
      </w:r>
      <w:r w:rsidRPr="00A24FA8">
        <w:rPr>
          <w:i/>
        </w:rPr>
        <w:t>Model</w:t>
      </w:r>
      <w:r>
        <w:t>) tem a função de assumir a parte do sistema que gerencia todas as tarefas relacionadas aos dados, como por exemplo, validação e persistência de dados ligadas ao banco de dados; a visão (</w:t>
      </w:r>
      <w:r w:rsidRPr="00A24FA8">
        <w:rPr>
          <w:i/>
        </w:rPr>
        <w:t>View</w:t>
      </w:r>
      <w:r>
        <w:t xml:space="preserve">) possui a função de interagir com o usuário por meio de interfaces gráficas gerenciáveis, ou seja, formulários, botões e </w:t>
      </w:r>
      <w:r>
        <w:lastRenderedPageBreak/>
        <w:t>todos os outros elementos gráficos da aplicação (parte visual); e controlador (</w:t>
      </w:r>
      <w:r w:rsidRPr="00E718EF">
        <w:rPr>
          <w:i/>
        </w:rPr>
        <w:t>Controller</w:t>
      </w:r>
      <w:r>
        <w:t>), tem a responsabilidade de cuidar dos eventos disparados pela camada de visão ou acionados por um processo do sistema, ou seja, gerencia os eventos entre a camada de visão e a camada de modelo (KRASNER; POPE, 1988).</w:t>
      </w:r>
    </w:p>
    <w:p w14:paraId="2E67C86A" w14:textId="77777777" w:rsidR="00D43587" w:rsidRDefault="00D43587" w:rsidP="00F81A80">
      <w:pPr>
        <w:pStyle w:val="TF-LEGENDA"/>
      </w:pPr>
      <w:r>
        <w:t xml:space="preserve">Figura </w:t>
      </w:r>
      <w:fldSimple w:instr=" SEQ Figura \* ARABIC ">
        <w:r>
          <w:rPr>
            <w:noProof/>
          </w:rPr>
          <w:t>3</w:t>
        </w:r>
      </w:fldSimple>
      <w:r>
        <w:t>- Conceito gráfico do padrão de projeto MVC</w:t>
      </w:r>
    </w:p>
    <w:p w14:paraId="5E804F11" w14:textId="77777777" w:rsidR="00D43587" w:rsidRDefault="00D43587" w:rsidP="00F81A80">
      <w:pPr>
        <w:pStyle w:val="TF-FIGURA"/>
        <w:rPr>
          <w:noProof/>
        </w:rPr>
      </w:pPr>
      <w:r>
        <w:rPr>
          <w:noProof/>
        </w:rPr>
      </w:r>
      <w:r w:rsidR="00D43587">
        <w:rPr>
          <w:noProof/>
        </w:rPr>
        <w:pict w14:anchorId="0761A1A7">
          <v:shape id="_x0000_i1027" type="#_x0000_t75" alt="" style="width:454.2pt;height:226.7pt;mso-width-percent:0;mso-height-percent:0;mso-width-percent:0;mso-height-percent:0" o:bordertopcolor="this" o:borderleftcolor="this" o:borderbottomcolor="this" o:borderrightcolor="this">
            <v:imagedata r:id="rId8" o:title=""/>
            <w10:bordertop type="single" width="12"/>
            <w10:borderleft type="single" width="12"/>
            <w10:borderbottom type="single" width="12"/>
            <w10:borderright type="single" width="12"/>
          </v:shape>
        </w:pict>
      </w:r>
    </w:p>
    <w:p w14:paraId="7B6620BB" w14:textId="77777777" w:rsidR="00D43587" w:rsidRDefault="00D43587" w:rsidP="00F81A80">
      <w:pPr>
        <w:pStyle w:val="TF-FONTE"/>
      </w:pPr>
      <w:r>
        <w:t>Fonte: Adaptado Krasner e Pope (1988, p. 5).</w:t>
      </w:r>
    </w:p>
    <w:p w14:paraId="180292CF" w14:textId="77777777" w:rsidR="00D43587" w:rsidRDefault="00D43587" w:rsidP="00A44581">
      <w:pPr>
        <w:pStyle w:val="TF-TEXTO"/>
      </w:pPr>
      <w:r>
        <w:t xml:space="preserve">Na </w:t>
      </w:r>
      <w:r>
        <w:fldChar w:fldCharType="begin"/>
      </w:r>
      <w:r>
        <w:instrText xml:space="preserve"> REF _Ref81817261 \h </w:instrText>
      </w:r>
      <w:r>
        <w:fldChar w:fldCharType="separate"/>
      </w:r>
      <w:r>
        <w:t xml:space="preserve">Figura </w:t>
      </w:r>
      <w:r>
        <w:rPr>
          <w:noProof/>
        </w:rPr>
        <w:t>4</w:t>
      </w:r>
      <w:r>
        <w:fldChar w:fldCharType="end"/>
      </w:r>
      <w:r>
        <w:t xml:space="preserve"> é possível visualizar as funcionalidades principais. A primeira é a criação de diagrama ER pelo usuário com apoio do editor do sistema no centro da tela acessada pela opção </w:t>
      </w:r>
      <w:r w:rsidRPr="00C22B33">
        <w:rPr>
          <w:rFonts w:ascii="Courier New" w:hAnsi="Courier New" w:cs="Courier New"/>
        </w:rPr>
        <w:t>Producción</w:t>
      </w:r>
      <w:r>
        <w:rPr>
          <w:rFonts w:ascii="Courier New" w:hAnsi="Courier New" w:cs="Courier New"/>
        </w:rPr>
        <w:t>.</w:t>
      </w:r>
      <w:r>
        <w:t xml:space="preserve"> A segunda é a geração do projeto base em Angular com as camadas de visões, modelos, controladores e </w:t>
      </w:r>
      <w:r w:rsidRPr="00081308">
        <w:rPr>
          <w:i/>
        </w:rPr>
        <w:t>script</w:t>
      </w:r>
      <w:r>
        <w:t xml:space="preserve"> do banco de dados compactada para </w:t>
      </w:r>
      <w:r w:rsidRPr="00C22B33">
        <w:t>download l</w:t>
      </w:r>
      <w:r>
        <w:t xml:space="preserve">ocalizada a esquerda na opção </w:t>
      </w:r>
      <w:r w:rsidRPr="00C22B33">
        <w:rPr>
          <w:rFonts w:ascii="Courier New" w:hAnsi="Courier New" w:cs="Courier New"/>
        </w:rPr>
        <w:t>Guardar Diagrama</w:t>
      </w:r>
      <w:r>
        <w:rPr>
          <w:rFonts w:ascii="Courier New" w:hAnsi="Courier New" w:cs="Courier New"/>
        </w:rPr>
        <w:t>.</w:t>
      </w:r>
      <w:r>
        <w:t xml:space="preserve"> Por último o aprendizado, permitindo o usuário gerar o código fonte, modifica-lo e estudar o funcionamento do padrão MVC a esquerda na opção </w:t>
      </w:r>
      <w:r w:rsidRPr="00C22B33">
        <w:rPr>
          <w:rFonts w:ascii="Courier New" w:hAnsi="Courier New" w:cs="Courier New"/>
        </w:rPr>
        <w:t>Aprender MVC</w:t>
      </w:r>
      <w:r>
        <w:t xml:space="preserve"> (SOTO </w:t>
      </w:r>
      <w:r w:rsidRPr="00A00680">
        <w:rPr>
          <w:i/>
        </w:rPr>
        <w:t>et al.</w:t>
      </w:r>
      <w:r>
        <w:t>, 2020).</w:t>
      </w:r>
    </w:p>
    <w:p w14:paraId="35C6BFD4" w14:textId="77777777" w:rsidR="00D43587" w:rsidRDefault="00D43587" w:rsidP="009E4A55">
      <w:pPr>
        <w:pStyle w:val="TF-LEGENDA"/>
      </w:pPr>
      <w:r>
        <w:t xml:space="preserve">Figura </w:t>
      </w:r>
      <w:fldSimple w:instr=" SEQ Figura \* ARABIC ">
        <w:r>
          <w:rPr>
            <w:noProof/>
          </w:rPr>
          <w:t>4</w:t>
        </w:r>
      </w:fldSimple>
      <w:r>
        <w:t>- Interface principal do sistema (editor de diagramas ER)</w:t>
      </w:r>
    </w:p>
    <w:p w14:paraId="24B9FD70" w14:textId="77777777" w:rsidR="00D43587" w:rsidRDefault="00D43587" w:rsidP="004741E8">
      <w:pPr>
        <w:pStyle w:val="TF-FIGURA"/>
        <w:rPr>
          <w:noProof/>
        </w:rPr>
      </w:pPr>
      <w:r>
        <w:rPr>
          <w:noProof/>
        </w:rPr>
      </w:r>
      <w:r w:rsidR="00D43587">
        <w:rPr>
          <w:noProof/>
        </w:rPr>
        <w:pict w14:anchorId="0F0CE1F2">
          <v:shape id="_x0000_i1028" type="#_x0000_t75" alt="" style="width:454.2pt;height:208.35pt;visibility:visible;mso-wrap-style:square;mso-width-percent:0;mso-height-percent:0;mso-width-percent:0;mso-height-percent:0" o:bordertopcolor="this" o:borderleftcolor="this" o:borderbottomcolor="this" o:borderrightcolor="this">
            <v:imagedata r:id="rId9" o:title=""/>
            <w10:bordertop type="single" width="12"/>
            <w10:borderleft type="single" width="12"/>
            <w10:borderbottom type="single" width="12"/>
            <w10:borderright type="single" width="12"/>
          </v:shape>
        </w:pict>
      </w:r>
    </w:p>
    <w:p w14:paraId="0E3C67DD" w14:textId="77777777" w:rsidR="00D43587" w:rsidRDefault="00D43587" w:rsidP="004741E8">
      <w:pPr>
        <w:pStyle w:val="TF-FONTE"/>
      </w:pPr>
      <w:r>
        <w:t xml:space="preserve">Fonte: Soto </w:t>
      </w:r>
      <w:r w:rsidRPr="00A00680">
        <w:rPr>
          <w:i/>
        </w:rPr>
        <w:t>et al.</w:t>
      </w:r>
      <w:r>
        <w:t xml:space="preserve"> (2020, p. 61).</w:t>
      </w:r>
    </w:p>
    <w:p w14:paraId="3E694946" w14:textId="77777777" w:rsidR="00D43587" w:rsidRDefault="00D43587" w:rsidP="00421187">
      <w:pPr>
        <w:pStyle w:val="TF-TEXTO"/>
      </w:pPr>
      <w:r>
        <w:t xml:space="preserve">Na </w:t>
      </w:r>
      <w:r>
        <w:fldChar w:fldCharType="begin"/>
      </w:r>
      <w:r>
        <w:instrText xml:space="preserve"> REF _Ref81818004 \h </w:instrText>
      </w:r>
      <w:r>
        <w:fldChar w:fldCharType="separate"/>
      </w:r>
      <w:r>
        <w:t xml:space="preserve">Figura </w:t>
      </w:r>
      <w:r>
        <w:rPr>
          <w:noProof/>
        </w:rPr>
        <w:t>5</w:t>
      </w:r>
      <w:r>
        <w:fldChar w:fldCharType="end"/>
      </w:r>
      <w:r>
        <w:t xml:space="preserve"> é ilustrada a arquitetura de implementação do trabalho dividida em duas camadas, sendo elas: camada lógica de dados e camada de apresentação. A camada lógica de dados (na esquerda) possui: o servidor NodeJS2, representando o serviço para criação do projeto base em Angular; biblioteca GoJS3 para JavaScript e TypeScript permitindo modelar e projetar os diagramas ER na camada de apresentação do sistema; e JSON4, utilizado para transformar o diagrama ER em um objeto com formato </w:t>
      </w:r>
      <w:r w:rsidRPr="00765C12">
        <w:t>JavaScript Object Notation</w:t>
      </w:r>
      <w:r>
        <w:t xml:space="preserve"> (JSON) para ser enviado e processado pelo servidor. Na camada de apresentação foram utilizados os componentes Angular 7, TypeScript, </w:t>
      </w:r>
      <w:r w:rsidRPr="00A84397">
        <w:t>HyperText Markup Language</w:t>
      </w:r>
      <w:r>
        <w:t xml:space="preserve"> (HTML), </w:t>
      </w:r>
      <w:r w:rsidRPr="00A84397">
        <w:t>Cascading Style Sheets</w:t>
      </w:r>
      <w:r>
        <w:t xml:space="preserve"> (CSS), JavaScript e Bootstrap com intuito de tornar a aplicação visualmente amigável (SOTO </w:t>
      </w:r>
      <w:r w:rsidRPr="00A00680">
        <w:rPr>
          <w:i/>
        </w:rPr>
        <w:t>et al.</w:t>
      </w:r>
      <w:r>
        <w:t>, 2020).</w:t>
      </w:r>
    </w:p>
    <w:p w14:paraId="682CE0EA" w14:textId="77777777" w:rsidR="00D43587" w:rsidRDefault="00D43587" w:rsidP="00A34C67">
      <w:pPr>
        <w:pStyle w:val="TF-LEGENDA"/>
      </w:pPr>
      <w:r>
        <w:lastRenderedPageBreak/>
        <w:t xml:space="preserve">Figura </w:t>
      </w:r>
      <w:fldSimple w:instr=" SEQ Figura \* ARABIC ">
        <w:r>
          <w:rPr>
            <w:noProof/>
          </w:rPr>
          <w:t>5</w:t>
        </w:r>
      </w:fldSimple>
      <w:r>
        <w:t>- Arquitetura da implementação do sistema</w:t>
      </w:r>
    </w:p>
    <w:p w14:paraId="1CBD4CB9" w14:textId="77777777" w:rsidR="00D43587" w:rsidRDefault="00D43587" w:rsidP="00917108">
      <w:pPr>
        <w:pStyle w:val="TF-FIGURA"/>
        <w:rPr>
          <w:noProof/>
        </w:rPr>
      </w:pPr>
      <w:r>
        <w:rPr>
          <w:noProof/>
        </w:rPr>
      </w:r>
      <w:r w:rsidR="00D43587">
        <w:rPr>
          <w:noProof/>
        </w:rPr>
        <w:pict w14:anchorId="73A967E9">
          <v:shape id="_x0000_i1029" type="#_x0000_t75" alt="" style="width:294.15pt;height:206.8pt;mso-width-percent:0;mso-height-percent:0;mso-width-percent:0;mso-height-percent:0" o:bordertopcolor="this" o:borderleftcolor="this" o:borderbottomcolor="this" o:borderrightcolor="this">
            <v:imagedata r:id="rId10" o:title=""/>
            <w10:bordertop type="single" width="12"/>
            <w10:borderleft type="single" width="12"/>
            <w10:borderbottom type="single" width="12"/>
            <w10:borderright type="single" width="12"/>
          </v:shape>
        </w:pict>
      </w:r>
    </w:p>
    <w:p w14:paraId="25351546" w14:textId="77777777" w:rsidR="00D43587" w:rsidRDefault="00D43587" w:rsidP="004F6C32">
      <w:pPr>
        <w:pStyle w:val="TF-FONTE"/>
      </w:pPr>
      <w:r>
        <w:t xml:space="preserve">Fonte: adaptado de Soto </w:t>
      </w:r>
      <w:r w:rsidRPr="00A00680">
        <w:rPr>
          <w:i/>
        </w:rPr>
        <w:t>et al.</w:t>
      </w:r>
      <w:r>
        <w:t xml:space="preserve"> (2020, p. 61).</w:t>
      </w:r>
    </w:p>
    <w:p w14:paraId="007DDD86" w14:textId="77777777" w:rsidR="00D43587" w:rsidRPr="00917108" w:rsidRDefault="00D43587" w:rsidP="00917108"/>
    <w:p w14:paraId="77A80EE8" w14:textId="77777777" w:rsidR="00D43587" w:rsidRDefault="00D43587" w:rsidP="00784516">
      <w:pPr>
        <w:pStyle w:val="TF-TEXTO"/>
      </w:pPr>
      <w:r>
        <w:t xml:space="preserve">Como método de validação, Soto </w:t>
      </w:r>
      <w:r w:rsidRPr="00A00680">
        <w:rPr>
          <w:i/>
        </w:rPr>
        <w:t>et al.</w:t>
      </w:r>
      <w:r>
        <w:t xml:space="preserve"> (2020) utilizaram a escala de usabilidade do sistema (System Usability Scale - SUS) para quantificar o grau da usabilidade da ferramenta. Essa escala engloba 10 itens em sua avaliação, cujo os valores de cada item podem variar de 0 a 100 (SOTO </w:t>
      </w:r>
      <w:r w:rsidRPr="00784516">
        <w:rPr>
          <w:i/>
        </w:rPr>
        <w:t>et al.</w:t>
      </w:r>
      <w:r>
        <w:t xml:space="preserve">, 2020). Os itens são: acho que gostaria de usar este sistema com frequência; achei o sistema desnecessariamente complexo; achei o sistema fácil de usar; acho que precisaria de apoio de um técnico para usar este sistema; achei que as várias funções deste sistema funcionavam bem integradas; eu pensei que havia muita inconsistência neste sistema; eu imagino que a maioria das pessoas aprenderiam a usar este sistema muito rapidamente; achei o sistema muito complicado de usar; me senti muito confiante ao usar o sistema e eu precisava aprender muitas coisas antes de conseguir usar este sistema (SOTO </w:t>
      </w:r>
      <w:r w:rsidRPr="00784516">
        <w:rPr>
          <w:i/>
        </w:rPr>
        <w:t>et al.</w:t>
      </w:r>
      <w:r>
        <w:t xml:space="preserve">, 2020). Ao final do trabalho Soto </w:t>
      </w:r>
      <w:r w:rsidRPr="00784516">
        <w:rPr>
          <w:i/>
        </w:rPr>
        <w:t>et al.</w:t>
      </w:r>
      <w:r>
        <w:t xml:space="preserve"> (2020) concluem que a ferramenta desenvolvida obteve ótimos resultados, pois após ter sido testada e qualificada por 18 usuários aleatórios, a média de pontos entre os 10 itens da escala de usabilidade do sistema (SUS) foi superior a 70 pontos.</w:t>
      </w:r>
    </w:p>
    <w:p w14:paraId="0550C117" w14:textId="77777777" w:rsidR="00D43587" w:rsidRDefault="00D43587" w:rsidP="00CD456D">
      <w:pPr>
        <w:pStyle w:val="TF-TEXTO"/>
      </w:pPr>
      <w:r>
        <w:t xml:space="preserve">Soto </w:t>
      </w:r>
      <w:r w:rsidRPr="00784516">
        <w:rPr>
          <w:i/>
        </w:rPr>
        <w:t>et al.</w:t>
      </w:r>
      <w:r>
        <w:t xml:space="preserve"> (2020) também concluem que a adoção do padrão de projeto MVC em desenvolvimento de sistemas aumenta a produtividade, evita tarefas monótonas e reduz significativamente os tempos de desenvolvimento, mesmo que eles não tenham testado diretamente isso. Nesse primeiro trabalho eles focaram a avaliação na usabilidade e pretendem posteriormente avaliarem aspectos de linhas de código economizadas e também o quanto pode impactar no tempo de desenvolvimento de sistemas (SOTO </w:t>
      </w:r>
      <w:r w:rsidRPr="00784516">
        <w:rPr>
          <w:i/>
        </w:rPr>
        <w:t>et al.</w:t>
      </w:r>
      <w:r>
        <w:t>, 2020).</w:t>
      </w:r>
    </w:p>
    <w:p w14:paraId="060C301A" w14:textId="77777777" w:rsidR="00D43587" w:rsidRDefault="00D43587" w:rsidP="00D43587">
      <w:pPr>
        <w:pStyle w:val="Ttulo2"/>
        <w:ind w:left="567" w:hanging="567"/>
      </w:pPr>
      <w:r>
        <w:t xml:space="preserve">Engenharia reversa de banco de dados relacional para modelo UML </w:t>
      </w:r>
    </w:p>
    <w:p w14:paraId="1C9E1762" w14:textId="77777777" w:rsidR="00D43587" w:rsidRDefault="00D43587" w:rsidP="00BF4C59">
      <w:pPr>
        <w:pStyle w:val="TF-TEXTO"/>
      </w:pPr>
      <w:r>
        <w:t xml:space="preserve">Zafar </w:t>
      </w:r>
      <w:r w:rsidRPr="00784516">
        <w:rPr>
          <w:i/>
        </w:rPr>
        <w:t>et al.</w:t>
      </w:r>
      <w:r>
        <w:t xml:space="preserve"> (2019) apresenta uma ferramenta de conversão de esquema de banco de dados SQL para arquivos eXtensible Markup Language </w:t>
      </w:r>
      <w:r w:rsidRPr="00784516">
        <w:rPr>
          <w:iCs/>
        </w:rPr>
        <w:t>Metadata Interchange</w:t>
      </w:r>
      <w:r>
        <w:t xml:space="preserve"> (XMI) 2.1, por meio da engenharia reversa de entidades relacionais existentes em bancos de dados. O arquivo resultante dessa técnica é utilizado como entrada de dados em sistemas gráficos de modelagem UML, como por exemplo, o MagicDraw.</w:t>
      </w:r>
    </w:p>
    <w:p w14:paraId="77F3DE71" w14:textId="77777777" w:rsidR="00D43587" w:rsidRDefault="00D43587" w:rsidP="00013E3F">
      <w:pPr>
        <w:pStyle w:val="TF-TEXTO"/>
      </w:pPr>
      <w:r w:rsidRPr="00CD3314">
        <w:t xml:space="preserve">A </w:t>
      </w:r>
      <w:r>
        <w:t xml:space="preserve">técnica de </w:t>
      </w:r>
      <w:r w:rsidRPr="00CD3314">
        <w:t xml:space="preserve">engenharia reversa </w:t>
      </w:r>
      <w:r>
        <w:t xml:space="preserve">é utilizada para extrair </w:t>
      </w:r>
      <w:r w:rsidRPr="00CD3314">
        <w:t>informações ocultas de</w:t>
      </w:r>
      <w:r>
        <w:t xml:space="preserve"> um</w:t>
      </w:r>
      <w:r w:rsidRPr="00CD3314">
        <w:t xml:space="preserve"> baixo nível </w:t>
      </w:r>
      <w:r>
        <w:t xml:space="preserve">de abstração do banco de dados (descobri-las) </w:t>
      </w:r>
      <w:r w:rsidRPr="00CD3314">
        <w:t xml:space="preserve">e </w:t>
      </w:r>
      <w:r>
        <w:t xml:space="preserve">transformá-las em </w:t>
      </w:r>
      <w:r w:rsidRPr="00CD3314">
        <w:t xml:space="preserve">informações de alto nível </w:t>
      </w:r>
      <w:r>
        <w:t xml:space="preserve">de abstração (desenhos, gráficos etc.), como por exemplo, </w:t>
      </w:r>
      <w:r w:rsidRPr="00CD3314">
        <w:t>modelos de diagramas da UML, aproximando as camadas de desenvolvimento</w:t>
      </w:r>
      <w:r>
        <w:t xml:space="preserve"> (desenvolvedores)</w:t>
      </w:r>
      <w:r w:rsidRPr="00CD3314">
        <w:t xml:space="preserve"> com as camadas de </w:t>
      </w:r>
      <w:r>
        <w:t>administradores de banco de dados (DBAs).</w:t>
      </w:r>
      <w:r w:rsidRPr="00CD3314">
        <w:t xml:space="preserve"> </w:t>
      </w:r>
      <w:r>
        <w:t>Essa representação gráfica pode auxiliar</w:t>
      </w:r>
      <w:r w:rsidRPr="00CD3314">
        <w:t xml:space="preserve"> a manutenção dos sistemas, pois </w:t>
      </w:r>
      <w:r>
        <w:t>as funcionalidades da aplicação e</w:t>
      </w:r>
      <w:r w:rsidRPr="00CD3314">
        <w:t xml:space="preserve"> banco de dados podem ser modeladas em uma única linguagem usando UML, permitindo aos envolvidos em gestão de software, expressar seus pensamentos, ideias e requisitos</w:t>
      </w:r>
      <w:r>
        <w:t xml:space="preserve"> em um só idioma comum a todos (ZAFAR </w:t>
      </w:r>
      <w:r w:rsidRPr="00784516">
        <w:rPr>
          <w:i/>
        </w:rPr>
        <w:t>et al.</w:t>
      </w:r>
      <w:r>
        <w:t>, 2019)</w:t>
      </w:r>
      <w:r w:rsidRPr="00CD3314">
        <w:t>.</w:t>
      </w:r>
    </w:p>
    <w:p w14:paraId="61A99F11" w14:textId="77777777" w:rsidR="00D43587" w:rsidRDefault="00D43587" w:rsidP="007539EE">
      <w:pPr>
        <w:pStyle w:val="TF-TEXTO"/>
      </w:pPr>
      <w:r>
        <w:t xml:space="preserve">Zafar </w:t>
      </w:r>
      <w:r w:rsidRPr="00784516">
        <w:rPr>
          <w:i/>
        </w:rPr>
        <w:t>et al.</w:t>
      </w:r>
      <w:r>
        <w:t xml:space="preserve"> (2019) esclarecem os principais objetos do artigo, sendo eles: identificar as entidades através de suas chaves primárias e identificar os relacionamentos que podem ser associações, generalizações, especializações e agregações. Para identificar os relacionamentos de associação entre duas entidades </w:t>
      </w:r>
      <w:r w:rsidRPr="0058737F">
        <w:rPr>
          <w:rFonts w:ascii="Courier New" w:hAnsi="Courier New" w:cs="Courier New"/>
        </w:rPr>
        <w:t>E1</w:t>
      </w:r>
      <w:r>
        <w:t xml:space="preserve"> e </w:t>
      </w:r>
      <w:r w:rsidRPr="0058737F">
        <w:rPr>
          <w:rFonts w:ascii="Courier New" w:hAnsi="Courier New" w:cs="Courier New"/>
        </w:rPr>
        <w:t>E2</w:t>
      </w:r>
      <w:r w:rsidRPr="00D367A3">
        <w:t>,</w:t>
      </w:r>
      <w:r>
        <w:t xml:space="preserve"> foi utilizada a técnica de que se existe uma chave estrangeira entre </w:t>
      </w:r>
      <w:r w:rsidRPr="0058737F">
        <w:rPr>
          <w:rFonts w:ascii="Courier New" w:hAnsi="Courier New" w:cs="Courier New"/>
        </w:rPr>
        <w:t>E1</w:t>
      </w:r>
      <w:r>
        <w:t xml:space="preserve"> e </w:t>
      </w:r>
      <w:r w:rsidRPr="0058737F">
        <w:rPr>
          <w:rFonts w:ascii="Courier New" w:hAnsi="Courier New" w:cs="Courier New"/>
        </w:rPr>
        <w:t>E2</w:t>
      </w:r>
      <w:r w:rsidRPr="00D367A3">
        <w:t>,</w:t>
      </w:r>
      <w:r>
        <w:t xml:space="preserve"> porém a chave primária for diferente entre elas, uma associação existe entre essas entidades. Para identificar os relacionamentos de generalização/especialização, foi utilizada a técnica de que se a chave primária das entidades </w:t>
      </w:r>
      <w:r w:rsidRPr="0058737F">
        <w:rPr>
          <w:rFonts w:ascii="Courier New" w:hAnsi="Courier New" w:cs="Courier New"/>
        </w:rPr>
        <w:t>E1</w:t>
      </w:r>
      <w:r>
        <w:t xml:space="preserve"> e </w:t>
      </w:r>
      <w:r w:rsidRPr="0058737F">
        <w:rPr>
          <w:rFonts w:ascii="Courier New" w:hAnsi="Courier New" w:cs="Courier New"/>
        </w:rPr>
        <w:t>E2</w:t>
      </w:r>
      <w:r>
        <w:t xml:space="preserve"> forem iguais e com chave estrangeira nessas chaves primárias, apontando de </w:t>
      </w:r>
      <w:r w:rsidRPr="0058737F">
        <w:rPr>
          <w:rFonts w:ascii="Courier New" w:hAnsi="Courier New" w:cs="Courier New"/>
        </w:rPr>
        <w:t>E1</w:t>
      </w:r>
      <w:r>
        <w:t xml:space="preserve"> para </w:t>
      </w:r>
      <w:r w:rsidRPr="0058737F">
        <w:rPr>
          <w:rFonts w:ascii="Courier New" w:hAnsi="Courier New" w:cs="Courier New"/>
        </w:rPr>
        <w:t>E2</w:t>
      </w:r>
      <w:r>
        <w:t xml:space="preserve"> ou vice-versa, significa que uma herança existe entre essas duas entidades. Para descobrir as cardinalidades de relacionamentos de associação, foi utilizada a técnica de que entre duas entidades </w:t>
      </w:r>
      <w:r w:rsidRPr="0058737F">
        <w:rPr>
          <w:rFonts w:ascii="Courier New" w:hAnsi="Courier New" w:cs="Courier New"/>
        </w:rPr>
        <w:t>E1</w:t>
      </w:r>
      <w:r>
        <w:t xml:space="preserve"> e </w:t>
      </w:r>
      <w:r w:rsidRPr="0058737F">
        <w:rPr>
          <w:rFonts w:ascii="Courier New" w:hAnsi="Courier New" w:cs="Courier New"/>
        </w:rPr>
        <w:t>E2</w:t>
      </w:r>
      <w:r w:rsidRPr="00D367A3">
        <w:t>,</w:t>
      </w:r>
      <w:r>
        <w:t xml:space="preserve"> se a chave primária de </w:t>
      </w:r>
      <w:r w:rsidRPr="0058737F">
        <w:rPr>
          <w:rFonts w:ascii="Courier New" w:hAnsi="Courier New" w:cs="Courier New"/>
        </w:rPr>
        <w:t>E1</w:t>
      </w:r>
      <w:r>
        <w:t xml:space="preserve"> é uma chave estrangeira de </w:t>
      </w:r>
      <w:r w:rsidRPr="0058737F">
        <w:rPr>
          <w:rFonts w:ascii="Courier New" w:hAnsi="Courier New" w:cs="Courier New"/>
        </w:rPr>
        <w:t>E2</w:t>
      </w:r>
      <w:r w:rsidRPr="00D367A3">
        <w:t>,</w:t>
      </w:r>
      <w:r>
        <w:t xml:space="preserve"> então cada instância de </w:t>
      </w:r>
      <w:r w:rsidRPr="0058737F">
        <w:rPr>
          <w:rFonts w:ascii="Courier New" w:hAnsi="Courier New" w:cs="Courier New"/>
        </w:rPr>
        <w:t>E2</w:t>
      </w:r>
      <w:r>
        <w:t xml:space="preserve"> é associada a exatamente uma instância de </w:t>
      </w:r>
      <w:r w:rsidRPr="0058737F">
        <w:rPr>
          <w:rFonts w:ascii="Courier New" w:hAnsi="Courier New" w:cs="Courier New"/>
        </w:rPr>
        <w:t>E1</w:t>
      </w:r>
      <w:r>
        <w:t xml:space="preserve"> (um para um). Se houver entre duas </w:t>
      </w:r>
      <w:r>
        <w:lastRenderedPageBreak/>
        <w:t xml:space="preserve">entidades </w:t>
      </w:r>
      <w:r w:rsidRPr="0058737F">
        <w:rPr>
          <w:rFonts w:ascii="Courier New" w:hAnsi="Courier New" w:cs="Courier New"/>
        </w:rPr>
        <w:t>E1</w:t>
      </w:r>
      <w:r>
        <w:t xml:space="preserve"> e </w:t>
      </w:r>
      <w:r w:rsidRPr="0058737F">
        <w:rPr>
          <w:rFonts w:ascii="Courier New" w:hAnsi="Courier New" w:cs="Courier New"/>
        </w:rPr>
        <w:t>E2</w:t>
      </w:r>
      <w:r w:rsidRPr="00D367A3">
        <w:t>,</w:t>
      </w:r>
      <w:r>
        <w:t xml:space="preserve"> a chave primária de </w:t>
      </w:r>
      <w:r w:rsidRPr="0058737F">
        <w:rPr>
          <w:rFonts w:ascii="Courier New" w:hAnsi="Courier New" w:cs="Courier New"/>
        </w:rPr>
        <w:t>E1</w:t>
      </w:r>
      <w:r>
        <w:t xml:space="preserve"> e </w:t>
      </w:r>
      <w:r w:rsidRPr="0058737F">
        <w:rPr>
          <w:rFonts w:ascii="Courier New" w:hAnsi="Courier New" w:cs="Courier New"/>
        </w:rPr>
        <w:t>E2</w:t>
      </w:r>
      <w:r>
        <w:t xml:space="preserve"> serem composição de uma chave estrangeira correspondente a </w:t>
      </w:r>
      <w:r w:rsidRPr="0058737F">
        <w:rPr>
          <w:rFonts w:ascii="Courier New" w:hAnsi="Courier New" w:cs="Courier New"/>
        </w:rPr>
        <w:t>E1</w:t>
      </w:r>
      <w:r>
        <w:t xml:space="preserve"> e </w:t>
      </w:r>
      <w:r w:rsidRPr="0058737F">
        <w:rPr>
          <w:rFonts w:ascii="Courier New" w:hAnsi="Courier New" w:cs="Courier New"/>
        </w:rPr>
        <w:t>E2</w:t>
      </w:r>
      <w:r w:rsidRPr="00D367A3">
        <w:t>,</w:t>
      </w:r>
      <w:r>
        <w:t xml:space="preserve"> então existe uma cardinalidade de muitos-muitos (ZAFAR </w:t>
      </w:r>
      <w:r w:rsidRPr="00784516">
        <w:rPr>
          <w:i/>
        </w:rPr>
        <w:t>et al.</w:t>
      </w:r>
      <w:r>
        <w:t>, 2019).</w:t>
      </w:r>
    </w:p>
    <w:p w14:paraId="43483F7E" w14:textId="77777777" w:rsidR="00D43587" w:rsidRDefault="00D43587" w:rsidP="00406612">
      <w:pPr>
        <w:pStyle w:val="TF-TEXTO"/>
      </w:pPr>
      <w:r>
        <w:t xml:space="preserve">No processo de tradução, um SQL de Linguagem de Definição de Dados (DDL) é analisado para gerar </w:t>
      </w:r>
      <w:r w:rsidRPr="00784516">
        <w:rPr>
          <w:i/>
          <w:iCs/>
        </w:rPr>
        <w:t>tokens</w:t>
      </w:r>
      <w:r>
        <w:t xml:space="preserve"> e depois o XMI é elaborado para o </w:t>
      </w:r>
      <w:r w:rsidRPr="00784516">
        <w:t>modelo Unified Modeling Language (UML)</w:t>
      </w:r>
      <w:r>
        <w:t xml:space="preserve"> com os </w:t>
      </w:r>
      <w:r w:rsidRPr="00784516">
        <w:rPr>
          <w:i/>
          <w:iCs/>
        </w:rPr>
        <w:t>tokens</w:t>
      </w:r>
      <w:r>
        <w:t xml:space="preserve"> gerados. Nessa abordagem, para gerar o arquivo XMI 2.1 foram extraídas informações explícitas e implícitas, como o mapeamento das cardinalidades, generalização, tipo de entidade, relacionamentos de dependência, associação entre outras. Em seguida, utilizou-se esse arquivo XMI como entrada na ferramenta MagicDraw para montar os diagramas da UML conhecidos (ZAFAT </w:t>
      </w:r>
      <w:r w:rsidRPr="00784516">
        <w:rPr>
          <w:i/>
        </w:rPr>
        <w:t>et al.</w:t>
      </w:r>
      <w:r>
        <w:t>, 2019).</w:t>
      </w:r>
    </w:p>
    <w:p w14:paraId="45B8A954" w14:textId="77777777" w:rsidR="00D43587" w:rsidRDefault="00D43587" w:rsidP="00406612">
      <w:pPr>
        <w:pStyle w:val="TF-TEXTO"/>
      </w:pPr>
      <w:r>
        <w:t xml:space="preserve">Zafar </w:t>
      </w:r>
      <w:r w:rsidRPr="009D0FA3">
        <w:rPr>
          <w:i/>
        </w:rPr>
        <w:t>et al.</w:t>
      </w:r>
      <w:r>
        <w:t xml:space="preserve"> (2019) implementaram a ferramenta na linguagem de programação Java, com analisador de SQL e conversor de </w:t>
      </w:r>
      <w:r w:rsidRPr="00784516">
        <w:rPr>
          <w:i/>
          <w:iCs/>
        </w:rPr>
        <w:t>tokens</w:t>
      </w:r>
      <w:r>
        <w:t xml:space="preserve">, a fim de gerar o documento XMI 2.1 para importação no MagicDraw. A abordagem utilizou Modelo de Objeto de Documento (DOM), padrão </w:t>
      </w:r>
      <w:r w:rsidRPr="00784516">
        <w:rPr>
          <w:i/>
        </w:rPr>
        <w:t>Application Programming Interface</w:t>
      </w:r>
      <w:r>
        <w:t xml:space="preserve"> (API) em suporte com analisadores XML, para trabalhar com XMI e esse DOM é representado como árvores de nós. Para testar a ferramenta, Zafar </w:t>
      </w:r>
      <w:r w:rsidRPr="00784516">
        <w:rPr>
          <w:i/>
        </w:rPr>
        <w:t>et al.</w:t>
      </w:r>
      <w:r>
        <w:t xml:space="preserve"> (2019) realizaram a geração forçada de tabelas, que consiste em criar manualmente uma estrutura de tabelas e relacionamentos no SGBD fictícia, ou seja, que não é utilizada por ninguém, cujo propósito serviu apenas para validar suas técnicas e teorias (ZAFAR </w:t>
      </w:r>
      <w:r w:rsidRPr="00784516">
        <w:rPr>
          <w:i/>
        </w:rPr>
        <w:t>et al.</w:t>
      </w:r>
      <w:r>
        <w:t>, 2019).</w:t>
      </w:r>
    </w:p>
    <w:p w14:paraId="5844CC36" w14:textId="77777777" w:rsidR="00D43587" w:rsidRPr="003305A9" w:rsidRDefault="00D43587" w:rsidP="00406612">
      <w:pPr>
        <w:pStyle w:val="TF-TEXTO"/>
      </w:pPr>
      <w:r>
        <w:t xml:space="preserve">Ao final do trabalho, Zafar </w:t>
      </w:r>
      <w:r w:rsidRPr="00784516">
        <w:rPr>
          <w:i/>
        </w:rPr>
        <w:t>et al.</w:t>
      </w:r>
      <w:r>
        <w:t xml:space="preserve"> (2019) concluem que a ferramenta é capaz de descobrir com sucesso, os seguintes componentes da UML: entidade, relação, generalização, dependência e mapeamento de cardinalidades. Contudo, Zafar </w:t>
      </w:r>
      <w:r w:rsidRPr="00784516">
        <w:rPr>
          <w:i/>
        </w:rPr>
        <w:t>et al.</w:t>
      </w:r>
      <w:r>
        <w:t xml:space="preserve"> (2019) destacam que a incorreta modelagem do banco pode acabar causando divergências nos resultados e que seguiram os padrões da UML para realizar a engenharia reversa das entidades do banco de dados. Zafar </w:t>
      </w:r>
      <w:r w:rsidRPr="00784516">
        <w:rPr>
          <w:i/>
        </w:rPr>
        <w:t>et al.</w:t>
      </w:r>
      <w:r>
        <w:t xml:space="preserve"> (2019) comentam que o diferencial do trabalho é gerar um arquivo universal para as ferramentas visuais, ao contrário de outros projetos que geram apenas arquivos em formatos próprios. Zafar </w:t>
      </w:r>
      <w:r w:rsidRPr="00784516">
        <w:rPr>
          <w:i/>
        </w:rPr>
        <w:t>et al.</w:t>
      </w:r>
      <w:r>
        <w:t xml:space="preserve"> (2019) ressaltam que melhorias ao projeto são bem-vindas futuramente, afim de enriquecer os diagramas, como por exemplo, resgatar informações sobre atributos multivalorado, relação N-ária, entre outros.</w:t>
      </w:r>
    </w:p>
    <w:p w14:paraId="625B2582" w14:textId="77777777" w:rsidR="00D43587" w:rsidRDefault="00D43587" w:rsidP="00D43587">
      <w:pPr>
        <w:pStyle w:val="Ttulo1"/>
      </w:pPr>
      <w:r>
        <w:t>proposta</w:t>
      </w:r>
    </w:p>
    <w:p w14:paraId="5DBAC9A9" w14:textId="77777777" w:rsidR="00D43587" w:rsidRPr="00875788" w:rsidRDefault="00D43587" w:rsidP="00875788">
      <w:pPr>
        <w:pStyle w:val="TF-TEXTO"/>
      </w:pPr>
      <w:r>
        <w:t>Nas seções seguintes serão apresentadas as justificativas da proposta do projeto, os Requisitos Funcionais (RF), Requisitos Não Funcionais (RNF) e por fim as metodologias adotadas para a confecção. Na seção 3.1 está descrita a justificativa para o desenvolvimento do projeto. Na seção 3.2 estão os detalhes dos requisitos que englobarão o sistema. Por fim, na seção 3.3 estão as metodologias empregadas.</w:t>
      </w:r>
    </w:p>
    <w:p w14:paraId="61D745A3" w14:textId="77777777" w:rsidR="00D43587" w:rsidRDefault="00D43587" w:rsidP="00D43587">
      <w:pPr>
        <w:pStyle w:val="Ttulo2"/>
        <w:ind w:left="567" w:hanging="567"/>
      </w:pPr>
      <w:r>
        <w:t>JUSTIFICATIVA</w:t>
      </w:r>
    </w:p>
    <w:p w14:paraId="1A9777FA" w14:textId="77777777" w:rsidR="00D43587" w:rsidRDefault="00D43587" w:rsidP="00EC3B2C">
      <w:pPr>
        <w:pStyle w:val="TF-TEXTO"/>
      </w:pPr>
      <w:r>
        <w:t xml:space="preserve">O </w:t>
      </w:r>
      <w:r>
        <w:fldChar w:fldCharType="begin"/>
      </w:r>
      <w:r>
        <w:instrText xml:space="preserve"> REF _Ref82875100 \h </w:instrText>
      </w:r>
      <w:r>
        <w:fldChar w:fldCharType="separate"/>
      </w:r>
      <w:r>
        <w:t xml:space="preserve">Quadro </w:t>
      </w:r>
      <w:r>
        <w:rPr>
          <w:noProof/>
        </w:rPr>
        <w:t>1</w:t>
      </w:r>
      <w:r>
        <w:fldChar w:fldCharType="end"/>
      </w:r>
      <w:r>
        <w:t xml:space="preserve"> mostra o comparativo entre os trabalhos correlatos apresentados nas seções anteriores. Nas linhas são referenciadas as funcionalidades enquanto que nas colunas ficam os trabalhos correlatos.</w:t>
      </w:r>
    </w:p>
    <w:p w14:paraId="3FE26BAA" w14:textId="77777777" w:rsidR="00D43587" w:rsidRDefault="00D43587" w:rsidP="00EC3B2C">
      <w:pPr>
        <w:pStyle w:val="TF-LEGENDA"/>
      </w:pPr>
      <w:r>
        <w:t xml:space="preserve">Quadro </w:t>
      </w:r>
      <w:fldSimple w:instr=" SEQ Quadro \* ARABIC ">
        <w:r>
          <w:rPr>
            <w:noProof/>
          </w:rPr>
          <w:t>1</w:t>
        </w:r>
      </w:fldSimple>
      <w:r>
        <w:t>- Comparativo dos trabalhos correlatos</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85"/>
        <w:gridCol w:w="1730"/>
        <w:gridCol w:w="1720"/>
        <w:gridCol w:w="1834"/>
      </w:tblGrid>
      <w:tr w:rsidR="00D43587" w14:paraId="50809731" w14:textId="77777777" w:rsidTr="00BC1BB7">
        <w:trPr>
          <w:trHeight w:val="567"/>
        </w:trPr>
        <w:tc>
          <w:tcPr>
            <w:tcW w:w="3431" w:type="dxa"/>
            <w:tcBorders>
              <w:tl2br w:val="single" w:sz="4" w:space="0" w:color="auto"/>
            </w:tcBorders>
            <w:shd w:val="clear" w:color="auto" w:fill="A6A6A6"/>
          </w:tcPr>
          <w:p w14:paraId="6C493B49" w14:textId="77777777" w:rsidR="00D43587" w:rsidRPr="007D4566" w:rsidRDefault="00D43587" w:rsidP="00FB5E4A">
            <w:pPr>
              <w:pStyle w:val="TF-TEXTOQUADRO"/>
            </w:pPr>
            <w:r>
              <w:rPr>
                <w:noProof/>
              </w:rPr>
            </w:r>
            <w:r w:rsidR="00D43587">
              <w:rPr>
                <w:noProof/>
              </w:rPr>
              <w:pict w14:anchorId="3E1E5C48">
                <v:shapetype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" filled="f" stroked="f">
                  <o:lock v:ext="edit" aspectratio="t" verticies="t" text="t" shapetype="t"/>
                  <v:textbox>
                    <w:txbxContent>
                      <w:p w14:paraId="76BDD5E9" w14:textId="77777777" w:rsidR="00D43587" w:rsidRDefault="00D43587" w:rsidP="0054044B">
                        <w:pPr>
                          <w:pStyle w:val="TF-TEXTOQUADRO"/>
                          <w:jc w:val="center"/>
                        </w:pPr>
                        <w:r>
                          <w:t>Trabalhos Correlatos</w:t>
                        </w:r>
                      </w:p>
                    </w:txbxContent>
                  </v:textbox>
                  <w10:wrap type="square"/>
                </v:shape>
              </w:pict>
            </w:r>
            <w:r>
              <w:rPr>
                <w:noProof/>
              </w:rPr>
            </w:r>
            <w:r w:rsidR="00D43587">
              <w:rPr>
                <w:noProof/>
              </w:rPr>
              <w:pict w14:anchorId="4675F590">
                <v:shape id="_x0000_s1027" type="#_x0000_t202" style="position:absolute;margin-left:-5.15pt;margin-top:21.5pt;width:79.5pt;height:20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" filled="f" stroked="f">
                  <o:lock v:ext="edit" aspectratio="t" verticies="t" text="t" shapetype="t"/>
                  <v:textbox>
                    <w:txbxContent>
                      <w:p w14:paraId="61CFF5E9" w14:textId="77777777" w:rsidR="00D43587" w:rsidRDefault="00D43587" w:rsidP="006B0760">
                        <w:pPr>
                          <w:pStyle w:val="TF-TEXTO"/>
                          <w:ind w:firstLine="0"/>
                        </w:pPr>
                        <w:r>
                          <w:t>Características</w:t>
                        </w:r>
                      </w:p>
                    </w:txbxContent>
                  </v:textbox>
                  <w10:wrap type="square"/>
                </v:shape>
              </w:pict>
            </w:r>
          </w:p>
        </w:tc>
        <w:tc>
          <w:tcPr>
            <w:tcW w:w="1746" w:type="dxa"/>
            <w:shd w:val="clear" w:color="auto" w:fill="A6A6A6"/>
            <w:vAlign w:val="center"/>
          </w:tcPr>
          <w:p w14:paraId="50745A40" w14:textId="77777777" w:rsidR="00D43587" w:rsidRDefault="00D43587" w:rsidP="00802D0F">
            <w:pPr>
              <w:pStyle w:val="TF-TEXTOQUADRO"/>
              <w:jc w:val="center"/>
            </w:pPr>
            <w:r>
              <w:t>Web Modeler 2.0 (BUGMANN, 2012)</w:t>
            </w:r>
          </w:p>
        </w:tc>
        <w:tc>
          <w:tcPr>
            <w:tcW w:w="1746" w:type="dxa"/>
            <w:shd w:val="clear" w:color="auto" w:fill="A6A6A6"/>
            <w:vAlign w:val="center"/>
          </w:tcPr>
          <w:p w14:paraId="1AB73779" w14:textId="77777777" w:rsidR="00D43587" w:rsidRDefault="00D43587" w:rsidP="00802D0F">
            <w:pPr>
              <w:pStyle w:val="TF-TEXTOQUADRO"/>
              <w:jc w:val="center"/>
            </w:pPr>
            <w:r>
              <w:t xml:space="preserve">Ferramenta de geração Model-View-Controller (SOTO </w:t>
            </w:r>
            <w:r w:rsidRPr="00784516">
              <w:rPr>
                <w:i/>
              </w:rPr>
              <w:t>et al</w:t>
            </w:r>
            <w:r>
              <w:t>., 2020)</w:t>
            </w:r>
          </w:p>
        </w:tc>
        <w:tc>
          <w:tcPr>
            <w:tcW w:w="1865" w:type="dxa"/>
            <w:shd w:val="clear" w:color="auto" w:fill="A6A6A6"/>
            <w:vAlign w:val="center"/>
          </w:tcPr>
          <w:p w14:paraId="01D7D7DB" w14:textId="77777777" w:rsidR="00D43587" w:rsidRPr="007D4566" w:rsidRDefault="00D43587" w:rsidP="00802D0F">
            <w:pPr>
              <w:pStyle w:val="TF-TEXTOQUADRO"/>
              <w:jc w:val="center"/>
            </w:pPr>
            <w:r>
              <w:t xml:space="preserve">Ferramenta de engenharia reversa de banco de dados (ZAFAR </w:t>
            </w:r>
            <w:r w:rsidRPr="00784516">
              <w:rPr>
                <w:i/>
              </w:rPr>
              <w:t>et al.</w:t>
            </w:r>
            <w:r>
              <w:t>, 2019)</w:t>
            </w:r>
          </w:p>
        </w:tc>
      </w:tr>
      <w:tr w:rsidR="00D43587" w14:paraId="5B02E468" w14:textId="77777777" w:rsidTr="00BC1BB7">
        <w:tc>
          <w:tcPr>
            <w:tcW w:w="3431" w:type="dxa"/>
            <w:shd w:val="clear" w:color="auto" w:fill="auto"/>
          </w:tcPr>
          <w:p w14:paraId="70351A34" w14:textId="77777777" w:rsidR="00D43587" w:rsidRDefault="00D43587" w:rsidP="00FB5E4A">
            <w:pPr>
              <w:pStyle w:val="TF-TEXTOQUADRO"/>
            </w:pPr>
            <w:r>
              <w:t>Engenharia reversa de banco de dados</w:t>
            </w:r>
          </w:p>
        </w:tc>
        <w:tc>
          <w:tcPr>
            <w:tcW w:w="1746" w:type="dxa"/>
            <w:shd w:val="clear" w:color="auto" w:fill="auto"/>
          </w:tcPr>
          <w:p w14:paraId="403B20D8" w14:textId="77777777" w:rsidR="00D43587" w:rsidRDefault="00D43587" w:rsidP="00784516">
            <w:pPr>
              <w:pStyle w:val="TF-TEXTOQUADRO"/>
              <w:jc w:val="center"/>
            </w:pPr>
            <w:r>
              <w:t>X</w:t>
            </w:r>
          </w:p>
        </w:tc>
        <w:tc>
          <w:tcPr>
            <w:tcW w:w="1746" w:type="dxa"/>
            <w:shd w:val="clear" w:color="auto" w:fill="auto"/>
          </w:tcPr>
          <w:p w14:paraId="3767E44C" w14:textId="77777777" w:rsidR="00D43587" w:rsidRDefault="00D43587" w:rsidP="00784516">
            <w:pPr>
              <w:pStyle w:val="TF-TEXTOQUADRO"/>
              <w:jc w:val="center"/>
            </w:pPr>
            <w:r>
              <w:t>X</w:t>
            </w:r>
          </w:p>
        </w:tc>
        <w:tc>
          <w:tcPr>
            <w:tcW w:w="1865" w:type="dxa"/>
            <w:shd w:val="clear" w:color="auto" w:fill="auto"/>
          </w:tcPr>
          <w:p w14:paraId="27AE0BAE" w14:textId="77777777" w:rsidR="00D43587" w:rsidRDefault="00D43587" w:rsidP="00784516">
            <w:pPr>
              <w:pStyle w:val="TF-TEXTOQUADRO"/>
              <w:jc w:val="center"/>
            </w:pPr>
            <w:r>
              <w:t>X</w:t>
            </w:r>
          </w:p>
        </w:tc>
      </w:tr>
      <w:tr w:rsidR="00D43587" w14:paraId="29816096" w14:textId="77777777" w:rsidTr="00BC1BB7">
        <w:tc>
          <w:tcPr>
            <w:tcW w:w="3431" w:type="dxa"/>
            <w:shd w:val="clear" w:color="auto" w:fill="auto"/>
          </w:tcPr>
          <w:p w14:paraId="19014D97" w14:textId="77777777" w:rsidR="00D43587" w:rsidRDefault="00D43587" w:rsidP="00FB5E4A">
            <w:pPr>
              <w:pStyle w:val="TF-TEXTOQUADRO"/>
            </w:pPr>
            <w:r>
              <w:t>Geração de código-fonte</w:t>
            </w:r>
          </w:p>
        </w:tc>
        <w:tc>
          <w:tcPr>
            <w:tcW w:w="1746" w:type="dxa"/>
            <w:shd w:val="clear" w:color="auto" w:fill="auto"/>
          </w:tcPr>
          <w:p w14:paraId="620A4B3B" w14:textId="77777777" w:rsidR="00D43587" w:rsidRDefault="00D43587" w:rsidP="00784516">
            <w:pPr>
              <w:pStyle w:val="TF-TEXTOQUADRO"/>
              <w:jc w:val="center"/>
            </w:pPr>
          </w:p>
        </w:tc>
        <w:tc>
          <w:tcPr>
            <w:tcW w:w="1746" w:type="dxa"/>
            <w:shd w:val="clear" w:color="auto" w:fill="auto"/>
          </w:tcPr>
          <w:p w14:paraId="3FF50B2C" w14:textId="77777777" w:rsidR="00D43587" w:rsidRDefault="00D43587" w:rsidP="00784516">
            <w:pPr>
              <w:pStyle w:val="TF-TEXTOQUADRO"/>
              <w:jc w:val="center"/>
            </w:pPr>
            <w:r>
              <w:t>X</w:t>
            </w:r>
          </w:p>
        </w:tc>
        <w:tc>
          <w:tcPr>
            <w:tcW w:w="1865" w:type="dxa"/>
            <w:shd w:val="clear" w:color="auto" w:fill="auto"/>
          </w:tcPr>
          <w:p w14:paraId="36BA70AD" w14:textId="77777777" w:rsidR="00D43587" w:rsidRDefault="00D43587" w:rsidP="00784516">
            <w:pPr>
              <w:pStyle w:val="TF-TEXTOQUADRO"/>
              <w:jc w:val="center"/>
            </w:pPr>
          </w:p>
        </w:tc>
      </w:tr>
      <w:tr w:rsidR="00D43587" w14:paraId="4B2BDC6A" w14:textId="77777777" w:rsidTr="00BC1BB7">
        <w:tc>
          <w:tcPr>
            <w:tcW w:w="3431" w:type="dxa"/>
            <w:shd w:val="clear" w:color="auto" w:fill="auto"/>
          </w:tcPr>
          <w:p w14:paraId="636315C2" w14:textId="77777777" w:rsidR="00D43587" w:rsidRDefault="00D43587" w:rsidP="00FB5E4A">
            <w:pPr>
              <w:pStyle w:val="TF-TEXTOQUADRO"/>
            </w:pPr>
            <w:r>
              <w:t>Criação e edição de diagramas da UML</w:t>
            </w:r>
          </w:p>
        </w:tc>
        <w:tc>
          <w:tcPr>
            <w:tcW w:w="1746" w:type="dxa"/>
            <w:shd w:val="clear" w:color="auto" w:fill="auto"/>
          </w:tcPr>
          <w:p w14:paraId="6B46A750" w14:textId="77777777" w:rsidR="00D43587" w:rsidRDefault="00D43587" w:rsidP="00784516">
            <w:pPr>
              <w:pStyle w:val="TF-TEXTOQUADRO"/>
              <w:jc w:val="center"/>
            </w:pPr>
            <w:r>
              <w:t>X</w:t>
            </w:r>
          </w:p>
        </w:tc>
        <w:tc>
          <w:tcPr>
            <w:tcW w:w="1746" w:type="dxa"/>
            <w:shd w:val="clear" w:color="auto" w:fill="auto"/>
          </w:tcPr>
          <w:p w14:paraId="108DA13A" w14:textId="77777777" w:rsidR="00D43587" w:rsidRDefault="00D43587" w:rsidP="00784516">
            <w:pPr>
              <w:pStyle w:val="TF-TEXTOQUADRO"/>
              <w:jc w:val="center"/>
            </w:pPr>
            <w:r>
              <w:t>X</w:t>
            </w:r>
          </w:p>
        </w:tc>
        <w:tc>
          <w:tcPr>
            <w:tcW w:w="1865" w:type="dxa"/>
            <w:shd w:val="clear" w:color="auto" w:fill="auto"/>
          </w:tcPr>
          <w:p w14:paraId="246ED69C" w14:textId="77777777" w:rsidR="00D43587" w:rsidRDefault="00D43587" w:rsidP="00784516">
            <w:pPr>
              <w:pStyle w:val="TF-TEXTOQUADRO"/>
              <w:jc w:val="center"/>
            </w:pPr>
          </w:p>
        </w:tc>
      </w:tr>
      <w:tr w:rsidR="00D43587" w14:paraId="3A5C0C26" w14:textId="77777777" w:rsidTr="00BC1BB7">
        <w:tc>
          <w:tcPr>
            <w:tcW w:w="3431" w:type="dxa"/>
            <w:shd w:val="clear" w:color="auto" w:fill="auto"/>
          </w:tcPr>
          <w:p w14:paraId="6CB39BC2" w14:textId="77777777" w:rsidR="00D43587" w:rsidRDefault="00D43587" w:rsidP="00FB5E4A">
            <w:pPr>
              <w:pStyle w:val="TF-TEXTOQUADRO"/>
            </w:pPr>
            <w:r>
              <w:t>Utilizado padrão de projeto MVC</w:t>
            </w:r>
          </w:p>
        </w:tc>
        <w:tc>
          <w:tcPr>
            <w:tcW w:w="1746" w:type="dxa"/>
            <w:shd w:val="clear" w:color="auto" w:fill="auto"/>
          </w:tcPr>
          <w:p w14:paraId="416B45BB" w14:textId="77777777" w:rsidR="00D43587" w:rsidRDefault="00D43587" w:rsidP="00784516">
            <w:pPr>
              <w:pStyle w:val="TF-TEXTOQUADRO"/>
              <w:jc w:val="center"/>
            </w:pPr>
            <w:r>
              <w:t>X</w:t>
            </w:r>
          </w:p>
        </w:tc>
        <w:tc>
          <w:tcPr>
            <w:tcW w:w="1746" w:type="dxa"/>
            <w:shd w:val="clear" w:color="auto" w:fill="auto"/>
          </w:tcPr>
          <w:p w14:paraId="4B5EF245" w14:textId="77777777" w:rsidR="00D43587" w:rsidRDefault="00D43587" w:rsidP="00784516">
            <w:pPr>
              <w:pStyle w:val="TF-TEXTOQUADRO"/>
              <w:jc w:val="center"/>
            </w:pPr>
          </w:p>
        </w:tc>
        <w:tc>
          <w:tcPr>
            <w:tcW w:w="1865" w:type="dxa"/>
            <w:shd w:val="clear" w:color="auto" w:fill="auto"/>
          </w:tcPr>
          <w:p w14:paraId="14812B05" w14:textId="77777777" w:rsidR="00D43587" w:rsidRDefault="00D43587" w:rsidP="00784516">
            <w:pPr>
              <w:pStyle w:val="TF-TEXTOQUADRO"/>
              <w:jc w:val="center"/>
            </w:pPr>
          </w:p>
        </w:tc>
      </w:tr>
      <w:tr w:rsidR="00D43587" w14:paraId="3989D3F2" w14:textId="77777777" w:rsidTr="00BC1BB7">
        <w:tc>
          <w:tcPr>
            <w:tcW w:w="3431" w:type="dxa"/>
            <w:shd w:val="clear" w:color="auto" w:fill="auto"/>
          </w:tcPr>
          <w:p w14:paraId="784AE385" w14:textId="77777777" w:rsidR="00D43587" w:rsidRDefault="00D43587" w:rsidP="00FB5E4A">
            <w:pPr>
              <w:pStyle w:val="TF-TEXTOQUADRO"/>
            </w:pPr>
            <w:r>
              <w:t>Ferramenta Web</w:t>
            </w:r>
          </w:p>
        </w:tc>
        <w:tc>
          <w:tcPr>
            <w:tcW w:w="1746" w:type="dxa"/>
            <w:shd w:val="clear" w:color="auto" w:fill="auto"/>
          </w:tcPr>
          <w:p w14:paraId="6C075DB9" w14:textId="77777777" w:rsidR="00D43587" w:rsidRDefault="00D43587" w:rsidP="00784516">
            <w:pPr>
              <w:pStyle w:val="TF-TEXTOQUADRO"/>
              <w:jc w:val="center"/>
            </w:pPr>
            <w:r>
              <w:t>X</w:t>
            </w:r>
          </w:p>
        </w:tc>
        <w:tc>
          <w:tcPr>
            <w:tcW w:w="1746" w:type="dxa"/>
            <w:shd w:val="clear" w:color="auto" w:fill="auto"/>
          </w:tcPr>
          <w:p w14:paraId="71A37E83" w14:textId="77777777" w:rsidR="00D43587" w:rsidRDefault="00D43587" w:rsidP="00784516">
            <w:pPr>
              <w:pStyle w:val="TF-TEXTOQUADRO"/>
              <w:jc w:val="center"/>
            </w:pPr>
            <w:r>
              <w:t>X</w:t>
            </w:r>
          </w:p>
        </w:tc>
        <w:tc>
          <w:tcPr>
            <w:tcW w:w="1865" w:type="dxa"/>
            <w:shd w:val="clear" w:color="auto" w:fill="auto"/>
          </w:tcPr>
          <w:p w14:paraId="28394E9E" w14:textId="77777777" w:rsidR="00D43587" w:rsidRDefault="00D43587" w:rsidP="00784516">
            <w:pPr>
              <w:pStyle w:val="TF-TEXTOQUADRO"/>
              <w:jc w:val="center"/>
            </w:pPr>
          </w:p>
        </w:tc>
      </w:tr>
      <w:tr w:rsidR="00D43587" w14:paraId="19AA93F9" w14:textId="77777777" w:rsidTr="00BC1BB7">
        <w:tc>
          <w:tcPr>
            <w:tcW w:w="3431" w:type="dxa"/>
            <w:shd w:val="clear" w:color="auto" w:fill="auto"/>
          </w:tcPr>
          <w:p w14:paraId="7794CEDE" w14:textId="77777777" w:rsidR="00D43587" w:rsidRDefault="00D43587" w:rsidP="00FB5E4A">
            <w:pPr>
              <w:pStyle w:val="TF-TEXTOQUADRO"/>
            </w:pPr>
            <w:r>
              <w:t>Geração de arquivo XMI 2.1</w:t>
            </w:r>
          </w:p>
        </w:tc>
        <w:tc>
          <w:tcPr>
            <w:tcW w:w="1746" w:type="dxa"/>
            <w:shd w:val="clear" w:color="auto" w:fill="auto"/>
          </w:tcPr>
          <w:p w14:paraId="22D10054" w14:textId="77777777" w:rsidR="00D43587" w:rsidRDefault="00D43587" w:rsidP="00784516">
            <w:pPr>
              <w:pStyle w:val="TF-TEXTOQUADRO"/>
              <w:jc w:val="center"/>
            </w:pPr>
          </w:p>
        </w:tc>
        <w:tc>
          <w:tcPr>
            <w:tcW w:w="1746" w:type="dxa"/>
            <w:shd w:val="clear" w:color="auto" w:fill="auto"/>
          </w:tcPr>
          <w:p w14:paraId="47065CB9" w14:textId="77777777" w:rsidR="00D43587" w:rsidRDefault="00D43587" w:rsidP="00784516">
            <w:pPr>
              <w:pStyle w:val="TF-TEXTOQUADRO"/>
              <w:jc w:val="center"/>
            </w:pPr>
          </w:p>
        </w:tc>
        <w:tc>
          <w:tcPr>
            <w:tcW w:w="1865" w:type="dxa"/>
            <w:shd w:val="clear" w:color="auto" w:fill="auto"/>
          </w:tcPr>
          <w:p w14:paraId="5A20069D" w14:textId="77777777" w:rsidR="00D43587" w:rsidRDefault="00D43587" w:rsidP="00784516">
            <w:pPr>
              <w:pStyle w:val="TF-TEXTOQUADRO"/>
              <w:jc w:val="center"/>
            </w:pPr>
            <w:r>
              <w:t>X</w:t>
            </w:r>
          </w:p>
        </w:tc>
      </w:tr>
      <w:tr w:rsidR="00D43587" w14:paraId="18988005" w14:textId="77777777" w:rsidTr="00BC1BB7">
        <w:tc>
          <w:tcPr>
            <w:tcW w:w="3431" w:type="dxa"/>
            <w:shd w:val="clear" w:color="auto" w:fill="auto"/>
          </w:tcPr>
          <w:p w14:paraId="3FFB7041" w14:textId="77777777" w:rsidR="00D43587" w:rsidRDefault="00D43587" w:rsidP="00FB5E4A">
            <w:pPr>
              <w:pStyle w:val="TF-TEXTOQUADRO"/>
            </w:pPr>
            <w:r>
              <w:t>Gerenciamento de estruturas de banco</w:t>
            </w:r>
          </w:p>
        </w:tc>
        <w:tc>
          <w:tcPr>
            <w:tcW w:w="1746" w:type="dxa"/>
            <w:shd w:val="clear" w:color="auto" w:fill="auto"/>
          </w:tcPr>
          <w:p w14:paraId="2C0E3B51" w14:textId="77777777" w:rsidR="00D43587" w:rsidRDefault="00D43587" w:rsidP="00784516">
            <w:pPr>
              <w:pStyle w:val="TF-TEXTOQUADRO"/>
              <w:jc w:val="center"/>
            </w:pPr>
            <w:r>
              <w:t>X</w:t>
            </w:r>
          </w:p>
        </w:tc>
        <w:tc>
          <w:tcPr>
            <w:tcW w:w="1746" w:type="dxa"/>
            <w:shd w:val="clear" w:color="auto" w:fill="auto"/>
          </w:tcPr>
          <w:p w14:paraId="390653C4" w14:textId="77777777" w:rsidR="00D43587" w:rsidRDefault="00D43587" w:rsidP="00784516">
            <w:pPr>
              <w:pStyle w:val="TF-TEXTOQUADRO"/>
              <w:jc w:val="center"/>
            </w:pPr>
            <w:r>
              <w:t>X</w:t>
            </w:r>
          </w:p>
        </w:tc>
        <w:tc>
          <w:tcPr>
            <w:tcW w:w="1865" w:type="dxa"/>
            <w:shd w:val="clear" w:color="auto" w:fill="auto"/>
          </w:tcPr>
          <w:p w14:paraId="42C848AA" w14:textId="77777777" w:rsidR="00D43587" w:rsidRDefault="00D43587" w:rsidP="00784516">
            <w:pPr>
              <w:pStyle w:val="TF-TEXTOQUADRO"/>
              <w:jc w:val="center"/>
            </w:pPr>
            <w:r>
              <w:t>X</w:t>
            </w:r>
          </w:p>
        </w:tc>
      </w:tr>
    </w:tbl>
    <w:p w14:paraId="2D7406A0" w14:textId="77777777" w:rsidR="00D43587" w:rsidRDefault="00D43587" w:rsidP="006B0760">
      <w:pPr>
        <w:pStyle w:val="TF-FONTE"/>
      </w:pPr>
      <w:r>
        <w:t>Fonte: elaborado pelo autor.</w:t>
      </w:r>
    </w:p>
    <w:p w14:paraId="572EF48D" w14:textId="77777777" w:rsidR="00D43587" w:rsidRDefault="00D43587" w:rsidP="00065303">
      <w:pPr>
        <w:pStyle w:val="TF-TEXTO"/>
      </w:pPr>
      <w:r>
        <w:t xml:space="preserve">Conforme apresentando no </w:t>
      </w:r>
      <w:r>
        <w:fldChar w:fldCharType="begin"/>
      </w:r>
      <w:r>
        <w:instrText xml:space="preserve"> REF _Ref82875100 \h </w:instrText>
      </w:r>
      <w:r>
        <w:fldChar w:fldCharType="separate"/>
      </w:r>
      <w:r>
        <w:t xml:space="preserve">Quadro </w:t>
      </w:r>
      <w:r>
        <w:rPr>
          <w:noProof/>
        </w:rPr>
        <w:t>1</w:t>
      </w:r>
      <w:r>
        <w:fldChar w:fldCharType="end"/>
      </w:r>
      <w:r>
        <w:t xml:space="preserve"> todas as ferramentas realizam engenharia reversa e gerenciam as estruturas de SGBDs, sendo as principais funcionalidades do projeto proposto. Dentre elas, apenas as ferramentas Web Modeler (BUGMANN, 2012) e Ferramenta de geração Model-View-Controller (SOTO </w:t>
      </w:r>
      <w:r w:rsidRPr="00D367A3">
        <w:rPr>
          <w:i/>
          <w:iCs/>
        </w:rPr>
        <w:t>et al.</w:t>
      </w:r>
      <w:r>
        <w:t xml:space="preserve">, 2020) estão desenvolvidas na plataforma Web. Apenas a Ferramenta de geração Model-View-Controller (SOTO </w:t>
      </w:r>
      <w:r w:rsidRPr="00D367A3">
        <w:rPr>
          <w:i/>
          <w:iCs/>
        </w:rPr>
        <w:t>et al.</w:t>
      </w:r>
      <w:r>
        <w:t xml:space="preserve">, 2020) permite a geração de código-fonte e apenas o Web Modeler (BUGMANN, 2012) utilizou o padrão de projeto MVC. A geração de arquivos XMI 2.1 só foi implementada na Ferramenta de engenharia reversa de banco de dados (Zafar </w:t>
      </w:r>
      <w:r w:rsidRPr="00D367A3">
        <w:rPr>
          <w:i/>
          <w:iCs/>
        </w:rPr>
        <w:t>et al.</w:t>
      </w:r>
      <w:r>
        <w:t>, 2019).</w:t>
      </w:r>
    </w:p>
    <w:p w14:paraId="3F68A98D" w14:textId="77777777" w:rsidR="00D43587" w:rsidRDefault="00D43587" w:rsidP="00065303">
      <w:pPr>
        <w:pStyle w:val="TF-TEXTO"/>
      </w:pPr>
      <w:r>
        <w:t xml:space="preserve">O projeto apresentado busca englobar parcialmente algumas das funcionalidades de cada trabalho correlato apresentado no </w:t>
      </w:r>
      <w:r>
        <w:fldChar w:fldCharType="begin"/>
      </w:r>
      <w:r>
        <w:instrText xml:space="preserve"> REF _Ref82875100 \h </w:instrText>
      </w:r>
      <w:r>
        <w:fldChar w:fldCharType="separate"/>
      </w:r>
      <w:r>
        <w:t xml:space="preserve">Quadro </w:t>
      </w:r>
      <w:r>
        <w:rPr>
          <w:noProof/>
        </w:rPr>
        <w:t>1</w:t>
      </w:r>
      <w:r>
        <w:fldChar w:fldCharType="end"/>
      </w:r>
      <w:r>
        <w:t xml:space="preserve">. Permitirá por meio de uma interface gráfica Web, manter as tabelas, seus campos e seus relacionamentos presentes nos SGBDs Oracle, realizar consultas nos metadados com o propósito de descobrir informações da estrutura dos SGBDs e transformá-las em informações gráficas de alto nível de </w:t>
      </w:r>
      <w:r>
        <w:lastRenderedPageBreak/>
        <w:t>abstração, como por exemplo, desenhos, gráficos etc. Desta forma, este projeto possibilitará gerar código-fonte para Object Pascal (Delphi) com as estruturas de tabelas e seus campos, afim de auxiliar na manutenibilidade de sistemas construídos sobre essa linguagem de programação. O sistema também permitirá, através de interface gráfica, a conversão e atualização automática dos SGBDs com as alterações realizadas nas tabelas, campos e relacionamentos dentro da ferramenta gráfica, para reduzir desgastes com execução unitária de comandos DML e DDL.</w:t>
      </w:r>
    </w:p>
    <w:p w14:paraId="2D3D6861" w14:textId="77777777" w:rsidR="00D43587" w:rsidRPr="00065303" w:rsidRDefault="00D43587" w:rsidP="00065303">
      <w:pPr>
        <w:pStyle w:val="TF-TEXTO"/>
      </w:pPr>
      <w:r>
        <w:t>No âmbito social e tecnológico esse sistema contribuirá com a melhor organização estrutural de bancos de dados dos sistemas interessados em utilizar a ferramenta de auxílio no processo de engenharia de software, possibilitando a redução do tempo gasto no processo de engenharia de sistemas e melhorando a manutenibilidade dos mesmos.</w:t>
      </w:r>
    </w:p>
    <w:p w14:paraId="27DA2922" w14:textId="77777777" w:rsidR="00D43587" w:rsidRDefault="00D43587" w:rsidP="00D43587">
      <w:pPr>
        <w:pStyle w:val="Ttulo2"/>
        <w:ind w:left="567" w:hanging="567"/>
      </w:pPr>
      <w:r>
        <w:t>REQUISITOS PRINCIPAIS DO PROBLEMA A SER TRABALHADO</w:t>
      </w:r>
    </w:p>
    <w:p w14:paraId="7768B34C" w14:textId="77777777" w:rsidR="00D43587" w:rsidRDefault="00D43587" w:rsidP="007C6E06">
      <w:pPr>
        <w:pStyle w:val="TF-TEXTO"/>
      </w:pPr>
      <w:r>
        <w:t>Nesta seção são apresentados os requisitos que acompanharão o projeto. Esses requisitos são divididos em Requisitos Funcionais (RF) e Requisitos Não Funcionais (RNF), conforme segue:</w:t>
      </w:r>
    </w:p>
    <w:p w14:paraId="06B3626C" w14:textId="77777777" w:rsidR="00D43587" w:rsidRDefault="00D43587" w:rsidP="00D43587">
      <w:pPr>
        <w:pStyle w:val="TF-TEXTO"/>
        <w:numPr>
          <w:ilvl w:val="0"/>
          <w:numId w:val="18"/>
        </w:numPr>
      </w:pPr>
      <w:r>
        <w:t>o sistema deverá possuir interface central com um menu lateral intuitivo (RF);</w:t>
      </w:r>
    </w:p>
    <w:p w14:paraId="2AD38DCC" w14:textId="77777777" w:rsidR="00D43587" w:rsidRDefault="00D43587" w:rsidP="00D43587">
      <w:pPr>
        <w:pStyle w:val="TF-TEXTO"/>
        <w:numPr>
          <w:ilvl w:val="0"/>
          <w:numId w:val="18"/>
        </w:numPr>
      </w:pPr>
      <w:r>
        <w:t>o sistema deverá manter tabelas (RF);</w:t>
      </w:r>
    </w:p>
    <w:p w14:paraId="10F3864E" w14:textId="77777777" w:rsidR="00D43587" w:rsidRDefault="00D43587" w:rsidP="00D43587">
      <w:pPr>
        <w:pStyle w:val="TF-TEXTO"/>
        <w:numPr>
          <w:ilvl w:val="0"/>
          <w:numId w:val="18"/>
        </w:numPr>
      </w:pPr>
      <w:r>
        <w:t xml:space="preserve">o sistema deverá manter campos de tabelas (RF); </w:t>
      </w:r>
    </w:p>
    <w:p w14:paraId="697424D7" w14:textId="77777777" w:rsidR="00D43587" w:rsidRDefault="00D43587" w:rsidP="00D43587">
      <w:pPr>
        <w:pStyle w:val="TF-TEXTO"/>
        <w:numPr>
          <w:ilvl w:val="0"/>
          <w:numId w:val="18"/>
        </w:numPr>
      </w:pPr>
      <w:r>
        <w:t>o sistema deverá manter o relacionamento entre as tabelas (RF);</w:t>
      </w:r>
    </w:p>
    <w:p w14:paraId="27B64963" w14:textId="77777777" w:rsidR="00D43587" w:rsidRDefault="00D43587" w:rsidP="00D43587">
      <w:pPr>
        <w:pStyle w:val="TF-TEXTO"/>
        <w:numPr>
          <w:ilvl w:val="0"/>
          <w:numId w:val="18"/>
        </w:numPr>
      </w:pPr>
      <w:r>
        <w:t>o</w:t>
      </w:r>
      <w:r w:rsidRPr="003F171F">
        <w:t xml:space="preserve"> sistema deverá gerar uma interface gráfica </w:t>
      </w:r>
      <w:r>
        <w:t xml:space="preserve">das tabelas </w:t>
      </w:r>
      <w:r w:rsidRPr="003F171F">
        <w:t>por meio</w:t>
      </w:r>
      <w:r>
        <w:t xml:space="preserve"> da descoberta dos dados do SGBD utilizando consulta na base de dados (RF);</w:t>
      </w:r>
    </w:p>
    <w:p w14:paraId="172A296B" w14:textId="77777777" w:rsidR="00D43587" w:rsidRDefault="00D43587" w:rsidP="00D43587">
      <w:pPr>
        <w:pStyle w:val="TF-TEXTO"/>
        <w:numPr>
          <w:ilvl w:val="0"/>
          <w:numId w:val="18"/>
        </w:numPr>
      </w:pPr>
      <w:r>
        <w:t>o sistema deverá permitir realizar login no SGBD Oracle escolhido (RF);</w:t>
      </w:r>
    </w:p>
    <w:p w14:paraId="4783A82A" w14:textId="77777777" w:rsidR="00D43587" w:rsidRDefault="00D43587" w:rsidP="00D43587">
      <w:pPr>
        <w:pStyle w:val="TF-TEXTO"/>
        <w:numPr>
          <w:ilvl w:val="0"/>
          <w:numId w:val="18"/>
        </w:numPr>
      </w:pPr>
      <w:r>
        <w:t>o sistema deverá permitir consultar as tabelas e suas referências com outras tabelas (RF);</w:t>
      </w:r>
    </w:p>
    <w:p w14:paraId="20D7393D" w14:textId="77777777" w:rsidR="00D43587" w:rsidRDefault="00D43587" w:rsidP="00D43587">
      <w:pPr>
        <w:pStyle w:val="TF-TEXTO"/>
        <w:numPr>
          <w:ilvl w:val="0"/>
          <w:numId w:val="18"/>
        </w:numPr>
      </w:pPr>
      <w:r>
        <w:t>o sistema deverá permitir realizar conversão e atualização automática da base de dados conforme informações das tabelas existentes na ferramenta (RF);</w:t>
      </w:r>
    </w:p>
    <w:p w14:paraId="7BBB94CD" w14:textId="77777777" w:rsidR="00D43587" w:rsidRDefault="00D43587" w:rsidP="00D43587">
      <w:pPr>
        <w:pStyle w:val="TF-TEXTO"/>
        <w:numPr>
          <w:ilvl w:val="0"/>
          <w:numId w:val="18"/>
        </w:numPr>
      </w:pPr>
      <w:r>
        <w:t>o sistema deverá permitir realizar engenharia reversa do SGBD Oracle por meio de leitura nos metadados (RF);</w:t>
      </w:r>
    </w:p>
    <w:p w14:paraId="66486CCA" w14:textId="77777777" w:rsidR="00D43587" w:rsidRDefault="00D43587" w:rsidP="00D43587">
      <w:pPr>
        <w:pStyle w:val="TF-TEXTO"/>
        <w:numPr>
          <w:ilvl w:val="0"/>
          <w:numId w:val="18"/>
        </w:numPr>
      </w:pPr>
      <w:r>
        <w:t xml:space="preserve">o sistema deverá permitir gerar código-fonte </w:t>
      </w:r>
      <w:r w:rsidRPr="00D367A3">
        <w:t>Pascal</w:t>
      </w:r>
      <w:r>
        <w:t xml:space="preserve"> com base nos dados das tabelas e campos existentes na ferramenta (RF);</w:t>
      </w:r>
    </w:p>
    <w:p w14:paraId="03826604" w14:textId="77777777" w:rsidR="00D43587" w:rsidRDefault="00D43587" w:rsidP="00D43587">
      <w:pPr>
        <w:pStyle w:val="TF-TEXTO"/>
        <w:numPr>
          <w:ilvl w:val="0"/>
          <w:numId w:val="18"/>
        </w:numPr>
      </w:pPr>
      <w:r>
        <w:t>o sistema deverá ser desenvolvimento para plataforma Web (RNF);</w:t>
      </w:r>
    </w:p>
    <w:p w14:paraId="3C9058C2" w14:textId="77777777" w:rsidR="00D43587" w:rsidRDefault="00D43587" w:rsidP="00D43587">
      <w:pPr>
        <w:pStyle w:val="TF-TEXTO"/>
        <w:numPr>
          <w:ilvl w:val="0"/>
          <w:numId w:val="18"/>
        </w:numPr>
      </w:pPr>
      <w:r>
        <w:t>o sistema deverá ser desenvolvimento para comunicação nativa com SGBDs Oracle (RNF);</w:t>
      </w:r>
    </w:p>
    <w:p w14:paraId="08A9D1E3" w14:textId="77777777" w:rsidR="00D43587" w:rsidRDefault="00D43587" w:rsidP="00D43587">
      <w:pPr>
        <w:pStyle w:val="TF-TEXTO"/>
        <w:numPr>
          <w:ilvl w:val="0"/>
          <w:numId w:val="18"/>
        </w:numPr>
      </w:pPr>
      <w:r>
        <w:t xml:space="preserve">o sistema deverá ser desenvolvido em </w:t>
      </w:r>
      <w:r w:rsidRPr="007C6E06">
        <w:rPr>
          <w:i/>
        </w:rPr>
        <w:t>frontend</w:t>
      </w:r>
      <w:r>
        <w:t>, utilizando as linguagens HTML, CSS, Javascript e Ajax na IDE Visual Studio Code (RNF);</w:t>
      </w:r>
    </w:p>
    <w:p w14:paraId="75E5A8E9" w14:textId="77777777" w:rsidR="00D43587" w:rsidRDefault="00D43587" w:rsidP="00D43587">
      <w:pPr>
        <w:pStyle w:val="TF-TEXTO"/>
        <w:numPr>
          <w:ilvl w:val="0"/>
          <w:numId w:val="18"/>
        </w:numPr>
      </w:pPr>
      <w:r>
        <w:t xml:space="preserve">o sistema deverá ser desenvolvido em </w:t>
      </w:r>
      <w:r w:rsidRPr="007C6E06">
        <w:rPr>
          <w:i/>
        </w:rPr>
        <w:t>backend</w:t>
      </w:r>
      <w:r>
        <w:t>, utilizando a linguagem de programação C#, com Rest Web Api na IDE Visual Studio (RNF);</w:t>
      </w:r>
    </w:p>
    <w:p w14:paraId="068DDC5F" w14:textId="77777777" w:rsidR="00D43587" w:rsidRDefault="00D43587" w:rsidP="00D43587">
      <w:pPr>
        <w:pStyle w:val="TF-TEXTO"/>
        <w:numPr>
          <w:ilvl w:val="0"/>
          <w:numId w:val="18"/>
        </w:numPr>
      </w:pPr>
      <w:r>
        <w:t>o sistema deverá possuir interface gráfica responsiva conforme os padrões de usabilidade de sistemas Web (RNF).</w:t>
      </w:r>
    </w:p>
    <w:p w14:paraId="0B4BE761" w14:textId="77777777" w:rsidR="00D43587" w:rsidRDefault="00D43587" w:rsidP="00D43587">
      <w:pPr>
        <w:pStyle w:val="Ttulo2"/>
        <w:ind w:left="567" w:hanging="567"/>
      </w:pPr>
      <w:r>
        <w:t>METODOLOGIA</w:t>
      </w:r>
    </w:p>
    <w:p w14:paraId="79F836EC" w14:textId="77777777" w:rsidR="00D43587" w:rsidRPr="007E0D87" w:rsidRDefault="00D43587" w:rsidP="00451B94">
      <w:pPr>
        <w:pStyle w:val="TF-TEXTO"/>
      </w:pPr>
      <w:r>
        <w:t>O trabalho será desenvolvido observando as seguintes etapas:</w:t>
      </w:r>
    </w:p>
    <w:p w14:paraId="425FEEE6" w14:textId="77777777" w:rsidR="00D43587" w:rsidRPr="00424AD5" w:rsidRDefault="00D43587" w:rsidP="00D43587">
      <w:pPr>
        <w:pStyle w:val="TF-ALNEA"/>
      </w:pPr>
      <w:r>
        <w:t xml:space="preserve">levantamento bibliográfico: realizar o levantamento bibliográfico sobre aplicação Web para gerar interface gráfica e comunicação nativa entre </w:t>
      </w:r>
      <w:r w:rsidRPr="007C6E06">
        <w:rPr>
          <w:i/>
          <w:iCs/>
        </w:rPr>
        <w:t>frontend</w:t>
      </w:r>
      <w:r>
        <w:t xml:space="preserve">, </w:t>
      </w:r>
      <w:r w:rsidRPr="007C6E06">
        <w:rPr>
          <w:i/>
          <w:iCs/>
        </w:rPr>
        <w:t>backend</w:t>
      </w:r>
      <w:r>
        <w:t xml:space="preserve"> e SGBDs Oracle, comandos SQLs para efetuar consultas nas estruturas da base de dados e complementar informações já vistas nos trabalhos correlatos;</w:t>
      </w:r>
    </w:p>
    <w:p w14:paraId="755CCE6F" w14:textId="77777777" w:rsidR="00D43587" w:rsidRPr="00424AD5" w:rsidRDefault="00D43587" w:rsidP="00424AD5">
      <w:pPr>
        <w:pStyle w:val="TF-ALNEA"/>
      </w:pPr>
      <w:r>
        <w:t>levantamento de requisitos: complementar o levantamento de RFs e RNFs já definidos na seção 3.2;</w:t>
      </w:r>
    </w:p>
    <w:p w14:paraId="04687336" w14:textId="77777777" w:rsidR="00D43587" w:rsidRDefault="00D43587" w:rsidP="00424AD5">
      <w:pPr>
        <w:pStyle w:val="TF-ALNEA"/>
      </w:pPr>
      <w:r>
        <w:t>especificação: elaborar diagramas de caso de uso, atividades, Modelo Entidade e Relacionamento (MER), assim como os diagramas que forem necessários durante a construção do projeto, utilizando Astah UML</w:t>
      </w:r>
      <w:r w:rsidRPr="00424AD5">
        <w:t>;</w:t>
      </w:r>
    </w:p>
    <w:p w14:paraId="36188DE6" w14:textId="77777777" w:rsidR="00D43587" w:rsidRPr="00424AD5" w:rsidRDefault="00D43587" w:rsidP="00424AD5">
      <w:pPr>
        <w:pStyle w:val="TF-ALNEA"/>
      </w:pPr>
      <w:r>
        <w:t>desenvolvimento da aplicação Web: será desenvolvido conforme proposto anteriormente nos RF e RNF. A aplicação será desenvolvida no Visual Studio e Visual Studio Code possuindo interface gráfica responsiva;</w:t>
      </w:r>
    </w:p>
    <w:p w14:paraId="67087BA1" w14:textId="77777777" w:rsidR="00D43587" w:rsidRDefault="00D43587" w:rsidP="00316F62">
      <w:pPr>
        <w:pStyle w:val="TF-ALNEA"/>
      </w:pPr>
      <w:r>
        <w:t xml:space="preserve">testes e validação: serão realizados testes juntamente com a construção da ferramenta para validar que todas as funcionalidades do sistema estão bem projetadas. Serão realizados testes de comunicação com o </w:t>
      </w:r>
      <w:r w:rsidRPr="007C6E06">
        <w:rPr>
          <w:i/>
          <w:iCs/>
        </w:rPr>
        <w:t>frontend</w:t>
      </w:r>
      <w:r>
        <w:t xml:space="preserve">, </w:t>
      </w:r>
      <w:r w:rsidRPr="007C6E06">
        <w:rPr>
          <w:i/>
          <w:iCs/>
        </w:rPr>
        <w:t>backend</w:t>
      </w:r>
      <w:r>
        <w:t xml:space="preserve"> e base de dados, além de teste de usabilidade.</w:t>
      </w:r>
    </w:p>
    <w:p w14:paraId="4B7BCFD7" w14:textId="77777777" w:rsidR="00D43587" w:rsidRDefault="00D43587" w:rsidP="00A02703">
      <w:pPr>
        <w:pStyle w:val="TF-ALNEA"/>
        <w:numPr>
          <w:ilvl w:val="0"/>
          <w:numId w:val="0"/>
        </w:numPr>
        <w:ind w:left="680"/>
      </w:pPr>
      <w:r>
        <w:t xml:space="preserve">As etapas serão realizadas nos períodos relacionados no </w:t>
      </w:r>
      <w:r>
        <w:fldChar w:fldCharType="begin"/>
      </w:r>
      <w:r>
        <w:instrText xml:space="preserve"> REF _Ref98650273 \h </w:instrText>
      </w:r>
      <w:r>
        <w:fldChar w:fldCharType="separate"/>
      </w:r>
      <w:r>
        <w:t xml:space="preserve">Quadro </w:t>
      </w:r>
      <w:r>
        <w:rPr>
          <w:noProof/>
        </w:rPr>
        <w:t>2</w:t>
      </w:r>
      <w:r>
        <w:fldChar w:fldCharType="end"/>
      </w:r>
      <w:r>
        <w:t>.</w:t>
      </w:r>
    </w:p>
    <w:p w14:paraId="67E14AB6" w14:textId="77777777" w:rsidR="00D43587" w:rsidRPr="007E0D87" w:rsidRDefault="00D43587" w:rsidP="005B2E12">
      <w:pPr>
        <w:pStyle w:val="TF-LEGENDA"/>
      </w:pPr>
      <w:r>
        <w:lastRenderedPageBreak/>
        <w:t xml:space="preserve">Quadro </w:t>
      </w:r>
      <w:fldSimple w:instr=" SEQ Quadro \* ARABIC ">
        <w:r>
          <w:rPr>
            <w:noProof/>
          </w:rPr>
          <w:t>2</w:t>
        </w:r>
      </w:fldSimple>
      <w:r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D43587" w:rsidRPr="007E0D87" w14:paraId="04DAC3F2"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48FC1FA1" w14:textId="77777777" w:rsidR="00D43587" w:rsidRPr="007E0D87" w:rsidRDefault="00D43587"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0B563277" w14:textId="77777777" w:rsidR="00D43587" w:rsidRPr="007E0D87" w:rsidRDefault="00D43587" w:rsidP="00470C41">
            <w:pPr>
              <w:pStyle w:val="TF-TEXTOQUADROCentralizado"/>
            </w:pPr>
            <w:r>
              <w:t>2022</w:t>
            </w:r>
          </w:p>
        </w:tc>
      </w:tr>
      <w:tr w:rsidR="00D43587" w:rsidRPr="007E0D87" w14:paraId="049C0DA5" w14:textId="77777777" w:rsidTr="00E51601">
        <w:trPr>
          <w:cantSplit/>
          <w:jc w:val="center"/>
        </w:trPr>
        <w:tc>
          <w:tcPr>
            <w:tcW w:w="6171" w:type="dxa"/>
            <w:tcBorders>
              <w:top w:val="nil"/>
              <w:left w:val="single" w:sz="4" w:space="0" w:color="auto"/>
              <w:bottom w:val="nil"/>
            </w:tcBorders>
            <w:shd w:val="clear" w:color="auto" w:fill="A6A6A6"/>
          </w:tcPr>
          <w:p w14:paraId="579BBDAE" w14:textId="77777777" w:rsidR="00D43587" w:rsidRPr="007E0D87" w:rsidRDefault="00D43587" w:rsidP="00470C41">
            <w:pPr>
              <w:pStyle w:val="TF-TEXTOQUADRO"/>
            </w:pPr>
          </w:p>
        </w:tc>
        <w:tc>
          <w:tcPr>
            <w:tcW w:w="557" w:type="dxa"/>
            <w:gridSpan w:val="2"/>
            <w:shd w:val="clear" w:color="auto" w:fill="A6A6A6"/>
          </w:tcPr>
          <w:p w14:paraId="0CC8A0D8" w14:textId="77777777" w:rsidR="00D43587" w:rsidRPr="007E0D87" w:rsidRDefault="00D43587" w:rsidP="00470C41">
            <w:pPr>
              <w:pStyle w:val="TF-TEXTOQUADROCentralizado"/>
            </w:pPr>
            <w:r>
              <w:t>fev.</w:t>
            </w:r>
          </w:p>
        </w:tc>
        <w:tc>
          <w:tcPr>
            <w:tcW w:w="568" w:type="dxa"/>
            <w:gridSpan w:val="2"/>
            <w:shd w:val="clear" w:color="auto" w:fill="A6A6A6"/>
          </w:tcPr>
          <w:p w14:paraId="07CF2FC6" w14:textId="77777777" w:rsidR="00D43587" w:rsidRPr="007E0D87" w:rsidRDefault="00D43587" w:rsidP="00470C41">
            <w:pPr>
              <w:pStyle w:val="TF-TEXTOQUADROCentralizado"/>
            </w:pPr>
            <w:r>
              <w:t>mar.</w:t>
            </w:r>
          </w:p>
        </w:tc>
        <w:tc>
          <w:tcPr>
            <w:tcW w:w="568" w:type="dxa"/>
            <w:gridSpan w:val="2"/>
            <w:shd w:val="clear" w:color="auto" w:fill="A6A6A6"/>
          </w:tcPr>
          <w:p w14:paraId="32688656" w14:textId="77777777" w:rsidR="00D43587" w:rsidRPr="007E0D87" w:rsidRDefault="00D43587" w:rsidP="00470C41">
            <w:pPr>
              <w:pStyle w:val="TF-TEXTOQUADROCentralizado"/>
            </w:pPr>
            <w:r>
              <w:t>abr.</w:t>
            </w:r>
          </w:p>
        </w:tc>
        <w:tc>
          <w:tcPr>
            <w:tcW w:w="568" w:type="dxa"/>
            <w:gridSpan w:val="2"/>
            <w:shd w:val="clear" w:color="auto" w:fill="A6A6A6"/>
          </w:tcPr>
          <w:p w14:paraId="6EF66F0D" w14:textId="77777777" w:rsidR="00D43587" w:rsidRPr="007E0D87" w:rsidRDefault="00D43587" w:rsidP="00470C41">
            <w:pPr>
              <w:pStyle w:val="TF-TEXTOQUADROCentralizado"/>
            </w:pPr>
            <w:r>
              <w:t>maio</w:t>
            </w:r>
          </w:p>
        </w:tc>
        <w:tc>
          <w:tcPr>
            <w:tcW w:w="573" w:type="dxa"/>
            <w:gridSpan w:val="2"/>
            <w:shd w:val="clear" w:color="auto" w:fill="A6A6A6"/>
          </w:tcPr>
          <w:p w14:paraId="7F0F2F71" w14:textId="77777777" w:rsidR="00D43587" w:rsidRPr="007E0D87" w:rsidRDefault="00D43587" w:rsidP="00470C41">
            <w:pPr>
              <w:pStyle w:val="TF-TEXTOQUADROCentralizado"/>
            </w:pPr>
            <w:r>
              <w:t>jun.</w:t>
            </w:r>
          </w:p>
        </w:tc>
      </w:tr>
      <w:tr w:rsidR="00D43587" w:rsidRPr="007E0D87" w14:paraId="1C6603ED" w14:textId="77777777" w:rsidTr="00E51601">
        <w:trPr>
          <w:cantSplit/>
          <w:jc w:val="center"/>
        </w:trPr>
        <w:tc>
          <w:tcPr>
            <w:tcW w:w="6171" w:type="dxa"/>
            <w:tcBorders>
              <w:top w:val="nil"/>
              <w:left w:val="single" w:sz="4" w:space="0" w:color="auto"/>
            </w:tcBorders>
            <w:shd w:val="clear" w:color="auto" w:fill="A6A6A6"/>
          </w:tcPr>
          <w:p w14:paraId="71C435B3" w14:textId="77777777" w:rsidR="00D43587" w:rsidRPr="007E0D87" w:rsidRDefault="00D43587" w:rsidP="00470C41">
            <w:pPr>
              <w:pStyle w:val="TF-TEXTOQUADRO"/>
            </w:pPr>
            <w:r w:rsidRPr="007E0D87">
              <w:t>etapas / quinzenas</w:t>
            </w:r>
          </w:p>
        </w:tc>
        <w:tc>
          <w:tcPr>
            <w:tcW w:w="273" w:type="dxa"/>
            <w:tcBorders>
              <w:bottom w:val="single" w:sz="4" w:space="0" w:color="auto"/>
            </w:tcBorders>
            <w:shd w:val="clear" w:color="auto" w:fill="A6A6A6"/>
          </w:tcPr>
          <w:p w14:paraId="0F4D0E2A" w14:textId="77777777" w:rsidR="00D43587" w:rsidRPr="007E0D87" w:rsidRDefault="00D43587" w:rsidP="00470C41">
            <w:pPr>
              <w:pStyle w:val="TF-TEXTOQUADROCentralizado"/>
            </w:pPr>
            <w:r w:rsidRPr="007E0D87">
              <w:t>1</w:t>
            </w:r>
          </w:p>
        </w:tc>
        <w:tc>
          <w:tcPr>
            <w:tcW w:w="284" w:type="dxa"/>
            <w:tcBorders>
              <w:bottom w:val="single" w:sz="4" w:space="0" w:color="auto"/>
            </w:tcBorders>
            <w:shd w:val="clear" w:color="auto" w:fill="A6A6A6"/>
          </w:tcPr>
          <w:p w14:paraId="1A2517BC" w14:textId="77777777" w:rsidR="00D43587" w:rsidRPr="007E0D87" w:rsidRDefault="00D43587" w:rsidP="00470C41">
            <w:pPr>
              <w:pStyle w:val="TF-TEXTOQUADROCentralizado"/>
            </w:pPr>
            <w:r w:rsidRPr="007E0D87">
              <w:t>2</w:t>
            </w:r>
          </w:p>
        </w:tc>
        <w:tc>
          <w:tcPr>
            <w:tcW w:w="284" w:type="dxa"/>
            <w:tcBorders>
              <w:bottom w:val="single" w:sz="4" w:space="0" w:color="auto"/>
            </w:tcBorders>
            <w:shd w:val="clear" w:color="auto" w:fill="A6A6A6"/>
          </w:tcPr>
          <w:p w14:paraId="1C0C3CCC" w14:textId="77777777" w:rsidR="00D43587" w:rsidRPr="007E0D87" w:rsidRDefault="00D43587" w:rsidP="00470C41">
            <w:pPr>
              <w:pStyle w:val="TF-TEXTOQUADROCentralizado"/>
            </w:pPr>
            <w:r w:rsidRPr="007E0D87">
              <w:t>1</w:t>
            </w:r>
          </w:p>
        </w:tc>
        <w:tc>
          <w:tcPr>
            <w:tcW w:w="284" w:type="dxa"/>
            <w:tcBorders>
              <w:bottom w:val="single" w:sz="4" w:space="0" w:color="auto"/>
            </w:tcBorders>
            <w:shd w:val="clear" w:color="auto" w:fill="A6A6A6"/>
          </w:tcPr>
          <w:p w14:paraId="1C852C1D" w14:textId="77777777" w:rsidR="00D43587" w:rsidRPr="007E0D87" w:rsidRDefault="00D43587" w:rsidP="00470C41">
            <w:pPr>
              <w:pStyle w:val="TF-TEXTOQUADROCentralizado"/>
            </w:pPr>
            <w:r w:rsidRPr="007E0D87">
              <w:t>2</w:t>
            </w:r>
          </w:p>
        </w:tc>
        <w:tc>
          <w:tcPr>
            <w:tcW w:w="284" w:type="dxa"/>
            <w:tcBorders>
              <w:bottom w:val="single" w:sz="4" w:space="0" w:color="auto"/>
            </w:tcBorders>
            <w:shd w:val="clear" w:color="auto" w:fill="A6A6A6"/>
          </w:tcPr>
          <w:p w14:paraId="3BFA0B62" w14:textId="77777777" w:rsidR="00D43587" w:rsidRPr="007E0D87" w:rsidRDefault="00D43587" w:rsidP="00470C41">
            <w:pPr>
              <w:pStyle w:val="TF-TEXTOQUADROCentralizado"/>
            </w:pPr>
            <w:r w:rsidRPr="007E0D87">
              <w:t>1</w:t>
            </w:r>
          </w:p>
        </w:tc>
        <w:tc>
          <w:tcPr>
            <w:tcW w:w="284" w:type="dxa"/>
            <w:tcBorders>
              <w:bottom w:val="single" w:sz="4" w:space="0" w:color="auto"/>
            </w:tcBorders>
            <w:shd w:val="clear" w:color="auto" w:fill="A6A6A6"/>
          </w:tcPr>
          <w:p w14:paraId="029386F2" w14:textId="77777777" w:rsidR="00D43587" w:rsidRPr="007E0D87" w:rsidRDefault="00D43587" w:rsidP="00470C41">
            <w:pPr>
              <w:pStyle w:val="TF-TEXTOQUADROCentralizado"/>
            </w:pPr>
            <w:r w:rsidRPr="007E0D87">
              <w:t>2</w:t>
            </w:r>
          </w:p>
        </w:tc>
        <w:tc>
          <w:tcPr>
            <w:tcW w:w="284" w:type="dxa"/>
            <w:tcBorders>
              <w:bottom w:val="single" w:sz="4" w:space="0" w:color="auto"/>
            </w:tcBorders>
            <w:shd w:val="clear" w:color="auto" w:fill="A6A6A6"/>
          </w:tcPr>
          <w:p w14:paraId="70ACAB4E" w14:textId="77777777" w:rsidR="00D43587" w:rsidRPr="007E0D87" w:rsidRDefault="00D43587" w:rsidP="00470C41">
            <w:pPr>
              <w:pStyle w:val="TF-TEXTOQUADROCentralizado"/>
            </w:pPr>
            <w:r w:rsidRPr="007E0D87">
              <w:t>1</w:t>
            </w:r>
          </w:p>
        </w:tc>
        <w:tc>
          <w:tcPr>
            <w:tcW w:w="284" w:type="dxa"/>
            <w:tcBorders>
              <w:bottom w:val="single" w:sz="4" w:space="0" w:color="auto"/>
            </w:tcBorders>
            <w:shd w:val="clear" w:color="auto" w:fill="A6A6A6"/>
          </w:tcPr>
          <w:p w14:paraId="2B34D4CA" w14:textId="77777777" w:rsidR="00D43587" w:rsidRPr="007E0D87" w:rsidRDefault="00D43587" w:rsidP="00470C41">
            <w:pPr>
              <w:pStyle w:val="TF-TEXTOQUADROCentralizado"/>
            </w:pPr>
            <w:r w:rsidRPr="007E0D87">
              <w:t>2</w:t>
            </w:r>
          </w:p>
        </w:tc>
        <w:tc>
          <w:tcPr>
            <w:tcW w:w="284" w:type="dxa"/>
            <w:tcBorders>
              <w:bottom w:val="single" w:sz="4" w:space="0" w:color="auto"/>
            </w:tcBorders>
            <w:shd w:val="clear" w:color="auto" w:fill="A6A6A6"/>
          </w:tcPr>
          <w:p w14:paraId="24D400C2" w14:textId="77777777" w:rsidR="00D43587" w:rsidRPr="007E0D87" w:rsidRDefault="00D43587" w:rsidP="00470C41">
            <w:pPr>
              <w:pStyle w:val="TF-TEXTOQUADROCentralizado"/>
            </w:pPr>
            <w:r w:rsidRPr="007E0D87">
              <w:t>1</w:t>
            </w:r>
          </w:p>
        </w:tc>
        <w:tc>
          <w:tcPr>
            <w:tcW w:w="289" w:type="dxa"/>
            <w:tcBorders>
              <w:bottom w:val="single" w:sz="4" w:space="0" w:color="auto"/>
            </w:tcBorders>
            <w:shd w:val="clear" w:color="auto" w:fill="A6A6A6"/>
          </w:tcPr>
          <w:p w14:paraId="742DCEDE" w14:textId="77777777" w:rsidR="00D43587" w:rsidRPr="007E0D87" w:rsidRDefault="00D43587" w:rsidP="00470C41">
            <w:pPr>
              <w:pStyle w:val="TF-TEXTOQUADROCentralizado"/>
            </w:pPr>
            <w:r w:rsidRPr="007E0D87">
              <w:t>2</w:t>
            </w:r>
          </w:p>
        </w:tc>
      </w:tr>
      <w:tr w:rsidR="00D43587" w:rsidRPr="007E0D87" w14:paraId="0867A5F4" w14:textId="77777777" w:rsidTr="00CB47CB">
        <w:trPr>
          <w:jc w:val="center"/>
        </w:trPr>
        <w:tc>
          <w:tcPr>
            <w:tcW w:w="6171" w:type="dxa"/>
            <w:tcBorders>
              <w:left w:val="single" w:sz="4" w:space="0" w:color="auto"/>
            </w:tcBorders>
          </w:tcPr>
          <w:p w14:paraId="10B15685" w14:textId="77777777" w:rsidR="00D43587" w:rsidRPr="007E0D87" w:rsidRDefault="00D43587" w:rsidP="00FF7918">
            <w:pPr>
              <w:pStyle w:val="TF-TEXTOQUADRO"/>
              <w:rPr>
                <w:bCs/>
              </w:rPr>
            </w:pPr>
            <w:r>
              <w:rPr>
                <w:bCs/>
              </w:rPr>
              <w:t>levantamento bibliográfico</w:t>
            </w:r>
          </w:p>
        </w:tc>
        <w:tc>
          <w:tcPr>
            <w:tcW w:w="273" w:type="dxa"/>
            <w:tcBorders>
              <w:bottom w:val="single" w:sz="4" w:space="0" w:color="auto"/>
            </w:tcBorders>
            <w:shd w:val="clear" w:color="auto" w:fill="auto"/>
          </w:tcPr>
          <w:p w14:paraId="7E50E15D" w14:textId="77777777" w:rsidR="00D43587" w:rsidRPr="007E0D87" w:rsidRDefault="00D43587" w:rsidP="00FF7918">
            <w:pPr>
              <w:pStyle w:val="TF-TEXTOQUADROCentralizado"/>
            </w:pPr>
          </w:p>
        </w:tc>
        <w:tc>
          <w:tcPr>
            <w:tcW w:w="284" w:type="dxa"/>
            <w:tcBorders>
              <w:bottom w:val="single" w:sz="4" w:space="0" w:color="auto"/>
            </w:tcBorders>
            <w:shd w:val="clear" w:color="auto" w:fill="AEAAAA"/>
          </w:tcPr>
          <w:p w14:paraId="7FE29DB3" w14:textId="77777777" w:rsidR="00D43587" w:rsidRPr="007E0D87" w:rsidRDefault="00D43587" w:rsidP="00FF7918">
            <w:pPr>
              <w:pStyle w:val="TF-TEXTOQUADROCentralizado"/>
            </w:pPr>
          </w:p>
        </w:tc>
        <w:tc>
          <w:tcPr>
            <w:tcW w:w="284" w:type="dxa"/>
            <w:tcBorders>
              <w:bottom w:val="single" w:sz="4" w:space="0" w:color="auto"/>
            </w:tcBorders>
            <w:shd w:val="clear" w:color="auto" w:fill="AEAAAA"/>
          </w:tcPr>
          <w:p w14:paraId="33C8D20A" w14:textId="77777777" w:rsidR="00D43587" w:rsidRPr="007E0D87" w:rsidRDefault="00D43587" w:rsidP="00FF7918">
            <w:pPr>
              <w:pStyle w:val="TF-TEXTOQUADROCentralizado"/>
            </w:pPr>
          </w:p>
        </w:tc>
        <w:tc>
          <w:tcPr>
            <w:tcW w:w="284" w:type="dxa"/>
            <w:tcBorders>
              <w:bottom w:val="single" w:sz="4" w:space="0" w:color="auto"/>
            </w:tcBorders>
          </w:tcPr>
          <w:p w14:paraId="3A2EA6C5" w14:textId="77777777" w:rsidR="00D43587" w:rsidRPr="007E0D87" w:rsidRDefault="00D43587" w:rsidP="00FF7918">
            <w:pPr>
              <w:pStyle w:val="TF-TEXTOQUADROCentralizado"/>
            </w:pPr>
          </w:p>
        </w:tc>
        <w:tc>
          <w:tcPr>
            <w:tcW w:w="284" w:type="dxa"/>
            <w:tcBorders>
              <w:bottom w:val="single" w:sz="4" w:space="0" w:color="auto"/>
            </w:tcBorders>
          </w:tcPr>
          <w:p w14:paraId="2AC0A4F1" w14:textId="77777777" w:rsidR="00D43587" w:rsidRPr="007E0D87" w:rsidRDefault="00D43587" w:rsidP="00FF7918">
            <w:pPr>
              <w:pStyle w:val="TF-TEXTOQUADROCentralizado"/>
            </w:pPr>
          </w:p>
        </w:tc>
        <w:tc>
          <w:tcPr>
            <w:tcW w:w="284" w:type="dxa"/>
            <w:tcBorders>
              <w:bottom w:val="single" w:sz="4" w:space="0" w:color="auto"/>
            </w:tcBorders>
          </w:tcPr>
          <w:p w14:paraId="3B846F11" w14:textId="77777777" w:rsidR="00D43587" w:rsidRPr="007E0D87" w:rsidRDefault="00D43587" w:rsidP="00FF7918">
            <w:pPr>
              <w:pStyle w:val="TF-TEXTOQUADROCentralizado"/>
            </w:pPr>
          </w:p>
        </w:tc>
        <w:tc>
          <w:tcPr>
            <w:tcW w:w="284" w:type="dxa"/>
            <w:tcBorders>
              <w:bottom w:val="single" w:sz="4" w:space="0" w:color="auto"/>
            </w:tcBorders>
          </w:tcPr>
          <w:p w14:paraId="62A5BDE2" w14:textId="77777777" w:rsidR="00D43587" w:rsidRPr="007E0D87" w:rsidRDefault="00D43587" w:rsidP="00FF7918">
            <w:pPr>
              <w:pStyle w:val="TF-TEXTOQUADROCentralizado"/>
            </w:pPr>
          </w:p>
        </w:tc>
        <w:tc>
          <w:tcPr>
            <w:tcW w:w="284" w:type="dxa"/>
            <w:tcBorders>
              <w:bottom w:val="single" w:sz="4" w:space="0" w:color="auto"/>
            </w:tcBorders>
          </w:tcPr>
          <w:p w14:paraId="0B7277B9" w14:textId="77777777" w:rsidR="00D43587" w:rsidRPr="007E0D87" w:rsidRDefault="00D43587" w:rsidP="00FF7918">
            <w:pPr>
              <w:pStyle w:val="TF-TEXTOQUADROCentralizado"/>
            </w:pPr>
          </w:p>
        </w:tc>
        <w:tc>
          <w:tcPr>
            <w:tcW w:w="284" w:type="dxa"/>
            <w:tcBorders>
              <w:bottom w:val="single" w:sz="4" w:space="0" w:color="auto"/>
            </w:tcBorders>
          </w:tcPr>
          <w:p w14:paraId="4167A7E8" w14:textId="77777777" w:rsidR="00D43587" w:rsidRPr="007E0D87" w:rsidRDefault="00D43587" w:rsidP="00FF7918">
            <w:pPr>
              <w:pStyle w:val="TF-TEXTOQUADROCentralizado"/>
            </w:pPr>
          </w:p>
        </w:tc>
        <w:tc>
          <w:tcPr>
            <w:tcW w:w="289" w:type="dxa"/>
          </w:tcPr>
          <w:p w14:paraId="40A155DC" w14:textId="77777777" w:rsidR="00D43587" w:rsidRPr="007E0D87" w:rsidRDefault="00D43587" w:rsidP="00FF7918">
            <w:pPr>
              <w:pStyle w:val="TF-TEXTOQUADROCentralizado"/>
            </w:pPr>
          </w:p>
        </w:tc>
      </w:tr>
      <w:tr w:rsidR="00D43587" w:rsidRPr="007E0D87" w14:paraId="500CE815" w14:textId="77777777" w:rsidTr="007C6E06">
        <w:trPr>
          <w:jc w:val="center"/>
        </w:trPr>
        <w:tc>
          <w:tcPr>
            <w:tcW w:w="6171" w:type="dxa"/>
            <w:tcBorders>
              <w:left w:val="single" w:sz="4" w:space="0" w:color="auto"/>
            </w:tcBorders>
          </w:tcPr>
          <w:p w14:paraId="0B562AA1" w14:textId="77777777" w:rsidR="00D43587" w:rsidRPr="007E0D87" w:rsidRDefault="00D43587" w:rsidP="00FF7918">
            <w:pPr>
              <w:pStyle w:val="TF-TEXTOQUADRO"/>
            </w:pPr>
            <w:r>
              <w:t>levantamento de requisitos</w:t>
            </w:r>
          </w:p>
        </w:tc>
        <w:tc>
          <w:tcPr>
            <w:tcW w:w="273" w:type="dxa"/>
            <w:tcBorders>
              <w:top w:val="single" w:sz="4" w:space="0" w:color="auto"/>
            </w:tcBorders>
          </w:tcPr>
          <w:p w14:paraId="03AE23AE" w14:textId="77777777" w:rsidR="00D43587" w:rsidRPr="007E0D87" w:rsidRDefault="00D43587" w:rsidP="00FF7918">
            <w:pPr>
              <w:pStyle w:val="TF-TEXTOQUADROCentralizado"/>
            </w:pPr>
          </w:p>
        </w:tc>
        <w:tc>
          <w:tcPr>
            <w:tcW w:w="284" w:type="dxa"/>
            <w:tcBorders>
              <w:top w:val="single" w:sz="4" w:space="0" w:color="auto"/>
            </w:tcBorders>
            <w:shd w:val="clear" w:color="auto" w:fill="auto"/>
          </w:tcPr>
          <w:p w14:paraId="4A9B7EBC" w14:textId="77777777" w:rsidR="00D43587" w:rsidRPr="007E0D87" w:rsidRDefault="00D43587" w:rsidP="00FF7918">
            <w:pPr>
              <w:pStyle w:val="TF-TEXTOQUADROCentralizado"/>
            </w:pPr>
          </w:p>
        </w:tc>
        <w:tc>
          <w:tcPr>
            <w:tcW w:w="284" w:type="dxa"/>
            <w:tcBorders>
              <w:top w:val="single" w:sz="4" w:space="0" w:color="auto"/>
            </w:tcBorders>
            <w:shd w:val="clear" w:color="auto" w:fill="AEAAAA"/>
          </w:tcPr>
          <w:p w14:paraId="4A59D8CC" w14:textId="77777777" w:rsidR="00D43587" w:rsidRPr="007E0D87" w:rsidRDefault="00D43587" w:rsidP="00FF7918">
            <w:pPr>
              <w:pStyle w:val="TF-TEXTOQUADROCentralizado"/>
            </w:pPr>
          </w:p>
        </w:tc>
        <w:tc>
          <w:tcPr>
            <w:tcW w:w="284" w:type="dxa"/>
            <w:tcBorders>
              <w:top w:val="single" w:sz="4" w:space="0" w:color="auto"/>
            </w:tcBorders>
          </w:tcPr>
          <w:p w14:paraId="73DEF687" w14:textId="77777777" w:rsidR="00D43587" w:rsidRPr="007E0D87" w:rsidRDefault="00D43587" w:rsidP="00FF7918">
            <w:pPr>
              <w:pStyle w:val="TF-TEXTOQUADROCentralizado"/>
            </w:pPr>
          </w:p>
        </w:tc>
        <w:tc>
          <w:tcPr>
            <w:tcW w:w="284" w:type="dxa"/>
            <w:tcBorders>
              <w:top w:val="single" w:sz="4" w:space="0" w:color="auto"/>
            </w:tcBorders>
          </w:tcPr>
          <w:p w14:paraId="4BA492E0" w14:textId="77777777" w:rsidR="00D43587" w:rsidRPr="007E0D87" w:rsidRDefault="00D43587" w:rsidP="00FF7918">
            <w:pPr>
              <w:pStyle w:val="TF-TEXTOQUADROCentralizado"/>
            </w:pPr>
          </w:p>
        </w:tc>
        <w:tc>
          <w:tcPr>
            <w:tcW w:w="284" w:type="dxa"/>
            <w:tcBorders>
              <w:top w:val="single" w:sz="4" w:space="0" w:color="auto"/>
            </w:tcBorders>
          </w:tcPr>
          <w:p w14:paraId="03A382B5" w14:textId="77777777" w:rsidR="00D43587" w:rsidRPr="007E0D87" w:rsidRDefault="00D43587" w:rsidP="00FF7918">
            <w:pPr>
              <w:pStyle w:val="TF-TEXTOQUADROCentralizado"/>
            </w:pPr>
          </w:p>
        </w:tc>
        <w:tc>
          <w:tcPr>
            <w:tcW w:w="284" w:type="dxa"/>
            <w:tcBorders>
              <w:top w:val="single" w:sz="4" w:space="0" w:color="auto"/>
            </w:tcBorders>
          </w:tcPr>
          <w:p w14:paraId="32D9F960" w14:textId="77777777" w:rsidR="00D43587" w:rsidRPr="007E0D87" w:rsidRDefault="00D43587" w:rsidP="00FF7918">
            <w:pPr>
              <w:pStyle w:val="TF-TEXTOQUADROCentralizado"/>
            </w:pPr>
          </w:p>
        </w:tc>
        <w:tc>
          <w:tcPr>
            <w:tcW w:w="284" w:type="dxa"/>
            <w:tcBorders>
              <w:top w:val="single" w:sz="4" w:space="0" w:color="auto"/>
            </w:tcBorders>
          </w:tcPr>
          <w:p w14:paraId="6F40A460" w14:textId="77777777" w:rsidR="00D43587" w:rsidRPr="007E0D87" w:rsidRDefault="00D43587" w:rsidP="00FF7918">
            <w:pPr>
              <w:pStyle w:val="TF-TEXTOQUADROCentralizado"/>
            </w:pPr>
          </w:p>
        </w:tc>
        <w:tc>
          <w:tcPr>
            <w:tcW w:w="284" w:type="dxa"/>
            <w:tcBorders>
              <w:top w:val="single" w:sz="4" w:space="0" w:color="auto"/>
            </w:tcBorders>
          </w:tcPr>
          <w:p w14:paraId="1DEEE22D" w14:textId="77777777" w:rsidR="00D43587" w:rsidRPr="007E0D87" w:rsidRDefault="00D43587" w:rsidP="00FF7918">
            <w:pPr>
              <w:pStyle w:val="TF-TEXTOQUADROCentralizado"/>
            </w:pPr>
          </w:p>
        </w:tc>
        <w:tc>
          <w:tcPr>
            <w:tcW w:w="289" w:type="dxa"/>
          </w:tcPr>
          <w:p w14:paraId="70679004" w14:textId="77777777" w:rsidR="00D43587" w:rsidRPr="007E0D87" w:rsidRDefault="00D43587" w:rsidP="00FF7918">
            <w:pPr>
              <w:pStyle w:val="TF-TEXTOQUADROCentralizado"/>
            </w:pPr>
          </w:p>
        </w:tc>
      </w:tr>
      <w:tr w:rsidR="00D43587" w:rsidRPr="007E0D87" w14:paraId="7EB9D03E" w14:textId="77777777" w:rsidTr="00CB47CB">
        <w:trPr>
          <w:jc w:val="center"/>
        </w:trPr>
        <w:tc>
          <w:tcPr>
            <w:tcW w:w="6171" w:type="dxa"/>
            <w:tcBorders>
              <w:left w:val="single" w:sz="4" w:space="0" w:color="auto"/>
            </w:tcBorders>
          </w:tcPr>
          <w:p w14:paraId="1A304692" w14:textId="77777777" w:rsidR="00D43587" w:rsidRPr="007E0D87" w:rsidRDefault="00D43587" w:rsidP="00FF7918">
            <w:pPr>
              <w:pStyle w:val="TF-TEXTOQUADRO"/>
            </w:pPr>
            <w:r>
              <w:t>especificação</w:t>
            </w:r>
          </w:p>
        </w:tc>
        <w:tc>
          <w:tcPr>
            <w:tcW w:w="273" w:type="dxa"/>
            <w:tcBorders>
              <w:bottom w:val="single" w:sz="4" w:space="0" w:color="auto"/>
            </w:tcBorders>
          </w:tcPr>
          <w:p w14:paraId="491019D1" w14:textId="77777777" w:rsidR="00D43587" w:rsidRPr="007E0D87" w:rsidRDefault="00D43587" w:rsidP="00FF7918">
            <w:pPr>
              <w:pStyle w:val="TF-TEXTOQUADROCentralizado"/>
            </w:pPr>
          </w:p>
        </w:tc>
        <w:tc>
          <w:tcPr>
            <w:tcW w:w="284" w:type="dxa"/>
            <w:tcBorders>
              <w:bottom w:val="single" w:sz="4" w:space="0" w:color="auto"/>
            </w:tcBorders>
          </w:tcPr>
          <w:p w14:paraId="09BB4B69" w14:textId="77777777" w:rsidR="00D43587" w:rsidRPr="007E0D87" w:rsidRDefault="00D43587" w:rsidP="00FF7918">
            <w:pPr>
              <w:pStyle w:val="TF-TEXTOQUADROCentralizado"/>
            </w:pPr>
          </w:p>
        </w:tc>
        <w:tc>
          <w:tcPr>
            <w:tcW w:w="284" w:type="dxa"/>
            <w:tcBorders>
              <w:bottom w:val="single" w:sz="4" w:space="0" w:color="auto"/>
            </w:tcBorders>
            <w:shd w:val="clear" w:color="auto" w:fill="AEAAAA"/>
          </w:tcPr>
          <w:p w14:paraId="71489E82" w14:textId="77777777" w:rsidR="00D43587" w:rsidRPr="007E0D87" w:rsidRDefault="00D43587" w:rsidP="00FF7918">
            <w:pPr>
              <w:pStyle w:val="TF-TEXTOQUADROCentralizado"/>
            </w:pPr>
          </w:p>
        </w:tc>
        <w:tc>
          <w:tcPr>
            <w:tcW w:w="284" w:type="dxa"/>
            <w:tcBorders>
              <w:bottom w:val="single" w:sz="4" w:space="0" w:color="auto"/>
            </w:tcBorders>
            <w:shd w:val="clear" w:color="auto" w:fill="AEAAAA"/>
          </w:tcPr>
          <w:p w14:paraId="09F5D73E" w14:textId="77777777" w:rsidR="00D43587" w:rsidRPr="007E0D87" w:rsidRDefault="00D43587" w:rsidP="00FF7918">
            <w:pPr>
              <w:pStyle w:val="TF-TEXTOQUADROCentralizado"/>
            </w:pPr>
          </w:p>
        </w:tc>
        <w:tc>
          <w:tcPr>
            <w:tcW w:w="284" w:type="dxa"/>
            <w:tcBorders>
              <w:bottom w:val="single" w:sz="4" w:space="0" w:color="auto"/>
            </w:tcBorders>
          </w:tcPr>
          <w:p w14:paraId="374F1C4C" w14:textId="77777777" w:rsidR="00D43587" w:rsidRPr="007E0D87" w:rsidRDefault="00D43587" w:rsidP="00FF7918">
            <w:pPr>
              <w:pStyle w:val="TF-TEXTOQUADROCentralizado"/>
            </w:pPr>
          </w:p>
        </w:tc>
        <w:tc>
          <w:tcPr>
            <w:tcW w:w="284" w:type="dxa"/>
            <w:tcBorders>
              <w:bottom w:val="single" w:sz="4" w:space="0" w:color="auto"/>
            </w:tcBorders>
          </w:tcPr>
          <w:p w14:paraId="70FD60FB" w14:textId="77777777" w:rsidR="00D43587" w:rsidRPr="007E0D87" w:rsidRDefault="00D43587" w:rsidP="00FF7918">
            <w:pPr>
              <w:pStyle w:val="TF-TEXTOQUADROCentralizado"/>
            </w:pPr>
          </w:p>
        </w:tc>
        <w:tc>
          <w:tcPr>
            <w:tcW w:w="284" w:type="dxa"/>
            <w:tcBorders>
              <w:bottom w:val="single" w:sz="4" w:space="0" w:color="auto"/>
            </w:tcBorders>
          </w:tcPr>
          <w:p w14:paraId="437E6110" w14:textId="77777777" w:rsidR="00D43587" w:rsidRPr="007E0D87" w:rsidRDefault="00D43587" w:rsidP="00FF7918">
            <w:pPr>
              <w:pStyle w:val="TF-TEXTOQUADROCentralizado"/>
            </w:pPr>
          </w:p>
        </w:tc>
        <w:tc>
          <w:tcPr>
            <w:tcW w:w="284" w:type="dxa"/>
            <w:tcBorders>
              <w:bottom w:val="single" w:sz="4" w:space="0" w:color="auto"/>
            </w:tcBorders>
          </w:tcPr>
          <w:p w14:paraId="625E8198" w14:textId="77777777" w:rsidR="00D43587" w:rsidRPr="007E0D87" w:rsidRDefault="00D43587" w:rsidP="00FF7918">
            <w:pPr>
              <w:pStyle w:val="TF-TEXTOQUADROCentralizado"/>
            </w:pPr>
          </w:p>
        </w:tc>
        <w:tc>
          <w:tcPr>
            <w:tcW w:w="284" w:type="dxa"/>
            <w:tcBorders>
              <w:bottom w:val="single" w:sz="4" w:space="0" w:color="auto"/>
            </w:tcBorders>
          </w:tcPr>
          <w:p w14:paraId="5E9E9BCE" w14:textId="77777777" w:rsidR="00D43587" w:rsidRPr="007E0D87" w:rsidRDefault="00D43587" w:rsidP="00FF7918">
            <w:pPr>
              <w:pStyle w:val="TF-TEXTOQUADROCentralizado"/>
            </w:pPr>
          </w:p>
        </w:tc>
        <w:tc>
          <w:tcPr>
            <w:tcW w:w="289" w:type="dxa"/>
          </w:tcPr>
          <w:p w14:paraId="05CC03C8" w14:textId="77777777" w:rsidR="00D43587" w:rsidRPr="007E0D87" w:rsidRDefault="00D43587" w:rsidP="00FF7918">
            <w:pPr>
              <w:pStyle w:val="TF-TEXTOQUADROCentralizado"/>
            </w:pPr>
          </w:p>
        </w:tc>
      </w:tr>
      <w:tr w:rsidR="00D43587" w:rsidRPr="007E0D87" w14:paraId="6C3E9841" w14:textId="77777777" w:rsidTr="00CB47CB">
        <w:trPr>
          <w:jc w:val="center"/>
        </w:trPr>
        <w:tc>
          <w:tcPr>
            <w:tcW w:w="6171" w:type="dxa"/>
            <w:tcBorders>
              <w:left w:val="single" w:sz="4" w:space="0" w:color="auto"/>
            </w:tcBorders>
          </w:tcPr>
          <w:p w14:paraId="3976CA64" w14:textId="77777777" w:rsidR="00D43587" w:rsidRPr="007E0D87" w:rsidRDefault="00D43587" w:rsidP="00FF7918">
            <w:pPr>
              <w:pStyle w:val="TF-TEXTOQUADRO"/>
            </w:pPr>
            <w:r>
              <w:t>desenvolvimento da aplicação Web</w:t>
            </w:r>
          </w:p>
        </w:tc>
        <w:tc>
          <w:tcPr>
            <w:tcW w:w="273" w:type="dxa"/>
          </w:tcPr>
          <w:p w14:paraId="1D3F3F83" w14:textId="77777777" w:rsidR="00D43587" w:rsidRPr="007E0D87" w:rsidRDefault="00D43587" w:rsidP="00FF7918">
            <w:pPr>
              <w:pStyle w:val="TF-TEXTOQUADROCentralizado"/>
            </w:pPr>
          </w:p>
        </w:tc>
        <w:tc>
          <w:tcPr>
            <w:tcW w:w="284" w:type="dxa"/>
          </w:tcPr>
          <w:p w14:paraId="1E744E9F" w14:textId="77777777" w:rsidR="00D43587" w:rsidRPr="007E0D87" w:rsidRDefault="00D43587" w:rsidP="00FF7918">
            <w:pPr>
              <w:pStyle w:val="TF-TEXTOQUADROCentralizado"/>
            </w:pPr>
          </w:p>
        </w:tc>
        <w:tc>
          <w:tcPr>
            <w:tcW w:w="284" w:type="dxa"/>
          </w:tcPr>
          <w:p w14:paraId="6EF8EEEB" w14:textId="77777777" w:rsidR="00D43587" w:rsidRPr="007E0D87" w:rsidRDefault="00D43587" w:rsidP="00FF7918">
            <w:pPr>
              <w:pStyle w:val="TF-TEXTOQUADROCentralizado"/>
            </w:pPr>
          </w:p>
        </w:tc>
        <w:tc>
          <w:tcPr>
            <w:tcW w:w="284" w:type="dxa"/>
            <w:shd w:val="clear" w:color="auto" w:fill="AEAAAA"/>
          </w:tcPr>
          <w:p w14:paraId="5EF2A04F" w14:textId="77777777" w:rsidR="00D43587" w:rsidRPr="007E0D87" w:rsidRDefault="00D43587" w:rsidP="00FF7918">
            <w:pPr>
              <w:pStyle w:val="TF-TEXTOQUADROCentralizado"/>
            </w:pPr>
          </w:p>
        </w:tc>
        <w:tc>
          <w:tcPr>
            <w:tcW w:w="284" w:type="dxa"/>
            <w:shd w:val="clear" w:color="auto" w:fill="AEAAAA"/>
          </w:tcPr>
          <w:p w14:paraId="1CFCE91E" w14:textId="77777777" w:rsidR="00D43587" w:rsidRPr="007E0D87" w:rsidRDefault="00D43587" w:rsidP="00FF7918">
            <w:pPr>
              <w:pStyle w:val="TF-TEXTOQUADROCentralizado"/>
            </w:pPr>
          </w:p>
        </w:tc>
        <w:tc>
          <w:tcPr>
            <w:tcW w:w="284" w:type="dxa"/>
            <w:shd w:val="clear" w:color="auto" w:fill="AEAAAA"/>
          </w:tcPr>
          <w:p w14:paraId="2D87E563" w14:textId="77777777" w:rsidR="00D43587" w:rsidRPr="007E0D87" w:rsidRDefault="00D43587" w:rsidP="00FF7918">
            <w:pPr>
              <w:pStyle w:val="TF-TEXTOQUADROCentralizado"/>
            </w:pPr>
          </w:p>
        </w:tc>
        <w:tc>
          <w:tcPr>
            <w:tcW w:w="284" w:type="dxa"/>
            <w:shd w:val="clear" w:color="auto" w:fill="AEAAAA"/>
          </w:tcPr>
          <w:p w14:paraId="5177D75D" w14:textId="77777777" w:rsidR="00D43587" w:rsidRPr="007E0D87" w:rsidRDefault="00D43587" w:rsidP="00FF7918">
            <w:pPr>
              <w:pStyle w:val="TF-TEXTOQUADROCentralizado"/>
            </w:pPr>
          </w:p>
        </w:tc>
        <w:tc>
          <w:tcPr>
            <w:tcW w:w="284" w:type="dxa"/>
            <w:shd w:val="clear" w:color="auto" w:fill="AEAAAA"/>
          </w:tcPr>
          <w:p w14:paraId="7D8DE0CD" w14:textId="77777777" w:rsidR="00D43587" w:rsidRPr="007E0D87" w:rsidRDefault="00D43587" w:rsidP="00FF7918">
            <w:pPr>
              <w:pStyle w:val="TF-TEXTOQUADROCentralizado"/>
            </w:pPr>
          </w:p>
        </w:tc>
        <w:tc>
          <w:tcPr>
            <w:tcW w:w="284" w:type="dxa"/>
            <w:shd w:val="clear" w:color="auto" w:fill="AEAAAA"/>
          </w:tcPr>
          <w:p w14:paraId="46F60664" w14:textId="77777777" w:rsidR="00D43587" w:rsidRPr="007E0D87" w:rsidRDefault="00D43587" w:rsidP="00FF7918">
            <w:pPr>
              <w:pStyle w:val="TF-TEXTOQUADROCentralizado"/>
            </w:pPr>
          </w:p>
        </w:tc>
        <w:tc>
          <w:tcPr>
            <w:tcW w:w="289" w:type="dxa"/>
          </w:tcPr>
          <w:p w14:paraId="67601626" w14:textId="77777777" w:rsidR="00D43587" w:rsidRPr="007E0D87" w:rsidRDefault="00D43587" w:rsidP="00FF7918">
            <w:pPr>
              <w:pStyle w:val="TF-TEXTOQUADROCentralizado"/>
            </w:pPr>
          </w:p>
        </w:tc>
      </w:tr>
      <w:tr w:rsidR="00D43587" w:rsidRPr="007E0D87" w14:paraId="2C907BC8" w14:textId="77777777" w:rsidTr="00A84C94">
        <w:trPr>
          <w:jc w:val="center"/>
        </w:trPr>
        <w:tc>
          <w:tcPr>
            <w:tcW w:w="6171" w:type="dxa"/>
            <w:tcBorders>
              <w:left w:val="single" w:sz="4" w:space="0" w:color="auto"/>
              <w:bottom w:val="single" w:sz="4" w:space="0" w:color="auto"/>
            </w:tcBorders>
          </w:tcPr>
          <w:p w14:paraId="3863D765" w14:textId="77777777" w:rsidR="00D43587" w:rsidRDefault="00D43587" w:rsidP="00FF7918">
            <w:pPr>
              <w:pStyle w:val="TF-TEXTOQUADRO"/>
            </w:pPr>
            <w:r>
              <w:t>testes e validações</w:t>
            </w:r>
          </w:p>
        </w:tc>
        <w:tc>
          <w:tcPr>
            <w:tcW w:w="273" w:type="dxa"/>
            <w:tcBorders>
              <w:bottom w:val="single" w:sz="4" w:space="0" w:color="auto"/>
            </w:tcBorders>
          </w:tcPr>
          <w:p w14:paraId="694B192D" w14:textId="77777777" w:rsidR="00D43587" w:rsidRPr="007E0D87" w:rsidRDefault="00D43587" w:rsidP="00FF7918">
            <w:pPr>
              <w:pStyle w:val="TF-TEXTOQUADROCentralizado"/>
            </w:pPr>
          </w:p>
        </w:tc>
        <w:tc>
          <w:tcPr>
            <w:tcW w:w="284" w:type="dxa"/>
            <w:tcBorders>
              <w:bottom w:val="single" w:sz="4" w:space="0" w:color="auto"/>
            </w:tcBorders>
          </w:tcPr>
          <w:p w14:paraId="0111CB3D" w14:textId="77777777" w:rsidR="00D43587" w:rsidRPr="007E0D87" w:rsidRDefault="00D43587" w:rsidP="00FF7918">
            <w:pPr>
              <w:pStyle w:val="TF-TEXTOQUADROCentralizado"/>
            </w:pPr>
          </w:p>
        </w:tc>
        <w:tc>
          <w:tcPr>
            <w:tcW w:w="284" w:type="dxa"/>
            <w:tcBorders>
              <w:bottom w:val="single" w:sz="4" w:space="0" w:color="auto"/>
            </w:tcBorders>
          </w:tcPr>
          <w:p w14:paraId="22AE8840" w14:textId="77777777" w:rsidR="00D43587" w:rsidRPr="007E0D87" w:rsidRDefault="00D43587" w:rsidP="00FF7918">
            <w:pPr>
              <w:pStyle w:val="TF-TEXTOQUADROCentralizado"/>
            </w:pPr>
          </w:p>
        </w:tc>
        <w:tc>
          <w:tcPr>
            <w:tcW w:w="284" w:type="dxa"/>
            <w:tcBorders>
              <w:bottom w:val="single" w:sz="4" w:space="0" w:color="auto"/>
            </w:tcBorders>
            <w:shd w:val="clear" w:color="auto" w:fill="FFFFFF"/>
          </w:tcPr>
          <w:p w14:paraId="1CADD5B9" w14:textId="77777777" w:rsidR="00D43587" w:rsidRPr="007E0D87" w:rsidRDefault="00D43587" w:rsidP="00FF7918">
            <w:pPr>
              <w:pStyle w:val="TF-TEXTOQUADROCentralizado"/>
            </w:pPr>
          </w:p>
        </w:tc>
        <w:tc>
          <w:tcPr>
            <w:tcW w:w="284" w:type="dxa"/>
            <w:tcBorders>
              <w:bottom w:val="single" w:sz="4" w:space="0" w:color="auto"/>
            </w:tcBorders>
            <w:shd w:val="clear" w:color="auto" w:fill="AEAAAA"/>
          </w:tcPr>
          <w:p w14:paraId="53ECCA59" w14:textId="77777777" w:rsidR="00D43587" w:rsidRPr="007E0D87" w:rsidRDefault="00D43587" w:rsidP="00FF7918">
            <w:pPr>
              <w:pStyle w:val="TF-TEXTOQUADROCentralizado"/>
            </w:pPr>
          </w:p>
        </w:tc>
        <w:tc>
          <w:tcPr>
            <w:tcW w:w="284" w:type="dxa"/>
            <w:tcBorders>
              <w:bottom w:val="single" w:sz="4" w:space="0" w:color="auto"/>
            </w:tcBorders>
            <w:shd w:val="clear" w:color="auto" w:fill="AEAAAA"/>
          </w:tcPr>
          <w:p w14:paraId="3E1B9A00" w14:textId="77777777" w:rsidR="00D43587" w:rsidRPr="007E0D87" w:rsidRDefault="00D43587" w:rsidP="00FF7918">
            <w:pPr>
              <w:pStyle w:val="TF-TEXTOQUADROCentralizado"/>
            </w:pPr>
          </w:p>
        </w:tc>
        <w:tc>
          <w:tcPr>
            <w:tcW w:w="284" w:type="dxa"/>
            <w:tcBorders>
              <w:bottom w:val="single" w:sz="4" w:space="0" w:color="auto"/>
            </w:tcBorders>
            <w:shd w:val="clear" w:color="auto" w:fill="AEAAAA"/>
          </w:tcPr>
          <w:p w14:paraId="43EFD61B" w14:textId="77777777" w:rsidR="00D43587" w:rsidRPr="007E0D87" w:rsidRDefault="00D43587" w:rsidP="00FF7918">
            <w:pPr>
              <w:pStyle w:val="TF-TEXTOQUADROCentralizado"/>
            </w:pPr>
          </w:p>
        </w:tc>
        <w:tc>
          <w:tcPr>
            <w:tcW w:w="284" w:type="dxa"/>
            <w:tcBorders>
              <w:bottom w:val="single" w:sz="4" w:space="0" w:color="auto"/>
            </w:tcBorders>
            <w:shd w:val="clear" w:color="auto" w:fill="AEAAAA"/>
          </w:tcPr>
          <w:p w14:paraId="62F5970F" w14:textId="77777777" w:rsidR="00D43587" w:rsidRPr="007E0D87" w:rsidRDefault="00D43587" w:rsidP="00FF7918">
            <w:pPr>
              <w:pStyle w:val="TF-TEXTOQUADROCentralizado"/>
            </w:pPr>
          </w:p>
        </w:tc>
        <w:tc>
          <w:tcPr>
            <w:tcW w:w="284" w:type="dxa"/>
            <w:tcBorders>
              <w:bottom w:val="single" w:sz="4" w:space="0" w:color="auto"/>
            </w:tcBorders>
            <w:shd w:val="clear" w:color="auto" w:fill="AEAAAA"/>
          </w:tcPr>
          <w:p w14:paraId="02B0FEB5" w14:textId="77777777" w:rsidR="00D43587" w:rsidRPr="007E0D87" w:rsidRDefault="00D43587" w:rsidP="00FF7918">
            <w:pPr>
              <w:pStyle w:val="TF-TEXTOQUADROCentralizado"/>
            </w:pPr>
          </w:p>
        </w:tc>
        <w:tc>
          <w:tcPr>
            <w:tcW w:w="289" w:type="dxa"/>
            <w:tcBorders>
              <w:bottom w:val="single" w:sz="4" w:space="0" w:color="auto"/>
            </w:tcBorders>
          </w:tcPr>
          <w:p w14:paraId="5B281A94" w14:textId="77777777" w:rsidR="00D43587" w:rsidRPr="007E0D87" w:rsidRDefault="00D43587" w:rsidP="00FF7918">
            <w:pPr>
              <w:pStyle w:val="TF-TEXTOQUADROCentralizado"/>
            </w:pPr>
          </w:p>
        </w:tc>
      </w:tr>
    </w:tbl>
    <w:p w14:paraId="3DE9743C" w14:textId="77777777" w:rsidR="00D43587" w:rsidRDefault="00D43587" w:rsidP="00FC4A9F">
      <w:pPr>
        <w:pStyle w:val="TF-FONTE"/>
      </w:pPr>
      <w:r>
        <w:t>Fonte: elaborado pelo autor.</w:t>
      </w:r>
    </w:p>
    <w:p w14:paraId="401CEDB3" w14:textId="77777777" w:rsidR="00D43587" w:rsidRPr="007A1883" w:rsidRDefault="00D43587" w:rsidP="00D43587">
      <w:pPr>
        <w:pStyle w:val="Ttulo1"/>
      </w:pPr>
      <w:r>
        <w:t>REVISÃO BIBLIOGRÁFICA</w:t>
      </w:r>
    </w:p>
    <w:p w14:paraId="30D7C5F1" w14:textId="77777777" w:rsidR="00D43587" w:rsidRDefault="00D43587" w:rsidP="008542A3">
      <w:pPr>
        <w:pStyle w:val="TF-TEXTO"/>
      </w:pPr>
      <w:r>
        <w:t>Esta seção tem como objetivo explorar os conceitos e fundamentos mais importantes para realização desse trabalho A subseção 4.1 descreve sobre sistema legado. A subseção 4.2 aborda sobre engenharia reversa. Por fim, a subseção 4.3 abrange sobre metadados, especificadamente de banco de dados.</w:t>
      </w:r>
    </w:p>
    <w:p w14:paraId="60D18730" w14:textId="77777777" w:rsidR="00D43587" w:rsidRDefault="00D43587" w:rsidP="00D43587">
      <w:pPr>
        <w:pStyle w:val="Ttulo2"/>
        <w:ind w:left="567" w:hanging="567"/>
      </w:pPr>
      <w:r>
        <w:t>sistema legado</w:t>
      </w:r>
    </w:p>
    <w:p w14:paraId="613C3811" w14:textId="77777777" w:rsidR="00D43587" w:rsidRDefault="00D43587" w:rsidP="008542A3">
      <w:pPr>
        <w:pStyle w:val="TF-TEXTO"/>
      </w:pPr>
      <w:r>
        <w:t>Define-se sistema legado como sistema crítico que está em uso a um longo período, que possivelmente foi desenvolvido com tecnologias ultrapassadas e que é peça fundamental para a organização que o mantém (BARBOSA; CANDIDO, 2017). Na contramão da tecnologia, em constante evolução estes sistemas costumam entrar em produção desatualizados tecnologicamente, devido a atrasos no desenvolvimento (PINTO; BRAGA, 2005). Uma das possíveis explicações do porque esses sistemas ainda existem até hoje é uma questão de custo, pois seu desenvolvimento inicial pode ter levado a um custo muito alto e que só haverá retorno desse investimento após vários anos de uso (PINTO; GRABA, 2005). O tempo de duração de sistemas de software é muito variável e sistemas de grande porte permanecem em uso por mais de dez anos (PINTO; BRAGA, 2005). Outra possível explicação pode estar ligada ao quão importante esse sistema é para a organização que o desenvolveu e para as empresas que o utilizam, de modo que uma simples falha dos serviços desse sistema possa causar sérios efeitos colaterais no dia a dia de ambos (PINTO; BRAGA, 2005).</w:t>
      </w:r>
    </w:p>
    <w:p w14:paraId="5E3FD923" w14:textId="77777777" w:rsidR="00D43587" w:rsidRPr="0064470C" w:rsidRDefault="00D43587" w:rsidP="0064470C">
      <w:pPr>
        <w:pStyle w:val="TF-TEXTO"/>
        <w:rPr>
          <w:caps/>
          <w:color w:val="000000"/>
        </w:rPr>
      </w:pPr>
      <w:r>
        <w:t xml:space="preserve">Geralmente um sistema considerado legado não possui uma documentação adequada ou quando a possui, esta é incompleta em relação as funcionalidades atuais dele. Devido a isso, pode ser inviável financeiramente evolui-lo, pois qualquer modificação poderá impactar em outras funcionalidades do software ou poderá levar muito tempo para concluir determinada modificação (BARBOSA; CANDIDO, 2017). </w:t>
      </w:r>
    </w:p>
    <w:p w14:paraId="527A024F" w14:textId="77777777" w:rsidR="00D43587" w:rsidRDefault="00D43587" w:rsidP="00D43587">
      <w:pPr>
        <w:pStyle w:val="Ttulo2"/>
        <w:ind w:left="567" w:hanging="567"/>
      </w:pPr>
      <w:r>
        <w:t>Engenharia reversa</w:t>
      </w:r>
    </w:p>
    <w:p w14:paraId="2DB76E70" w14:textId="77777777" w:rsidR="00D43587" w:rsidRDefault="00D43587" w:rsidP="000C6811">
      <w:pPr>
        <w:pStyle w:val="TF-TEXTO"/>
      </w:pPr>
      <w:r>
        <w:t>Engenharia reversa para banco de dados é o processo de entender como algo funciona através da análise de sua estrutura, função e operação permitindo conhecer como ele foi pensado e desenhado mesmo sem possuir o projeto original. Engenharia reversa pode ser usada para entender como algo funciona, ou como foi feito, mesmo sem possuir a sua documentação (SANTOS; BIANCHINI, 2019). O resultado da engenharia reversa é a especificação de um produto que é gerada a partir das análises realizadas no sistema. Com isso permite entender o funcionamento do mesmo, para alterar ou realizar manutenções futuras, ou até mesmo acrescentar novas funcionalidades ao software em questão (SANTOS; BIANCHINI, 2019). Essa técnica de engenharia reversa cresceu muito, e hoje possibilita o entendimento e melhoria do software, até na descoberta de segredos industriais e comerciais (SANTOS; BIANCHINI, 2019). Para Barbosa e Candido (2017), a manutenção e evolução do sistema pode eventualmente se tornar financeiramente inviável quando não se tem a documentação do sistema, pois qualquer modificação pode impactar em outras funcionalidades do software, assim como o tempo pode acabar se estendendo por longos prazos. (BARBOSA; CANDIDO, 2017). Para isso pode-se fazer uso da engenharia reversa para documentar o que já está em funcionamento, no intuito de criar uma documentação para entender seu funcionamento e facilitar as alterações (BARBOSA; CANDIDO, 2017). Essa engenharia de banco de dados muitas vezes acaba utilizando dos recursos dos SGBDs para serem realizadas com sucesso. Uma delas é leitura dos dados estruturados sobre dados, conhecido como metadados.</w:t>
      </w:r>
    </w:p>
    <w:p w14:paraId="71147B14" w14:textId="77777777" w:rsidR="00D43587" w:rsidRDefault="00D43587" w:rsidP="00C61DC8">
      <w:pPr>
        <w:pStyle w:val="TF-TEXTO"/>
      </w:pPr>
      <w:r>
        <w:t>Segundo Barbosa e Candido (2017) o termo engenharia reversa possui suas origens no mundo do hardware. Por exemplo, uma empresa desmonta um produto qualquer que seja, de sua concorrente na tentativa de conhecer os segredos do projeto e fabricação desse concorrente para aplicar ou desenvolver seu produto ainda melhor que o do concorrente. Esses segredos poderiam ser facilmente entendidos se fosse possível obter as especificações de projeto e fabricação do concorrente, porém, como esses documentos são de propriedade privada eles não estão disponíveis, tornando a engenharia reversa a única maneira de se conseguir uma documentação com especificação do projeto e fabricação da amostra do produto desmontado do concorrente (BARBOSA; CANDIDO, 2017). Para a área de sistemas, a engenharia reversa é bem similar ao exemplo de Barbosa e Candido (2017), só que de certa maneira, melhor de aplica-la pois as informações são mais completas e rápidas de serem obtidas, graças as grandes evoluções tecnológicas tanto em hardware quanto em software nos últimos anos (BARBOSA; CANDIDO, 2017).</w:t>
      </w:r>
    </w:p>
    <w:p w14:paraId="39C2978A" w14:textId="77777777" w:rsidR="00D43587" w:rsidRDefault="00D43587" w:rsidP="00C61DC8">
      <w:pPr>
        <w:pStyle w:val="TF-TEXTO"/>
      </w:pPr>
      <w:r>
        <w:lastRenderedPageBreak/>
        <w:t xml:space="preserve">Na </w:t>
      </w:r>
      <w:r w:rsidRPr="0099154E">
        <w:fldChar w:fldCharType="begin"/>
      </w:r>
      <w:r w:rsidRPr="0099154E">
        <w:instrText xml:space="preserve"> REF _Ref88323502 \h  \* MERGEFORMAT </w:instrText>
      </w:r>
      <w:r w:rsidRPr="0099154E">
        <w:fldChar w:fldCharType="separate"/>
      </w:r>
      <w:r w:rsidRPr="002020BF">
        <w:t xml:space="preserve">Figura </w:t>
      </w:r>
      <w:r w:rsidRPr="00AB3505">
        <w:rPr>
          <w:noProof/>
        </w:rPr>
        <w:t>6</w:t>
      </w:r>
      <w:r w:rsidRPr="0099154E">
        <w:fldChar w:fldCharType="end"/>
      </w:r>
      <w:r>
        <w:t xml:space="preserve"> é possível ver uma ilustração da técnica de engenharia reversa de banco dados de um SGBD, na qual os dados de cada campo das entidades (tabelas), nesse caso a entidade </w:t>
      </w:r>
      <w:r w:rsidRPr="0064470C">
        <w:rPr>
          <w:rFonts w:ascii="Courier New" w:hAnsi="Courier New" w:cs="Courier New"/>
          <w:sz w:val="18"/>
          <w:szCs w:val="18"/>
        </w:rPr>
        <w:t>usuário</w:t>
      </w:r>
      <w:r>
        <w:rPr>
          <w:rFonts w:ascii="Courier New" w:hAnsi="Courier New" w:cs="Courier New"/>
          <w:sz w:val="18"/>
          <w:szCs w:val="18"/>
        </w:rPr>
        <w:t>,</w:t>
      </w:r>
      <w:r>
        <w:t xml:space="preserve"> estão dispersos na estrutura interna do SGBD e por meio de uma consulta SQL nos metadados é possível organizá-los e extrair informações úteis dessas tabelas, campos, relacionamentos etc. Nesse exemplo, </w:t>
      </w:r>
      <w:r w:rsidRPr="0064470C">
        <w:rPr>
          <w:rFonts w:ascii="Courier New" w:hAnsi="Courier New" w:cs="Courier New"/>
          <w:sz w:val="18"/>
          <w:szCs w:val="18"/>
        </w:rPr>
        <w:t>José Carlos</w:t>
      </w:r>
      <w:r>
        <w:t xml:space="preserve"> e </w:t>
      </w:r>
      <w:r w:rsidRPr="0064470C">
        <w:rPr>
          <w:rFonts w:ascii="Courier New" w:hAnsi="Courier New" w:cs="Courier New"/>
          <w:sz w:val="18"/>
          <w:szCs w:val="18"/>
        </w:rPr>
        <w:t>Maria Pereira</w:t>
      </w:r>
      <w:r>
        <w:t xml:space="preserve"> estão dispersos no SGBD, e eles fazem parte do atributo </w:t>
      </w:r>
      <w:r>
        <w:rPr>
          <w:rFonts w:ascii="Courier New" w:hAnsi="Courier New" w:cs="Courier New"/>
          <w:sz w:val="18"/>
          <w:szCs w:val="18"/>
        </w:rPr>
        <w:t>NOME</w:t>
      </w:r>
      <w:r>
        <w:t xml:space="preserve"> da entidade </w:t>
      </w:r>
      <w:r>
        <w:rPr>
          <w:rFonts w:ascii="Courier New" w:hAnsi="Courier New" w:cs="Courier New"/>
          <w:sz w:val="18"/>
          <w:szCs w:val="18"/>
        </w:rPr>
        <w:t>USUARIO</w:t>
      </w:r>
      <w:r>
        <w:t>,</w:t>
      </w:r>
      <w:r w:rsidRPr="00CB0BDC">
        <w:t xml:space="preserve"> </w:t>
      </w:r>
      <w:r>
        <w:t>bem como o atributo único de cada um (</w:t>
      </w:r>
      <w:r w:rsidRPr="0064470C">
        <w:rPr>
          <w:rFonts w:ascii="Courier New" w:hAnsi="Courier New" w:cs="Courier New"/>
          <w:sz w:val="18"/>
          <w:szCs w:val="18"/>
        </w:rPr>
        <w:t>ID</w:t>
      </w:r>
      <w:r>
        <w:t xml:space="preserve">). Para conseguir vincular esses dados com a entidade </w:t>
      </w:r>
      <w:r w:rsidRPr="0064470C">
        <w:rPr>
          <w:rFonts w:ascii="Courier New" w:hAnsi="Courier New" w:cs="Courier New"/>
          <w:sz w:val="18"/>
          <w:szCs w:val="18"/>
        </w:rPr>
        <w:t>USUARIO</w:t>
      </w:r>
      <w:r>
        <w:t>, utiliza-se um SQL nos metadados do SGBD afim de descobrir qual dado pertence a qual atributo das entidades.</w:t>
      </w:r>
    </w:p>
    <w:p w14:paraId="793C6AE9" w14:textId="77777777" w:rsidR="00D43587" w:rsidRPr="002020BF" w:rsidRDefault="00D43587" w:rsidP="002020BF">
      <w:pPr>
        <w:pStyle w:val="Legenda"/>
        <w:jc w:val="center"/>
        <w:rPr>
          <w:b w:val="0"/>
        </w:rPr>
      </w:pPr>
      <w:bookmarkStart w:id="0" w:name="_Ref88323502"/>
      <w:r w:rsidRPr="002020BF">
        <w:rPr>
          <w:b w:val="0"/>
        </w:rPr>
        <w:t xml:space="preserve">Figura </w:t>
      </w:r>
      <w:r>
        <w:rPr>
          <w:b w:val="0"/>
        </w:rPr>
        <w:fldChar w:fldCharType="begin"/>
      </w:r>
      <w:r>
        <w:rPr>
          <w:b w:val="0"/>
        </w:rPr>
        <w:instrText xml:space="preserve"> SEQ Figura \* ARABIC </w:instrText>
      </w:r>
      <w:r>
        <w:rPr>
          <w:b w:val="0"/>
        </w:rPr>
        <w:fldChar w:fldCharType="separate"/>
      </w:r>
      <w:r>
        <w:rPr>
          <w:b w:val="0"/>
          <w:noProof/>
        </w:rPr>
        <w:t>6</w:t>
      </w:r>
      <w:r>
        <w:rPr>
          <w:b w:val="0"/>
        </w:rPr>
        <w:fldChar w:fldCharType="end"/>
      </w:r>
      <w:bookmarkEnd w:id="0"/>
      <w:r w:rsidRPr="002020BF">
        <w:rPr>
          <w:b w:val="0"/>
        </w:rPr>
        <w:t xml:space="preserve"> – Engenharia reversa de banco de dados de um SGBD</w:t>
      </w:r>
    </w:p>
    <w:p w14:paraId="1DDE6E6C" w14:textId="77777777" w:rsidR="00D43587" w:rsidRDefault="00D43587" w:rsidP="002020BF">
      <w:pPr>
        <w:pStyle w:val="TF-FIGURA"/>
      </w:pPr>
      <w:r>
        <w:rPr>
          <w:noProof/>
        </w:rPr>
      </w:r>
      <w:r w:rsidR="00D43587">
        <w:rPr>
          <w:noProof/>
        </w:rPr>
        <w:pict w14:anchorId="5AA55CFB">
          <v:shape id="_x0000_i1030" type="#_x0000_t75" alt="" style="width:295.65pt;height:182.3pt;mso-width-percent:0;mso-height-percent:0;mso-width-percent:0;mso-height-percent:0" o:bordertopcolor="this" o:borderleftcolor="this" o:borderbottomcolor="this" o:borderrightcolor="this">
            <v:imagedata r:id="rId11" o:title=""/>
            <w10:bordertop type="single" width="12"/>
            <w10:borderleft type="single" width="12"/>
            <w10:borderbottom type="single" width="12"/>
            <w10:borderright type="single" width="12"/>
          </v:shape>
        </w:pict>
      </w:r>
    </w:p>
    <w:p w14:paraId="793EEFC9" w14:textId="77777777" w:rsidR="00D43587" w:rsidRDefault="00D43587" w:rsidP="002020BF">
      <w:pPr>
        <w:pStyle w:val="TF-FONTE"/>
      </w:pPr>
      <w:r>
        <w:t>Fonte: elaborado pelo autor.</w:t>
      </w:r>
    </w:p>
    <w:p w14:paraId="7E81E7F4" w14:textId="77777777" w:rsidR="00D43587" w:rsidRDefault="00D43587" w:rsidP="00D43587">
      <w:pPr>
        <w:pStyle w:val="Ttulo2"/>
        <w:ind w:left="567" w:hanging="567"/>
      </w:pPr>
      <w:r>
        <w:t>metadados</w:t>
      </w:r>
    </w:p>
    <w:p w14:paraId="58AC783F" w14:textId="77777777" w:rsidR="00D43587" w:rsidRDefault="00D43587" w:rsidP="009D3C7E">
      <w:pPr>
        <w:pStyle w:val="TF-TEXTO"/>
      </w:pPr>
      <w:r>
        <w:t xml:space="preserve">Metadados, segundo </w:t>
      </w:r>
      <w:r w:rsidRPr="00F0215E">
        <w:t>A</w:t>
      </w:r>
      <w:r>
        <w:t>lves (2012) é definido como dados estruturados sobre dados, que permite identificar um recurso, facilitar na filtragem de objetos, auxiliar na recuperação de um dado etc. Neles estão contidas informações a respeito de sua aplicabilidade em sistemas de informação, tais como: definição, administração ou gerenciamento, formas e direitos de uso, entre outros (</w:t>
      </w:r>
      <w:r w:rsidRPr="00F0215E">
        <w:t>ALVES, C. D</w:t>
      </w:r>
      <w:r>
        <w:t>, 2012). Para explicar o conceito de metadados de banco de dados, pode-se classificar uma pessoa. Ou seja, todo ser humano possui as características: nome, sexo, cor, endereço etc. Dentro de um SGBD que tenha uma tabela que guarde informações de pessoas, tem-se os metadados ligados a essa tabela pessoa para identificar os campos, relacionamentos com outras tabelas e integridades (</w:t>
      </w:r>
      <w:r w:rsidRPr="00F0215E">
        <w:t>ALVES, C. D</w:t>
      </w:r>
      <w:r>
        <w:t>, 2012). Esses metadados sempre são controlados pelo próprio SGBD e servem de artifício para descobrir informações desconhecidas ou ocultas que ninguém sabe sobre um banco de dados ou sistema de informação (</w:t>
      </w:r>
      <w:r w:rsidRPr="00F0215E">
        <w:t>ALVES, C. D</w:t>
      </w:r>
      <w:r>
        <w:t>, 2012).</w:t>
      </w:r>
    </w:p>
    <w:p w14:paraId="6B8DE56C" w14:textId="77777777" w:rsidR="00D43587" w:rsidRDefault="00D43587" w:rsidP="009D3C7E">
      <w:pPr>
        <w:pStyle w:val="TF-TEXTO"/>
      </w:pPr>
      <w:r>
        <w:t xml:space="preserve">Os metadados são organizados por uma estrutura padronizada, que permite manter as informações a respeito de objetos digitais de forma simples, associando as características relevantes a cada elemento a ser armazenado (ARIEL </w:t>
      </w:r>
      <w:r>
        <w:rPr>
          <w:i/>
        </w:rPr>
        <w:t>et al.</w:t>
      </w:r>
      <w:r>
        <w:t xml:space="preserve">, 2013). Esses metadados podem ser classificados de acordo com três tipos fundamentais: metadados descritivos; estruturais; e administrativos. O primeiro descreve ou identifica um recurso de informação, auxiliando na busca e na recuperação dos objetos. O segundo indica como objetos compostos se relacionam, como por exemplo, a ordem das páginas de um livro. O terceiro evidencia informações, auxiliando o gerenciamento de recurso, como por exemplo, data de criação e autor, tipos de arquivo, tamanho, além de outras informações técnicas (ARIEL </w:t>
      </w:r>
      <w:r>
        <w:rPr>
          <w:i/>
        </w:rPr>
        <w:t>et al.</w:t>
      </w:r>
      <w:r>
        <w:t xml:space="preserve">, 2013). Boa parte dos padrões de metadados acabam utilizando da forma descritiva, pois permite a colocação de informação adicionar aos dados armazenados, auxiliando na organização dos elementos (ARIEL </w:t>
      </w:r>
      <w:r>
        <w:rPr>
          <w:i/>
        </w:rPr>
        <w:t>et al.</w:t>
      </w:r>
      <w:r>
        <w:t>, 2013).</w:t>
      </w:r>
    </w:p>
    <w:p w14:paraId="3DA74696" w14:textId="77777777" w:rsidR="00D43587" w:rsidRPr="00454BAC" w:rsidRDefault="00D43587" w:rsidP="00454BAC">
      <w:pPr>
        <w:pStyle w:val="TF-TEXTO"/>
      </w:pPr>
      <w:r>
        <w:t xml:space="preserve">No </w:t>
      </w:r>
      <w:r w:rsidRPr="00454BAC">
        <w:fldChar w:fldCharType="begin"/>
      </w:r>
      <w:r w:rsidRPr="00454BAC">
        <w:instrText xml:space="preserve"> REF _Ref88321372 \h  \* MERGEFORMAT </w:instrText>
      </w:r>
      <w:r w:rsidRPr="00454BAC">
        <w:fldChar w:fldCharType="separate"/>
      </w:r>
      <w:r w:rsidRPr="009B51DE">
        <w:t xml:space="preserve">Quadro </w:t>
      </w:r>
      <w:r>
        <w:rPr>
          <w:noProof/>
        </w:rPr>
        <w:t>3</w:t>
      </w:r>
      <w:r w:rsidRPr="00454BAC">
        <w:fldChar w:fldCharType="end"/>
      </w:r>
      <w:r>
        <w:t xml:space="preserve"> é possível ver um exemplo com as informações possíveis de extrair por meio de metadados em um SGBD Oracle. A ferramenta utilizada para acessar o SGBD foi o </w:t>
      </w:r>
      <w:r w:rsidRPr="002E1226">
        <w:rPr>
          <w:rFonts w:ascii="Times" w:hAnsi="Times" w:cs="Times"/>
        </w:rPr>
        <w:t>PL/SQL</w:t>
      </w:r>
      <w:r w:rsidRPr="00066C9E">
        <w:rPr>
          <w:rFonts w:ascii="Times" w:hAnsi="Times" w:cs="Times"/>
        </w:rPr>
        <w:t xml:space="preserve"> e nela </w:t>
      </w:r>
      <w:r>
        <w:rPr>
          <w:rFonts w:ascii="Times" w:hAnsi="Times" w:cs="Times"/>
        </w:rPr>
        <w:t xml:space="preserve">é possível </w:t>
      </w:r>
      <w:r w:rsidRPr="00066C9E">
        <w:rPr>
          <w:rFonts w:ascii="Times" w:hAnsi="Times" w:cs="Times"/>
        </w:rPr>
        <w:t>recuperar todas as colunas da tabela</w:t>
      </w:r>
      <w:r>
        <w:rPr>
          <w:rFonts w:ascii="Times" w:hAnsi="Times" w:cs="Times"/>
        </w:rPr>
        <w:t xml:space="preserve"> </w:t>
      </w:r>
      <w:r>
        <w:rPr>
          <w:rFonts w:ascii="Courier New" w:hAnsi="Courier New" w:cs="Courier New"/>
        </w:rPr>
        <w:t>CIDADE</w:t>
      </w:r>
      <w:r w:rsidRPr="00066C9E">
        <w:rPr>
          <w:rFonts w:ascii="Times" w:hAnsi="Times" w:cs="Times"/>
        </w:rPr>
        <w:t>, bem como seu tipo de dado, tamanho máximo permitido, se é permitido gravar dados em branco, entre outras informações.</w:t>
      </w:r>
    </w:p>
    <w:p w14:paraId="554BC720" w14:textId="77777777" w:rsidR="00D43587" w:rsidRPr="009B51DE" w:rsidRDefault="00D43587" w:rsidP="009B51DE">
      <w:pPr>
        <w:pStyle w:val="TF-LEGENDA"/>
      </w:pPr>
      <w:bookmarkStart w:id="1" w:name="_Ref88321372"/>
      <w:r w:rsidRPr="009B51DE">
        <w:t xml:space="preserve">Quadro </w:t>
      </w:r>
      <w:fldSimple w:instr=" SEQ Quadro \* ARABIC ">
        <w:r>
          <w:rPr>
            <w:noProof/>
          </w:rPr>
          <w:t>3</w:t>
        </w:r>
      </w:fldSimple>
      <w:bookmarkEnd w:id="1"/>
      <w:r w:rsidRPr="009B51DE">
        <w:t xml:space="preserve"> - Informações obtidas por meio de metadados de um SGBD Oracle via PL/SQL</w:t>
      </w:r>
    </w:p>
    <w:p w14:paraId="57230046" w14:textId="77777777" w:rsidR="00D43587" w:rsidRDefault="00D43587" w:rsidP="009C290D">
      <w:pPr>
        <w:pStyle w:val="TF-FIGURA"/>
        <w:rPr>
          <w:noProof/>
        </w:rPr>
      </w:pPr>
      <w:r>
        <w:rPr>
          <w:noProof/>
        </w:rPr>
      </w:r>
      <w:r w:rsidR="00D43587">
        <w:rPr>
          <w:noProof/>
        </w:rPr>
        <w:pict w14:anchorId="5E1ED6BD">
          <v:shape id="_x0000_i1031" type="#_x0000_t75" alt="" style="width:452.7pt;height:57.45pt;visibility:visible;mso-wrap-style:square;mso-width-percent:0;mso-height-percent:0;mso-width-percent:0;mso-height-percent:0" o:bordertopcolor="this" o:borderleftcolor="this" o:borderbottomcolor="this" o:borderrightcolor="this">
            <v:imagedata r:id="rId12" o:title=""/>
            <w10:bordertop type="single" width="12"/>
            <w10:borderleft type="single" width="12"/>
            <w10:borderbottom type="single" width="12"/>
            <w10:borderright type="single" width="12"/>
          </v:shape>
        </w:pict>
      </w:r>
    </w:p>
    <w:p w14:paraId="74CE5B9D" w14:textId="77777777" w:rsidR="00D43587" w:rsidRPr="009D3C7E" w:rsidRDefault="00D43587" w:rsidP="009C290D">
      <w:pPr>
        <w:pStyle w:val="TF-FONTE"/>
      </w:pPr>
      <w:r>
        <w:t>Fonte: elaborado pelo autor.</w:t>
      </w:r>
    </w:p>
    <w:p w14:paraId="2B9D7C3D" w14:textId="77777777" w:rsidR="00D43587" w:rsidRDefault="00D43587" w:rsidP="00F83A19">
      <w:pPr>
        <w:pStyle w:val="TF-refernciasbibliogrficasTTULO"/>
      </w:pPr>
      <w:r>
        <w:lastRenderedPageBreak/>
        <w:t>Referências</w:t>
      </w:r>
    </w:p>
    <w:p w14:paraId="53B400B5" w14:textId="77777777" w:rsidR="00D43587" w:rsidRDefault="00D43587" w:rsidP="00E57174">
      <w:pPr>
        <w:pStyle w:val="TF-REFERNCIASITEM0"/>
      </w:pPr>
      <w:r>
        <w:t xml:space="preserve">AIRES, Paulo João et al. </w:t>
      </w:r>
      <w:r w:rsidRPr="00E57174">
        <w:t xml:space="preserve">Usando o padrão Dublin Core para definição de metadados de imagens </w:t>
      </w:r>
      <w:r>
        <w:t>m</w:t>
      </w:r>
      <w:r w:rsidRPr="00E57174">
        <w:t>édicas</w:t>
      </w:r>
      <w:r>
        <w:t xml:space="preserve">. </w:t>
      </w:r>
      <w:r w:rsidRPr="00E57174">
        <w:rPr>
          <w:b/>
        </w:rPr>
        <w:t>Revista Eletrônica Fafit/Facic</w:t>
      </w:r>
      <w:r>
        <w:t>, Itararé-SP, v. 4, n. 2, Dez. 2013.</w:t>
      </w:r>
    </w:p>
    <w:p w14:paraId="3B8C03B5" w14:textId="77777777" w:rsidR="00D43587" w:rsidRDefault="00D43587" w:rsidP="00E57174">
      <w:pPr>
        <w:pStyle w:val="TF-REFERNCIASITEM0"/>
      </w:pPr>
      <w:r w:rsidRPr="006304D9">
        <w:t xml:space="preserve">ALVES, C. D. Metadados para a Recuperação de Imagens na WEB: utilizando o software ADOBE BRIDGE. </w:t>
      </w:r>
      <w:r w:rsidRPr="0064470C">
        <w:rPr>
          <w:b/>
        </w:rPr>
        <w:t xml:space="preserve">Revista eletrônica </w:t>
      </w:r>
      <w:proofErr w:type="spellStart"/>
      <w:r w:rsidRPr="0064470C">
        <w:rPr>
          <w:b/>
        </w:rPr>
        <w:t>PontodeAcesso</w:t>
      </w:r>
      <w:proofErr w:type="spellEnd"/>
      <w:r w:rsidRPr="0064470C">
        <w:rPr>
          <w:b/>
        </w:rPr>
        <w:t>,</w:t>
      </w:r>
      <w:r w:rsidRPr="006304D9">
        <w:t xml:space="preserve"> v. 6, n. 1, p. 32–48,</w:t>
      </w:r>
      <w:r>
        <w:t xml:space="preserve"> Jun.</w:t>
      </w:r>
      <w:r w:rsidRPr="006304D9">
        <w:t xml:space="preserve"> 2012.</w:t>
      </w:r>
    </w:p>
    <w:p w14:paraId="05771C6F" w14:textId="77777777" w:rsidR="00D43587" w:rsidRDefault="00D43587" w:rsidP="003B564E">
      <w:pPr>
        <w:pStyle w:val="TF-REFERNCIASITEM0"/>
      </w:pPr>
      <w:r>
        <w:t xml:space="preserve">BARBOSA, Pedro L. S.; CANDIDO, Adriano L. </w:t>
      </w:r>
      <w:r w:rsidRPr="00041C76">
        <w:t>Diferenças entre engenharia reversa e reengenharia nos sistemas de informação</w:t>
      </w:r>
      <w:r>
        <w:t xml:space="preserve">. </w:t>
      </w:r>
      <w:r>
        <w:rPr>
          <w:b/>
        </w:rPr>
        <w:t>Revista interfaces</w:t>
      </w:r>
      <w:r>
        <w:t>, Icó-CE, v. 4, n. 13, Dez. 2017.</w:t>
      </w:r>
    </w:p>
    <w:p w14:paraId="458A9475" w14:textId="77777777" w:rsidR="00D43587" w:rsidRPr="009B0CEE" w:rsidRDefault="00D43587" w:rsidP="00920258">
      <w:pPr>
        <w:pStyle w:val="TF-REFERNCIASITEM0"/>
        <w:rPr>
          <w:lang w:val="en-US"/>
        </w:rPr>
      </w:pPr>
      <w:r>
        <w:t xml:space="preserve">BUGMANN, Paulo A. Ferramenta web para modelagem lógica em projetos de bancos de dados relacionais. </w:t>
      </w:r>
      <w:r w:rsidRPr="009B0CEE">
        <w:rPr>
          <w:b/>
          <w:lang w:val="en-US"/>
        </w:rPr>
        <w:t>FURB</w:t>
      </w:r>
      <w:r w:rsidRPr="009B0CEE">
        <w:rPr>
          <w:lang w:val="en-US"/>
        </w:rPr>
        <w:t>. Blumenau-SC, p. 7-84, Dez. 2012.</w:t>
      </w:r>
    </w:p>
    <w:p w14:paraId="706E26F1" w14:textId="77777777" w:rsidR="00D43587" w:rsidRPr="009B0CEE" w:rsidRDefault="00D43587" w:rsidP="003B564E">
      <w:pPr>
        <w:pStyle w:val="TF-REFERNCIASITEM0"/>
        <w:rPr>
          <w:lang w:val="en-US"/>
        </w:rPr>
      </w:pPr>
      <w:r w:rsidRPr="009B0CEE">
        <w:rPr>
          <w:lang w:val="en-US"/>
        </w:rPr>
        <w:t xml:space="preserve">KRASNER, Glenn E.; POPE, Stephen. A Description of the Model-View-Controller User Interface Paradigm in the Smalltalk80 System. </w:t>
      </w:r>
      <w:r w:rsidRPr="009B0CEE">
        <w:rPr>
          <w:b/>
          <w:lang w:val="en-US"/>
        </w:rPr>
        <w:t>Journal Of Object Oriented Programming</w:t>
      </w:r>
      <w:r w:rsidRPr="009B0CEE">
        <w:rPr>
          <w:lang w:val="en-US"/>
        </w:rPr>
        <w:t>, Santa Bárbara-CA, vol. 1, Jan. 1988.</w:t>
      </w:r>
    </w:p>
    <w:p w14:paraId="4CD8CE9B" w14:textId="77777777" w:rsidR="00D43587" w:rsidRPr="00C10B9B" w:rsidRDefault="00D43587" w:rsidP="00CB068B">
      <w:pPr>
        <w:pStyle w:val="TF-REFERNCIASITEM0"/>
        <w:rPr>
          <w:b/>
        </w:rPr>
      </w:pPr>
      <w:r>
        <w:t xml:space="preserve">PINTO, Herbert L. M.; BRAGA, José L. Sistemas legados e as novas tecnologias: técnicas de integração e estudo de caso. </w:t>
      </w:r>
      <w:r>
        <w:rPr>
          <w:b/>
        </w:rPr>
        <w:t>Informática Pública</w:t>
      </w:r>
      <w:r>
        <w:t>, v. 8, n. 1, p. 47-69, 2005.</w:t>
      </w:r>
    </w:p>
    <w:p w14:paraId="347AEF3E" w14:textId="77777777" w:rsidR="00D43587" w:rsidRPr="009B0CEE" w:rsidRDefault="00D43587" w:rsidP="003B564E">
      <w:pPr>
        <w:pStyle w:val="TF-REFERNCIASITEM0"/>
        <w:rPr>
          <w:lang w:val="en-US"/>
        </w:rPr>
      </w:pPr>
      <w:r>
        <w:t xml:space="preserve">SANTOS, Ademir C.; BIANCHINI, Calebe P. Engenharia reversa de um sistema pdv. </w:t>
      </w:r>
      <w:proofErr w:type="spellStart"/>
      <w:r w:rsidRPr="009B0CEE">
        <w:rPr>
          <w:b/>
          <w:lang w:val="en-US"/>
        </w:rPr>
        <w:t>Scholar.google</w:t>
      </w:r>
      <w:proofErr w:type="spellEnd"/>
      <w:r w:rsidRPr="009B0CEE">
        <w:rPr>
          <w:lang w:val="en-US"/>
        </w:rPr>
        <w:t xml:space="preserve">, </w:t>
      </w:r>
      <w:proofErr w:type="spellStart"/>
      <w:r w:rsidRPr="009B0CEE">
        <w:rPr>
          <w:lang w:val="en-US"/>
        </w:rPr>
        <w:t>Consolação</w:t>
      </w:r>
      <w:proofErr w:type="spellEnd"/>
      <w:r w:rsidRPr="009B0CEE">
        <w:rPr>
          <w:lang w:val="en-US"/>
        </w:rPr>
        <w:t>-SP, p. 2-15, Nov. 2019.</w:t>
      </w:r>
    </w:p>
    <w:p w14:paraId="6B38FCAE" w14:textId="77777777" w:rsidR="00D43587" w:rsidRDefault="00D43587" w:rsidP="00542DBA">
      <w:pPr>
        <w:pStyle w:val="TF-REFERNCIASITEM0"/>
      </w:pPr>
      <w:r w:rsidRPr="009B0CEE">
        <w:rPr>
          <w:lang w:val="en-US"/>
        </w:rPr>
        <w:t xml:space="preserve">SOTO, </w:t>
      </w:r>
      <w:proofErr w:type="spellStart"/>
      <w:r w:rsidRPr="009B0CEE">
        <w:rPr>
          <w:lang w:val="en-US"/>
        </w:rPr>
        <w:t>Jésus</w:t>
      </w:r>
      <w:proofErr w:type="spellEnd"/>
      <w:r w:rsidRPr="009B0CEE">
        <w:rPr>
          <w:lang w:val="en-US"/>
        </w:rPr>
        <w:t xml:space="preserve"> et al., A software tool to generate a Model-View-Controller architecture based on the Entity-Relationship Model. </w:t>
      </w:r>
      <w:r w:rsidRPr="00C10B9B">
        <w:rPr>
          <w:b/>
        </w:rPr>
        <w:t xml:space="preserve">IEEE </w:t>
      </w:r>
      <w:proofErr w:type="spellStart"/>
      <w:r w:rsidRPr="00C10B9B">
        <w:rPr>
          <w:b/>
        </w:rPr>
        <w:t>Xplore</w:t>
      </w:r>
      <w:proofErr w:type="spellEnd"/>
      <w:r>
        <w:t xml:space="preserve">, </w:t>
      </w:r>
      <w:proofErr w:type="spellStart"/>
      <w:r>
        <w:t>Chetumal-Mexico</w:t>
      </w:r>
      <w:proofErr w:type="spellEnd"/>
      <w:r>
        <w:t>, p. 1-7, Abr./Jun. 2020.</w:t>
      </w:r>
    </w:p>
    <w:p w14:paraId="04429347" w14:textId="77777777" w:rsidR="00D43587" w:rsidRPr="009B0CEE" w:rsidRDefault="00D43587" w:rsidP="007276B4">
      <w:pPr>
        <w:pStyle w:val="TF-REFERNCIASITEM0"/>
        <w:rPr>
          <w:lang w:val="en-US"/>
        </w:rPr>
      </w:pPr>
      <w:r>
        <w:t xml:space="preserve">VIEIRA, Luiz Flavio. </w:t>
      </w:r>
      <w:r w:rsidRPr="00B3018A">
        <w:rPr>
          <w:b/>
        </w:rPr>
        <w:t xml:space="preserve">Comparação de </w:t>
      </w:r>
      <w:r>
        <w:rPr>
          <w:b/>
        </w:rPr>
        <w:t>P</w:t>
      </w:r>
      <w:r w:rsidRPr="00B3018A">
        <w:rPr>
          <w:b/>
        </w:rPr>
        <w:t xml:space="preserve">erformance de </w:t>
      </w:r>
      <w:r>
        <w:rPr>
          <w:b/>
        </w:rPr>
        <w:t>S</w:t>
      </w:r>
      <w:r w:rsidRPr="00B3018A">
        <w:rPr>
          <w:b/>
        </w:rPr>
        <w:t xml:space="preserve">istemas </w:t>
      </w:r>
      <w:r>
        <w:rPr>
          <w:b/>
        </w:rPr>
        <w:t>G</w:t>
      </w:r>
      <w:r w:rsidRPr="00B3018A">
        <w:rPr>
          <w:b/>
        </w:rPr>
        <w:t xml:space="preserve">erenciadores de </w:t>
      </w:r>
      <w:r>
        <w:rPr>
          <w:b/>
        </w:rPr>
        <w:t>B</w:t>
      </w:r>
      <w:r w:rsidRPr="00B3018A">
        <w:rPr>
          <w:b/>
        </w:rPr>
        <w:t xml:space="preserve">anco de </w:t>
      </w:r>
      <w:r>
        <w:rPr>
          <w:b/>
        </w:rPr>
        <w:t>D</w:t>
      </w:r>
      <w:r w:rsidRPr="00B3018A">
        <w:rPr>
          <w:b/>
        </w:rPr>
        <w:t>ados</w:t>
      </w:r>
      <w:r>
        <w:t xml:space="preserve">. 104 f. Trabalho de Conclusão de Curso – Curso de Ciência da Computação, Universidade Tecnológica Federal do Paraná. </w:t>
      </w:r>
      <w:proofErr w:type="spellStart"/>
      <w:r w:rsidRPr="009B0CEE">
        <w:rPr>
          <w:lang w:val="en-US"/>
        </w:rPr>
        <w:t>Medianeira</w:t>
      </w:r>
      <w:proofErr w:type="spellEnd"/>
      <w:r w:rsidRPr="009B0CEE">
        <w:rPr>
          <w:lang w:val="en-US"/>
        </w:rPr>
        <w:t>, 2020.</w:t>
      </w:r>
    </w:p>
    <w:p w14:paraId="0918CC36" w14:textId="77777777" w:rsidR="00D43587" w:rsidRDefault="00D43587" w:rsidP="00542DBA">
      <w:pPr>
        <w:pStyle w:val="TF-REFERNCIASITEM0"/>
      </w:pPr>
      <w:r w:rsidRPr="009B0CEE">
        <w:rPr>
          <w:lang w:val="en-US"/>
        </w:rPr>
        <w:t xml:space="preserve">ZAFAR, </w:t>
      </w:r>
      <w:proofErr w:type="spellStart"/>
      <w:r w:rsidRPr="009B0CEE">
        <w:rPr>
          <w:lang w:val="en-US"/>
        </w:rPr>
        <w:t>Sherin</w:t>
      </w:r>
      <w:proofErr w:type="spellEnd"/>
      <w:r w:rsidRPr="009B0CEE">
        <w:rPr>
          <w:lang w:val="en-US"/>
        </w:rPr>
        <w:t xml:space="preserve"> et al. Reverse Engineering of Relational Database Schema to UML Model. </w:t>
      </w:r>
      <w:r w:rsidRPr="00C10B9B">
        <w:rPr>
          <w:b/>
        </w:rPr>
        <w:t xml:space="preserve">IEEE </w:t>
      </w:r>
      <w:proofErr w:type="spellStart"/>
      <w:r w:rsidRPr="00C10B9B">
        <w:rPr>
          <w:b/>
        </w:rPr>
        <w:t>Xplore</w:t>
      </w:r>
      <w:proofErr w:type="spellEnd"/>
      <w:r>
        <w:t xml:space="preserve">, </w:t>
      </w:r>
      <w:proofErr w:type="spellStart"/>
      <w:r>
        <w:t>Aligarh-India</w:t>
      </w:r>
      <w:proofErr w:type="spellEnd"/>
      <w:r>
        <w:t>, Ago./Out. 2019.</w:t>
      </w:r>
    </w:p>
    <w:p w14:paraId="175ED6B0" w14:textId="77777777" w:rsidR="00D43587" w:rsidRPr="00320BFA" w:rsidRDefault="00D43587" w:rsidP="009B0CEE">
      <w:pPr>
        <w:pStyle w:val="TF-xAvalTTULO"/>
      </w:pPr>
      <w:r>
        <w:br w:type="page"/>
      </w:r>
      <w:r w:rsidRPr="00320BFA">
        <w:lastRenderedPageBreak/>
        <w:t>FORMULÁRIO  DE  avaliação</w:t>
      </w:r>
      <w:r>
        <w:t xml:space="preserve"> BCC </w:t>
      </w:r>
      <w:r w:rsidRPr="00320BFA">
        <w:t xml:space="preserve">– PROFESSOR </w:t>
      </w:r>
      <w:r>
        <w:t>AVALIADOR</w:t>
      </w:r>
    </w:p>
    <w:p w14:paraId="2C5ED1B7" w14:textId="77777777" w:rsidR="00D43587" w:rsidRDefault="00D43587" w:rsidP="009B0CEE">
      <w:pPr>
        <w:pStyle w:val="TF-xAvalLINHA"/>
      </w:pPr>
      <w:r w:rsidRPr="00320BFA">
        <w:t>Avaliador(a):</w:t>
      </w:r>
      <w:r w:rsidRPr="00320BFA">
        <w:tab/>
      </w:r>
      <w:r>
        <w:t xml:space="preserve"> </w:t>
      </w:r>
      <w:r w:rsidRPr="009B0CEE">
        <w:t>Alexander Roberto Valdameri</w:t>
      </w:r>
    </w:p>
    <w:p w14:paraId="4CA020A9" w14:textId="77777777" w:rsidR="00D43587" w:rsidRPr="00C767AD" w:rsidRDefault="00D43587" w:rsidP="009B0CEE">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2"/>
        <w:gridCol w:w="433"/>
        <w:gridCol w:w="538"/>
        <w:gridCol w:w="480"/>
      </w:tblGrid>
      <w:tr w:rsidR="00D43587" w:rsidRPr="00320BFA" w14:paraId="3BA09C5E" w14:textId="77777777" w:rsidTr="005F5236">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3611E2AA" w14:textId="77777777" w:rsidR="00D43587" w:rsidRPr="00320BFA" w:rsidRDefault="00D43587" w:rsidP="005F5236">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6731637B" w14:textId="77777777" w:rsidR="00D43587" w:rsidRPr="00320BFA" w:rsidRDefault="00D43587" w:rsidP="005F5236">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6CC249B6" w14:textId="77777777" w:rsidR="00D43587" w:rsidRPr="00320BFA" w:rsidRDefault="00D43587" w:rsidP="005F5236">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7492B7C3" w14:textId="77777777" w:rsidR="00D43587" w:rsidRPr="00320BFA" w:rsidRDefault="00D43587" w:rsidP="005F5236">
            <w:pPr>
              <w:pStyle w:val="TF-xAvalITEMTABELA"/>
            </w:pPr>
            <w:r w:rsidRPr="00320BFA">
              <w:t>não atende</w:t>
            </w:r>
          </w:p>
        </w:tc>
      </w:tr>
      <w:tr w:rsidR="00D43587" w:rsidRPr="00320BFA" w14:paraId="71E9A3C2" w14:textId="77777777" w:rsidTr="005F5236">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1B9B849D" w14:textId="77777777" w:rsidR="00D43587" w:rsidRPr="0000224C" w:rsidRDefault="00D43587" w:rsidP="005F5236">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383B32EF" w14:textId="77777777" w:rsidR="00D43587" w:rsidRPr="00320BFA" w:rsidRDefault="00D43587" w:rsidP="00D43587">
            <w:pPr>
              <w:pStyle w:val="TF-xAvalITEM"/>
            </w:pPr>
            <w:r w:rsidRPr="00320BFA">
              <w:t>INTRODUÇÃO</w:t>
            </w:r>
          </w:p>
          <w:p w14:paraId="521DC1A1" w14:textId="77777777" w:rsidR="00D43587" w:rsidRPr="00320BFA" w:rsidRDefault="00D43587" w:rsidP="005F5236">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5A9A3047" w14:textId="77777777" w:rsidR="00D43587" w:rsidRPr="00320BFA" w:rsidRDefault="00D43587" w:rsidP="005F5236">
            <w:pPr>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683AF81F" w14:textId="77777777" w:rsidR="00D43587" w:rsidRPr="00320BFA" w:rsidRDefault="00D43587" w:rsidP="005F5236">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394D9F6B" w14:textId="77777777" w:rsidR="00D43587" w:rsidRPr="00320BFA" w:rsidRDefault="00D43587" w:rsidP="005F5236">
            <w:pPr>
              <w:ind w:left="709" w:hanging="709"/>
              <w:jc w:val="center"/>
              <w:rPr>
                <w:sz w:val="18"/>
              </w:rPr>
            </w:pPr>
          </w:p>
        </w:tc>
      </w:tr>
      <w:tr w:rsidR="00D43587" w:rsidRPr="00320BFA" w14:paraId="41BA9301" w14:textId="77777777" w:rsidTr="005F5236">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B3C4C27" w14:textId="77777777" w:rsidR="00D43587" w:rsidRPr="00320BFA" w:rsidRDefault="00D43587"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342459D" w14:textId="77777777" w:rsidR="00D43587" w:rsidRPr="00320BFA" w:rsidRDefault="00D43587" w:rsidP="005F5236">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607582E2" w14:textId="77777777" w:rsidR="00D43587" w:rsidRPr="00320BFA" w:rsidRDefault="00D43587"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72AF2B1" w14:textId="77777777" w:rsidR="00D43587" w:rsidRPr="00320BFA" w:rsidRDefault="00D43587"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5AD3AED" w14:textId="77777777" w:rsidR="00D43587" w:rsidRPr="00320BFA" w:rsidRDefault="00D43587" w:rsidP="005F5236">
            <w:pPr>
              <w:ind w:left="709" w:hanging="709"/>
              <w:jc w:val="center"/>
              <w:rPr>
                <w:sz w:val="18"/>
              </w:rPr>
            </w:pPr>
          </w:p>
        </w:tc>
      </w:tr>
      <w:tr w:rsidR="00D43587" w:rsidRPr="00320BFA" w14:paraId="676E8C1B"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DA65F56" w14:textId="77777777" w:rsidR="00D43587" w:rsidRPr="00320BFA" w:rsidRDefault="00D43587"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2A43524" w14:textId="77777777" w:rsidR="00D43587" w:rsidRPr="00320BFA" w:rsidRDefault="00D43587" w:rsidP="00D43587">
            <w:pPr>
              <w:pStyle w:val="TF-xAvalITEM"/>
            </w:pPr>
            <w:r w:rsidRPr="00320BFA">
              <w:t>OBJETIVOS</w:t>
            </w:r>
          </w:p>
          <w:p w14:paraId="50978A2E" w14:textId="77777777" w:rsidR="00D43587" w:rsidRPr="00320BFA" w:rsidRDefault="00D43587" w:rsidP="005F5236">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609CFA53" w14:textId="77777777" w:rsidR="00D43587" w:rsidRPr="00320BFA" w:rsidRDefault="00D43587"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13C2669" w14:textId="77777777" w:rsidR="00D43587" w:rsidRPr="00320BFA" w:rsidRDefault="00D43587"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B9A3EF7" w14:textId="77777777" w:rsidR="00D43587" w:rsidRPr="00320BFA" w:rsidRDefault="00D43587" w:rsidP="005F5236">
            <w:pPr>
              <w:ind w:left="709" w:hanging="709"/>
              <w:jc w:val="center"/>
              <w:rPr>
                <w:sz w:val="18"/>
              </w:rPr>
            </w:pPr>
          </w:p>
        </w:tc>
      </w:tr>
      <w:tr w:rsidR="00D43587" w:rsidRPr="00320BFA" w14:paraId="31B9B4A8" w14:textId="77777777" w:rsidTr="005F5236">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701CF4A" w14:textId="77777777" w:rsidR="00D43587" w:rsidRPr="00320BFA" w:rsidRDefault="00D43587"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B79F771" w14:textId="77777777" w:rsidR="00D43587" w:rsidRPr="00320BFA" w:rsidRDefault="00D43587" w:rsidP="005F5236">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51166E4F" w14:textId="77777777" w:rsidR="00D43587" w:rsidRPr="00320BFA" w:rsidRDefault="00D43587"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492B8BE" w14:textId="77777777" w:rsidR="00D43587" w:rsidRPr="00320BFA" w:rsidRDefault="00D43587"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BC64E60" w14:textId="77777777" w:rsidR="00D43587" w:rsidRPr="00320BFA" w:rsidRDefault="00D43587" w:rsidP="005F5236">
            <w:pPr>
              <w:ind w:left="709" w:hanging="709"/>
              <w:jc w:val="center"/>
              <w:rPr>
                <w:sz w:val="18"/>
              </w:rPr>
            </w:pPr>
          </w:p>
        </w:tc>
      </w:tr>
      <w:tr w:rsidR="00D43587" w:rsidRPr="00320BFA" w14:paraId="2FAF8D88" w14:textId="77777777" w:rsidTr="005F5236">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C546D91" w14:textId="77777777" w:rsidR="00D43587" w:rsidRPr="00320BFA" w:rsidRDefault="00D43587"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DFC3A08" w14:textId="77777777" w:rsidR="00D43587" w:rsidRPr="00320BFA" w:rsidRDefault="00D43587" w:rsidP="00D43587">
            <w:pPr>
              <w:pStyle w:val="TF-xAvalITEM"/>
            </w:pPr>
            <w:r w:rsidRPr="00320BFA">
              <w:t>TRABALHOS CORRELATOS</w:t>
            </w:r>
          </w:p>
          <w:p w14:paraId="204AFD08" w14:textId="77777777" w:rsidR="00D43587" w:rsidRPr="00320BFA" w:rsidRDefault="00D43587" w:rsidP="005F5236">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77D9D141" w14:textId="77777777" w:rsidR="00D43587" w:rsidRPr="00320BFA" w:rsidRDefault="00D43587"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A3D9109" w14:textId="77777777" w:rsidR="00D43587" w:rsidRPr="00320BFA" w:rsidRDefault="00D43587"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6F2122A" w14:textId="77777777" w:rsidR="00D43587" w:rsidRPr="00320BFA" w:rsidRDefault="00D43587" w:rsidP="005F5236">
            <w:pPr>
              <w:ind w:left="709" w:hanging="709"/>
              <w:jc w:val="center"/>
              <w:rPr>
                <w:sz w:val="18"/>
              </w:rPr>
            </w:pPr>
          </w:p>
        </w:tc>
      </w:tr>
      <w:tr w:rsidR="00D43587" w:rsidRPr="00320BFA" w14:paraId="33175B26"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D55DB0" w14:textId="77777777" w:rsidR="00D43587" w:rsidRPr="00320BFA" w:rsidRDefault="00D43587"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0782D7D" w14:textId="77777777" w:rsidR="00D43587" w:rsidRPr="00320BFA" w:rsidRDefault="00D43587" w:rsidP="00D43587">
            <w:pPr>
              <w:pStyle w:val="TF-xAvalITEM"/>
            </w:pPr>
            <w:r w:rsidRPr="00320BFA">
              <w:t>JUSTIFICATIVA</w:t>
            </w:r>
          </w:p>
          <w:p w14:paraId="3D75D453" w14:textId="77777777" w:rsidR="00D43587" w:rsidRPr="00320BFA" w:rsidRDefault="00D43587" w:rsidP="005F5236">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6C5F4BAB" w14:textId="77777777" w:rsidR="00D43587" w:rsidRPr="00320BFA" w:rsidRDefault="00D43587"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EE6BEF5" w14:textId="77777777" w:rsidR="00D43587" w:rsidRPr="00320BFA" w:rsidRDefault="00D43587"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5387CC5" w14:textId="77777777" w:rsidR="00D43587" w:rsidRPr="00320BFA" w:rsidRDefault="00D43587" w:rsidP="005F5236">
            <w:pPr>
              <w:ind w:left="709" w:hanging="709"/>
              <w:jc w:val="center"/>
              <w:rPr>
                <w:sz w:val="18"/>
              </w:rPr>
            </w:pPr>
          </w:p>
        </w:tc>
      </w:tr>
      <w:tr w:rsidR="00D43587" w:rsidRPr="00320BFA" w14:paraId="77188DC6"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2108285" w14:textId="77777777" w:rsidR="00D43587" w:rsidRPr="00320BFA" w:rsidRDefault="00D43587"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E6BE741" w14:textId="77777777" w:rsidR="00D43587" w:rsidRPr="00320BFA" w:rsidRDefault="00D43587" w:rsidP="005F5236">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3C9398A2" w14:textId="77777777" w:rsidR="00D43587" w:rsidRPr="00320BFA" w:rsidRDefault="00D43587"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553479C" w14:textId="77777777" w:rsidR="00D43587" w:rsidRPr="00320BFA" w:rsidRDefault="00D43587"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6EEED75" w14:textId="77777777" w:rsidR="00D43587" w:rsidRPr="00320BFA" w:rsidRDefault="00D43587" w:rsidP="005F5236">
            <w:pPr>
              <w:ind w:left="709" w:hanging="709"/>
              <w:jc w:val="center"/>
              <w:rPr>
                <w:sz w:val="18"/>
              </w:rPr>
            </w:pPr>
          </w:p>
        </w:tc>
      </w:tr>
      <w:tr w:rsidR="00D43587" w:rsidRPr="00320BFA" w14:paraId="2C1739D6"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403D0D5" w14:textId="77777777" w:rsidR="00D43587" w:rsidRPr="00320BFA" w:rsidRDefault="00D43587"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16F1E13" w14:textId="77777777" w:rsidR="00D43587" w:rsidRPr="00320BFA" w:rsidRDefault="00D43587" w:rsidP="005F5236">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3EE17633" w14:textId="77777777" w:rsidR="00D43587" w:rsidRPr="00320BFA" w:rsidRDefault="00D43587"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A805E50" w14:textId="77777777" w:rsidR="00D43587" w:rsidRPr="00320BFA" w:rsidRDefault="00D43587"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9AF1075" w14:textId="77777777" w:rsidR="00D43587" w:rsidRPr="00320BFA" w:rsidRDefault="00D43587" w:rsidP="005F5236">
            <w:pPr>
              <w:ind w:left="709" w:hanging="709"/>
              <w:jc w:val="center"/>
              <w:rPr>
                <w:sz w:val="18"/>
              </w:rPr>
            </w:pPr>
          </w:p>
        </w:tc>
      </w:tr>
      <w:tr w:rsidR="00D43587" w:rsidRPr="00320BFA" w14:paraId="368002F0"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2129EB6" w14:textId="77777777" w:rsidR="00D43587" w:rsidRPr="00320BFA" w:rsidRDefault="00D43587"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F5F6908" w14:textId="77777777" w:rsidR="00D43587" w:rsidRPr="00320BFA" w:rsidRDefault="00D43587" w:rsidP="00D43587">
            <w:pPr>
              <w:pStyle w:val="TF-xAvalITEM"/>
            </w:pPr>
            <w:r w:rsidRPr="00320BFA">
              <w:t>REQUISITOS PRINCIPAIS DO PROBLEMA A SER TRABALHADO</w:t>
            </w:r>
          </w:p>
          <w:p w14:paraId="3A4D4B99" w14:textId="77777777" w:rsidR="00D43587" w:rsidRPr="00320BFA" w:rsidRDefault="00D43587" w:rsidP="005F5236">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4259F171" w14:textId="77777777" w:rsidR="00D43587" w:rsidRPr="00320BFA" w:rsidRDefault="00D43587"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F90531F" w14:textId="77777777" w:rsidR="00D43587" w:rsidRPr="00320BFA" w:rsidRDefault="00D43587"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ED18249" w14:textId="77777777" w:rsidR="00D43587" w:rsidRPr="00320BFA" w:rsidRDefault="00D43587" w:rsidP="005F5236">
            <w:pPr>
              <w:ind w:left="709" w:hanging="709"/>
              <w:jc w:val="center"/>
              <w:rPr>
                <w:sz w:val="18"/>
              </w:rPr>
            </w:pPr>
          </w:p>
        </w:tc>
      </w:tr>
      <w:tr w:rsidR="00D43587" w:rsidRPr="00320BFA" w14:paraId="4ADBE570" w14:textId="77777777" w:rsidTr="005F5236">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7FD718C" w14:textId="77777777" w:rsidR="00D43587" w:rsidRPr="00320BFA" w:rsidRDefault="00D43587"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0FA0931" w14:textId="77777777" w:rsidR="00D43587" w:rsidRPr="00320BFA" w:rsidRDefault="00D43587" w:rsidP="00D43587">
            <w:pPr>
              <w:pStyle w:val="TF-xAvalITEM"/>
            </w:pPr>
            <w:r w:rsidRPr="00320BFA">
              <w:t>METODOLOGIA</w:t>
            </w:r>
          </w:p>
          <w:p w14:paraId="133F3D8C" w14:textId="77777777" w:rsidR="00D43587" w:rsidRPr="00320BFA" w:rsidRDefault="00D43587" w:rsidP="005F5236">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7C28E5CB" w14:textId="77777777" w:rsidR="00D43587" w:rsidRPr="00320BFA" w:rsidRDefault="00D43587"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804A275" w14:textId="77777777" w:rsidR="00D43587" w:rsidRPr="00320BFA" w:rsidRDefault="00D43587"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4D92E8E" w14:textId="77777777" w:rsidR="00D43587" w:rsidRPr="00320BFA" w:rsidRDefault="00D43587" w:rsidP="005F5236">
            <w:pPr>
              <w:ind w:left="709" w:hanging="709"/>
              <w:jc w:val="center"/>
              <w:rPr>
                <w:sz w:val="18"/>
              </w:rPr>
            </w:pPr>
          </w:p>
        </w:tc>
      </w:tr>
      <w:tr w:rsidR="00D43587" w:rsidRPr="00320BFA" w14:paraId="6187E4CE" w14:textId="77777777" w:rsidTr="005F523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0FDCA3C" w14:textId="77777777" w:rsidR="00D43587" w:rsidRPr="00320BFA" w:rsidRDefault="00D43587"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34443C0" w14:textId="77777777" w:rsidR="00D43587" w:rsidRPr="00320BFA" w:rsidRDefault="00D43587" w:rsidP="005F5236">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7CE80293" w14:textId="77777777" w:rsidR="00D43587" w:rsidRPr="00320BFA" w:rsidRDefault="00D43587"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BB7BBD5" w14:textId="77777777" w:rsidR="00D43587" w:rsidRPr="00320BFA" w:rsidRDefault="00D43587"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2ADD318" w14:textId="77777777" w:rsidR="00D43587" w:rsidRPr="00320BFA" w:rsidRDefault="00D43587" w:rsidP="005F5236">
            <w:pPr>
              <w:ind w:left="709" w:hanging="709"/>
              <w:jc w:val="center"/>
              <w:rPr>
                <w:sz w:val="18"/>
              </w:rPr>
            </w:pPr>
          </w:p>
        </w:tc>
      </w:tr>
      <w:tr w:rsidR="00D43587" w:rsidRPr="00320BFA" w14:paraId="735069C0" w14:textId="77777777" w:rsidTr="005F523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561AFAB" w14:textId="77777777" w:rsidR="00D43587" w:rsidRPr="00320BFA" w:rsidRDefault="00D43587"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F9D1520" w14:textId="77777777" w:rsidR="00D43587" w:rsidRPr="00320BFA" w:rsidRDefault="00D43587" w:rsidP="00D43587">
            <w:pPr>
              <w:pStyle w:val="TF-xAvalITEM"/>
            </w:pPr>
            <w:r w:rsidRPr="00320BFA">
              <w:t>REVISÃO BIBLIOGRÁFICA</w:t>
            </w:r>
            <w:r>
              <w:t xml:space="preserve"> (atenção para a diferença de conteúdo entre projeto e pré-projeto)</w:t>
            </w:r>
          </w:p>
          <w:p w14:paraId="48405CF1" w14:textId="77777777" w:rsidR="00D43587" w:rsidRPr="00320BFA" w:rsidRDefault="00D43587" w:rsidP="005F5236">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683A6E2D" w14:textId="77777777" w:rsidR="00D43587" w:rsidRPr="00320BFA" w:rsidRDefault="00D43587"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4A1B261" w14:textId="77777777" w:rsidR="00D43587" w:rsidRPr="00320BFA" w:rsidRDefault="00D43587"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A44FAA5" w14:textId="77777777" w:rsidR="00D43587" w:rsidRPr="00320BFA" w:rsidRDefault="00D43587" w:rsidP="005F5236">
            <w:pPr>
              <w:ind w:left="709" w:hanging="709"/>
              <w:jc w:val="center"/>
              <w:rPr>
                <w:sz w:val="18"/>
              </w:rPr>
            </w:pPr>
          </w:p>
        </w:tc>
      </w:tr>
      <w:tr w:rsidR="00D43587" w:rsidRPr="00320BFA" w14:paraId="0780688A" w14:textId="77777777" w:rsidTr="005F523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EF5D479" w14:textId="77777777" w:rsidR="00D43587" w:rsidRPr="00320BFA" w:rsidRDefault="00D43587" w:rsidP="005F5236">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67E50B2F" w14:textId="77777777" w:rsidR="00D43587" w:rsidRPr="00320BFA" w:rsidRDefault="00D43587" w:rsidP="005F5236">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58EAF333" w14:textId="77777777" w:rsidR="00D43587" w:rsidRPr="00320BFA" w:rsidRDefault="00D43587" w:rsidP="005F5236">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4880BF4C" w14:textId="77777777" w:rsidR="00D43587" w:rsidRPr="00320BFA" w:rsidRDefault="00D43587" w:rsidP="005F5236">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0E37A34D" w14:textId="77777777" w:rsidR="00D43587" w:rsidRPr="00320BFA" w:rsidRDefault="00D43587" w:rsidP="005F5236">
            <w:pPr>
              <w:ind w:left="709" w:hanging="709"/>
              <w:jc w:val="center"/>
              <w:rPr>
                <w:sz w:val="18"/>
              </w:rPr>
            </w:pPr>
          </w:p>
        </w:tc>
      </w:tr>
      <w:tr w:rsidR="00D43587" w:rsidRPr="00320BFA" w14:paraId="212CD111" w14:textId="77777777" w:rsidTr="005F5236">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64372603" w14:textId="77777777" w:rsidR="00D43587" w:rsidRPr="0000224C" w:rsidRDefault="00D43587" w:rsidP="005F5236">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32BA1D8D" w14:textId="77777777" w:rsidR="00D43587" w:rsidRPr="00320BFA" w:rsidRDefault="00D43587" w:rsidP="00D43587">
            <w:pPr>
              <w:pStyle w:val="TF-xAvalITEM"/>
            </w:pPr>
            <w:r w:rsidRPr="00320BFA">
              <w:t>LINGUAGEM USADA (redação)</w:t>
            </w:r>
          </w:p>
          <w:p w14:paraId="290C899C" w14:textId="77777777" w:rsidR="00D43587" w:rsidRPr="00320BFA" w:rsidRDefault="00D43587" w:rsidP="005F5236">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6107E1EA" w14:textId="77777777" w:rsidR="00D43587" w:rsidRPr="00320BFA" w:rsidRDefault="00D43587" w:rsidP="005F5236">
            <w:pPr>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0672A959" w14:textId="77777777" w:rsidR="00D43587" w:rsidRPr="00320BFA" w:rsidRDefault="00D43587" w:rsidP="005F5236">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77D77EEA" w14:textId="77777777" w:rsidR="00D43587" w:rsidRPr="00320BFA" w:rsidRDefault="00D43587" w:rsidP="005F5236">
            <w:pPr>
              <w:ind w:left="709" w:hanging="709"/>
              <w:jc w:val="center"/>
              <w:rPr>
                <w:sz w:val="18"/>
              </w:rPr>
            </w:pPr>
          </w:p>
        </w:tc>
      </w:tr>
      <w:tr w:rsidR="00D43587" w:rsidRPr="00320BFA" w14:paraId="0ADEA2C3"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F5D4EF8" w14:textId="77777777" w:rsidR="00D43587" w:rsidRPr="00320BFA" w:rsidRDefault="00D43587" w:rsidP="005F5236">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49AB591C" w14:textId="77777777" w:rsidR="00D43587" w:rsidRPr="00320BFA" w:rsidRDefault="00D43587" w:rsidP="005F5236">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4D8658EB" w14:textId="77777777" w:rsidR="00D43587" w:rsidRPr="00320BFA" w:rsidRDefault="00D43587" w:rsidP="005F5236">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360E0FBB" w14:textId="77777777" w:rsidR="00D43587" w:rsidRPr="00320BFA" w:rsidRDefault="00D43587" w:rsidP="005F5236">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547E4309" w14:textId="77777777" w:rsidR="00D43587" w:rsidRPr="00320BFA" w:rsidRDefault="00D43587" w:rsidP="005F5236">
            <w:pPr>
              <w:ind w:left="709" w:hanging="709"/>
              <w:jc w:val="center"/>
              <w:rPr>
                <w:sz w:val="18"/>
              </w:rPr>
            </w:pPr>
          </w:p>
        </w:tc>
      </w:tr>
    </w:tbl>
    <w:p w14:paraId="1A16DB4C" w14:textId="77777777" w:rsidR="00D43587" w:rsidRPr="003F5F25" w:rsidRDefault="00D43587" w:rsidP="009B0CEE">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2"/>
      </w:tblGrid>
      <w:tr w:rsidR="00D43587" w:rsidRPr="00320BFA" w14:paraId="3842A1B0" w14:textId="77777777" w:rsidTr="005F5236">
        <w:trPr>
          <w:cantSplit/>
          <w:jc w:val="center"/>
        </w:trPr>
        <w:tc>
          <w:tcPr>
            <w:tcW w:w="5000" w:type="pct"/>
            <w:gridSpan w:val="3"/>
            <w:tcBorders>
              <w:top w:val="single" w:sz="12" w:space="0" w:color="auto"/>
              <w:left w:val="single" w:sz="12" w:space="0" w:color="auto"/>
              <w:bottom w:val="nil"/>
              <w:right w:val="single" w:sz="12" w:space="0" w:color="auto"/>
            </w:tcBorders>
            <w:hideMark/>
          </w:tcPr>
          <w:p w14:paraId="79E7BEE2" w14:textId="77777777" w:rsidR="00D43587" w:rsidRPr="00320BFA" w:rsidRDefault="00D43587" w:rsidP="005F5236">
            <w:pPr>
              <w:spacing w:before="60"/>
              <w:jc w:val="both"/>
              <w:rPr>
                <w:sz w:val="18"/>
              </w:rPr>
            </w:pPr>
            <w:r w:rsidRPr="00320BFA">
              <w:rPr>
                <w:sz w:val="18"/>
              </w:rPr>
              <w:t>O projeto de TCC será reprovado se:</w:t>
            </w:r>
          </w:p>
          <w:p w14:paraId="4A92E0DB" w14:textId="77777777" w:rsidR="00D43587" w:rsidRPr="00320BFA" w:rsidRDefault="00D43587" w:rsidP="00D43587">
            <w:pPr>
              <w:numPr>
                <w:ilvl w:val="0"/>
                <w:numId w:val="13"/>
              </w:numPr>
              <w:ind w:left="357" w:hanging="357"/>
              <w:jc w:val="both"/>
              <w:rPr>
                <w:sz w:val="18"/>
              </w:rPr>
            </w:pPr>
            <w:r w:rsidRPr="00320BFA">
              <w:rPr>
                <w:sz w:val="18"/>
              </w:rPr>
              <w:t>qualquer um dos itens tiver resposta NÃO ATENDE;</w:t>
            </w:r>
          </w:p>
          <w:p w14:paraId="7FC91C07" w14:textId="77777777" w:rsidR="00D43587" w:rsidRPr="00320BFA" w:rsidRDefault="00D43587" w:rsidP="00D43587">
            <w:pPr>
              <w:numPr>
                <w:ilvl w:val="0"/>
                <w:numId w:val="13"/>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61453D04" w14:textId="77777777" w:rsidR="00D43587" w:rsidRPr="00320BFA" w:rsidRDefault="00D43587" w:rsidP="00D43587">
            <w:pPr>
              <w:numPr>
                <w:ilvl w:val="0"/>
                <w:numId w:val="13"/>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D43587" w:rsidRPr="00320BFA" w14:paraId="6FB7875D" w14:textId="77777777" w:rsidTr="005F5236">
        <w:trPr>
          <w:cantSplit/>
          <w:jc w:val="center"/>
        </w:trPr>
        <w:tc>
          <w:tcPr>
            <w:tcW w:w="1250" w:type="pct"/>
            <w:tcBorders>
              <w:top w:val="nil"/>
              <w:left w:val="single" w:sz="12" w:space="0" w:color="auto"/>
              <w:bottom w:val="single" w:sz="12" w:space="0" w:color="auto"/>
              <w:right w:val="nil"/>
            </w:tcBorders>
            <w:hideMark/>
          </w:tcPr>
          <w:p w14:paraId="6F41B19B" w14:textId="77777777" w:rsidR="00D43587" w:rsidRPr="00320BFA" w:rsidRDefault="00D43587" w:rsidP="005F5236">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46476AE3" w14:textId="77777777" w:rsidR="00D43587" w:rsidRPr="00320BFA" w:rsidRDefault="00D43587" w:rsidP="005F5236">
            <w:pPr>
              <w:spacing w:before="60" w:after="60"/>
              <w:jc w:val="center"/>
              <w:rPr>
                <w:sz w:val="18"/>
              </w:rPr>
            </w:pPr>
            <w:r w:rsidRPr="00320BFA">
              <w:rPr>
                <w:sz w:val="20"/>
              </w:rPr>
              <w:t xml:space="preserve">(  </w:t>
            </w:r>
            <w:r>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3CDC6FBD" w14:textId="77777777" w:rsidR="00D43587" w:rsidRPr="00320BFA" w:rsidRDefault="00D43587" w:rsidP="005F5236">
            <w:pPr>
              <w:spacing w:before="60" w:after="60"/>
              <w:jc w:val="center"/>
              <w:rPr>
                <w:sz w:val="20"/>
              </w:rPr>
            </w:pPr>
            <w:r w:rsidRPr="00320BFA">
              <w:rPr>
                <w:sz w:val="20"/>
              </w:rPr>
              <w:t>(      ) REPROVADO</w:t>
            </w:r>
          </w:p>
        </w:tc>
      </w:tr>
    </w:tbl>
    <w:p w14:paraId="6ED0F597" w14:textId="77777777" w:rsidR="00D43587" w:rsidRDefault="00D43587" w:rsidP="009B0CEE">
      <w:pPr>
        <w:pStyle w:val="TF-xAvalTTULO"/>
        <w:ind w:left="0" w:firstLine="0"/>
        <w:jc w:val="left"/>
      </w:pPr>
    </w:p>
    <w:p w14:paraId="616A96F7" w14:textId="77777777" w:rsidR="00D43587" w:rsidRDefault="00D43587" w:rsidP="009B0CEE">
      <w:pPr>
        <w:pStyle w:val="TF-xAvalTTULO"/>
        <w:ind w:left="0" w:firstLine="0"/>
        <w:jc w:val="left"/>
      </w:pPr>
    </w:p>
    <w:p w14:paraId="512E7E56" w14:textId="77777777" w:rsidR="00D43587" w:rsidRDefault="00D43587" w:rsidP="009B0CEE">
      <w:pPr>
        <w:pStyle w:val="TF-refernciasbibliogrficasTTULO"/>
        <w:jc w:val="left"/>
      </w:pPr>
    </w:p>
    <w:p w14:paraId="6B1C25F4" w14:textId="08A32F2E" w:rsidR="00D43587" w:rsidRDefault="00D43587">
      <w:r>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6"/>
        <w:gridCol w:w="3647"/>
      </w:tblGrid>
      <w:tr w:rsidR="00D43587" w14:paraId="7E6CD853" w14:textId="77777777" w:rsidTr="005F5236">
        <w:tc>
          <w:tcPr>
            <w:tcW w:w="9072" w:type="dxa"/>
            <w:gridSpan w:val="2"/>
            <w:shd w:val="clear" w:color="auto" w:fill="auto"/>
          </w:tcPr>
          <w:p w14:paraId="0503D0C5" w14:textId="77777777" w:rsidR="00D43587" w:rsidRDefault="00D43587" w:rsidP="005F5236">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D43587" w14:paraId="244469EC" w14:textId="77777777" w:rsidTr="005F5236">
        <w:tc>
          <w:tcPr>
            <w:tcW w:w="5387" w:type="dxa"/>
            <w:shd w:val="clear" w:color="auto" w:fill="auto"/>
          </w:tcPr>
          <w:p w14:paraId="30B3E249" w14:textId="77777777" w:rsidR="00D43587" w:rsidRPr="003C5262" w:rsidRDefault="00D43587" w:rsidP="005F5236">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685" w:type="dxa"/>
            <w:shd w:val="clear" w:color="auto" w:fill="auto"/>
          </w:tcPr>
          <w:p w14:paraId="7FFCE75A" w14:textId="77777777" w:rsidR="00D43587" w:rsidRDefault="00D43587" w:rsidP="005F5236">
            <w:pPr>
              <w:pStyle w:val="Cabealho"/>
              <w:tabs>
                <w:tab w:val="clear" w:pos="8640"/>
                <w:tab w:val="right" w:pos="8931"/>
              </w:tabs>
              <w:ind w:right="141"/>
              <w:rPr>
                <w:rStyle w:val="Nmerodepgina"/>
              </w:rPr>
            </w:pPr>
            <w:r>
              <w:rPr>
                <w:rStyle w:val="Nmerodepgina"/>
              </w:rPr>
              <w:t>ANO/SEMESTRE: 2021/2</w:t>
            </w:r>
          </w:p>
        </w:tc>
      </w:tr>
    </w:tbl>
    <w:p w14:paraId="6FA050E2" w14:textId="77777777" w:rsidR="00D43587" w:rsidRDefault="00D43587" w:rsidP="001E682E">
      <w:pPr>
        <w:pStyle w:val="TF-TTULO"/>
      </w:pPr>
    </w:p>
    <w:p w14:paraId="744BD93F" w14:textId="77777777" w:rsidR="00D43587" w:rsidRPr="00B00E04" w:rsidRDefault="00D43587" w:rsidP="001E682E">
      <w:pPr>
        <w:pStyle w:val="TF-TTULO"/>
      </w:pPr>
      <w:r w:rsidRPr="007D7D87">
        <w:t>SISTEMA GERENCIADOR DE BASE DADOS E DICIONÁRIO</w:t>
      </w:r>
    </w:p>
    <w:p w14:paraId="1CDA3C80" w14:textId="77777777" w:rsidR="00D43587" w:rsidRDefault="00D43587" w:rsidP="00752038">
      <w:pPr>
        <w:pStyle w:val="TF-AUTOR0"/>
      </w:pPr>
      <w:r>
        <w:t>William Mello</w:t>
      </w:r>
    </w:p>
    <w:p w14:paraId="7B4FC2A7" w14:textId="77777777" w:rsidR="00D43587" w:rsidRDefault="00D43587" w:rsidP="001E682E">
      <w:pPr>
        <w:pStyle w:val="TF-AUTOR0"/>
      </w:pPr>
      <w:r>
        <w:t>Profa. Luciana Pereira de Araújo Kohler – Orientadora</w:t>
      </w:r>
    </w:p>
    <w:p w14:paraId="3DEB7DCC" w14:textId="77777777" w:rsidR="00D43587" w:rsidRPr="007D10F2" w:rsidRDefault="00D43587" w:rsidP="00D43587">
      <w:pPr>
        <w:pStyle w:val="Ttulo1"/>
        <w:numPr>
          <w:ilvl w:val="0"/>
          <w:numId w:val="23"/>
        </w:numPr>
      </w:pPr>
      <w:r w:rsidRPr="007D10F2">
        <w:t xml:space="preserve">Introdução </w:t>
      </w:r>
    </w:p>
    <w:p w14:paraId="0E45E224" w14:textId="77777777" w:rsidR="00D43587" w:rsidRDefault="00D43587" w:rsidP="003D398C">
      <w:pPr>
        <w:pStyle w:val="TF-TEXTO"/>
      </w:pPr>
      <w:r>
        <w:t xml:space="preserve">Em muitos sistemas legados, a manutenibilidade se torna difícil devido a indisponibilidade de documentação adequada e a complexidade dos softwares dificultam ainda mais manter esses sistemas (ZAFAR </w:t>
      </w:r>
      <w:r w:rsidRPr="00D3176B">
        <w:rPr>
          <w:i/>
          <w:iCs/>
        </w:rPr>
        <w:t>et al.</w:t>
      </w:r>
      <w:r>
        <w:t xml:space="preserve">, 2019). Com aplicação da engenharia reversa nesses sistemas legados é possível extrair informações úteis ocultas de um baixo nível de abstração para um alto nível de abstração afim de melhorar a manutenibilidade desses sistemas (ZAFAR </w:t>
      </w:r>
      <w:r w:rsidRPr="00A14520">
        <w:rPr>
          <w:i/>
          <w:iCs/>
        </w:rPr>
        <w:t>et al.</w:t>
      </w:r>
      <w:r>
        <w:t>, 2019). Os sistemas legados são sistemas críticos que estão em uso a um longo período, que possivelmente foram desenvolvidos com tecnologias consideradas atualmente ultrapassadas e que são peças fundamentais para a organização que o mantem (BARBOSA; CANDIDO, 2017). Devido a essas tecnologias ultrapassadas, compromete o processo interno da organização de readaptação e evolução do mesmo perante as novas mudanças (BARBOSA; CANDIDO, 2017).</w:t>
      </w:r>
    </w:p>
    <w:p w14:paraId="2A012931" w14:textId="77777777" w:rsidR="00D43587" w:rsidRDefault="00D43587" w:rsidP="000A1B35">
      <w:pPr>
        <w:pStyle w:val="TF-TEXTO"/>
        <w:rPr>
          <w:rStyle w:val="RefernciaSutil"/>
          <w:smallCaps w:val="0"/>
        </w:rPr>
      </w:pPr>
      <w:r>
        <w:t>Essas novas mudanças podem ocorrer devido as novas tecnologias, mudanças comerciais, técnicas, legislativas, de sistemas operacionais ou necessidade de operar em outras plataformas (SANTOS; BIANCHINI, 2019). Um exemplo é a computação em nuvem, que vem sendo adotada em larga escala entre as organizações, que viram como importante estratégia de negócios obrigando a evoluir seus sistemas legados as estruturas da nuvem (SANTOS; BIANCHINI, 2019). Uma técnica, que vem crescendo nos últimos tempos, afim de tornar essas mudanças menos complexas entre os sistemas legados é a engenharia reversa e Santos e Bianchini (2019) descrevem na como:</w:t>
      </w:r>
    </w:p>
    <w:p w14:paraId="0995F36D" w14:textId="77777777" w:rsidR="00D43587" w:rsidRPr="00A14520" w:rsidRDefault="00D43587" w:rsidP="00AF3D98">
      <w:pPr>
        <w:pStyle w:val="TF-CITAO"/>
        <w:rPr>
          <w:rStyle w:val="RefernciaSutil"/>
          <w:i/>
          <w:iCs/>
          <w:smallCaps w:val="0"/>
          <w:color w:val="404040"/>
        </w:rPr>
      </w:pPr>
      <w:r w:rsidRPr="00AF3D98">
        <w:t>“[...] essencial para as pesquisas que objetivam entender e melhorar as tecnologias existentes, pois é possível que concorrentes realize o estudo de um objeto mesmo que este seja protegido por leis de propriedade intelectual. De forma ampla, engenharia reversa é o processo de entender como algo funciona através da análise de sua estrutura, função e operação permitindo conhecer como um produto foi pensado e desenhado mesmo sem possuir o projeto original.[...] Engenharia reversa pode ser usada para entender como</w:t>
      </w:r>
      <w:r>
        <w:rPr>
          <w:rStyle w:val="RefernciaSutil"/>
        </w:rPr>
        <w:t xml:space="preserve"> algo funciona, ou  como foi feito, mesmo sem possuir a sua documentação [...] .” (SANTOS; BIANCHINI, 2019).</w:t>
      </w:r>
    </w:p>
    <w:p w14:paraId="58A86008" w14:textId="77777777" w:rsidR="00D43587" w:rsidRDefault="00D43587" w:rsidP="00637036">
      <w:pPr>
        <w:pStyle w:val="TF-TEXTO"/>
      </w:pPr>
      <w:r>
        <w:t>Após a aplicação da engenharia reversa nesses sistemas legados é obtido como resultado a especificação de um produto que é gerada a partir das análises realizadas no sistema. Com isso é possível entender o funcionamento do mesmo, para alterar, realizar manutenções futuras e acrescentar novas funcionalidades ao software em questão (SANTOS; BIANCHINI, 2019). Essa técnica de engenharia reversa cresceu muito e possibilita o entendimento e melhoria do software, até na descoberta de segredos industriais e comerciais (SANTOS; BIANCHINI, 2019).</w:t>
      </w:r>
    </w:p>
    <w:p w14:paraId="4E78FF07" w14:textId="77777777" w:rsidR="00D43587" w:rsidRDefault="00D43587" w:rsidP="00637036">
      <w:pPr>
        <w:pStyle w:val="TF-TEXTO"/>
      </w:pPr>
      <w:r>
        <w:t>Uma das formas para se realizar engenharia reversa em um sistema que utiliza conectividade com banco de dados relacional é a Linguagem de Consulta Estruturada (SQL), que possibilita administrar Sistemas Gerenciadores de Banco de Dados (SGBD) e foi desenvolvida pela IBM na década de 1970 para gerenciar seus bancos de dados internos da empresa (VIEIRA, 2020). Com o passar do tempo a SQL foi aceita internacionalmente por todos os SGBDs relacionais para realização de processamento de informações (VIEIRA, 2020). A SQL está dividida em duas partes, Linguagem de Definição de Dados (DDL) e Linguagem de Manipulação de Dados (DML). Na DDL é definido o esquema do banco de dados, estrutura de armazenamento, métodos de acesso, propriedades específicas dos dados e restrições de consistência e integridade do banco de dados. Na DML é possível acessar e realizar nos dados as operações de recuperação, inserção, exclusão e alteração de informações (VIEIRA, 2020).</w:t>
      </w:r>
    </w:p>
    <w:p w14:paraId="12DC8D82" w14:textId="77777777" w:rsidR="00D43587" w:rsidRDefault="00D43587" w:rsidP="00637036">
      <w:pPr>
        <w:pStyle w:val="TF-TEXTO"/>
      </w:pPr>
      <w:r>
        <w:t>O SGBD é uma ferramenta que utiliza da linguagem SQL para criar, processar e gerenciar um banco de dados, tal como criar tabelas e estruturas de suporte (VIEIRA, 2020). Uma das finalidades de um SBGD é fornecer uma ferramenta ao usuário para definição de estruturas para armazenar e manipular informações, além de garantir segurança dos dados, evitar falhas de sistema, acessos não autorizados, entre outros (VIEIRA, 2020). Um SGBD é uma aplicação que interage com o usuário e o banco de dados fazendo uma espécie de ponte entre um e outro, para obter e analisar dados (VIEIRA, 2020). Segundo Vieira (2020), os bancos de dados mais utilizados no mercado são: MySQL, Oracle Database, SQL Server, IBM Db2 e PostgreSQL (VIEIRA, 2020).</w:t>
      </w:r>
    </w:p>
    <w:p w14:paraId="322D5F29" w14:textId="77777777" w:rsidR="00D43587" w:rsidRDefault="00D43587" w:rsidP="00637036">
      <w:pPr>
        <w:pStyle w:val="TF-TEXTO"/>
      </w:pPr>
      <w:r>
        <w:t xml:space="preserve">Dentro desses SGBDs existem algumas estruturas para controle dos dados que são armazenados, uma delas são os metadados. Elas permitem a um administrador identificar um recurso, por meio de filtragem de </w:t>
      </w:r>
      <w:r>
        <w:lastRenderedPageBreak/>
        <w:t xml:space="preserve">objetos, auxiliar na recuperação dos dados e também manter a integridade dos dados (AIRES </w:t>
      </w:r>
      <w:r w:rsidRPr="00A75467">
        <w:rPr>
          <w:i/>
        </w:rPr>
        <w:t>et al.</w:t>
      </w:r>
      <w:r>
        <w:t xml:space="preserve">, 2013). Esses metadados são explicados como sendo dados estruturados sobre dados e que a partir deles pode-se recuperar algumas informações a respeito das tabelas, campos, relacionamentos e forma que foi construído alguma aplicação. Ou seja, para qualquer tipo de objeto, independente de forma e de aplicabilidade, possui três qualidades representadas por meio dos metadados: conteúdo, contexto e estrutura (AIRES </w:t>
      </w:r>
      <w:r w:rsidRPr="00A75467">
        <w:rPr>
          <w:i/>
        </w:rPr>
        <w:t>et al.</w:t>
      </w:r>
      <w:r>
        <w:t xml:space="preserve">, 2013). Esses metadados são possíveis de serem acessados por consultas SQLs e devolvem praticamente quase toda a informação que é preciso saber sobre como os dados estão estruturados dentro de um SGBD, permitindo a realização da engenharia reversa dos mesmos (AIRES </w:t>
      </w:r>
      <w:r w:rsidRPr="00A75467">
        <w:rPr>
          <w:i/>
        </w:rPr>
        <w:t>et al.</w:t>
      </w:r>
      <w:r>
        <w:t>, 2013).</w:t>
      </w:r>
    </w:p>
    <w:p w14:paraId="11A884CF" w14:textId="77777777" w:rsidR="00D43587" w:rsidRDefault="00D43587" w:rsidP="003D398C">
      <w:pPr>
        <w:pStyle w:val="TF-TEXTO"/>
      </w:pPr>
      <w:r>
        <w:t>A partir dessas informações, este projeto pretender disponibilizar uma ferramenta com interface gráfica Web para auxílio no processo de engenharia de software, por meio do gerenciamento das tabelas, de seus campos e de seus relacionamentos. Essa ferramenta também permitirá realizar engenharia reversa por meio da leitura dos metadados do SGBD, realizar a conversão e atualização automática do SGBD com base nos dados das tabelas que se encontram na interface gráfica Web e gerar código-fonte Pascal com as tabelas existentes na ferramenta, pois o autor deste trabalho tem vivência com Pascal e nota que existe necessidade em auxiliar na geração de código-fonte Pascal com a estrutura do banco de dados existente em sistemas</w:t>
      </w:r>
    </w:p>
    <w:p w14:paraId="08FBB5AC" w14:textId="77777777" w:rsidR="00D43587" w:rsidRDefault="00D43587" w:rsidP="00D43587">
      <w:pPr>
        <w:pStyle w:val="Ttulo2"/>
        <w:ind w:left="567" w:hanging="567"/>
      </w:pPr>
      <w:r w:rsidRPr="007D10F2">
        <w:t>OBJETIVOS</w:t>
      </w:r>
    </w:p>
    <w:p w14:paraId="3B752B00" w14:textId="77777777" w:rsidR="00D43587" w:rsidRDefault="00D43587" w:rsidP="00D35C02">
      <w:pPr>
        <w:pStyle w:val="TF-TEXTO"/>
      </w:pPr>
      <w:r>
        <w:t>O objetivo deste trabalho é disponibilizar uma ferramenta web que permita a manipulação de tabelas de um banco de dados sem a necessidade da compreensão de sua estrutura e de conhecimento em código SQL.</w:t>
      </w:r>
    </w:p>
    <w:p w14:paraId="18FF7C97" w14:textId="77777777" w:rsidR="00D43587" w:rsidRDefault="00D43587" w:rsidP="00D35C02">
      <w:pPr>
        <w:pStyle w:val="TF-TEXTO"/>
      </w:pPr>
      <w:r>
        <w:t>Os objetivos específicos são:</w:t>
      </w:r>
    </w:p>
    <w:p w14:paraId="1C5B5B50" w14:textId="77777777" w:rsidR="00D43587" w:rsidRDefault="00D43587" w:rsidP="00D43587">
      <w:pPr>
        <w:pStyle w:val="TF-ALNEA"/>
        <w:numPr>
          <w:ilvl w:val="0"/>
          <w:numId w:val="25"/>
        </w:numPr>
      </w:pPr>
      <w:r>
        <w:t>fornecer uma Unit em Pascal conforme a estrutura configurada na interface gráfica;</w:t>
      </w:r>
    </w:p>
    <w:p w14:paraId="77CAD736" w14:textId="77777777" w:rsidR="00D43587" w:rsidRDefault="00D43587" w:rsidP="00DB2EAA">
      <w:pPr>
        <w:pStyle w:val="TF-ALNEA"/>
      </w:pPr>
      <w:r>
        <w:t>disponibilizar a aplicação web com boa usabilidade seguindo os padrões de usabilidade para web.</w:t>
      </w:r>
    </w:p>
    <w:p w14:paraId="3BAF39F0" w14:textId="77777777" w:rsidR="00D43587" w:rsidRDefault="00D43587" w:rsidP="00D43587">
      <w:pPr>
        <w:pStyle w:val="Ttulo1"/>
      </w:pPr>
      <w:r>
        <w:t xml:space="preserve">trabalhos </w:t>
      </w:r>
      <w:r w:rsidRPr="00FC4A9F">
        <w:t>correlatos</w:t>
      </w:r>
    </w:p>
    <w:p w14:paraId="4C4E87D3" w14:textId="77777777" w:rsidR="00D43587" w:rsidRPr="00AD5BA0" w:rsidRDefault="00D43587" w:rsidP="00AD5BA0">
      <w:pPr>
        <w:pStyle w:val="TF-TEXTO"/>
      </w:pPr>
      <w:r>
        <w:t>Nessa seção são apresentados três trabalhos correlatos que possuem características semelhantes a proposta desse trabalho. Os três trabalhos são ferramentas CASE para gerenciamento de banco de dados, afim de facilitar o cotidiano de programadores e analistas de sistema.</w:t>
      </w:r>
    </w:p>
    <w:p w14:paraId="7BBD891C" w14:textId="77777777" w:rsidR="00D43587" w:rsidRDefault="00D43587" w:rsidP="00D43587">
      <w:pPr>
        <w:pStyle w:val="Ttulo2"/>
        <w:ind w:left="567" w:hanging="567"/>
      </w:pPr>
      <w:r>
        <w:t xml:space="preserve">FERRAMENTA WEB PARA MODELAGEM LÓGICA EM PROJETOS DE BANCOS DE DADOS RELACIONAIS </w:t>
      </w:r>
    </w:p>
    <w:p w14:paraId="3141E0BF" w14:textId="77777777" w:rsidR="00D43587" w:rsidRDefault="00D43587" w:rsidP="00E92B2C">
      <w:pPr>
        <w:pStyle w:val="TF-TEXTO"/>
        <w:keepNext/>
      </w:pPr>
      <w:r>
        <w:t>Bugmann (2012) apresenta uma ferramenta Web para modelagem lógica em projetos de banco de dados relacionais, de nome Web Modeler 2.0, com o objetivo de melhorar projetos de banco de dados de grandes sistemas e dar continuidade ao aplicativo web para definição do modelo lógico no projeto de banco de dados relacional, Web Modeler 1.0 (BUGMANN, 2012, p. 15). A</w:t>
      </w:r>
      <w:r w:rsidRPr="00671425">
        <w:t xml:space="preserve"> ferramenta </w:t>
      </w:r>
      <w:r>
        <w:t>foi melhorada para</w:t>
      </w:r>
      <w:r w:rsidRPr="00671425">
        <w:t xml:space="preserve"> permit</w:t>
      </w:r>
      <w:r>
        <w:t>ir</w:t>
      </w:r>
      <w:r w:rsidRPr="00671425">
        <w:t xml:space="preserve"> ao usuário criar, gerenciar um banco de dados</w:t>
      </w:r>
      <w:r>
        <w:t>, independente do SGBD utilizado,</w:t>
      </w:r>
      <w:r w:rsidRPr="00671425">
        <w:t xml:space="preserve"> e construir </w:t>
      </w:r>
      <w:r>
        <w:t xml:space="preserve">“[...] </w:t>
      </w:r>
      <w:r w:rsidRPr="00671425">
        <w:t xml:space="preserve">diagramas </w:t>
      </w:r>
      <w:r>
        <w:t>da UML, casos de uso, classes e atividades.”</w:t>
      </w:r>
      <w:r w:rsidRPr="00671425">
        <w:t xml:space="preserve"> (BUGMANN, 2012</w:t>
      </w:r>
      <w:r>
        <w:t>, p. 28</w:t>
      </w:r>
      <w:r w:rsidRPr="00671425">
        <w:t>)</w:t>
      </w:r>
      <w:r>
        <w:t xml:space="preserve">, controlar projetos de banco de dados e suas versões, com restrição de acesso a usuários em determinados projetos e criar digramas para modelar tabelas, colunas e relacionamentos de forma gráfica. O Web Modeler 2.0 foi desenvolvido em linguagem de programação Java, com arquitetura </w:t>
      </w:r>
      <w:r w:rsidRPr="00CC272A">
        <w:rPr>
          <w:iCs/>
        </w:rPr>
        <w:t>Model View Controller</w:t>
      </w:r>
      <w:r>
        <w:t xml:space="preserve"> (MVC) e alguns padrões de projeto, como </w:t>
      </w:r>
      <w:r w:rsidRPr="00F52BA0">
        <w:rPr>
          <w:i/>
        </w:rPr>
        <w:t>Data Access Object</w:t>
      </w:r>
      <w:r>
        <w:t xml:space="preserve"> (DAO) e </w:t>
      </w:r>
      <w:r w:rsidRPr="00F52BA0">
        <w:rPr>
          <w:i/>
        </w:rPr>
        <w:t>Command</w:t>
      </w:r>
      <w:r>
        <w:t>. De alguns aspectos que foram melhorados no Web Modeler 2.0, pode-se citar a funcionalidade de aproximar, distanciar, imprimir diagramas com geração de scripts para criação/atualização de bancos de dados e adicionar uma rotina que permita realizar engenharia reversa de um banco de dados, capaz de varrer a estrutura do banco de dados e descobrir as tabelas existente (já criadas) no banco de dados em que o usuário está conectado (BUGMANN, 2012).</w:t>
      </w:r>
    </w:p>
    <w:p w14:paraId="4757D6AE" w14:textId="77777777" w:rsidR="00D43587" w:rsidRPr="00FA2183" w:rsidRDefault="00D43587" w:rsidP="00637036">
      <w:pPr>
        <w:pStyle w:val="TF-TEXTO"/>
        <w:rPr>
          <w:rStyle w:val="Refdecomentrio"/>
          <w:sz w:val="20"/>
          <w:szCs w:val="20"/>
        </w:rPr>
      </w:pPr>
      <w:r>
        <w:rPr>
          <w:rStyle w:val="Refdecomentrio"/>
          <w:sz w:val="20"/>
          <w:szCs w:val="20"/>
        </w:rPr>
        <w:t xml:space="preserve">Na </w:t>
      </w:r>
      <w:r>
        <w:rPr>
          <w:rStyle w:val="Refdecomentrio"/>
          <w:sz w:val="20"/>
          <w:szCs w:val="20"/>
        </w:rPr>
        <w:fldChar w:fldCharType="begin"/>
      </w:r>
      <w:r>
        <w:rPr>
          <w:rStyle w:val="Refdecomentrio"/>
          <w:sz w:val="20"/>
          <w:szCs w:val="20"/>
        </w:rPr>
        <w:instrText xml:space="preserve"> REF _Ref81811812 \h </w:instrText>
      </w:r>
      <w:r>
        <w:rPr>
          <w:rStyle w:val="Refdecomentrio"/>
          <w:sz w:val="20"/>
          <w:szCs w:val="20"/>
        </w:rPr>
      </w:r>
      <w:r>
        <w:rPr>
          <w:rStyle w:val="Refdecomentrio"/>
          <w:sz w:val="20"/>
          <w:szCs w:val="20"/>
        </w:rPr>
        <w:fldChar w:fldCharType="separate"/>
      </w:r>
      <w:r>
        <w:t xml:space="preserve">Figura </w:t>
      </w:r>
      <w:r>
        <w:rPr>
          <w:noProof/>
        </w:rPr>
        <w:t>1</w:t>
      </w:r>
      <w:r>
        <w:rPr>
          <w:rStyle w:val="Refdecomentrio"/>
          <w:sz w:val="20"/>
          <w:szCs w:val="20"/>
        </w:rPr>
        <w:fldChar w:fldCharType="end"/>
      </w:r>
      <w:r>
        <w:rPr>
          <w:rStyle w:val="Refdecomentrio"/>
          <w:sz w:val="20"/>
          <w:szCs w:val="20"/>
        </w:rPr>
        <w:t xml:space="preserve"> tem-se o diagrama de classes carregado na ferramenta Web Modeler 2.0. Nessa ferramenta há disponível as opções de gerenciar tabelas, diagramas, scripts, importar e editor de diagramas. No menu de tabelas, é possível manter as tabelas do SGBD. Na opção de diagramas, é possível consultar as tabelas por meio de diagramas da </w:t>
      </w:r>
      <w:r w:rsidRPr="00980BC9">
        <w:rPr>
          <w:rStyle w:val="Refdecomentrio"/>
          <w:iCs/>
          <w:sz w:val="20"/>
          <w:szCs w:val="20"/>
        </w:rPr>
        <w:t>Unified Modeling Language</w:t>
      </w:r>
      <w:r>
        <w:rPr>
          <w:rStyle w:val="Refdecomentrio"/>
          <w:sz w:val="20"/>
          <w:szCs w:val="20"/>
        </w:rPr>
        <w:t xml:space="preserve"> (UML). Na opção de scripts, é possível gerar os scripts para converter a base de dados. Na opção importar, é possível importar diagramas criados na ferramenta. Por último, o editor de diagramas, que há as ações necessárias para a construção de diagramas de classes, atividades e de casos de uso, como por exemplo, inserir associações, composições, atores, casos de uso, fluxo, atividade final, entre outros.</w:t>
      </w:r>
      <w:r w:rsidDel="00754DEF">
        <w:rPr>
          <w:rStyle w:val="Refdecomentrio"/>
          <w:sz w:val="20"/>
          <w:szCs w:val="20"/>
        </w:rPr>
        <w:t xml:space="preserve"> </w:t>
      </w:r>
    </w:p>
    <w:p w14:paraId="0FD39C24" w14:textId="77777777" w:rsidR="00D43587" w:rsidRDefault="00D43587" w:rsidP="00E92B2C">
      <w:pPr>
        <w:pStyle w:val="TF-LEGENDA"/>
      </w:pPr>
      <w:r>
        <w:lastRenderedPageBreak/>
        <w:t xml:space="preserve">Figura </w:t>
      </w:r>
      <w:fldSimple w:instr=" SEQ Figura \* ARABIC ">
        <w:r>
          <w:rPr>
            <w:noProof/>
          </w:rPr>
          <w:t>1</w:t>
        </w:r>
      </w:fldSimple>
      <w:r>
        <w:t>- Modelagem de diagramas de classes da UML no Web Modeler 2.0</w:t>
      </w:r>
    </w:p>
    <w:p w14:paraId="4419DD21" w14:textId="77777777" w:rsidR="00D43587" w:rsidRDefault="00D43587" w:rsidP="00980BC9">
      <w:pPr>
        <w:pStyle w:val="TF-FIGURA"/>
        <w:rPr>
          <w:noProof/>
        </w:rPr>
      </w:pPr>
      <w:r>
        <w:rPr>
          <w:noProof/>
        </w:rPr>
      </w:r>
      <w:r w:rsidR="00D43587">
        <w:rPr>
          <w:noProof/>
        </w:rPr>
        <w:pict w14:anchorId="591292DB">
          <v:shape id="_x0000_i1025" type="#_x0000_t75" alt="" style="width:355.4pt;height:196.1pt;visibility:visible;mso-wrap-style:square;mso-width-percent:0;mso-height-percent:0;mso-width-percent:0;mso-height-percent:0" o:bordertopcolor="this" o:borderleftcolor="this" o:borderbottomcolor="this" o:borderrightcolor="this">
            <v:imagedata r:id="rId6" o:title=""/>
            <w10:bordertop type="single" width="12"/>
            <w10:borderleft type="single" width="12"/>
            <w10:borderbottom type="single" width="12"/>
            <w10:borderright type="single" width="12"/>
          </v:shape>
        </w:pict>
      </w:r>
    </w:p>
    <w:p w14:paraId="2F4522D7" w14:textId="77777777" w:rsidR="00D43587" w:rsidRDefault="00D43587" w:rsidP="00980BC9">
      <w:pPr>
        <w:pStyle w:val="TF-FONTE"/>
        <w:rPr>
          <w:noProof/>
        </w:rPr>
      </w:pPr>
      <w:r>
        <w:rPr>
          <w:noProof/>
        </w:rPr>
        <w:t>Fonte: Bugmann (2012, p. 26).</w:t>
      </w:r>
    </w:p>
    <w:p w14:paraId="0A566282" w14:textId="77777777" w:rsidR="00D43587" w:rsidRDefault="00D43587" w:rsidP="009D5AE5">
      <w:pPr>
        <w:pStyle w:val="TF-TEXTO"/>
      </w:pPr>
      <w:r>
        <w:t xml:space="preserve">Ao final do trabalho, Bugmann (2012) conclui que os objetivos iniciais foram alcançados e que o aplicativo Web Modeler 2.0 desenvolvido permite que um banco de dados relacional seja modelado, por meio de diagramas, independente do SGBD utilizado. Na </w:t>
      </w:r>
      <w:r>
        <w:fldChar w:fldCharType="begin"/>
      </w:r>
      <w:r>
        <w:instrText xml:space="preserve"> REF _Ref81811841 \h </w:instrText>
      </w:r>
      <w:r>
        <w:fldChar w:fldCharType="separate"/>
      </w:r>
      <w:r>
        <w:t xml:space="preserve">Figura </w:t>
      </w:r>
      <w:r>
        <w:rPr>
          <w:noProof/>
        </w:rPr>
        <w:t>2</w:t>
      </w:r>
      <w:r>
        <w:fldChar w:fldCharType="end"/>
      </w:r>
      <w:r>
        <w:t xml:space="preserve"> pode-se ver o resultado da importação de tabelas por meio da técnica de engenharia reversa do banco de dados utilizado por Bugmann (2012). Ou seja, o Web Modeler 2.0 identificou as tabelas </w:t>
      </w:r>
      <w:r w:rsidRPr="00D367A3">
        <w:rPr>
          <w:rStyle w:val="TF-COURIER10"/>
        </w:rPr>
        <w:t>tb_compra</w:t>
      </w:r>
      <w:r w:rsidRPr="0041129C">
        <w:rPr>
          <w:rFonts w:ascii="Courier New" w:hAnsi="Courier New" w:cs="Courier New"/>
        </w:rPr>
        <w:t>,</w:t>
      </w:r>
      <w:r>
        <w:t xml:space="preserve"> </w:t>
      </w:r>
      <w:r w:rsidRPr="0041129C">
        <w:rPr>
          <w:rFonts w:ascii="Courier New" w:hAnsi="Courier New" w:cs="Courier New"/>
        </w:rPr>
        <w:t xml:space="preserve">tb_material </w:t>
      </w:r>
      <w:r>
        <w:t xml:space="preserve">e </w:t>
      </w:r>
      <w:r w:rsidRPr="0041129C">
        <w:rPr>
          <w:rFonts w:ascii="Courier New" w:hAnsi="Courier New" w:cs="Courier New"/>
        </w:rPr>
        <w:t>tb_tipo_material</w:t>
      </w:r>
      <w:r>
        <w:t xml:space="preserve"> no SGBD, importou elas para o Web Modeler 2.0 (por meio da engenharia reversa) e gerou uma representação gráfica na ferramenta para visualizar o resultado e permitir alterá-las (BUGMANN, 2012).</w:t>
      </w:r>
    </w:p>
    <w:p w14:paraId="2F0DC4E2" w14:textId="77777777" w:rsidR="00D43587" w:rsidRDefault="00D43587" w:rsidP="009D5AE5">
      <w:pPr>
        <w:pStyle w:val="TF-LEGENDA"/>
      </w:pPr>
      <w:r>
        <w:t xml:space="preserve">Figura </w:t>
      </w:r>
      <w:fldSimple w:instr=" SEQ Figura \* ARABIC ">
        <w:r>
          <w:rPr>
            <w:noProof/>
          </w:rPr>
          <w:t>2</w:t>
        </w:r>
      </w:fldSimple>
      <w:r>
        <w:t>- Resultado da importação de tabelas por engenharia reversa no Web Modeler 2.0</w:t>
      </w:r>
    </w:p>
    <w:p w14:paraId="3E46D9A9" w14:textId="77777777" w:rsidR="00D43587" w:rsidRDefault="00D43587" w:rsidP="009F4A71">
      <w:pPr>
        <w:pStyle w:val="TF-FIGURA"/>
        <w:rPr>
          <w:noProof/>
        </w:rPr>
      </w:pPr>
      <w:r>
        <w:rPr>
          <w:noProof/>
        </w:rPr>
      </w:r>
      <w:r w:rsidR="00D43587">
        <w:rPr>
          <w:noProof/>
        </w:rPr>
        <w:pict w14:anchorId="57C9C0D3">
          <v:shape id="_x0000_i1026" type="#_x0000_t75" alt="" style="width:396pt;height:241.3pt;visibility:visible;mso-wrap-style:square;mso-width-percent:0;mso-height-percent:0;mso-width-percent:0;mso-height-percent:0" o:bordertopcolor="this" o:borderleftcolor="this" o:borderbottomcolor="this" o:borderrightcolor="this">
            <v:imagedata r:id="rId7" o:title=""/>
            <w10:bordertop type="single" width="12"/>
            <w10:borderleft type="single" width="12"/>
            <w10:borderbottom type="single" width="12"/>
            <w10:borderright type="single" width="12"/>
          </v:shape>
        </w:pict>
      </w:r>
    </w:p>
    <w:p w14:paraId="3F18EDC7" w14:textId="77777777" w:rsidR="00D43587" w:rsidRDefault="00D43587" w:rsidP="00BA2491">
      <w:pPr>
        <w:pStyle w:val="TF-FONTE"/>
      </w:pPr>
      <w:r>
        <w:t>Fonte: Bugmann (2012, p. 62).</w:t>
      </w:r>
    </w:p>
    <w:p w14:paraId="3A66CCC6" w14:textId="77777777" w:rsidR="00D43587" w:rsidRDefault="00D43587" w:rsidP="00D43587">
      <w:pPr>
        <w:pStyle w:val="Ttulo2"/>
        <w:ind w:left="567" w:hanging="567"/>
      </w:pPr>
      <w:r>
        <w:t>Uma ferramenta de software para gerar uma arquitetura Model-View-Controller baseada no Modelo Entidade-Relacionamento</w:t>
      </w:r>
    </w:p>
    <w:p w14:paraId="14CAADD6" w14:textId="77777777" w:rsidR="00D43587" w:rsidRDefault="00D43587" w:rsidP="00A44581">
      <w:pPr>
        <w:pStyle w:val="TF-TEXTO"/>
      </w:pPr>
      <w:r>
        <w:t xml:space="preserve">Soto </w:t>
      </w:r>
      <w:r w:rsidRPr="00B344F3">
        <w:rPr>
          <w:i/>
          <w:iCs/>
        </w:rPr>
        <w:t>et al.</w:t>
      </w:r>
      <w:r>
        <w:t xml:space="preserve"> (2020) apresentam uma ferramenta CASE capaz de gerar código </w:t>
      </w:r>
      <w:r w:rsidRPr="00B344F3">
        <w:rPr>
          <w:iCs/>
        </w:rPr>
        <w:t>Model-View-Controller</w:t>
      </w:r>
      <w:r>
        <w:t xml:space="preserve"> (MVC) com base em um diagrama de Entidade-Relacionamento (ER) e um </w:t>
      </w:r>
      <w:r w:rsidRPr="00B9063C">
        <w:rPr>
          <w:i/>
        </w:rPr>
        <w:t>script</w:t>
      </w:r>
      <w:r>
        <w:t xml:space="preserve"> de banco de dados correspondente ao diagrama traduzido. A ferramenta é desenvolvida na linguagem de programação Angular e tem por objetivo aprimorar o aprendizado do padrão de projeto MVC, promovendo boas práticas de programação e a reutilização de código (SOTO </w:t>
      </w:r>
      <w:r w:rsidRPr="00B344F3">
        <w:rPr>
          <w:i/>
        </w:rPr>
        <w:t>et al.</w:t>
      </w:r>
      <w:r>
        <w:t>, 2020).</w:t>
      </w:r>
    </w:p>
    <w:p w14:paraId="3E7B9F6B" w14:textId="77777777" w:rsidR="00D43587" w:rsidRDefault="00D43587" w:rsidP="00A44581">
      <w:pPr>
        <w:pStyle w:val="TF-TEXTO"/>
      </w:pPr>
      <w:r>
        <w:t xml:space="preserve">Na </w:t>
      </w:r>
      <w:r>
        <w:fldChar w:fldCharType="begin"/>
      </w:r>
      <w:r>
        <w:instrText xml:space="preserve"> REF _Ref81815126 \h </w:instrText>
      </w:r>
      <w:r>
        <w:fldChar w:fldCharType="separate"/>
      </w:r>
      <w:r>
        <w:t xml:space="preserve">Figura </w:t>
      </w:r>
      <w:r>
        <w:rPr>
          <w:noProof/>
        </w:rPr>
        <w:t>3</w:t>
      </w:r>
      <w:r>
        <w:fldChar w:fldCharType="end"/>
      </w:r>
      <w:r>
        <w:t xml:space="preserve">, </w:t>
      </w:r>
      <w:proofErr w:type="spellStart"/>
      <w:r>
        <w:t>Krasner</w:t>
      </w:r>
      <w:proofErr w:type="spellEnd"/>
      <w:r>
        <w:t xml:space="preserve"> e Pope (1988) explicam como funciona o padrão de projeto MVC e suas camadas, sendo: o modelo (</w:t>
      </w:r>
      <w:r w:rsidRPr="00A24FA8">
        <w:rPr>
          <w:i/>
        </w:rPr>
        <w:t>Model</w:t>
      </w:r>
      <w:r>
        <w:t>) tem a função de assumir a parte do sistema que gerencia todas as tarefas relacionadas aos dados, como por exemplo, validação e persistência de dados ligadas ao banco de dados; a visão (</w:t>
      </w:r>
      <w:r w:rsidRPr="00A24FA8">
        <w:rPr>
          <w:i/>
        </w:rPr>
        <w:t>View</w:t>
      </w:r>
      <w:r>
        <w:t xml:space="preserve">) possui a função de interagir com o usuário por meio de interfaces gráficas gerenciáveis, ou seja, formulários, botões e </w:t>
      </w:r>
      <w:r>
        <w:lastRenderedPageBreak/>
        <w:t>todos os outros elementos gráficos da aplicação (parte visual); e controlador (</w:t>
      </w:r>
      <w:r w:rsidRPr="00E718EF">
        <w:rPr>
          <w:i/>
        </w:rPr>
        <w:t>Controller</w:t>
      </w:r>
      <w:r>
        <w:t>), tem a responsabilidade de cuidar dos eventos disparados pela camada de visão ou acionados por um processo do sistema, ou seja, gerencia os eventos entre a camada de visão e a camada de modelo (KRASNER; POPE, 1988).</w:t>
      </w:r>
    </w:p>
    <w:p w14:paraId="279F99F3" w14:textId="77777777" w:rsidR="00D43587" w:rsidRDefault="00D43587" w:rsidP="00F81A80">
      <w:pPr>
        <w:pStyle w:val="TF-LEGENDA"/>
      </w:pPr>
      <w:r>
        <w:t xml:space="preserve">Figura </w:t>
      </w:r>
      <w:fldSimple w:instr=" SEQ Figura \* ARABIC ">
        <w:r>
          <w:rPr>
            <w:noProof/>
          </w:rPr>
          <w:t>3</w:t>
        </w:r>
      </w:fldSimple>
      <w:r>
        <w:t>- Conceito gráfico do padrão de projeto MVC</w:t>
      </w:r>
    </w:p>
    <w:p w14:paraId="30E1BD18" w14:textId="77777777" w:rsidR="00D43587" w:rsidRDefault="00D43587" w:rsidP="00F81A80">
      <w:pPr>
        <w:pStyle w:val="TF-FIGURA"/>
        <w:rPr>
          <w:noProof/>
        </w:rPr>
      </w:pPr>
      <w:r>
        <w:rPr>
          <w:noProof/>
        </w:rPr>
      </w:r>
      <w:r w:rsidR="00D43587">
        <w:rPr>
          <w:noProof/>
        </w:rPr>
        <w:pict w14:anchorId="37F3A0C5">
          <v:shape id="_x0000_i1027" type="#_x0000_t75" alt="" style="width:453.45pt;height:227.5pt;mso-width-percent:0;mso-height-percent:0;mso-width-percent:0;mso-height-percent:0" o:bordertopcolor="this" o:borderleftcolor="this" o:borderbottomcolor="this" o:borderrightcolor="this">
            <v:imagedata r:id="rId8" o:title=""/>
            <w10:bordertop type="single" width="12"/>
            <w10:borderleft type="single" width="12"/>
            <w10:borderbottom type="single" width="12"/>
            <w10:borderright type="single" width="12"/>
          </v:shape>
        </w:pict>
      </w:r>
    </w:p>
    <w:p w14:paraId="5F2015F0" w14:textId="77777777" w:rsidR="00D43587" w:rsidRDefault="00D43587" w:rsidP="00F81A80">
      <w:pPr>
        <w:pStyle w:val="TF-FONTE"/>
      </w:pPr>
      <w:r>
        <w:t>Fonte: Adaptado Krasner e Pope (1988, p. 5).</w:t>
      </w:r>
    </w:p>
    <w:p w14:paraId="6CF67851" w14:textId="77777777" w:rsidR="00D43587" w:rsidRDefault="00D43587" w:rsidP="00A44581">
      <w:pPr>
        <w:pStyle w:val="TF-TEXTO"/>
      </w:pPr>
      <w:r>
        <w:t xml:space="preserve">Na </w:t>
      </w:r>
      <w:r>
        <w:fldChar w:fldCharType="begin"/>
      </w:r>
      <w:r>
        <w:instrText xml:space="preserve"> REF _Ref81817261 \h </w:instrText>
      </w:r>
      <w:r>
        <w:fldChar w:fldCharType="separate"/>
      </w:r>
      <w:r>
        <w:t xml:space="preserve">Figura </w:t>
      </w:r>
      <w:r>
        <w:rPr>
          <w:noProof/>
        </w:rPr>
        <w:t>4</w:t>
      </w:r>
      <w:r>
        <w:fldChar w:fldCharType="end"/>
      </w:r>
      <w:r>
        <w:t xml:space="preserve"> é possível visualizar as funcionalidades principais. A primeira é a criação de diagrama ER pelo usuário com apoio do editor do sistema no centro da tela acessada pela opção </w:t>
      </w:r>
      <w:r w:rsidRPr="00C22B33">
        <w:rPr>
          <w:rFonts w:ascii="Courier New" w:hAnsi="Courier New" w:cs="Courier New"/>
        </w:rPr>
        <w:t>Producción</w:t>
      </w:r>
      <w:r>
        <w:rPr>
          <w:rFonts w:ascii="Courier New" w:hAnsi="Courier New" w:cs="Courier New"/>
        </w:rPr>
        <w:t>.</w:t>
      </w:r>
      <w:r>
        <w:t xml:space="preserve"> A segunda é a geração do projeto base em Angular com as camadas de visões, modelos, controladores e </w:t>
      </w:r>
      <w:r w:rsidRPr="00081308">
        <w:rPr>
          <w:i/>
        </w:rPr>
        <w:t>script</w:t>
      </w:r>
      <w:r>
        <w:t xml:space="preserve"> do banco de dados compactada para </w:t>
      </w:r>
      <w:r w:rsidRPr="00C22B33">
        <w:t>download l</w:t>
      </w:r>
      <w:r>
        <w:t xml:space="preserve">ocalizada a esquerda na opção </w:t>
      </w:r>
      <w:r w:rsidRPr="00C22B33">
        <w:rPr>
          <w:rFonts w:ascii="Courier New" w:hAnsi="Courier New" w:cs="Courier New"/>
        </w:rPr>
        <w:t>Guardar Diagrama</w:t>
      </w:r>
      <w:r>
        <w:rPr>
          <w:rFonts w:ascii="Courier New" w:hAnsi="Courier New" w:cs="Courier New"/>
        </w:rPr>
        <w:t>.</w:t>
      </w:r>
      <w:r>
        <w:t xml:space="preserve"> Por último o aprendizado, permitindo o usuário gerar o código fonte, modifica-lo e estudar o funcionamento do padrão MVC a esquerda na opção </w:t>
      </w:r>
      <w:r w:rsidRPr="00C22B33">
        <w:rPr>
          <w:rFonts w:ascii="Courier New" w:hAnsi="Courier New" w:cs="Courier New"/>
        </w:rPr>
        <w:t>Aprender MVC</w:t>
      </w:r>
      <w:r>
        <w:t xml:space="preserve"> (SOTO </w:t>
      </w:r>
      <w:r w:rsidRPr="00A00680">
        <w:rPr>
          <w:i/>
        </w:rPr>
        <w:t>et al.</w:t>
      </w:r>
      <w:r>
        <w:t>, 2020).</w:t>
      </w:r>
    </w:p>
    <w:p w14:paraId="4672BD5A" w14:textId="77777777" w:rsidR="00D43587" w:rsidRDefault="00D43587" w:rsidP="009E4A55">
      <w:pPr>
        <w:pStyle w:val="TF-LEGENDA"/>
      </w:pPr>
      <w:r>
        <w:t xml:space="preserve">Figura </w:t>
      </w:r>
      <w:fldSimple w:instr=" SEQ Figura \* ARABIC ">
        <w:r>
          <w:rPr>
            <w:noProof/>
          </w:rPr>
          <w:t>4</w:t>
        </w:r>
      </w:fldSimple>
      <w:r>
        <w:t>- Interface principal do sistema (editor de diagramas ER)</w:t>
      </w:r>
    </w:p>
    <w:p w14:paraId="3AD6FE56" w14:textId="77777777" w:rsidR="00D43587" w:rsidRDefault="00D43587" w:rsidP="004741E8">
      <w:pPr>
        <w:pStyle w:val="TF-FIGURA"/>
        <w:rPr>
          <w:noProof/>
        </w:rPr>
      </w:pPr>
      <w:r>
        <w:rPr>
          <w:noProof/>
        </w:rPr>
      </w:r>
      <w:r w:rsidR="00D43587">
        <w:rPr>
          <w:noProof/>
        </w:rPr>
        <w:pict w14:anchorId="6C5D28F9">
          <v:shape id="_x0000_i1028" type="#_x0000_t75" alt="" style="width:453.45pt;height:208.35pt;visibility:visible;mso-wrap-style:square;mso-width-percent:0;mso-height-percent:0;mso-width-percent:0;mso-height-percent:0" o:bordertopcolor="this" o:borderleftcolor="this" o:borderbottomcolor="this" o:borderrightcolor="this">
            <v:imagedata r:id="rId9" o:title=""/>
            <w10:bordertop type="single" width="12"/>
            <w10:borderleft type="single" width="12"/>
            <w10:borderbottom type="single" width="12"/>
            <w10:borderright type="single" width="12"/>
          </v:shape>
        </w:pict>
      </w:r>
    </w:p>
    <w:p w14:paraId="64E7FE82" w14:textId="77777777" w:rsidR="00D43587" w:rsidRDefault="00D43587" w:rsidP="004741E8">
      <w:pPr>
        <w:pStyle w:val="TF-FONTE"/>
      </w:pPr>
      <w:r>
        <w:t xml:space="preserve">Fonte: Soto </w:t>
      </w:r>
      <w:r w:rsidRPr="00A00680">
        <w:rPr>
          <w:i/>
        </w:rPr>
        <w:t>et al.</w:t>
      </w:r>
      <w:r>
        <w:t xml:space="preserve"> (2020, p. 61).</w:t>
      </w:r>
    </w:p>
    <w:p w14:paraId="331BB631" w14:textId="77777777" w:rsidR="00D43587" w:rsidRDefault="00D43587" w:rsidP="00421187">
      <w:pPr>
        <w:pStyle w:val="TF-TEXTO"/>
      </w:pPr>
      <w:r>
        <w:t xml:space="preserve">Na </w:t>
      </w:r>
      <w:r>
        <w:fldChar w:fldCharType="begin"/>
      </w:r>
      <w:r>
        <w:instrText xml:space="preserve"> REF _Ref81818004 \h </w:instrText>
      </w:r>
      <w:r>
        <w:fldChar w:fldCharType="separate"/>
      </w:r>
      <w:r>
        <w:t xml:space="preserve">Figura </w:t>
      </w:r>
      <w:r>
        <w:rPr>
          <w:noProof/>
        </w:rPr>
        <w:t>5</w:t>
      </w:r>
      <w:r>
        <w:fldChar w:fldCharType="end"/>
      </w:r>
      <w:r>
        <w:t xml:space="preserve"> é ilustrada a arquitetura de implementação do trabalho dividida em duas camadas, sendo elas: camada lógica de dados e camada de apresentação. A camada lógica de dados (na esquerda) possui: o servidor NodeJS2, representando o serviço para criação do projeto base em Angular; biblioteca GoJS3 para JavaScript e TypeScript permitindo modelar e projetar os diagramas ER na camada de apresentação do sistema; e JSON4, utilizado para transformar o diagrama ER em um objeto com formato </w:t>
      </w:r>
      <w:r w:rsidRPr="00765C12">
        <w:t>JavaScript Object Notation</w:t>
      </w:r>
      <w:r>
        <w:t xml:space="preserve"> (JSON) para ser enviado e processado pelo servidor. Na camada de apresentação foram utilizados os componentes Angular 7, TypeScript, </w:t>
      </w:r>
      <w:r w:rsidRPr="00A84397">
        <w:t>HyperText Markup Language</w:t>
      </w:r>
      <w:r>
        <w:t xml:space="preserve"> (HTML), </w:t>
      </w:r>
      <w:r w:rsidRPr="00A84397">
        <w:t>Cascading Style Sheets</w:t>
      </w:r>
      <w:r>
        <w:t xml:space="preserve"> (CSS), JavaScript e Bootstrap com intuito de tornar a aplicação visualmente amigável (SOTO </w:t>
      </w:r>
      <w:r w:rsidRPr="00A00680">
        <w:rPr>
          <w:i/>
        </w:rPr>
        <w:t>et al.</w:t>
      </w:r>
      <w:r>
        <w:t>, 2020).</w:t>
      </w:r>
    </w:p>
    <w:p w14:paraId="49293E08" w14:textId="77777777" w:rsidR="00D43587" w:rsidRDefault="00D43587" w:rsidP="00A34C67">
      <w:pPr>
        <w:pStyle w:val="TF-LEGENDA"/>
      </w:pPr>
      <w:r>
        <w:lastRenderedPageBreak/>
        <w:t xml:space="preserve">Figura </w:t>
      </w:r>
      <w:fldSimple w:instr=" SEQ Figura \* ARABIC ">
        <w:r>
          <w:rPr>
            <w:noProof/>
          </w:rPr>
          <w:t>5</w:t>
        </w:r>
      </w:fldSimple>
      <w:r>
        <w:t>- Arquitetura da implementação do sistema</w:t>
      </w:r>
    </w:p>
    <w:p w14:paraId="4E3D96A4" w14:textId="77777777" w:rsidR="00D43587" w:rsidRDefault="00D43587" w:rsidP="00917108">
      <w:pPr>
        <w:pStyle w:val="TF-FIGURA"/>
        <w:rPr>
          <w:noProof/>
        </w:rPr>
      </w:pPr>
      <w:r>
        <w:rPr>
          <w:noProof/>
        </w:rPr>
      </w:r>
      <w:r w:rsidR="00D43587">
        <w:rPr>
          <w:noProof/>
        </w:rPr>
        <w:pict w14:anchorId="242E08DB">
          <v:shape id="_x0000_i1029" type="#_x0000_t75" alt="" style="width:294.9pt;height:207.55pt;mso-width-percent:0;mso-height-percent:0;mso-width-percent:0;mso-height-percent:0" o:bordertopcolor="this" o:borderleftcolor="this" o:borderbottomcolor="this" o:borderrightcolor="this">
            <v:imagedata r:id="rId10" o:title=""/>
            <w10:bordertop type="single" width="12"/>
            <w10:borderleft type="single" width="12"/>
            <w10:borderbottom type="single" width="12"/>
            <w10:borderright type="single" width="12"/>
          </v:shape>
        </w:pict>
      </w:r>
    </w:p>
    <w:p w14:paraId="2BC8F456" w14:textId="77777777" w:rsidR="00D43587" w:rsidRDefault="00D43587" w:rsidP="004F6C32">
      <w:pPr>
        <w:pStyle w:val="TF-FONTE"/>
      </w:pPr>
      <w:r>
        <w:t xml:space="preserve">Fonte: adaptado de Soto </w:t>
      </w:r>
      <w:r w:rsidRPr="00A00680">
        <w:rPr>
          <w:i/>
        </w:rPr>
        <w:t>et al.</w:t>
      </w:r>
      <w:r>
        <w:t xml:space="preserve"> (2020, p. 61).</w:t>
      </w:r>
    </w:p>
    <w:p w14:paraId="57524A27" w14:textId="77777777" w:rsidR="00D43587" w:rsidRPr="00917108" w:rsidRDefault="00D43587" w:rsidP="00917108"/>
    <w:p w14:paraId="0AF39BE1" w14:textId="77777777" w:rsidR="00D43587" w:rsidRDefault="00D43587" w:rsidP="00784516">
      <w:pPr>
        <w:pStyle w:val="TF-TEXTO"/>
      </w:pPr>
      <w:r>
        <w:t xml:space="preserve">Como método de validação, Soto </w:t>
      </w:r>
      <w:r w:rsidRPr="00A00680">
        <w:rPr>
          <w:i/>
        </w:rPr>
        <w:t>et al.</w:t>
      </w:r>
      <w:r>
        <w:t xml:space="preserve"> (2020) utilizaram a escala de usabilidade do sistema (System Usability Scale - SUS) para quantificar o grau da usabilidade da ferramenta. Essa escala engloba 10 itens em sua avaliação, cujo os valores de cada item podem variar de 0 a 100 (SOTO </w:t>
      </w:r>
      <w:r w:rsidRPr="00784516">
        <w:rPr>
          <w:i/>
        </w:rPr>
        <w:t>et al.</w:t>
      </w:r>
      <w:r>
        <w:t xml:space="preserve">, 2020). Os itens são: acho que gostaria de usar este sistema com frequência; achei o sistema desnecessariamente complexo; achei o sistema fácil de usar; acho que precisaria de apoio de um técnico para usar este sistema; achei que as várias funções deste sistema funcionavam bem integradas; eu pensei que havia muita inconsistência neste sistema; eu imagino que a maioria das pessoas aprenderiam a usar este sistema muito rapidamente; achei o sistema muito complicado de usar; me senti muito confiante ao usar o sistema e eu precisava aprender muitas coisas antes de conseguir usar este sistema (SOTO </w:t>
      </w:r>
      <w:r w:rsidRPr="00784516">
        <w:rPr>
          <w:i/>
        </w:rPr>
        <w:t>et al.</w:t>
      </w:r>
      <w:r>
        <w:t xml:space="preserve">, 2020). Ao final do trabalho Soto </w:t>
      </w:r>
      <w:r w:rsidRPr="00784516">
        <w:rPr>
          <w:i/>
        </w:rPr>
        <w:t>et al.</w:t>
      </w:r>
      <w:r>
        <w:t xml:space="preserve"> (2020) concluem que a ferramenta desenvolvida obteve ótimos resultados, pois após ter sido testada e qualificada por 18 usuários aleatórios, a média de pontos entre os 10 itens da escala de usabilidade do sistema (SUS) foi superior a 70 pontos.</w:t>
      </w:r>
    </w:p>
    <w:p w14:paraId="3EAFB4D2" w14:textId="77777777" w:rsidR="00D43587" w:rsidRDefault="00D43587" w:rsidP="00CD456D">
      <w:pPr>
        <w:pStyle w:val="TF-TEXTO"/>
      </w:pPr>
      <w:r>
        <w:t xml:space="preserve">Soto </w:t>
      </w:r>
      <w:r w:rsidRPr="00784516">
        <w:rPr>
          <w:i/>
        </w:rPr>
        <w:t>et al.</w:t>
      </w:r>
      <w:r>
        <w:t xml:space="preserve"> (2020) também concluem que a adoção do padrão de projeto MVC em desenvolvimento de sistemas aumenta a produtividade, evita tarefas monótonas e reduz significativamente os tempos de desenvolvimento, mesmo que eles não tenham testado diretamente isso. Nesse primeiro trabalho eles focaram a avaliação na usabilidade e pretendem posteriormente avaliarem aspectos de linhas de código economizadas e também o quanto pode impactar no tempo de desenvolvimento de sistemas (SOTO </w:t>
      </w:r>
      <w:r w:rsidRPr="00784516">
        <w:rPr>
          <w:i/>
        </w:rPr>
        <w:t>et al.</w:t>
      </w:r>
      <w:r>
        <w:t>, 2020).</w:t>
      </w:r>
    </w:p>
    <w:p w14:paraId="75B8AAF6" w14:textId="77777777" w:rsidR="00D43587" w:rsidRDefault="00D43587" w:rsidP="00D43587">
      <w:pPr>
        <w:pStyle w:val="Ttulo2"/>
        <w:ind w:left="567" w:hanging="567"/>
      </w:pPr>
      <w:r>
        <w:t xml:space="preserve">Engenharia reversa de banco de dados relacional para modelo UML </w:t>
      </w:r>
    </w:p>
    <w:p w14:paraId="488394EE" w14:textId="77777777" w:rsidR="00D43587" w:rsidRDefault="00D43587" w:rsidP="00BF4C59">
      <w:pPr>
        <w:pStyle w:val="TF-TEXTO"/>
      </w:pPr>
      <w:r>
        <w:t xml:space="preserve">Zafar </w:t>
      </w:r>
      <w:r w:rsidRPr="00784516">
        <w:rPr>
          <w:i/>
        </w:rPr>
        <w:t>et al.</w:t>
      </w:r>
      <w:r>
        <w:t xml:space="preserve"> (2019) apresenta uma ferramenta de conversão de esquema de banco de dados SQL para arquivos eXtensible Markup Language </w:t>
      </w:r>
      <w:r w:rsidRPr="00784516">
        <w:rPr>
          <w:iCs/>
        </w:rPr>
        <w:t>Metadata Interchange</w:t>
      </w:r>
      <w:r>
        <w:t xml:space="preserve"> (XMI) 2.1, por meio da engenharia reversa de entidades relacionais existentes em bancos de dados. O arquivo resultante dessa técnica é utilizado como entrada de dados em sistemas gráficos de modelagem UML, como por exemplo, o MagicDraw.</w:t>
      </w:r>
    </w:p>
    <w:p w14:paraId="7AF54826" w14:textId="77777777" w:rsidR="00D43587" w:rsidRDefault="00D43587" w:rsidP="00013E3F">
      <w:pPr>
        <w:pStyle w:val="TF-TEXTO"/>
      </w:pPr>
      <w:r w:rsidRPr="00CD3314">
        <w:t xml:space="preserve">A </w:t>
      </w:r>
      <w:r>
        <w:t xml:space="preserve">técnica de </w:t>
      </w:r>
      <w:r w:rsidRPr="00CD3314">
        <w:t xml:space="preserve">engenharia reversa </w:t>
      </w:r>
      <w:r>
        <w:t xml:space="preserve">é utilizada para extrair </w:t>
      </w:r>
      <w:r w:rsidRPr="00CD3314">
        <w:t>informações ocultas de</w:t>
      </w:r>
      <w:r>
        <w:t xml:space="preserve"> um</w:t>
      </w:r>
      <w:r w:rsidRPr="00CD3314">
        <w:t xml:space="preserve"> baixo nível </w:t>
      </w:r>
      <w:r>
        <w:t xml:space="preserve">de abstração do banco de dados (descobri-las) </w:t>
      </w:r>
      <w:r w:rsidRPr="00CD3314">
        <w:t xml:space="preserve">e </w:t>
      </w:r>
      <w:r>
        <w:t xml:space="preserve">transformá-las em </w:t>
      </w:r>
      <w:r w:rsidRPr="00CD3314">
        <w:t xml:space="preserve">informações de alto nível </w:t>
      </w:r>
      <w:r>
        <w:t xml:space="preserve">de abstração (desenhos, gráficos etc.), como por exemplo, </w:t>
      </w:r>
      <w:r w:rsidRPr="00CD3314">
        <w:t>modelos de diagramas da UML, aproximando as camadas de desenvolvimento</w:t>
      </w:r>
      <w:r>
        <w:t xml:space="preserve"> (desenvolvedores)</w:t>
      </w:r>
      <w:r w:rsidRPr="00CD3314">
        <w:t xml:space="preserve"> com as camadas de </w:t>
      </w:r>
      <w:r>
        <w:t>administradores de banco de dados (DBAs).</w:t>
      </w:r>
      <w:r w:rsidRPr="00CD3314">
        <w:t xml:space="preserve"> </w:t>
      </w:r>
      <w:r>
        <w:t>Essa representação gráfica pode auxiliar</w:t>
      </w:r>
      <w:r w:rsidRPr="00CD3314">
        <w:t xml:space="preserve"> a manutenção dos sistemas, pois </w:t>
      </w:r>
      <w:r>
        <w:t>as funcionalidades da aplicação e</w:t>
      </w:r>
      <w:r w:rsidRPr="00CD3314">
        <w:t xml:space="preserve"> banco de dados podem ser modeladas em uma única linguagem usando UML, permitindo aos envolvidos em gestão de software, expressar seus pensamentos, ideias e requisitos</w:t>
      </w:r>
      <w:r>
        <w:t xml:space="preserve"> em um só idioma comum a todos (ZAFAR </w:t>
      </w:r>
      <w:r w:rsidRPr="00784516">
        <w:rPr>
          <w:i/>
        </w:rPr>
        <w:t>et al.</w:t>
      </w:r>
      <w:r>
        <w:t>, 2019)</w:t>
      </w:r>
      <w:r w:rsidRPr="00CD3314">
        <w:t>.</w:t>
      </w:r>
    </w:p>
    <w:p w14:paraId="2EDDC3E8" w14:textId="77777777" w:rsidR="00D43587" w:rsidRDefault="00D43587" w:rsidP="007539EE">
      <w:pPr>
        <w:pStyle w:val="TF-TEXTO"/>
      </w:pPr>
      <w:r>
        <w:t xml:space="preserve">Zafar </w:t>
      </w:r>
      <w:r w:rsidRPr="00784516">
        <w:rPr>
          <w:i/>
        </w:rPr>
        <w:t>et al.</w:t>
      </w:r>
      <w:r>
        <w:t xml:space="preserve"> (2019) esclarecem os principais objetos do artigo, sendo eles: identificar as entidades através de suas chaves primárias e identificar os relacionamentos que podem ser associações, generalizações, especializações e agregações. Para identificar os relacionamentos de associação entre duas entidades </w:t>
      </w:r>
      <w:r w:rsidRPr="0058737F">
        <w:rPr>
          <w:rFonts w:ascii="Courier New" w:hAnsi="Courier New" w:cs="Courier New"/>
        </w:rPr>
        <w:t>E1</w:t>
      </w:r>
      <w:r>
        <w:t xml:space="preserve"> e </w:t>
      </w:r>
      <w:r w:rsidRPr="0058737F">
        <w:rPr>
          <w:rFonts w:ascii="Courier New" w:hAnsi="Courier New" w:cs="Courier New"/>
        </w:rPr>
        <w:t>E2</w:t>
      </w:r>
      <w:r w:rsidRPr="00D367A3">
        <w:t>,</w:t>
      </w:r>
      <w:r>
        <w:t xml:space="preserve"> foi utilizada a técnica de que se existe uma chave estrangeira entre </w:t>
      </w:r>
      <w:r w:rsidRPr="0058737F">
        <w:rPr>
          <w:rFonts w:ascii="Courier New" w:hAnsi="Courier New" w:cs="Courier New"/>
        </w:rPr>
        <w:t>E1</w:t>
      </w:r>
      <w:r>
        <w:t xml:space="preserve"> e </w:t>
      </w:r>
      <w:r w:rsidRPr="0058737F">
        <w:rPr>
          <w:rFonts w:ascii="Courier New" w:hAnsi="Courier New" w:cs="Courier New"/>
        </w:rPr>
        <w:t>E2</w:t>
      </w:r>
      <w:r w:rsidRPr="00D367A3">
        <w:t>,</w:t>
      </w:r>
      <w:r>
        <w:t xml:space="preserve"> porém a chave primária for diferente entre elas, uma associação existe entre essas entidades. Para identificar os relacionamentos de generalização/especialização, foi utilizada a técnica de que se a chave primária das entidades </w:t>
      </w:r>
      <w:r w:rsidRPr="0058737F">
        <w:rPr>
          <w:rFonts w:ascii="Courier New" w:hAnsi="Courier New" w:cs="Courier New"/>
        </w:rPr>
        <w:t>E1</w:t>
      </w:r>
      <w:r>
        <w:t xml:space="preserve"> e </w:t>
      </w:r>
      <w:r w:rsidRPr="0058737F">
        <w:rPr>
          <w:rFonts w:ascii="Courier New" w:hAnsi="Courier New" w:cs="Courier New"/>
        </w:rPr>
        <w:t>E2</w:t>
      </w:r>
      <w:r>
        <w:t xml:space="preserve"> forem iguais e com chave estrangeira nessas chaves primárias, apontando de </w:t>
      </w:r>
      <w:r w:rsidRPr="0058737F">
        <w:rPr>
          <w:rFonts w:ascii="Courier New" w:hAnsi="Courier New" w:cs="Courier New"/>
        </w:rPr>
        <w:t>E1</w:t>
      </w:r>
      <w:r>
        <w:t xml:space="preserve"> para </w:t>
      </w:r>
      <w:r w:rsidRPr="0058737F">
        <w:rPr>
          <w:rFonts w:ascii="Courier New" w:hAnsi="Courier New" w:cs="Courier New"/>
        </w:rPr>
        <w:t>E2</w:t>
      </w:r>
      <w:r>
        <w:t xml:space="preserve"> ou vice-versa, significa que uma herança existe entre essas duas entidades. Para descobrir as cardinalidades de relacionamentos de associação, foi utilizada a técnica de que entre duas entidades </w:t>
      </w:r>
      <w:r w:rsidRPr="0058737F">
        <w:rPr>
          <w:rFonts w:ascii="Courier New" w:hAnsi="Courier New" w:cs="Courier New"/>
        </w:rPr>
        <w:t>E1</w:t>
      </w:r>
      <w:r>
        <w:t xml:space="preserve"> e </w:t>
      </w:r>
      <w:r w:rsidRPr="0058737F">
        <w:rPr>
          <w:rFonts w:ascii="Courier New" w:hAnsi="Courier New" w:cs="Courier New"/>
        </w:rPr>
        <w:t>E2</w:t>
      </w:r>
      <w:r w:rsidRPr="00D367A3">
        <w:t>,</w:t>
      </w:r>
      <w:r>
        <w:t xml:space="preserve"> se a chave primária de </w:t>
      </w:r>
      <w:r w:rsidRPr="0058737F">
        <w:rPr>
          <w:rFonts w:ascii="Courier New" w:hAnsi="Courier New" w:cs="Courier New"/>
        </w:rPr>
        <w:t>E1</w:t>
      </w:r>
      <w:r>
        <w:t xml:space="preserve"> é uma chave estrangeira de </w:t>
      </w:r>
      <w:r w:rsidRPr="0058737F">
        <w:rPr>
          <w:rFonts w:ascii="Courier New" w:hAnsi="Courier New" w:cs="Courier New"/>
        </w:rPr>
        <w:t>E2</w:t>
      </w:r>
      <w:r w:rsidRPr="00D367A3">
        <w:t>,</w:t>
      </w:r>
      <w:r>
        <w:t xml:space="preserve"> então cada instância de </w:t>
      </w:r>
      <w:r w:rsidRPr="0058737F">
        <w:rPr>
          <w:rFonts w:ascii="Courier New" w:hAnsi="Courier New" w:cs="Courier New"/>
        </w:rPr>
        <w:t>E2</w:t>
      </w:r>
      <w:r>
        <w:t xml:space="preserve"> é associada a exatamente uma instância de </w:t>
      </w:r>
      <w:r w:rsidRPr="0058737F">
        <w:rPr>
          <w:rFonts w:ascii="Courier New" w:hAnsi="Courier New" w:cs="Courier New"/>
        </w:rPr>
        <w:t>E1</w:t>
      </w:r>
      <w:r>
        <w:t xml:space="preserve"> (um para um). Se houver entre duas </w:t>
      </w:r>
      <w:r>
        <w:lastRenderedPageBreak/>
        <w:t xml:space="preserve">entidades </w:t>
      </w:r>
      <w:r w:rsidRPr="0058737F">
        <w:rPr>
          <w:rFonts w:ascii="Courier New" w:hAnsi="Courier New" w:cs="Courier New"/>
        </w:rPr>
        <w:t>E1</w:t>
      </w:r>
      <w:r>
        <w:t xml:space="preserve"> e </w:t>
      </w:r>
      <w:r w:rsidRPr="0058737F">
        <w:rPr>
          <w:rFonts w:ascii="Courier New" w:hAnsi="Courier New" w:cs="Courier New"/>
        </w:rPr>
        <w:t>E2</w:t>
      </w:r>
      <w:r w:rsidRPr="00D367A3">
        <w:t>,</w:t>
      </w:r>
      <w:r>
        <w:t xml:space="preserve"> a chave primária de </w:t>
      </w:r>
      <w:r w:rsidRPr="0058737F">
        <w:rPr>
          <w:rFonts w:ascii="Courier New" w:hAnsi="Courier New" w:cs="Courier New"/>
        </w:rPr>
        <w:t>E1</w:t>
      </w:r>
      <w:r>
        <w:t xml:space="preserve"> e </w:t>
      </w:r>
      <w:r w:rsidRPr="0058737F">
        <w:rPr>
          <w:rFonts w:ascii="Courier New" w:hAnsi="Courier New" w:cs="Courier New"/>
        </w:rPr>
        <w:t>E2</w:t>
      </w:r>
      <w:r>
        <w:t xml:space="preserve"> serem composição de uma chave estrangeira correspondente a </w:t>
      </w:r>
      <w:r w:rsidRPr="0058737F">
        <w:rPr>
          <w:rFonts w:ascii="Courier New" w:hAnsi="Courier New" w:cs="Courier New"/>
        </w:rPr>
        <w:t>E1</w:t>
      </w:r>
      <w:r>
        <w:t xml:space="preserve"> e </w:t>
      </w:r>
      <w:r w:rsidRPr="0058737F">
        <w:rPr>
          <w:rFonts w:ascii="Courier New" w:hAnsi="Courier New" w:cs="Courier New"/>
        </w:rPr>
        <w:t>E2</w:t>
      </w:r>
      <w:r w:rsidRPr="00D367A3">
        <w:t>,</w:t>
      </w:r>
      <w:r>
        <w:t xml:space="preserve"> então existe uma cardinalidade de muitos-muitos (ZAFAR </w:t>
      </w:r>
      <w:r w:rsidRPr="00784516">
        <w:rPr>
          <w:i/>
        </w:rPr>
        <w:t>et al.</w:t>
      </w:r>
      <w:r>
        <w:t>, 2019).</w:t>
      </w:r>
    </w:p>
    <w:p w14:paraId="0CB1568E" w14:textId="77777777" w:rsidR="00D43587" w:rsidRDefault="00D43587" w:rsidP="00406612">
      <w:pPr>
        <w:pStyle w:val="TF-TEXTO"/>
      </w:pPr>
      <w:r>
        <w:t xml:space="preserve">No processo de tradução, um SQL de Linguagem de Definição de Dados (DDL) é analisado para gerar </w:t>
      </w:r>
      <w:r w:rsidRPr="00784516">
        <w:rPr>
          <w:i/>
          <w:iCs/>
        </w:rPr>
        <w:t>tokens</w:t>
      </w:r>
      <w:r>
        <w:t xml:space="preserve"> e depois o XMI é elaborado para o </w:t>
      </w:r>
      <w:r w:rsidRPr="00784516">
        <w:t>modelo Unified Modeling Language (UML)</w:t>
      </w:r>
      <w:r>
        <w:t xml:space="preserve"> com os </w:t>
      </w:r>
      <w:r w:rsidRPr="00784516">
        <w:rPr>
          <w:i/>
          <w:iCs/>
        </w:rPr>
        <w:t>tokens</w:t>
      </w:r>
      <w:r>
        <w:t xml:space="preserve"> gerados. Nessa abordagem, para gerar o arquivo XMI 2.1 foram extraídas informações explícitas e implícitas, como o mapeamento das cardinalidades, generalização, tipo de entidade, relacionamentos de dependência, associação entre outras. Em seguida, utilizou-se esse arquivo XMI como entrada na ferramenta MagicDraw para montar os diagramas da UML conhecidos (ZAFAT </w:t>
      </w:r>
      <w:r w:rsidRPr="00784516">
        <w:rPr>
          <w:i/>
        </w:rPr>
        <w:t>et al.</w:t>
      </w:r>
      <w:r>
        <w:t>, 2019).</w:t>
      </w:r>
    </w:p>
    <w:p w14:paraId="0A522CB4" w14:textId="77777777" w:rsidR="00D43587" w:rsidRDefault="00D43587" w:rsidP="00406612">
      <w:pPr>
        <w:pStyle w:val="TF-TEXTO"/>
      </w:pPr>
      <w:r>
        <w:t xml:space="preserve">Zafar </w:t>
      </w:r>
      <w:r w:rsidRPr="009D0FA3">
        <w:rPr>
          <w:i/>
        </w:rPr>
        <w:t>et al.</w:t>
      </w:r>
      <w:r>
        <w:t xml:space="preserve"> (2019) implementaram a ferramenta na linguagem de programação Java, com analisador de SQL e conversor de </w:t>
      </w:r>
      <w:r w:rsidRPr="00784516">
        <w:rPr>
          <w:i/>
          <w:iCs/>
        </w:rPr>
        <w:t>tokens</w:t>
      </w:r>
      <w:r>
        <w:t xml:space="preserve">, a fim de gerar o documento XMI 2.1 para importação no MagicDraw. A abordagem utilizou Modelo de Objeto de Documento (DOM), padrão </w:t>
      </w:r>
      <w:r w:rsidRPr="00784516">
        <w:rPr>
          <w:i/>
        </w:rPr>
        <w:t>Application Programming Interface</w:t>
      </w:r>
      <w:r>
        <w:t xml:space="preserve"> (API) em suporte com analisadores XML, para trabalhar com XMI e esse DOM é representado como árvores de nós. Para testar a ferramenta, Zafar </w:t>
      </w:r>
      <w:r w:rsidRPr="00784516">
        <w:rPr>
          <w:i/>
        </w:rPr>
        <w:t>et al.</w:t>
      </w:r>
      <w:r>
        <w:t xml:space="preserve"> (2019) realizaram a geração forçada de tabelas, que consiste em criar manualmente uma estrutura de tabelas e relacionamentos no SGBD fictícia, ou seja, que não é utilizada por ninguém, cujo propósito serviu apenas para validar suas técnicas e teorias (ZAFAR </w:t>
      </w:r>
      <w:r w:rsidRPr="00784516">
        <w:rPr>
          <w:i/>
        </w:rPr>
        <w:t>et al.</w:t>
      </w:r>
      <w:r>
        <w:t>, 2019).</w:t>
      </w:r>
    </w:p>
    <w:p w14:paraId="0D89A1D4" w14:textId="77777777" w:rsidR="00D43587" w:rsidRPr="003305A9" w:rsidRDefault="00D43587" w:rsidP="00406612">
      <w:pPr>
        <w:pStyle w:val="TF-TEXTO"/>
      </w:pPr>
      <w:r>
        <w:t xml:space="preserve">Ao final do trabalho, Zafar </w:t>
      </w:r>
      <w:r w:rsidRPr="00784516">
        <w:rPr>
          <w:i/>
        </w:rPr>
        <w:t>et al.</w:t>
      </w:r>
      <w:r>
        <w:t xml:space="preserve"> (2019) concluem que a ferramenta é capaz de descobrir com sucesso, os seguintes componentes da UML: entidade, relação, generalização, dependência e mapeamento de cardinalidades. Contudo, Zafar </w:t>
      </w:r>
      <w:r w:rsidRPr="00784516">
        <w:rPr>
          <w:i/>
        </w:rPr>
        <w:t>et al.</w:t>
      </w:r>
      <w:r>
        <w:t xml:space="preserve"> (2019) destacam que a incorreta modelagem do banco pode acabar causando divergências nos resultados e que seguiram os padrões da UML para realizar a engenharia reversa das entidades do banco de dados. Zafar </w:t>
      </w:r>
      <w:r w:rsidRPr="00784516">
        <w:rPr>
          <w:i/>
        </w:rPr>
        <w:t>et al.</w:t>
      </w:r>
      <w:r>
        <w:t xml:space="preserve"> (2019) comentam que o diferencial do trabalho é gerar um arquivo universal para as ferramentas visuais, ao contrário de outros projetos que geram apenas arquivos em formatos próprios. Zafar </w:t>
      </w:r>
      <w:r w:rsidRPr="00784516">
        <w:rPr>
          <w:i/>
        </w:rPr>
        <w:t>et al.</w:t>
      </w:r>
      <w:r>
        <w:t xml:space="preserve"> (2019) ressaltam que melhorias ao projeto são bem-vindas futuramente, afim de enriquecer os diagramas, como por exemplo, resgatar informações sobre atributos multivalorado, relação N-ária, entre outros.</w:t>
      </w:r>
    </w:p>
    <w:p w14:paraId="7411EA79" w14:textId="77777777" w:rsidR="00D43587" w:rsidRDefault="00D43587" w:rsidP="00D43587">
      <w:pPr>
        <w:pStyle w:val="Ttulo1"/>
      </w:pPr>
      <w:r>
        <w:t>proposta</w:t>
      </w:r>
    </w:p>
    <w:p w14:paraId="6E5D2774" w14:textId="77777777" w:rsidR="00D43587" w:rsidRPr="00875788" w:rsidRDefault="00D43587" w:rsidP="00875788">
      <w:pPr>
        <w:pStyle w:val="TF-TEXTO"/>
      </w:pPr>
      <w:r>
        <w:t>Nas seções seguintes serão apresentadas as justificativas da proposta do projeto, os Requisitos Funcionais (RF), Requisitos Não Funcionais (RNF) e por fim as metodologias adotadas para a confecção. Na seção 3.1 está descrita a justificativa para o desenvolvimento do projeto. Na seção 3.2 estão os detalhes dos requisitos que englobarão o sistema. Por fim, na seção 3.3 estão as metodologias empregadas.</w:t>
      </w:r>
    </w:p>
    <w:p w14:paraId="06BF84F4" w14:textId="77777777" w:rsidR="00D43587" w:rsidRDefault="00D43587" w:rsidP="00D43587">
      <w:pPr>
        <w:pStyle w:val="Ttulo2"/>
        <w:ind w:left="567" w:hanging="567"/>
      </w:pPr>
      <w:r>
        <w:t>JUSTIFICATIVA</w:t>
      </w:r>
    </w:p>
    <w:p w14:paraId="7C5C4932" w14:textId="77777777" w:rsidR="00D43587" w:rsidRDefault="00D43587" w:rsidP="00EC3B2C">
      <w:pPr>
        <w:pStyle w:val="TF-TEXTO"/>
      </w:pPr>
      <w:r>
        <w:t xml:space="preserve">O </w:t>
      </w:r>
      <w:r>
        <w:fldChar w:fldCharType="begin"/>
      </w:r>
      <w:r>
        <w:instrText xml:space="preserve"> REF _Ref82875100 \h </w:instrText>
      </w:r>
      <w:r>
        <w:fldChar w:fldCharType="separate"/>
      </w:r>
      <w:r>
        <w:t xml:space="preserve">Quadro </w:t>
      </w:r>
      <w:r>
        <w:rPr>
          <w:noProof/>
        </w:rPr>
        <w:t>1</w:t>
      </w:r>
      <w:r>
        <w:fldChar w:fldCharType="end"/>
      </w:r>
      <w:r>
        <w:t xml:space="preserve"> mostra o comparativo entre os trabalhos correlatos apresentados nas seções anteriores. Nas linhas são referenciadas as funcionalidades enquanto que nas colunas ficam os trabalhos correlatos.</w:t>
      </w:r>
    </w:p>
    <w:p w14:paraId="7B710B15" w14:textId="77777777" w:rsidR="00D43587" w:rsidRDefault="00D43587" w:rsidP="00EC3B2C">
      <w:pPr>
        <w:pStyle w:val="TF-LEGENDA"/>
      </w:pPr>
      <w:r>
        <w:t xml:space="preserve">Quadro </w:t>
      </w:r>
      <w:fldSimple w:instr=" SEQ Quadro \* ARABIC ">
        <w:r>
          <w:rPr>
            <w:noProof/>
          </w:rPr>
          <w:t>1</w:t>
        </w:r>
      </w:fldSimple>
      <w:r>
        <w:t>- Comparativo dos trabalhos correlatos</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85"/>
        <w:gridCol w:w="1730"/>
        <w:gridCol w:w="1720"/>
        <w:gridCol w:w="1834"/>
      </w:tblGrid>
      <w:tr w:rsidR="00D43587" w14:paraId="7D0C0554" w14:textId="77777777" w:rsidTr="00BC1BB7">
        <w:trPr>
          <w:trHeight w:val="567"/>
        </w:trPr>
        <w:tc>
          <w:tcPr>
            <w:tcW w:w="3431" w:type="dxa"/>
            <w:tcBorders>
              <w:tl2br w:val="single" w:sz="4" w:space="0" w:color="auto"/>
            </w:tcBorders>
            <w:shd w:val="clear" w:color="auto" w:fill="A6A6A6"/>
          </w:tcPr>
          <w:p w14:paraId="3AC311A6" w14:textId="77777777" w:rsidR="00D43587" w:rsidRPr="007D4566" w:rsidRDefault="00D43587" w:rsidP="00FB5E4A">
            <w:pPr>
              <w:pStyle w:val="TF-TEXTOQUADRO"/>
            </w:pPr>
            <w:r>
              <w:rPr>
                <w:noProof/>
              </w:rPr>
            </w:r>
            <w:r w:rsidR="00D43587">
              <w:rPr>
                <w:noProof/>
              </w:rPr>
              <w:pict w14:anchorId="1B220442">
                <v:shape id="_x0000_s1026" type="#_x0000_t202" alt="" style="position:absolute;margin-left:96.2pt;margin-top:4.2pt;width:104.55pt;height:23.5pt;z-index:251670528;visibility:visible;mso-wrap-style:square;mso-wrap-edited:f;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o:lock v:ext="edit" aspectratio="t" verticies="t" text="t" shapetype="t"/>
                  <v:textbox>
                    <w:txbxContent>
                      <w:p w14:paraId="44374B71" w14:textId="77777777" w:rsidR="00D43587" w:rsidRDefault="00D43587" w:rsidP="0054044B">
                        <w:pPr>
                          <w:pStyle w:val="TF-TEXTOQUADRO"/>
                          <w:jc w:val="center"/>
                        </w:pPr>
                        <w:r>
                          <w:t>Trabalhos Correlatos</w:t>
                        </w:r>
                      </w:p>
                    </w:txbxContent>
                  </v:textbox>
                  <w10:wrap type="square"/>
                </v:shape>
              </w:pict>
            </w:r>
            <w:r>
              <w:rPr>
                <w:noProof/>
              </w:rPr>
            </w:r>
            <w:r w:rsidR="00D43587">
              <w:rPr>
                <w:noProof/>
              </w:rPr>
              <w:pict w14:anchorId="239FFA13">
                <v:shape id="_x0000_s1029" type="#_x0000_t202" style="position:absolute;margin-left:-5.15pt;margin-top:21.5pt;width:79.5pt;height:20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" filled="f" stroked="f">
                  <o:lock v:ext="edit" aspectratio="t" verticies="t" text="t" shapetype="t"/>
                  <v:textbox>
                    <w:txbxContent>
                      <w:p w14:paraId="34B0A793" w14:textId="77777777" w:rsidR="00D43587" w:rsidRDefault="00D43587" w:rsidP="006B0760">
                        <w:pPr>
                          <w:pStyle w:val="TF-TEXTO"/>
                          <w:ind w:firstLine="0"/>
                        </w:pPr>
                        <w:r>
                          <w:t>Características</w:t>
                        </w:r>
                      </w:p>
                    </w:txbxContent>
                  </v:textbox>
                  <w10:wrap type="square"/>
                </v:shape>
              </w:pict>
            </w:r>
          </w:p>
        </w:tc>
        <w:tc>
          <w:tcPr>
            <w:tcW w:w="1746" w:type="dxa"/>
            <w:shd w:val="clear" w:color="auto" w:fill="A6A6A6"/>
            <w:vAlign w:val="center"/>
          </w:tcPr>
          <w:p w14:paraId="6888F23B" w14:textId="77777777" w:rsidR="00D43587" w:rsidRDefault="00D43587" w:rsidP="00802D0F">
            <w:pPr>
              <w:pStyle w:val="TF-TEXTOQUADRO"/>
              <w:jc w:val="center"/>
            </w:pPr>
            <w:r>
              <w:t>Web Modeler 2.0 (BUGMANN, 2012)</w:t>
            </w:r>
          </w:p>
        </w:tc>
        <w:tc>
          <w:tcPr>
            <w:tcW w:w="1746" w:type="dxa"/>
            <w:shd w:val="clear" w:color="auto" w:fill="A6A6A6"/>
            <w:vAlign w:val="center"/>
          </w:tcPr>
          <w:p w14:paraId="68C1B4F9" w14:textId="77777777" w:rsidR="00D43587" w:rsidRDefault="00D43587" w:rsidP="00802D0F">
            <w:pPr>
              <w:pStyle w:val="TF-TEXTOQUADRO"/>
              <w:jc w:val="center"/>
            </w:pPr>
            <w:r>
              <w:t xml:space="preserve">Ferramenta de geração Model-View-Controller (SOTO </w:t>
            </w:r>
            <w:r w:rsidRPr="00784516">
              <w:rPr>
                <w:i/>
              </w:rPr>
              <w:t>et al</w:t>
            </w:r>
            <w:r>
              <w:t>., 2020)</w:t>
            </w:r>
          </w:p>
        </w:tc>
        <w:tc>
          <w:tcPr>
            <w:tcW w:w="1865" w:type="dxa"/>
            <w:shd w:val="clear" w:color="auto" w:fill="A6A6A6"/>
            <w:vAlign w:val="center"/>
          </w:tcPr>
          <w:p w14:paraId="6A4891BE" w14:textId="77777777" w:rsidR="00D43587" w:rsidRPr="007D4566" w:rsidRDefault="00D43587" w:rsidP="00802D0F">
            <w:pPr>
              <w:pStyle w:val="TF-TEXTOQUADRO"/>
              <w:jc w:val="center"/>
            </w:pPr>
            <w:r>
              <w:t xml:space="preserve">Ferramenta de engenharia reversa de banco de dados (ZAFAR </w:t>
            </w:r>
            <w:r w:rsidRPr="00784516">
              <w:rPr>
                <w:i/>
              </w:rPr>
              <w:t>et al.</w:t>
            </w:r>
            <w:r>
              <w:t>, 2019)</w:t>
            </w:r>
          </w:p>
        </w:tc>
      </w:tr>
      <w:tr w:rsidR="00D43587" w14:paraId="1F0984FA" w14:textId="77777777" w:rsidTr="00BC1BB7">
        <w:tc>
          <w:tcPr>
            <w:tcW w:w="3431" w:type="dxa"/>
            <w:shd w:val="clear" w:color="auto" w:fill="auto"/>
          </w:tcPr>
          <w:p w14:paraId="51356984" w14:textId="77777777" w:rsidR="00D43587" w:rsidRDefault="00D43587" w:rsidP="00FB5E4A">
            <w:pPr>
              <w:pStyle w:val="TF-TEXTOQUADRO"/>
            </w:pPr>
            <w:r>
              <w:t>Engenharia reversa de banco de dados</w:t>
            </w:r>
          </w:p>
        </w:tc>
        <w:tc>
          <w:tcPr>
            <w:tcW w:w="1746" w:type="dxa"/>
            <w:shd w:val="clear" w:color="auto" w:fill="auto"/>
          </w:tcPr>
          <w:p w14:paraId="091DCC7E" w14:textId="77777777" w:rsidR="00D43587" w:rsidRDefault="00D43587" w:rsidP="00784516">
            <w:pPr>
              <w:pStyle w:val="TF-TEXTOQUADRO"/>
              <w:jc w:val="center"/>
            </w:pPr>
            <w:r>
              <w:t>X</w:t>
            </w:r>
          </w:p>
        </w:tc>
        <w:tc>
          <w:tcPr>
            <w:tcW w:w="1746" w:type="dxa"/>
            <w:shd w:val="clear" w:color="auto" w:fill="auto"/>
          </w:tcPr>
          <w:p w14:paraId="573AA197" w14:textId="77777777" w:rsidR="00D43587" w:rsidRDefault="00D43587" w:rsidP="00784516">
            <w:pPr>
              <w:pStyle w:val="TF-TEXTOQUADRO"/>
              <w:jc w:val="center"/>
            </w:pPr>
            <w:r>
              <w:t>X</w:t>
            </w:r>
          </w:p>
        </w:tc>
        <w:tc>
          <w:tcPr>
            <w:tcW w:w="1865" w:type="dxa"/>
            <w:shd w:val="clear" w:color="auto" w:fill="auto"/>
          </w:tcPr>
          <w:p w14:paraId="7F55F0F3" w14:textId="77777777" w:rsidR="00D43587" w:rsidRDefault="00D43587" w:rsidP="00784516">
            <w:pPr>
              <w:pStyle w:val="TF-TEXTOQUADRO"/>
              <w:jc w:val="center"/>
            </w:pPr>
            <w:r>
              <w:t>X</w:t>
            </w:r>
          </w:p>
        </w:tc>
      </w:tr>
      <w:tr w:rsidR="00D43587" w14:paraId="36A74ABA" w14:textId="77777777" w:rsidTr="00BC1BB7">
        <w:tc>
          <w:tcPr>
            <w:tcW w:w="3431" w:type="dxa"/>
            <w:shd w:val="clear" w:color="auto" w:fill="auto"/>
          </w:tcPr>
          <w:p w14:paraId="4B3F3779" w14:textId="77777777" w:rsidR="00D43587" w:rsidRDefault="00D43587" w:rsidP="00FB5E4A">
            <w:pPr>
              <w:pStyle w:val="TF-TEXTOQUADRO"/>
            </w:pPr>
            <w:r>
              <w:t>Geração de código-fonte</w:t>
            </w:r>
          </w:p>
        </w:tc>
        <w:tc>
          <w:tcPr>
            <w:tcW w:w="1746" w:type="dxa"/>
            <w:shd w:val="clear" w:color="auto" w:fill="auto"/>
          </w:tcPr>
          <w:p w14:paraId="533FEFD4" w14:textId="77777777" w:rsidR="00D43587" w:rsidRDefault="00D43587" w:rsidP="00784516">
            <w:pPr>
              <w:pStyle w:val="TF-TEXTOQUADRO"/>
              <w:jc w:val="center"/>
            </w:pPr>
          </w:p>
        </w:tc>
        <w:tc>
          <w:tcPr>
            <w:tcW w:w="1746" w:type="dxa"/>
            <w:shd w:val="clear" w:color="auto" w:fill="auto"/>
          </w:tcPr>
          <w:p w14:paraId="56E06DCF" w14:textId="77777777" w:rsidR="00D43587" w:rsidRDefault="00D43587" w:rsidP="00784516">
            <w:pPr>
              <w:pStyle w:val="TF-TEXTOQUADRO"/>
              <w:jc w:val="center"/>
            </w:pPr>
            <w:r>
              <w:t>X</w:t>
            </w:r>
          </w:p>
        </w:tc>
        <w:tc>
          <w:tcPr>
            <w:tcW w:w="1865" w:type="dxa"/>
            <w:shd w:val="clear" w:color="auto" w:fill="auto"/>
          </w:tcPr>
          <w:p w14:paraId="7AE17736" w14:textId="77777777" w:rsidR="00D43587" w:rsidRDefault="00D43587" w:rsidP="00784516">
            <w:pPr>
              <w:pStyle w:val="TF-TEXTOQUADRO"/>
              <w:jc w:val="center"/>
            </w:pPr>
          </w:p>
        </w:tc>
      </w:tr>
      <w:tr w:rsidR="00D43587" w14:paraId="6F4E76E4" w14:textId="77777777" w:rsidTr="00BC1BB7">
        <w:tc>
          <w:tcPr>
            <w:tcW w:w="3431" w:type="dxa"/>
            <w:shd w:val="clear" w:color="auto" w:fill="auto"/>
          </w:tcPr>
          <w:p w14:paraId="4AEAA201" w14:textId="77777777" w:rsidR="00D43587" w:rsidRDefault="00D43587" w:rsidP="00FB5E4A">
            <w:pPr>
              <w:pStyle w:val="TF-TEXTOQUADRO"/>
            </w:pPr>
            <w:r>
              <w:t>Criação e edição de diagramas da UML</w:t>
            </w:r>
          </w:p>
        </w:tc>
        <w:tc>
          <w:tcPr>
            <w:tcW w:w="1746" w:type="dxa"/>
            <w:shd w:val="clear" w:color="auto" w:fill="auto"/>
          </w:tcPr>
          <w:p w14:paraId="2655D170" w14:textId="77777777" w:rsidR="00D43587" w:rsidRDefault="00D43587" w:rsidP="00784516">
            <w:pPr>
              <w:pStyle w:val="TF-TEXTOQUADRO"/>
              <w:jc w:val="center"/>
            </w:pPr>
            <w:r>
              <w:t>X</w:t>
            </w:r>
          </w:p>
        </w:tc>
        <w:tc>
          <w:tcPr>
            <w:tcW w:w="1746" w:type="dxa"/>
            <w:shd w:val="clear" w:color="auto" w:fill="auto"/>
          </w:tcPr>
          <w:p w14:paraId="45507DB2" w14:textId="77777777" w:rsidR="00D43587" w:rsidRDefault="00D43587" w:rsidP="00784516">
            <w:pPr>
              <w:pStyle w:val="TF-TEXTOQUADRO"/>
              <w:jc w:val="center"/>
            </w:pPr>
            <w:r>
              <w:t>X</w:t>
            </w:r>
          </w:p>
        </w:tc>
        <w:tc>
          <w:tcPr>
            <w:tcW w:w="1865" w:type="dxa"/>
            <w:shd w:val="clear" w:color="auto" w:fill="auto"/>
          </w:tcPr>
          <w:p w14:paraId="3BF2DE7F" w14:textId="77777777" w:rsidR="00D43587" w:rsidRDefault="00D43587" w:rsidP="00784516">
            <w:pPr>
              <w:pStyle w:val="TF-TEXTOQUADRO"/>
              <w:jc w:val="center"/>
            </w:pPr>
          </w:p>
        </w:tc>
      </w:tr>
      <w:tr w:rsidR="00D43587" w14:paraId="065C7931" w14:textId="77777777" w:rsidTr="00BC1BB7">
        <w:tc>
          <w:tcPr>
            <w:tcW w:w="3431" w:type="dxa"/>
            <w:shd w:val="clear" w:color="auto" w:fill="auto"/>
          </w:tcPr>
          <w:p w14:paraId="3033F0FB" w14:textId="77777777" w:rsidR="00D43587" w:rsidRDefault="00D43587" w:rsidP="00FB5E4A">
            <w:pPr>
              <w:pStyle w:val="TF-TEXTOQUADRO"/>
            </w:pPr>
            <w:r>
              <w:t>Utilizado padrão de projeto MVC</w:t>
            </w:r>
          </w:p>
        </w:tc>
        <w:tc>
          <w:tcPr>
            <w:tcW w:w="1746" w:type="dxa"/>
            <w:shd w:val="clear" w:color="auto" w:fill="auto"/>
          </w:tcPr>
          <w:p w14:paraId="53B0933E" w14:textId="77777777" w:rsidR="00D43587" w:rsidRDefault="00D43587" w:rsidP="00784516">
            <w:pPr>
              <w:pStyle w:val="TF-TEXTOQUADRO"/>
              <w:jc w:val="center"/>
            </w:pPr>
            <w:r>
              <w:t>X</w:t>
            </w:r>
          </w:p>
        </w:tc>
        <w:tc>
          <w:tcPr>
            <w:tcW w:w="1746" w:type="dxa"/>
            <w:shd w:val="clear" w:color="auto" w:fill="auto"/>
          </w:tcPr>
          <w:p w14:paraId="380D84FF" w14:textId="77777777" w:rsidR="00D43587" w:rsidRDefault="00D43587" w:rsidP="00784516">
            <w:pPr>
              <w:pStyle w:val="TF-TEXTOQUADRO"/>
              <w:jc w:val="center"/>
            </w:pPr>
          </w:p>
        </w:tc>
        <w:tc>
          <w:tcPr>
            <w:tcW w:w="1865" w:type="dxa"/>
            <w:shd w:val="clear" w:color="auto" w:fill="auto"/>
          </w:tcPr>
          <w:p w14:paraId="79B3EB72" w14:textId="77777777" w:rsidR="00D43587" w:rsidRDefault="00D43587" w:rsidP="00784516">
            <w:pPr>
              <w:pStyle w:val="TF-TEXTOQUADRO"/>
              <w:jc w:val="center"/>
            </w:pPr>
          </w:p>
        </w:tc>
      </w:tr>
      <w:tr w:rsidR="00D43587" w14:paraId="485CC471" w14:textId="77777777" w:rsidTr="00BC1BB7">
        <w:tc>
          <w:tcPr>
            <w:tcW w:w="3431" w:type="dxa"/>
            <w:shd w:val="clear" w:color="auto" w:fill="auto"/>
          </w:tcPr>
          <w:p w14:paraId="24A1FB2F" w14:textId="77777777" w:rsidR="00D43587" w:rsidRDefault="00D43587" w:rsidP="00FB5E4A">
            <w:pPr>
              <w:pStyle w:val="TF-TEXTOQUADRO"/>
            </w:pPr>
            <w:r>
              <w:t>Ferramenta Web</w:t>
            </w:r>
          </w:p>
        </w:tc>
        <w:tc>
          <w:tcPr>
            <w:tcW w:w="1746" w:type="dxa"/>
            <w:shd w:val="clear" w:color="auto" w:fill="auto"/>
          </w:tcPr>
          <w:p w14:paraId="752DFE42" w14:textId="77777777" w:rsidR="00D43587" w:rsidRDefault="00D43587" w:rsidP="00784516">
            <w:pPr>
              <w:pStyle w:val="TF-TEXTOQUADRO"/>
              <w:jc w:val="center"/>
            </w:pPr>
            <w:r>
              <w:t>X</w:t>
            </w:r>
          </w:p>
        </w:tc>
        <w:tc>
          <w:tcPr>
            <w:tcW w:w="1746" w:type="dxa"/>
            <w:shd w:val="clear" w:color="auto" w:fill="auto"/>
          </w:tcPr>
          <w:p w14:paraId="00800F0F" w14:textId="77777777" w:rsidR="00D43587" w:rsidRDefault="00D43587" w:rsidP="00784516">
            <w:pPr>
              <w:pStyle w:val="TF-TEXTOQUADRO"/>
              <w:jc w:val="center"/>
            </w:pPr>
            <w:r>
              <w:t>X</w:t>
            </w:r>
          </w:p>
        </w:tc>
        <w:tc>
          <w:tcPr>
            <w:tcW w:w="1865" w:type="dxa"/>
            <w:shd w:val="clear" w:color="auto" w:fill="auto"/>
          </w:tcPr>
          <w:p w14:paraId="4BCE6746" w14:textId="77777777" w:rsidR="00D43587" w:rsidRDefault="00D43587" w:rsidP="00784516">
            <w:pPr>
              <w:pStyle w:val="TF-TEXTOQUADRO"/>
              <w:jc w:val="center"/>
            </w:pPr>
          </w:p>
        </w:tc>
      </w:tr>
      <w:tr w:rsidR="00D43587" w14:paraId="3388865E" w14:textId="77777777" w:rsidTr="00BC1BB7">
        <w:tc>
          <w:tcPr>
            <w:tcW w:w="3431" w:type="dxa"/>
            <w:shd w:val="clear" w:color="auto" w:fill="auto"/>
          </w:tcPr>
          <w:p w14:paraId="29E90A74" w14:textId="77777777" w:rsidR="00D43587" w:rsidRDefault="00D43587" w:rsidP="00FB5E4A">
            <w:pPr>
              <w:pStyle w:val="TF-TEXTOQUADRO"/>
            </w:pPr>
            <w:r>
              <w:t>Geração de arquivo XMI 2.1</w:t>
            </w:r>
          </w:p>
        </w:tc>
        <w:tc>
          <w:tcPr>
            <w:tcW w:w="1746" w:type="dxa"/>
            <w:shd w:val="clear" w:color="auto" w:fill="auto"/>
          </w:tcPr>
          <w:p w14:paraId="6C42D117" w14:textId="77777777" w:rsidR="00D43587" w:rsidRDefault="00D43587" w:rsidP="00784516">
            <w:pPr>
              <w:pStyle w:val="TF-TEXTOQUADRO"/>
              <w:jc w:val="center"/>
            </w:pPr>
          </w:p>
        </w:tc>
        <w:tc>
          <w:tcPr>
            <w:tcW w:w="1746" w:type="dxa"/>
            <w:shd w:val="clear" w:color="auto" w:fill="auto"/>
          </w:tcPr>
          <w:p w14:paraId="5A5C4E19" w14:textId="77777777" w:rsidR="00D43587" w:rsidRDefault="00D43587" w:rsidP="00784516">
            <w:pPr>
              <w:pStyle w:val="TF-TEXTOQUADRO"/>
              <w:jc w:val="center"/>
            </w:pPr>
          </w:p>
        </w:tc>
        <w:tc>
          <w:tcPr>
            <w:tcW w:w="1865" w:type="dxa"/>
            <w:shd w:val="clear" w:color="auto" w:fill="auto"/>
          </w:tcPr>
          <w:p w14:paraId="222D00E8" w14:textId="77777777" w:rsidR="00D43587" w:rsidRDefault="00D43587" w:rsidP="00784516">
            <w:pPr>
              <w:pStyle w:val="TF-TEXTOQUADRO"/>
              <w:jc w:val="center"/>
            </w:pPr>
            <w:r>
              <w:t>X</w:t>
            </w:r>
          </w:p>
        </w:tc>
      </w:tr>
      <w:tr w:rsidR="00D43587" w14:paraId="1866425D" w14:textId="77777777" w:rsidTr="00BC1BB7">
        <w:tc>
          <w:tcPr>
            <w:tcW w:w="3431" w:type="dxa"/>
            <w:shd w:val="clear" w:color="auto" w:fill="auto"/>
          </w:tcPr>
          <w:p w14:paraId="1797A5EF" w14:textId="77777777" w:rsidR="00D43587" w:rsidRDefault="00D43587" w:rsidP="00FB5E4A">
            <w:pPr>
              <w:pStyle w:val="TF-TEXTOQUADRO"/>
            </w:pPr>
            <w:r>
              <w:t>Gerenciamento de estruturas de banco</w:t>
            </w:r>
          </w:p>
        </w:tc>
        <w:tc>
          <w:tcPr>
            <w:tcW w:w="1746" w:type="dxa"/>
            <w:shd w:val="clear" w:color="auto" w:fill="auto"/>
          </w:tcPr>
          <w:p w14:paraId="2FC576E0" w14:textId="77777777" w:rsidR="00D43587" w:rsidRDefault="00D43587" w:rsidP="00784516">
            <w:pPr>
              <w:pStyle w:val="TF-TEXTOQUADRO"/>
              <w:jc w:val="center"/>
            </w:pPr>
            <w:r>
              <w:t>X</w:t>
            </w:r>
          </w:p>
        </w:tc>
        <w:tc>
          <w:tcPr>
            <w:tcW w:w="1746" w:type="dxa"/>
            <w:shd w:val="clear" w:color="auto" w:fill="auto"/>
          </w:tcPr>
          <w:p w14:paraId="456E39EE" w14:textId="77777777" w:rsidR="00D43587" w:rsidRDefault="00D43587" w:rsidP="00784516">
            <w:pPr>
              <w:pStyle w:val="TF-TEXTOQUADRO"/>
              <w:jc w:val="center"/>
            </w:pPr>
            <w:r>
              <w:t>X</w:t>
            </w:r>
          </w:p>
        </w:tc>
        <w:tc>
          <w:tcPr>
            <w:tcW w:w="1865" w:type="dxa"/>
            <w:shd w:val="clear" w:color="auto" w:fill="auto"/>
          </w:tcPr>
          <w:p w14:paraId="30B12F09" w14:textId="77777777" w:rsidR="00D43587" w:rsidRDefault="00D43587" w:rsidP="00784516">
            <w:pPr>
              <w:pStyle w:val="TF-TEXTOQUADRO"/>
              <w:jc w:val="center"/>
            </w:pPr>
            <w:r>
              <w:t>X</w:t>
            </w:r>
          </w:p>
        </w:tc>
      </w:tr>
    </w:tbl>
    <w:p w14:paraId="260CB850" w14:textId="77777777" w:rsidR="00D43587" w:rsidRDefault="00D43587" w:rsidP="006B0760">
      <w:pPr>
        <w:pStyle w:val="TF-FONTE"/>
      </w:pPr>
      <w:r>
        <w:t>Fonte: elaborado pelo autor.</w:t>
      </w:r>
    </w:p>
    <w:p w14:paraId="51079653" w14:textId="77777777" w:rsidR="00D43587" w:rsidRDefault="00D43587" w:rsidP="00065303">
      <w:pPr>
        <w:pStyle w:val="TF-TEXTO"/>
      </w:pPr>
      <w:r>
        <w:t xml:space="preserve">Conforme apresentando no </w:t>
      </w:r>
      <w:r>
        <w:fldChar w:fldCharType="begin"/>
      </w:r>
      <w:r>
        <w:instrText xml:space="preserve"> REF _Ref82875100 \h </w:instrText>
      </w:r>
      <w:r>
        <w:fldChar w:fldCharType="separate"/>
      </w:r>
      <w:r>
        <w:t xml:space="preserve">Quadro </w:t>
      </w:r>
      <w:r>
        <w:rPr>
          <w:noProof/>
        </w:rPr>
        <w:t>1</w:t>
      </w:r>
      <w:r>
        <w:fldChar w:fldCharType="end"/>
      </w:r>
      <w:r>
        <w:t xml:space="preserve"> todas as ferramentas realizam engenharia reversa e gerenciam as estruturas de SGBDs, sendo as principais funcionalidades do projeto proposto. Dentre elas, apenas as ferramentas Web Modeler (BUGMANN, 2012) e Ferramenta de geração Model-View-Controller (SOTO </w:t>
      </w:r>
      <w:r w:rsidRPr="00D367A3">
        <w:rPr>
          <w:i/>
          <w:iCs/>
        </w:rPr>
        <w:t>et al.</w:t>
      </w:r>
      <w:r>
        <w:t xml:space="preserve">, 2020) estão desenvolvidas na plataforma Web. Apenas a Ferramenta de geração Model-View-Controller (SOTO </w:t>
      </w:r>
      <w:r w:rsidRPr="00D367A3">
        <w:rPr>
          <w:i/>
          <w:iCs/>
        </w:rPr>
        <w:t>et al.</w:t>
      </w:r>
      <w:r>
        <w:t xml:space="preserve">, 2020) permite a geração de código-fonte e apenas o Web Modeler (BUGMANN, 2012) utilizou o padrão de projeto MVC. A geração de arquivos XMI 2.1 só foi implementada na Ferramenta de engenharia reversa de banco de dados (Zafar </w:t>
      </w:r>
      <w:r w:rsidRPr="00D367A3">
        <w:rPr>
          <w:i/>
          <w:iCs/>
        </w:rPr>
        <w:t>et al.</w:t>
      </w:r>
      <w:r>
        <w:t>, 2019).</w:t>
      </w:r>
    </w:p>
    <w:p w14:paraId="2B1ED003" w14:textId="77777777" w:rsidR="00D43587" w:rsidRDefault="00D43587" w:rsidP="00065303">
      <w:pPr>
        <w:pStyle w:val="TF-TEXTO"/>
      </w:pPr>
      <w:r>
        <w:t xml:space="preserve">O projeto apresentado busca englobar parcialmente algumas das funcionalidades de cada trabalho correlato apresentado no </w:t>
      </w:r>
      <w:r>
        <w:fldChar w:fldCharType="begin"/>
      </w:r>
      <w:r>
        <w:instrText xml:space="preserve"> REF _Ref82875100 \h </w:instrText>
      </w:r>
      <w:r>
        <w:fldChar w:fldCharType="separate"/>
      </w:r>
      <w:r>
        <w:t xml:space="preserve">Quadro </w:t>
      </w:r>
      <w:r>
        <w:rPr>
          <w:noProof/>
        </w:rPr>
        <w:t>1</w:t>
      </w:r>
      <w:r>
        <w:fldChar w:fldCharType="end"/>
      </w:r>
      <w:r>
        <w:t xml:space="preserve">. Permitirá por meio de uma interface gráfica Web, manter as tabelas, seus campos e seus relacionamentos presentes nos SGBDs Oracle, realizar consultas nos metadados com o propósito de descobrir informações da estrutura dos SGBDs e transformá-las em informações gráficas de alto nível de </w:t>
      </w:r>
      <w:r>
        <w:lastRenderedPageBreak/>
        <w:t>abstração, como por exemplo, desenhos, gráficos etc. Desta forma, este projeto possibilitará gerar código-fonte para Object Pascal (Delphi) com as estruturas de tabelas e seus campos, afim de auxiliar na manutenibilidade de sistemas construídos sobre essa linguagem de programação. O sistema também permitirá, através de interface gráfica, a conversão e atualização automática dos SGBDs com as alterações realizadas nas tabelas, campos e relacionamentos dentro da ferramenta gráfica, para reduzir desgastes com execução unitária de comandos DML e DDL.</w:t>
      </w:r>
    </w:p>
    <w:p w14:paraId="581EBF1B" w14:textId="77777777" w:rsidR="00D43587" w:rsidRPr="00065303" w:rsidRDefault="00D43587" w:rsidP="00065303">
      <w:pPr>
        <w:pStyle w:val="TF-TEXTO"/>
      </w:pPr>
      <w:r>
        <w:t>No âmbito social e tecnológico esse sistema contribuirá com a melhor organização estrutural de bancos de dados dos sistemas interessados em utilizar a ferramenta de auxílio no processo de engenharia de software, possibilitando a redução do tempo gasto no processo de engenharia de sistemas e melhorando a manutenibilidade dos mesmos.</w:t>
      </w:r>
    </w:p>
    <w:p w14:paraId="2E965B9B" w14:textId="77777777" w:rsidR="00D43587" w:rsidRDefault="00D43587" w:rsidP="00D43587">
      <w:pPr>
        <w:pStyle w:val="Ttulo2"/>
        <w:ind w:left="567" w:hanging="567"/>
      </w:pPr>
      <w:r>
        <w:t>REQUISITOS PRINCIPAIS DO PROBLEMA A SER TRABALHADO</w:t>
      </w:r>
    </w:p>
    <w:p w14:paraId="59451942" w14:textId="77777777" w:rsidR="00D43587" w:rsidRDefault="00D43587" w:rsidP="007C6E06">
      <w:pPr>
        <w:pStyle w:val="TF-TEXTO"/>
      </w:pPr>
      <w:r>
        <w:t>Nesta seção são apresentados os requisitos que acompanharão o projeto. Esses requisitos são divididos em Requisitos Funcionais (RF) e Requisitos Não Funcionais (RNF), conforme segue:</w:t>
      </w:r>
    </w:p>
    <w:p w14:paraId="4AE6CB8C" w14:textId="77777777" w:rsidR="00D43587" w:rsidRDefault="00D43587" w:rsidP="00D43587">
      <w:pPr>
        <w:pStyle w:val="TF-TEXTO"/>
        <w:numPr>
          <w:ilvl w:val="0"/>
          <w:numId w:val="27"/>
        </w:numPr>
      </w:pPr>
      <w:r>
        <w:t>o sistema deverá possuir interface central com um menu lateral intuitivo (RF);</w:t>
      </w:r>
    </w:p>
    <w:p w14:paraId="131B9A25" w14:textId="77777777" w:rsidR="00D43587" w:rsidRDefault="00D43587" w:rsidP="00D43587">
      <w:pPr>
        <w:pStyle w:val="TF-TEXTO"/>
        <w:numPr>
          <w:ilvl w:val="0"/>
          <w:numId w:val="27"/>
        </w:numPr>
      </w:pPr>
      <w:r>
        <w:t>o sistema deverá manter tabelas (RF);</w:t>
      </w:r>
    </w:p>
    <w:p w14:paraId="24F54094" w14:textId="77777777" w:rsidR="00D43587" w:rsidRDefault="00D43587" w:rsidP="00D43587">
      <w:pPr>
        <w:pStyle w:val="TF-TEXTO"/>
        <w:numPr>
          <w:ilvl w:val="0"/>
          <w:numId w:val="27"/>
        </w:numPr>
      </w:pPr>
      <w:r>
        <w:t xml:space="preserve">o sistema deverá manter campos de tabelas (RF); </w:t>
      </w:r>
    </w:p>
    <w:p w14:paraId="6FBB3E03" w14:textId="77777777" w:rsidR="00D43587" w:rsidRDefault="00D43587" w:rsidP="00D43587">
      <w:pPr>
        <w:pStyle w:val="TF-TEXTO"/>
        <w:numPr>
          <w:ilvl w:val="0"/>
          <w:numId w:val="27"/>
        </w:numPr>
      </w:pPr>
      <w:r>
        <w:t>o sistema deverá manter o relacionamento entre as tabelas (RF);</w:t>
      </w:r>
    </w:p>
    <w:p w14:paraId="7D46E788" w14:textId="77777777" w:rsidR="00D43587" w:rsidRDefault="00D43587" w:rsidP="00D43587">
      <w:pPr>
        <w:pStyle w:val="TF-TEXTO"/>
        <w:numPr>
          <w:ilvl w:val="0"/>
          <w:numId w:val="27"/>
        </w:numPr>
      </w:pPr>
      <w:r>
        <w:t>o</w:t>
      </w:r>
      <w:r w:rsidRPr="003F171F">
        <w:t xml:space="preserve"> sistema deverá gerar uma interface gráfica </w:t>
      </w:r>
      <w:r>
        <w:t xml:space="preserve">das tabelas </w:t>
      </w:r>
      <w:r w:rsidRPr="003F171F">
        <w:t>por meio</w:t>
      </w:r>
      <w:r>
        <w:t xml:space="preserve"> da descoberta dos dados do SGBD utilizando consulta na base de dados (RF);</w:t>
      </w:r>
    </w:p>
    <w:p w14:paraId="242D42B8" w14:textId="77777777" w:rsidR="00D43587" w:rsidRDefault="00D43587" w:rsidP="00D43587">
      <w:pPr>
        <w:pStyle w:val="TF-TEXTO"/>
        <w:numPr>
          <w:ilvl w:val="0"/>
          <w:numId w:val="27"/>
        </w:numPr>
      </w:pPr>
      <w:r>
        <w:t>o sistema deverá permitir realizar login no SGBD Oracle escolhido (RF);</w:t>
      </w:r>
    </w:p>
    <w:p w14:paraId="77655F7D" w14:textId="77777777" w:rsidR="00D43587" w:rsidRDefault="00D43587" w:rsidP="00D43587">
      <w:pPr>
        <w:pStyle w:val="TF-TEXTO"/>
        <w:numPr>
          <w:ilvl w:val="0"/>
          <w:numId w:val="27"/>
        </w:numPr>
      </w:pPr>
      <w:r>
        <w:t>o sistema deverá permitir consultar as tabelas e suas referências com outras tabelas (RF);</w:t>
      </w:r>
    </w:p>
    <w:p w14:paraId="070D25AA" w14:textId="77777777" w:rsidR="00D43587" w:rsidRDefault="00D43587" w:rsidP="00D43587">
      <w:pPr>
        <w:pStyle w:val="TF-TEXTO"/>
        <w:numPr>
          <w:ilvl w:val="0"/>
          <w:numId w:val="27"/>
        </w:numPr>
      </w:pPr>
      <w:r>
        <w:t>o sistema deverá permitir realizar conversão e atualização automática da base de dados conforme informações das tabelas existentes na ferramenta (RF);</w:t>
      </w:r>
    </w:p>
    <w:p w14:paraId="1E6AA9ED" w14:textId="77777777" w:rsidR="00D43587" w:rsidRDefault="00D43587" w:rsidP="00D43587">
      <w:pPr>
        <w:pStyle w:val="TF-TEXTO"/>
        <w:numPr>
          <w:ilvl w:val="0"/>
          <w:numId w:val="27"/>
        </w:numPr>
      </w:pPr>
      <w:r>
        <w:t>o sistema deverá permitir realizar engenharia reversa do SGBD Oracle por meio de leitura nos metadados (RF);</w:t>
      </w:r>
    </w:p>
    <w:p w14:paraId="7D05A14A" w14:textId="77777777" w:rsidR="00D43587" w:rsidRDefault="00D43587" w:rsidP="00D43587">
      <w:pPr>
        <w:pStyle w:val="TF-TEXTO"/>
        <w:numPr>
          <w:ilvl w:val="0"/>
          <w:numId w:val="27"/>
        </w:numPr>
      </w:pPr>
      <w:r>
        <w:t xml:space="preserve">o sistema deverá permitir gerar código-fonte </w:t>
      </w:r>
      <w:r w:rsidRPr="00D367A3">
        <w:t>Pascal</w:t>
      </w:r>
      <w:r>
        <w:t xml:space="preserve"> com base nos dados das tabelas e campos existentes na ferramenta (RF);</w:t>
      </w:r>
    </w:p>
    <w:p w14:paraId="5C099CED" w14:textId="77777777" w:rsidR="00D43587" w:rsidRDefault="00D43587" w:rsidP="00D43587">
      <w:pPr>
        <w:pStyle w:val="TF-TEXTO"/>
        <w:numPr>
          <w:ilvl w:val="0"/>
          <w:numId w:val="27"/>
        </w:numPr>
      </w:pPr>
      <w:r>
        <w:t>o sistema deverá ser desenvolvimento para plataforma Web (RNF);</w:t>
      </w:r>
    </w:p>
    <w:p w14:paraId="77D6127A" w14:textId="77777777" w:rsidR="00D43587" w:rsidRDefault="00D43587" w:rsidP="00D43587">
      <w:pPr>
        <w:pStyle w:val="TF-TEXTO"/>
        <w:numPr>
          <w:ilvl w:val="0"/>
          <w:numId w:val="27"/>
        </w:numPr>
      </w:pPr>
      <w:r>
        <w:t>o sistema deverá ser desenvolvimento para comunicação nativa com SGBDs Oracle (RNF);</w:t>
      </w:r>
    </w:p>
    <w:p w14:paraId="6A8FBF1D" w14:textId="77777777" w:rsidR="00D43587" w:rsidRDefault="00D43587" w:rsidP="00D43587">
      <w:pPr>
        <w:pStyle w:val="TF-TEXTO"/>
        <w:numPr>
          <w:ilvl w:val="0"/>
          <w:numId w:val="27"/>
        </w:numPr>
      </w:pPr>
      <w:r>
        <w:t xml:space="preserve">o sistema deverá ser desenvolvido em </w:t>
      </w:r>
      <w:r w:rsidRPr="007C6E06">
        <w:rPr>
          <w:i/>
        </w:rPr>
        <w:t>frontend</w:t>
      </w:r>
      <w:r>
        <w:t>, utilizando as linguagens HTML, CSS, Javascript e Ajax na IDE Visual Studio Code (RNF);</w:t>
      </w:r>
    </w:p>
    <w:p w14:paraId="27A3B1D9" w14:textId="77777777" w:rsidR="00D43587" w:rsidRDefault="00D43587" w:rsidP="00D43587">
      <w:pPr>
        <w:pStyle w:val="TF-TEXTO"/>
        <w:numPr>
          <w:ilvl w:val="0"/>
          <w:numId w:val="27"/>
        </w:numPr>
      </w:pPr>
      <w:r>
        <w:t xml:space="preserve">o sistema deverá ser desenvolvido em </w:t>
      </w:r>
      <w:r w:rsidRPr="007C6E06">
        <w:rPr>
          <w:i/>
        </w:rPr>
        <w:t>backend</w:t>
      </w:r>
      <w:r>
        <w:t>, utilizando a linguagem de programação C#, com Rest Web Api na IDE Visual Studio (RNF);</w:t>
      </w:r>
    </w:p>
    <w:p w14:paraId="4DEAA467" w14:textId="77777777" w:rsidR="00D43587" w:rsidRDefault="00D43587" w:rsidP="00D43587">
      <w:pPr>
        <w:pStyle w:val="TF-TEXTO"/>
        <w:numPr>
          <w:ilvl w:val="0"/>
          <w:numId w:val="27"/>
        </w:numPr>
      </w:pPr>
      <w:r>
        <w:t>o sistema deverá possuir interface gráfica responsiva conforme os padrões de usabilidade de sistemas Web (RNF).</w:t>
      </w:r>
    </w:p>
    <w:p w14:paraId="3DB1E3B4" w14:textId="77777777" w:rsidR="00D43587" w:rsidRDefault="00D43587" w:rsidP="00D43587">
      <w:pPr>
        <w:pStyle w:val="Ttulo2"/>
        <w:ind w:left="567" w:hanging="567"/>
      </w:pPr>
      <w:r>
        <w:t>METODOLOGIA</w:t>
      </w:r>
    </w:p>
    <w:p w14:paraId="6C793386" w14:textId="77777777" w:rsidR="00D43587" w:rsidRPr="007E0D87" w:rsidRDefault="00D43587" w:rsidP="00451B94">
      <w:pPr>
        <w:pStyle w:val="TF-TEXTO"/>
      </w:pPr>
      <w:r>
        <w:t>O trabalho será desenvolvido observando as seguintes etapas:</w:t>
      </w:r>
    </w:p>
    <w:p w14:paraId="00BA924C" w14:textId="77777777" w:rsidR="00D43587" w:rsidRPr="00424AD5" w:rsidRDefault="00D43587" w:rsidP="00D43587">
      <w:pPr>
        <w:pStyle w:val="TF-ALNEA"/>
        <w:numPr>
          <w:ilvl w:val="0"/>
          <w:numId w:val="29"/>
        </w:numPr>
      </w:pPr>
      <w:r>
        <w:t xml:space="preserve">levantamento bibliográfico: realizar o levantamento bibliográfico sobre aplicação Web para gerar interface gráfica e comunicação nativa entre </w:t>
      </w:r>
      <w:r w:rsidRPr="00D43587">
        <w:rPr>
          <w:i/>
          <w:iCs/>
        </w:rPr>
        <w:t>frontend</w:t>
      </w:r>
      <w:r>
        <w:t xml:space="preserve">, </w:t>
      </w:r>
      <w:r w:rsidRPr="00D43587">
        <w:rPr>
          <w:i/>
          <w:iCs/>
        </w:rPr>
        <w:t>backend</w:t>
      </w:r>
      <w:r>
        <w:t xml:space="preserve"> e SGBDs Oracle, comandos SQLs para efetuar consultas nas estruturas da base de dados e complementar informações já vistas nos trabalhos correlatos;</w:t>
      </w:r>
    </w:p>
    <w:p w14:paraId="108B0F68" w14:textId="77777777" w:rsidR="00D43587" w:rsidRPr="00424AD5" w:rsidRDefault="00D43587" w:rsidP="00424AD5">
      <w:pPr>
        <w:pStyle w:val="TF-ALNEA"/>
      </w:pPr>
      <w:r>
        <w:t>levantamento de requisitos: complementar o levantamento de RFs e RNFs já definidos na seção 3.2;</w:t>
      </w:r>
    </w:p>
    <w:p w14:paraId="41DAB930" w14:textId="77777777" w:rsidR="00D43587" w:rsidRDefault="00D43587" w:rsidP="00424AD5">
      <w:pPr>
        <w:pStyle w:val="TF-ALNEA"/>
      </w:pPr>
      <w:r>
        <w:t>especificação: elaborar diagramas de caso de uso, atividades, Modelo Entidade e Relacionamento (MER), assim como os diagramas que forem necessários durante a construção do projeto, utilizando Astah UML</w:t>
      </w:r>
      <w:r w:rsidRPr="00424AD5">
        <w:t>;</w:t>
      </w:r>
    </w:p>
    <w:p w14:paraId="7EFF3273" w14:textId="77777777" w:rsidR="00D43587" w:rsidRPr="00424AD5" w:rsidRDefault="00D43587" w:rsidP="00424AD5">
      <w:pPr>
        <w:pStyle w:val="TF-ALNEA"/>
      </w:pPr>
      <w:r>
        <w:t>desenvolvimento da aplicação Web: será desenvolvido conforme proposto anteriormente nos RF e RNF. A aplicação será desenvolvida no Visual Studio e Visual Studio Code possuindo interface gráfica responsiva;</w:t>
      </w:r>
    </w:p>
    <w:p w14:paraId="1F3F5D5D" w14:textId="77777777" w:rsidR="00D43587" w:rsidRDefault="00D43587" w:rsidP="00316F62">
      <w:pPr>
        <w:pStyle w:val="TF-ALNEA"/>
      </w:pPr>
      <w:r>
        <w:t xml:space="preserve">testes e validação: serão realizados testes juntamente com a construção da ferramenta para validar que todas as funcionalidades do sistema estão bem projetadas. Serão realizados testes de comunicação com o </w:t>
      </w:r>
      <w:r w:rsidRPr="007C6E06">
        <w:rPr>
          <w:i/>
          <w:iCs/>
        </w:rPr>
        <w:t>frontend</w:t>
      </w:r>
      <w:r>
        <w:t xml:space="preserve">, </w:t>
      </w:r>
      <w:r w:rsidRPr="007C6E06">
        <w:rPr>
          <w:i/>
          <w:iCs/>
        </w:rPr>
        <w:t>backend</w:t>
      </w:r>
      <w:r>
        <w:t xml:space="preserve"> e base de dados, além de teste de usabilidade.</w:t>
      </w:r>
    </w:p>
    <w:p w14:paraId="5CED8EBA" w14:textId="77777777" w:rsidR="00D43587" w:rsidRDefault="00D43587" w:rsidP="00A02703">
      <w:pPr>
        <w:pStyle w:val="TF-ALNEA"/>
        <w:numPr>
          <w:ilvl w:val="0"/>
          <w:numId w:val="0"/>
        </w:numPr>
        <w:ind w:left="680"/>
      </w:pPr>
      <w:r>
        <w:t xml:space="preserve">As etapas serão realizadas nos períodos relacionados no </w:t>
      </w:r>
      <w:r>
        <w:fldChar w:fldCharType="begin"/>
      </w:r>
      <w:r>
        <w:instrText xml:space="preserve"> REF _Ref98650273 \h </w:instrText>
      </w:r>
      <w:r>
        <w:fldChar w:fldCharType="separate"/>
      </w:r>
      <w:r>
        <w:t xml:space="preserve">Quadro </w:t>
      </w:r>
      <w:r>
        <w:rPr>
          <w:noProof/>
        </w:rPr>
        <w:t>2</w:t>
      </w:r>
      <w:r>
        <w:fldChar w:fldCharType="end"/>
      </w:r>
      <w:r>
        <w:t>.</w:t>
      </w:r>
    </w:p>
    <w:p w14:paraId="20895C86" w14:textId="77777777" w:rsidR="00D43587" w:rsidRPr="007E0D87" w:rsidRDefault="00D43587" w:rsidP="005B2E12">
      <w:pPr>
        <w:pStyle w:val="TF-LEGENDA"/>
      </w:pPr>
      <w:r>
        <w:lastRenderedPageBreak/>
        <w:t xml:space="preserve">Quadro </w:t>
      </w:r>
      <w:fldSimple w:instr=" SEQ Quadro \* ARABIC ">
        <w:r>
          <w:rPr>
            <w:noProof/>
          </w:rPr>
          <w:t>2</w:t>
        </w:r>
      </w:fldSimple>
      <w:r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D43587" w:rsidRPr="007E0D87" w14:paraId="5F9BA422"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0AF4A2F" w14:textId="77777777" w:rsidR="00D43587" w:rsidRPr="007E0D87" w:rsidRDefault="00D43587"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6FBDCE2E" w14:textId="77777777" w:rsidR="00D43587" w:rsidRPr="007E0D87" w:rsidRDefault="00D43587" w:rsidP="00470C41">
            <w:pPr>
              <w:pStyle w:val="TF-TEXTOQUADROCentralizado"/>
            </w:pPr>
            <w:r>
              <w:t>2022</w:t>
            </w:r>
          </w:p>
        </w:tc>
      </w:tr>
      <w:tr w:rsidR="00D43587" w:rsidRPr="007E0D87" w14:paraId="186A1F13" w14:textId="77777777" w:rsidTr="00E51601">
        <w:trPr>
          <w:cantSplit/>
          <w:jc w:val="center"/>
        </w:trPr>
        <w:tc>
          <w:tcPr>
            <w:tcW w:w="6171" w:type="dxa"/>
            <w:tcBorders>
              <w:top w:val="nil"/>
              <w:left w:val="single" w:sz="4" w:space="0" w:color="auto"/>
              <w:bottom w:val="nil"/>
            </w:tcBorders>
            <w:shd w:val="clear" w:color="auto" w:fill="A6A6A6"/>
          </w:tcPr>
          <w:p w14:paraId="70F49C11" w14:textId="77777777" w:rsidR="00D43587" w:rsidRPr="007E0D87" w:rsidRDefault="00D43587" w:rsidP="00470C41">
            <w:pPr>
              <w:pStyle w:val="TF-TEXTOQUADRO"/>
            </w:pPr>
          </w:p>
        </w:tc>
        <w:tc>
          <w:tcPr>
            <w:tcW w:w="557" w:type="dxa"/>
            <w:gridSpan w:val="2"/>
            <w:shd w:val="clear" w:color="auto" w:fill="A6A6A6"/>
          </w:tcPr>
          <w:p w14:paraId="731431B5" w14:textId="77777777" w:rsidR="00D43587" w:rsidRPr="007E0D87" w:rsidRDefault="00D43587" w:rsidP="00470C41">
            <w:pPr>
              <w:pStyle w:val="TF-TEXTOQUADROCentralizado"/>
            </w:pPr>
            <w:r>
              <w:t>fev.</w:t>
            </w:r>
          </w:p>
        </w:tc>
        <w:tc>
          <w:tcPr>
            <w:tcW w:w="568" w:type="dxa"/>
            <w:gridSpan w:val="2"/>
            <w:shd w:val="clear" w:color="auto" w:fill="A6A6A6"/>
          </w:tcPr>
          <w:p w14:paraId="68C3DE91" w14:textId="77777777" w:rsidR="00D43587" w:rsidRPr="007E0D87" w:rsidRDefault="00D43587" w:rsidP="00470C41">
            <w:pPr>
              <w:pStyle w:val="TF-TEXTOQUADROCentralizado"/>
            </w:pPr>
            <w:r>
              <w:t>mar.</w:t>
            </w:r>
          </w:p>
        </w:tc>
        <w:tc>
          <w:tcPr>
            <w:tcW w:w="568" w:type="dxa"/>
            <w:gridSpan w:val="2"/>
            <w:shd w:val="clear" w:color="auto" w:fill="A6A6A6"/>
          </w:tcPr>
          <w:p w14:paraId="3D3E5D95" w14:textId="77777777" w:rsidR="00D43587" w:rsidRPr="007E0D87" w:rsidRDefault="00D43587" w:rsidP="00470C41">
            <w:pPr>
              <w:pStyle w:val="TF-TEXTOQUADROCentralizado"/>
            </w:pPr>
            <w:r>
              <w:t>abr.</w:t>
            </w:r>
          </w:p>
        </w:tc>
        <w:tc>
          <w:tcPr>
            <w:tcW w:w="568" w:type="dxa"/>
            <w:gridSpan w:val="2"/>
            <w:shd w:val="clear" w:color="auto" w:fill="A6A6A6"/>
          </w:tcPr>
          <w:p w14:paraId="1C98EF1A" w14:textId="77777777" w:rsidR="00D43587" w:rsidRPr="007E0D87" w:rsidRDefault="00D43587" w:rsidP="00470C41">
            <w:pPr>
              <w:pStyle w:val="TF-TEXTOQUADROCentralizado"/>
            </w:pPr>
            <w:r>
              <w:t>maio</w:t>
            </w:r>
          </w:p>
        </w:tc>
        <w:tc>
          <w:tcPr>
            <w:tcW w:w="573" w:type="dxa"/>
            <w:gridSpan w:val="2"/>
            <w:shd w:val="clear" w:color="auto" w:fill="A6A6A6"/>
          </w:tcPr>
          <w:p w14:paraId="32198759" w14:textId="77777777" w:rsidR="00D43587" w:rsidRPr="007E0D87" w:rsidRDefault="00D43587" w:rsidP="00470C41">
            <w:pPr>
              <w:pStyle w:val="TF-TEXTOQUADROCentralizado"/>
            </w:pPr>
            <w:r>
              <w:t>jun.</w:t>
            </w:r>
          </w:p>
        </w:tc>
      </w:tr>
      <w:tr w:rsidR="00D43587" w:rsidRPr="007E0D87" w14:paraId="2F023483" w14:textId="77777777" w:rsidTr="00E51601">
        <w:trPr>
          <w:cantSplit/>
          <w:jc w:val="center"/>
        </w:trPr>
        <w:tc>
          <w:tcPr>
            <w:tcW w:w="6171" w:type="dxa"/>
            <w:tcBorders>
              <w:top w:val="nil"/>
              <w:left w:val="single" w:sz="4" w:space="0" w:color="auto"/>
            </w:tcBorders>
            <w:shd w:val="clear" w:color="auto" w:fill="A6A6A6"/>
          </w:tcPr>
          <w:p w14:paraId="3A36E927" w14:textId="77777777" w:rsidR="00D43587" w:rsidRPr="007E0D87" w:rsidRDefault="00D43587" w:rsidP="00470C41">
            <w:pPr>
              <w:pStyle w:val="TF-TEXTOQUADRO"/>
            </w:pPr>
            <w:r w:rsidRPr="007E0D87">
              <w:t>etapas / quinzenas</w:t>
            </w:r>
          </w:p>
        </w:tc>
        <w:tc>
          <w:tcPr>
            <w:tcW w:w="273" w:type="dxa"/>
            <w:tcBorders>
              <w:bottom w:val="single" w:sz="4" w:space="0" w:color="auto"/>
            </w:tcBorders>
            <w:shd w:val="clear" w:color="auto" w:fill="A6A6A6"/>
          </w:tcPr>
          <w:p w14:paraId="679B616C" w14:textId="77777777" w:rsidR="00D43587" w:rsidRPr="007E0D87" w:rsidRDefault="00D43587" w:rsidP="00470C41">
            <w:pPr>
              <w:pStyle w:val="TF-TEXTOQUADROCentralizado"/>
            </w:pPr>
            <w:r w:rsidRPr="007E0D87">
              <w:t>1</w:t>
            </w:r>
          </w:p>
        </w:tc>
        <w:tc>
          <w:tcPr>
            <w:tcW w:w="284" w:type="dxa"/>
            <w:tcBorders>
              <w:bottom w:val="single" w:sz="4" w:space="0" w:color="auto"/>
            </w:tcBorders>
            <w:shd w:val="clear" w:color="auto" w:fill="A6A6A6"/>
          </w:tcPr>
          <w:p w14:paraId="4EF5476C" w14:textId="77777777" w:rsidR="00D43587" w:rsidRPr="007E0D87" w:rsidRDefault="00D43587" w:rsidP="00470C41">
            <w:pPr>
              <w:pStyle w:val="TF-TEXTOQUADROCentralizado"/>
            </w:pPr>
            <w:r w:rsidRPr="007E0D87">
              <w:t>2</w:t>
            </w:r>
          </w:p>
        </w:tc>
        <w:tc>
          <w:tcPr>
            <w:tcW w:w="284" w:type="dxa"/>
            <w:tcBorders>
              <w:bottom w:val="single" w:sz="4" w:space="0" w:color="auto"/>
            </w:tcBorders>
            <w:shd w:val="clear" w:color="auto" w:fill="A6A6A6"/>
          </w:tcPr>
          <w:p w14:paraId="32C1D63F" w14:textId="77777777" w:rsidR="00D43587" w:rsidRPr="007E0D87" w:rsidRDefault="00D43587" w:rsidP="00470C41">
            <w:pPr>
              <w:pStyle w:val="TF-TEXTOQUADROCentralizado"/>
            </w:pPr>
            <w:r w:rsidRPr="007E0D87">
              <w:t>1</w:t>
            </w:r>
          </w:p>
        </w:tc>
        <w:tc>
          <w:tcPr>
            <w:tcW w:w="284" w:type="dxa"/>
            <w:tcBorders>
              <w:bottom w:val="single" w:sz="4" w:space="0" w:color="auto"/>
            </w:tcBorders>
            <w:shd w:val="clear" w:color="auto" w:fill="A6A6A6"/>
          </w:tcPr>
          <w:p w14:paraId="51450AD3" w14:textId="77777777" w:rsidR="00D43587" w:rsidRPr="007E0D87" w:rsidRDefault="00D43587" w:rsidP="00470C41">
            <w:pPr>
              <w:pStyle w:val="TF-TEXTOQUADROCentralizado"/>
            </w:pPr>
            <w:r w:rsidRPr="007E0D87">
              <w:t>2</w:t>
            </w:r>
          </w:p>
        </w:tc>
        <w:tc>
          <w:tcPr>
            <w:tcW w:w="284" w:type="dxa"/>
            <w:tcBorders>
              <w:bottom w:val="single" w:sz="4" w:space="0" w:color="auto"/>
            </w:tcBorders>
            <w:shd w:val="clear" w:color="auto" w:fill="A6A6A6"/>
          </w:tcPr>
          <w:p w14:paraId="60BD159F" w14:textId="77777777" w:rsidR="00D43587" w:rsidRPr="007E0D87" w:rsidRDefault="00D43587" w:rsidP="00470C41">
            <w:pPr>
              <w:pStyle w:val="TF-TEXTOQUADROCentralizado"/>
            </w:pPr>
            <w:r w:rsidRPr="007E0D87">
              <w:t>1</w:t>
            </w:r>
          </w:p>
        </w:tc>
        <w:tc>
          <w:tcPr>
            <w:tcW w:w="284" w:type="dxa"/>
            <w:tcBorders>
              <w:bottom w:val="single" w:sz="4" w:space="0" w:color="auto"/>
            </w:tcBorders>
            <w:shd w:val="clear" w:color="auto" w:fill="A6A6A6"/>
          </w:tcPr>
          <w:p w14:paraId="50F34DDA" w14:textId="77777777" w:rsidR="00D43587" w:rsidRPr="007E0D87" w:rsidRDefault="00D43587" w:rsidP="00470C41">
            <w:pPr>
              <w:pStyle w:val="TF-TEXTOQUADROCentralizado"/>
            </w:pPr>
            <w:r w:rsidRPr="007E0D87">
              <w:t>2</w:t>
            </w:r>
          </w:p>
        </w:tc>
        <w:tc>
          <w:tcPr>
            <w:tcW w:w="284" w:type="dxa"/>
            <w:tcBorders>
              <w:bottom w:val="single" w:sz="4" w:space="0" w:color="auto"/>
            </w:tcBorders>
            <w:shd w:val="clear" w:color="auto" w:fill="A6A6A6"/>
          </w:tcPr>
          <w:p w14:paraId="20FE7CEA" w14:textId="77777777" w:rsidR="00D43587" w:rsidRPr="007E0D87" w:rsidRDefault="00D43587" w:rsidP="00470C41">
            <w:pPr>
              <w:pStyle w:val="TF-TEXTOQUADROCentralizado"/>
            </w:pPr>
            <w:r w:rsidRPr="007E0D87">
              <w:t>1</w:t>
            </w:r>
          </w:p>
        </w:tc>
        <w:tc>
          <w:tcPr>
            <w:tcW w:w="284" w:type="dxa"/>
            <w:tcBorders>
              <w:bottom w:val="single" w:sz="4" w:space="0" w:color="auto"/>
            </w:tcBorders>
            <w:shd w:val="clear" w:color="auto" w:fill="A6A6A6"/>
          </w:tcPr>
          <w:p w14:paraId="5E0AD2E1" w14:textId="77777777" w:rsidR="00D43587" w:rsidRPr="007E0D87" w:rsidRDefault="00D43587" w:rsidP="00470C41">
            <w:pPr>
              <w:pStyle w:val="TF-TEXTOQUADROCentralizado"/>
            </w:pPr>
            <w:r w:rsidRPr="007E0D87">
              <w:t>2</w:t>
            </w:r>
          </w:p>
        </w:tc>
        <w:tc>
          <w:tcPr>
            <w:tcW w:w="284" w:type="dxa"/>
            <w:tcBorders>
              <w:bottom w:val="single" w:sz="4" w:space="0" w:color="auto"/>
            </w:tcBorders>
            <w:shd w:val="clear" w:color="auto" w:fill="A6A6A6"/>
          </w:tcPr>
          <w:p w14:paraId="6048F294" w14:textId="77777777" w:rsidR="00D43587" w:rsidRPr="007E0D87" w:rsidRDefault="00D43587" w:rsidP="00470C41">
            <w:pPr>
              <w:pStyle w:val="TF-TEXTOQUADROCentralizado"/>
            </w:pPr>
            <w:r w:rsidRPr="007E0D87">
              <w:t>1</w:t>
            </w:r>
          </w:p>
        </w:tc>
        <w:tc>
          <w:tcPr>
            <w:tcW w:w="289" w:type="dxa"/>
            <w:tcBorders>
              <w:bottom w:val="single" w:sz="4" w:space="0" w:color="auto"/>
            </w:tcBorders>
            <w:shd w:val="clear" w:color="auto" w:fill="A6A6A6"/>
          </w:tcPr>
          <w:p w14:paraId="698F06BB" w14:textId="77777777" w:rsidR="00D43587" w:rsidRPr="007E0D87" w:rsidRDefault="00D43587" w:rsidP="00470C41">
            <w:pPr>
              <w:pStyle w:val="TF-TEXTOQUADROCentralizado"/>
            </w:pPr>
            <w:r w:rsidRPr="007E0D87">
              <w:t>2</w:t>
            </w:r>
          </w:p>
        </w:tc>
      </w:tr>
      <w:tr w:rsidR="00D43587" w:rsidRPr="007E0D87" w14:paraId="23AB3EE5" w14:textId="77777777" w:rsidTr="00CB47CB">
        <w:trPr>
          <w:jc w:val="center"/>
        </w:trPr>
        <w:tc>
          <w:tcPr>
            <w:tcW w:w="6171" w:type="dxa"/>
            <w:tcBorders>
              <w:left w:val="single" w:sz="4" w:space="0" w:color="auto"/>
            </w:tcBorders>
          </w:tcPr>
          <w:p w14:paraId="02A553BE" w14:textId="77777777" w:rsidR="00D43587" w:rsidRPr="007E0D87" w:rsidRDefault="00D43587" w:rsidP="00FF7918">
            <w:pPr>
              <w:pStyle w:val="TF-TEXTOQUADRO"/>
              <w:rPr>
                <w:bCs/>
              </w:rPr>
            </w:pPr>
            <w:r>
              <w:rPr>
                <w:bCs/>
              </w:rPr>
              <w:t>levantamento bibliográfico</w:t>
            </w:r>
          </w:p>
        </w:tc>
        <w:tc>
          <w:tcPr>
            <w:tcW w:w="273" w:type="dxa"/>
            <w:tcBorders>
              <w:bottom w:val="single" w:sz="4" w:space="0" w:color="auto"/>
            </w:tcBorders>
            <w:shd w:val="clear" w:color="auto" w:fill="auto"/>
          </w:tcPr>
          <w:p w14:paraId="1B8A64CF" w14:textId="77777777" w:rsidR="00D43587" w:rsidRPr="007E0D87" w:rsidRDefault="00D43587" w:rsidP="00FF7918">
            <w:pPr>
              <w:pStyle w:val="TF-TEXTOQUADROCentralizado"/>
            </w:pPr>
          </w:p>
        </w:tc>
        <w:tc>
          <w:tcPr>
            <w:tcW w:w="284" w:type="dxa"/>
            <w:tcBorders>
              <w:bottom w:val="single" w:sz="4" w:space="0" w:color="auto"/>
            </w:tcBorders>
            <w:shd w:val="clear" w:color="auto" w:fill="AEAAAA"/>
          </w:tcPr>
          <w:p w14:paraId="274A294D" w14:textId="77777777" w:rsidR="00D43587" w:rsidRPr="007E0D87" w:rsidRDefault="00D43587" w:rsidP="00FF7918">
            <w:pPr>
              <w:pStyle w:val="TF-TEXTOQUADROCentralizado"/>
            </w:pPr>
          </w:p>
        </w:tc>
        <w:tc>
          <w:tcPr>
            <w:tcW w:w="284" w:type="dxa"/>
            <w:tcBorders>
              <w:bottom w:val="single" w:sz="4" w:space="0" w:color="auto"/>
            </w:tcBorders>
            <w:shd w:val="clear" w:color="auto" w:fill="AEAAAA"/>
          </w:tcPr>
          <w:p w14:paraId="631F401E" w14:textId="77777777" w:rsidR="00D43587" w:rsidRPr="007E0D87" w:rsidRDefault="00D43587" w:rsidP="00FF7918">
            <w:pPr>
              <w:pStyle w:val="TF-TEXTOQUADROCentralizado"/>
            </w:pPr>
          </w:p>
        </w:tc>
        <w:tc>
          <w:tcPr>
            <w:tcW w:w="284" w:type="dxa"/>
            <w:tcBorders>
              <w:bottom w:val="single" w:sz="4" w:space="0" w:color="auto"/>
            </w:tcBorders>
          </w:tcPr>
          <w:p w14:paraId="40EBB43D" w14:textId="77777777" w:rsidR="00D43587" w:rsidRPr="007E0D87" w:rsidRDefault="00D43587" w:rsidP="00FF7918">
            <w:pPr>
              <w:pStyle w:val="TF-TEXTOQUADROCentralizado"/>
            </w:pPr>
          </w:p>
        </w:tc>
        <w:tc>
          <w:tcPr>
            <w:tcW w:w="284" w:type="dxa"/>
            <w:tcBorders>
              <w:bottom w:val="single" w:sz="4" w:space="0" w:color="auto"/>
            </w:tcBorders>
          </w:tcPr>
          <w:p w14:paraId="2D6E4CDF" w14:textId="77777777" w:rsidR="00D43587" w:rsidRPr="007E0D87" w:rsidRDefault="00D43587" w:rsidP="00FF7918">
            <w:pPr>
              <w:pStyle w:val="TF-TEXTOQUADROCentralizado"/>
            </w:pPr>
          </w:p>
        </w:tc>
        <w:tc>
          <w:tcPr>
            <w:tcW w:w="284" w:type="dxa"/>
            <w:tcBorders>
              <w:bottom w:val="single" w:sz="4" w:space="0" w:color="auto"/>
            </w:tcBorders>
          </w:tcPr>
          <w:p w14:paraId="7B87D023" w14:textId="77777777" w:rsidR="00D43587" w:rsidRPr="007E0D87" w:rsidRDefault="00D43587" w:rsidP="00FF7918">
            <w:pPr>
              <w:pStyle w:val="TF-TEXTOQUADROCentralizado"/>
            </w:pPr>
          </w:p>
        </w:tc>
        <w:tc>
          <w:tcPr>
            <w:tcW w:w="284" w:type="dxa"/>
            <w:tcBorders>
              <w:bottom w:val="single" w:sz="4" w:space="0" w:color="auto"/>
            </w:tcBorders>
          </w:tcPr>
          <w:p w14:paraId="2448D9B5" w14:textId="77777777" w:rsidR="00D43587" w:rsidRPr="007E0D87" w:rsidRDefault="00D43587" w:rsidP="00FF7918">
            <w:pPr>
              <w:pStyle w:val="TF-TEXTOQUADROCentralizado"/>
            </w:pPr>
          </w:p>
        </w:tc>
        <w:tc>
          <w:tcPr>
            <w:tcW w:w="284" w:type="dxa"/>
            <w:tcBorders>
              <w:bottom w:val="single" w:sz="4" w:space="0" w:color="auto"/>
            </w:tcBorders>
          </w:tcPr>
          <w:p w14:paraId="19D4CC7F" w14:textId="77777777" w:rsidR="00D43587" w:rsidRPr="007E0D87" w:rsidRDefault="00D43587" w:rsidP="00FF7918">
            <w:pPr>
              <w:pStyle w:val="TF-TEXTOQUADROCentralizado"/>
            </w:pPr>
          </w:p>
        </w:tc>
        <w:tc>
          <w:tcPr>
            <w:tcW w:w="284" w:type="dxa"/>
            <w:tcBorders>
              <w:bottom w:val="single" w:sz="4" w:space="0" w:color="auto"/>
            </w:tcBorders>
          </w:tcPr>
          <w:p w14:paraId="13B5F284" w14:textId="77777777" w:rsidR="00D43587" w:rsidRPr="007E0D87" w:rsidRDefault="00D43587" w:rsidP="00FF7918">
            <w:pPr>
              <w:pStyle w:val="TF-TEXTOQUADROCentralizado"/>
            </w:pPr>
          </w:p>
        </w:tc>
        <w:tc>
          <w:tcPr>
            <w:tcW w:w="289" w:type="dxa"/>
          </w:tcPr>
          <w:p w14:paraId="46256547" w14:textId="77777777" w:rsidR="00D43587" w:rsidRPr="007E0D87" w:rsidRDefault="00D43587" w:rsidP="00FF7918">
            <w:pPr>
              <w:pStyle w:val="TF-TEXTOQUADROCentralizado"/>
            </w:pPr>
          </w:p>
        </w:tc>
      </w:tr>
      <w:tr w:rsidR="00D43587" w:rsidRPr="007E0D87" w14:paraId="3B685862" w14:textId="77777777" w:rsidTr="007C6E06">
        <w:trPr>
          <w:jc w:val="center"/>
        </w:trPr>
        <w:tc>
          <w:tcPr>
            <w:tcW w:w="6171" w:type="dxa"/>
            <w:tcBorders>
              <w:left w:val="single" w:sz="4" w:space="0" w:color="auto"/>
            </w:tcBorders>
          </w:tcPr>
          <w:p w14:paraId="7B989275" w14:textId="77777777" w:rsidR="00D43587" w:rsidRPr="007E0D87" w:rsidRDefault="00D43587" w:rsidP="00FF7918">
            <w:pPr>
              <w:pStyle w:val="TF-TEXTOQUADRO"/>
            </w:pPr>
            <w:r>
              <w:t>levantamento de requisitos</w:t>
            </w:r>
          </w:p>
        </w:tc>
        <w:tc>
          <w:tcPr>
            <w:tcW w:w="273" w:type="dxa"/>
            <w:tcBorders>
              <w:top w:val="single" w:sz="4" w:space="0" w:color="auto"/>
            </w:tcBorders>
          </w:tcPr>
          <w:p w14:paraId="27378658" w14:textId="77777777" w:rsidR="00D43587" w:rsidRPr="007E0D87" w:rsidRDefault="00D43587" w:rsidP="00FF7918">
            <w:pPr>
              <w:pStyle w:val="TF-TEXTOQUADROCentralizado"/>
            </w:pPr>
          </w:p>
        </w:tc>
        <w:tc>
          <w:tcPr>
            <w:tcW w:w="284" w:type="dxa"/>
            <w:tcBorders>
              <w:top w:val="single" w:sz="4" w:space="0" w:color="auto"/>
            </w:tcBorders>
            <w:shd w:val="clear" w:color="auto" w:fill="auto"/>
          </w:tcPr>
          <w:p w14:paraId="1829B0EB" w14:textId="77777777" w:rsidR="00D43587" w:rsidRPr="007E0D87" w:rsidRDefault="00D43587" w:rsidP="00FF7918">
            <w:pPr>
              <w:pStyle w:val="TF-TEXTOQUADROCentralizado"/>
            </w:pPr>
          </w:p>
        </w:tc>
        <w:tc>
          <w:tcPr>
            <w:tcW w:w="284" w:type="dxa"/>
            <w:tcBorders>
              <w:top w:val="single" w:sz="4" w:space="0" w:color="auto"/>
            </w:tcBorders>
            <w:shd w:val="clear" w:color="auto" w:fill="AEAAAA"/>
          </w:tcPr>
          <w:p w14:paraId="1274DDC6" w14:textId="77777777" w:rsidR="00D43587" w:rsidRPr="007E0D87" w:rsidRDefault="00D43587" w:rsidP="00FF7918">
            <w:pPr>
              <w:pStyle w:val="TF-TEXTOQUADROCentralizado"/>
            </w:pPr>
          </w:p>
        </w:tc>
        <w:tc>
          <w:tcPr>
            <w:tcW w:w="284" w:type="dxa"/>
            <w:tcBorders>
              <w:top w:val="single" w:sz="4" w:space="0" w:color="auto"/>
            </w:tcBorders>
          </w:tcPr>
          <w:p w14:paraId="286CA376" w14:textId="77777777" w:rsidR="00D43587" w:rsidRPr="007E0D87" w:rsidRDefault="00D43587" w:rsidP="00FF7918">
            <w:pPr>
              <w:pStyle w:val="TF-TEXTOQUADROCentralizado"/>
            </w:pPr>
          </w:p>
        </w:tc>
        <w:tc>
          <w:tcPr>
            <w:tcW w:w="284" w:type="dxa"/>
            <w:tcBorders>
              <w:top w:val="single" w:sz="4" w:space="0" w:color="auto"/>
            </w:tcBorders>
          </w:tcPr>
          <w:p w14:paraId="6AC7B7FC" w14:textId="77777777" w:rsidR="00D43587" w:rsidRPr="007E0D87" w:rsidRDefault="00D43587" w:rsidP="00FF7918">
            <w:pPr>
              <w:pStyle w:val="TF-TEXTOQUADROCentralizado"/>
            </w:pPr>
          </w:p>
        </w:tc>
        <w:tc>
          <w:tcPr>
            <w:tcW w:w="284" w:type="dxa"/>
            <w:tcBorders>
              <w:top w:val="single" w:sz="4" w:space="0" w:color="auto"/>
            </w:tcBorders>
          </w:tcPr>
          <w:p w14:paraId="0AEA41C0" w14:textId="77777777" w:rsidR="00D43587" w:rsidRPr="007E0D87" w:rsidRDefault="00D43587" w:rsidP="00FF7918">
            <w:pPr>
              <w:pStyle w:val="TF-TEXTOQUADROCentralizado"/>
            </w:pPr>
          </w:p>
        </w:tc>
        <w:tc>
          <w:tcPr>
            <w:tcW w:w="284" w:type="dxa"/>
            <w:tcBorders>
              <w:top w:val="single" w:sz="4" w:space="0" w:color="auto"/>
            </w:tcBorders>
          </w:tcPr>
          <w:p w14:paraId="57E91853" w14:textId="77777777" w:rsidR="00D43587" w:rsidRPr="007E0D87" w:rsidRDefault="00D43587" w:rsidP="00FF7918">
            <w:pPr>
              <w:pStyle w:val="TF-TEXTOQUADROCentralizado"/>
            </w:pPr>
          </w:p>
        </w:tc>
        <w:tc>
          <w:tcPr>
            <w:tcW w:w="284" w:type="dxa"/>
            <w:tcBorders>
              <w:top w:val="single" w:sz="4" w:space="0" w:color="auto"/>
            </w:tcBorders>
          </w:tcPr>
          <w:p w14:paraId="2456FD1F" w14:textId="77777777" w:rsidR="00D43587" w:rsidRPr="007E0D87" w:rsidRDefault="00D43587" w:rsidP="00FF7918">
            <w:pPr>
              <w:pStyle w:val="TF-TEXTOQUADROCentralizado"/>
            </w:pPr>
          </w:p>
        </w:tc>
        <w:tc>
          <w:tcPr>
            <w:tcW w:w="284" w:type="dxa"/>
            <w:tcBorders>
              <w:top w:val="single" w:sz="4" w:space="0" w:color="auto"/>
            </w:tcBorders>
          </w:tcPr>
          <w:p w14:paraId="3839675A" w14:textId="77777777" w:rsidR="00D43587" w:rsidRPr="007E0D87" w:rsidRDefault="00D43587" w:rsidP="00FF7918">
            <w:pPr>
              <w:pStyle w:val="TF-TEXTOQUADROCentralizado"/>
            </w:pPr>
          </w:p>
        </w:tc>
        <w:tc>
          <w:tcPr>
            <w:tcW w:w="289" w:type="dxa"/>
          </w:tcPr>
          <w:p w14:paraId="0D3EC06A" w14:textId="77777777" w:rsidR="00D43587" w:rsidRPr="007E0D87" w:rsidRDefault="00D43587" w:rsidP="00FF7918">
            <w:pPr>
              <w:pStyle w:val="TF-TEXTOQUADROCentralizado"/>
            </w:pPr>
          </w:p>
        </w:tc>
      </w:tr>
      <w:tr w:rsidR="00D43587" w:rsidRPr="007E0D87" w14:paraId="2F5BC08D" w14:textId="77777777" w:rsidTr="00CB47CB">
        <w:trPr>
          <w:jc w:val="center"/>
        </w:trPr>
        <w:tc>
          <w:tcPr>
            <w:tcW w:w="6171" w:type="dxa"/>
            <w:tcBorders>
              <w:left w:val="single" w:sz="4" w:space="0" w:color="auto"/>
            </w:tcBorders>
          </w:tcPr>
          <w:p w14:paraId="2D137215" w14:textId="77777777" w:rsidR="00D43587" w:rsidRPr="007E0D87" w:rsidRDefault="00D43587" w:rsidP="00FF7918">
            <w:pPr>
              <w:pStyle w:val="TF-TEXTOQUADRO"/>
            </w:pPr>
            <w:r>
              <w:t>especificação</w:t>
            </w:r>
          </w:p>
        </w:tc>
        <w:tc>
          <w:tcPr>
            <w:tcW w:w="273" w:type="dxa"/>
            <w:tcBorders>
              <w:bottom w:val="single" w:sz="4" w:space="0" w:color="auto"/>
            </w:tcBorders>
          </w:tcPr>
          <w:p w14:paraId="5E0C583C" w14:textId="77777777" w:rsidR="00D43587" w:rsidRPr="007E0D87" w:rsidRDefault="00D43587" w:rsidP="00FF7918">
            <w:pPr>
              <w:pStyle w:val="TF-TEXTOQUADROCentralizado"/>
            </w:pPr>
          </w:p>
        </w:tc>
        <w:tc>
          <w:tcPr>
            <w:tcW w:w="284" w:type="dxa"/>
            <w:tcBorders>
              <w:bottom w:val="single" w:sz="4" w:space="0" w:color="auto"/>
            </w:tcBorders>
          </w:tcPr>
          <w:p w14:paraId="1AA1D003" w14:textId="77777777" w:rsidR="00D43587" w:rsidRPr="007E0D87" w:rsidRDefault="00D43587" w:rsidP="00FF7918">
            <w:pPr>
              <w:pStyle w:val="TF-TEXTOQUADROCentralizado"/>
            </w:pPr>
          </w:p>
        </w:tc>
        <w:tc>
          <w:tcPr>
            <w:tcW w:w="284" w:type="dxa"/>
            <w:tcBorders>
              <w:bottom w:val="single" w:sz="4" w:space="0" w:color="auto"/>
            </w:tcBorders>
            <w:shd w:val="clear" w:color="auto" w:fill="AEAAAA"/>
          </w:tcPr>
          <w:p w14:paraId="4CB5D13D" w14:textId="77777777" w:rsidR="00D43587" w:rsidRPr="007E0D87" w:rsidRDefault="00D43587" w:rsidP="00FF7918">
            <w:pPr>
              <w:pStyle w:val="TF-TEXTOQUADROCentralizado"/>
            </w:pPr>
          </w:p>
        </w:tc>
        <w:tc>
          <w:tcPr>
            <w:tcW w:w="284" w:type="dxa"/>
            <w:tcBorders>
              <w:bottom w:val="single" w:sz="4" w:space="0" w:color="auto"/>
            </w:tcBorders>
            <w:shd w:val="clear" w:color="auto" w:fill="AEAAAA"/>
          </w:tcPr>
          <w:p w14:paraId="7628FC4E" w14:textId="77777777" w:rsidR="00D43587" w:rsidRPr="007E0D87" w:rsidRDefault="00D43587" w:rsidP="00FF7918">
            <w:pPr>
              <w:pStyle w:val="TF-TEXTOQUADROCentralizado"/>
            </w:pPr>
          </w:p>
        </w:tc>
        <w:tc>
          <w:tcPr>
            <w:tcW w:w="284" w:type="dxa"/>
            <w:tcBorders>
              <w:bottom w:val="single" w:sz="4" w:space="0" w:color="auto"/>
            </w:tcBorders>
          </w:tcPr>
          <w:p w14:paraId="1D6432CD" w14:textId="77777777" w:rsidR="00D43587" w:rsidRPr="007E0D87" w:rsidRDefault="00D43587" w:rsidP="00FF7918">
            <w:pPr>
              <w:pStyle w:val="TF-TEXTOQUADROCentralizado"/>
            </w:pPr>
          </w:p>
        </w:tc>
        <w:tc>
          <w:tcPr>
            <w:tcW w:w="284" w:type="dxa"/>
            <w:tcBorders>
              <w:bottom w:val="single" w:sz="4" w:space="0" w:color="auto"/>
            </w:tcBorders>
          </w:tcPr>
          <w:p w14:paraId="27FD9CB2" w14:textId="77777777" w:rsidR="00D43587" w:rsidRPr="007E0D87" w:rsidRDefault="00D43587" w:rsidP="00FF7918">
            <w:pPr>
              <w:pStyle w:val="TF-TEXTOQUADROCentralizado"/>
            </w:pPr>
          </w:p>
        </w:tc>
        <w:tc>
          <w:tcPr>
            <w:tcW w:w="284" w:type="dxa"/>
            <w:tcBorders>
              <w:bottom w:val="single" w:sz="4" w:space="0" w:color="auto"/>
            </w:tcBorders>
          </w:tcPr>
          <w:p w14:paraId="4771114F" w14:textId="77777777" w:rsidR="00D43587" w:rsidRPr="007E0D87" w:rsidRDefault="00D43587" w:rsidP="00FF7918">
            <w:pPr>
              <w:pStyle w:val="TF-TEXTOQUADROCentralizado"/>
            </w:pPr>
          </w:p>
        </w:tc>
        <w:tc>
          <w:tcPr>
            <w:tcW w:w="284" w:type="dxa"/>
            <w:tcBorders>
              <w:bottom w:val="single" w:sz="4" w:space="0" w:color="auto"/>
            </w:tcBorders>
          </w:tcPr>
          <w:p w14:paraId="57B1E9D3" w14:textId="77777777" w:rsidR="00D43587" w:rsidRPr="007E0D87" w:rsidRDefault="00D43587" w:rsidP="00FF7918">
            <w:pPr>
              <w:pStyle w:val="TF-TEXTOQUADROCentralizado"/>
            </w:pPr>
          </w:p>
        </w:tc>
        <w:tc>
          <w:tcPr>
            <w:tcW w:w="284" w:type="dxa"/>
            <w:tcBorders>
              <w:bottom w:val="single" w:sz="4" w:space="0" w:color="auto"/>
            </w:tcBorders>
          </w:tcPr>
          <w:p w14:paraId="5F643398" w14:textId="77777777" w:rsidR="00D43587" w:rsidRPr="007E0D87" w:rsidRDefault="00D43587" w:rsidP="00FF7918">
            <w:pPr>
              <w:pStyle w:val="TF-TEXTOQUADROCentralizado"/>
            </w:pPr>
          </w:p>
        </w:tc>
        <w:tc>
          <w:tcPr>
            <w:tcW w:w="289" w:type="dxa"/>
          </w:tcPr>
          <w:p w14:paraId="221C364C" w14:textId="77777777" w:rsidR="00D43587" w:rsidRPr="007E0D87" w:rsidRDefault="00D43587" w:rsidP="00FF7918">
            <w:pPr>
              <w:pStyle w:val="TF-TEXTOQUADROCentralizado"/>
            </w:pPr>
          </w:p>
        </w:tc>
      </w:tr>
      <w:tr w:rsidR="00D43587" w:rsidRPr="007E0D87" w14:paraId="1ABD5C4A" w14:textId="77777777" w:rsidTr="00CB47CB">
        <w:trPr>
          <w:jc w:val="center"/>
        </w:trPr>
        <w:tc>
          <w:tcPr>
            <w:tcW w:w="6171" w:type="dxa"/>
            <w:tcBorders>
              <w:left w:val="single" w:sz="4" w:space="0" w:color="auto"/>
            </w:tcBorders>
          </w:tcPr>
          <w:p w14:paraId="6DF6AAE0" w14:textId="77777777" w:rsidR="00D43587" w:rsidRPr="007E0D87" w:rsidRDefault="00D43587" w:rsidP="00FF7918">
            <w:pPr>
              <w:pStyle w:val="TF-TEXTOQUADRO"/>
            </w:pPr>
            <w:r>
              <w:t>desenvolvimento da aplicação Web</w:t>
            </w:r>
          </w:p>
        </w:tc>
        <w:tc>
          <w:tcPr>
            <w:tcW w:w="273" w:type="dxa"/>
          </w:tcPr>
          <w:p w14:paraId="2B06426C" w14:textId="77777777" w:rsidR="00D43587" w:rsidRPr="007E0D87" w:rsidRDefault="00D43587" w:rsidP="00FF7918">
            <w:pPr>
              <w:pStyle w:val="TF-TEXTOQUADROCentralizado"/>
            </w:pPr>
          </w:p>
        </w:tc>
        <w:tc>
          <w:tcPr>
            <w:tcW w:w="284" w:type="dxa"/>
          </w:tcPr>
          <w:p w14:paraId="2A2EE434" w14:textId="77777777" w:rsidR="00D43587" w:rsidRPr="007E0D87" w:rsidRDefault="00D43587" w:rsidP="00FF7918">
            <w:pPr>
              <w:pStyle w:val="TF-TEXTOQUADROCentralizado"/>
            </w:pPr>
          </w:p>
        </w:tc>
        <w:tc>
          <w:tcPr>
            <w:tcW w:w="284" w:type="dxa"/>
          </w:tcPr>
          <w:p w14:paraId="63F576DB" w14:textId="77777777" w:rsidR="00D43587" w:rsidRPr="007E0D87" w:rsidRDefault="00D43587" w:rsidP="00FF7918">
            <w:pPr>
              <w:pStyle w:val="TF-TEXTOQUADROCentralizado"/>
            </w:pPr>
          </w:p>
        </w:tc>
        <w:tc>
          <w:tcPr>
            <w:tcW w:w="284" w:type="dxa"/>
            <w:shd w:val="clear" w:color="auto" w:fill="AEAAAA"/>
          </w:tcPr>
          <w:p w14:paraId="5ADD92D6" w14:textId="77777777" w:rsidR="00D43587" w:rsidRPr="007E0D87" w:rsidRDefault="00D43587" w:rsidP="00FF7918">
            <w:pPr>
              <w:pStyle w:val="TF-TEXTOQUADROCentralizado"/>
            </w:pPr>
          </w:p>
        </w:tc>
        <w:tc>
          <w:tcPr>
            <w:tcW w:w="284" w:type="dxa"/>
            <w:shd w:val="clear" w:color="auto" w:fill="AEAAAA"/>
          </w:tcPr>
          <w:p w14:paraId="01570F70" w14:textId="77777777" w:rsidR="00D43587" w:rsidRPr="007E0D87" w:rsidRDefault="00D43587" w:rsidP="00FF7918">
            <w:pPr>
              <w:pStyle w:val="TF-TEXTOQUADROCentralizado"/>
            </w:pPr>
          </w:p>
        </w:tc>
        <w:tc>
          <w:tcPr>
            <w:tcW w:w="284" w:type="dxa"/>
            <w:shd w:val="clear" w:color="auto" w:fill="AEAAAA"/>
          </w:tcPr>
          <w:p w14:paraId="03F7DA30" w14:textId="77777777" w:rsidR="00D43587" w:rsidRPr="007E0D87" w:rsidRDefault="00D43587" w:rsidP="00FF7918">
            <w:pPr>
              <w:pStyle w:val="TF-TEXTOQUADROCentralizado"/>
            </w:pPr>
          </w:p>
        </w:tc>
        <w:tc>
          <w:tcPr>
            <w:tcW w:w="284" w:type="dxa"/>
            <w:shd w:val="clear" w:color="auto" w:fill="AEAAAA"/>
          </w:tcPr>
          <w:p w14:paraId="567A1424" w14:textId="77777777" w:rsidR="00D43587" w:rsidRPr="007E0D87" w:rsidRDefault="00D43587" w:rsidP="00FF7918">
            <w:pPr>
              <w:pStyle w:val="TF-TEXTOQUADROCentralizado"/>
            </w:pPr>
          </w:p>
        </w:tc>
        <w:tc>
          <w:tcPr>
            <w:tcW w:w="284" w:type="dxa"/>
            <w:shd w:val="clear" w:color="auto" w:fill="AEAAAA"/>
          </w:tcPr>
          <w:p w14:paraId="246390F7" w14:textId="77777777" w:rsidR="00D43587" w:rsidRPr="007E0D87" w:rsidRDefault="00D43587" w:rsidP="00FF7918">
            <w:pPr>
              <w:pStyle w:val="TF-TEXTOQUADROCentralizado"/>
            </w:pPr>
          </w:p>
        </w:tc>
        <w:tc>
          <w:tcPr>
            <w:tcW w:w="284" w:type="dxa"/>
            <w:shd w:val="clear" w:color="auto" w:fill="AEAAAA"/>
          </w:tcPr>
          <w:p w14:paraId="1ABD0CD4" w14:textId="77777777" w:rsidR="00D43587" w:rsidRPr="007E0D87" w:rsidRDefault="00D43587" w:rsidP="00FF7918">
            <w:pPr>
              <w:pStyle w:val="TF-TEXTOQUADROCentralizado"/>
            </w:pPr>
          </w:p>
        </w:tc>
        <w:tc>
          <w:tcPr>
            <w:tcW w:w="289" w:type="dxa"/>
          </w:tcPr>
          <w:p w14:paraId="61A1E439" w14:textId="77777777" w:rsidR="00D43587" w:rsidRPr="007E0D87" w:rsidRDefault="00D43587" w:rsidP="00FF7918">
            <w:pPr>
              <w:pStyle w:val="TF-TEXTOQUADROCentralizado"/>
            </w:pPr>
          </w:p>
        </w:tc>
      </w:tr>
      <w:tr w:rsidR="00D43587" w:rsidRPr="007E0D87" w14:paraId="24F3FAD4" w14:textId="77777777" w:rsidTr="00A84C94">
        <w:trPr>
          <w:jc w:val="center"/>
        </w:trPr>
        <w:tc>
          <w:tcPr>
            <w:tcW w:w="6171" w:type="dxa"/>
            <w:tcBorders>
              <w:left w:val="single" w:sz="4" w:space="0" w:color="auto"/>
              <w:bottom w:val="single" w:sz="4" w:space="0" w:color="auto"/>
            </w:tcBorders>
          </w:tcPr>
          <w:p w14:paraId="6D8A46D7" w14:textId="77777777" w:rsidR="00D43587" w:rsidRDefault="00D43587" w:rsidP="00FF7918">
            <w:pPr>
              <w:pStyle w:val="TF-TEXTOQUADRO"/>
            </w:pPr>
            <w:r>
              <w:t>testes e validações</w:t>
            </w:r>
          </w:p>
        </w:tc>
        <w:tc>
          <w:tcPr>
            <w:tcW w:w="273" w:type="dxa"/>
            <w:tcBorders>
              <w:bottom w:val="single" w:sz="4" w:space="0" w:color="auto"/>
            </w:tcBorders>
          </w:tcPr>
          <w:p w14:paraId="6CCC9CA4" w14:textId="77777777" w:rsidR="00D43587" w:rsidRPr="007E0D87" w:rsidRDefault="00D43587" w:rsidP="00FF7918">
            <w:pPr>
              <w:pStyle w:val="TF-TEXTOQUADROCentralizado"/>
            </w:pPr>
          </w:p>
        </w:tc>
        <w:tc>
          <w:tcPr>
            <w:tcW w:w="284" w:type="dxa"/>
            <w:tcBorders>
              <w:bottom w:val="single" w:sz="4" w:space="0" w:color="auto"/>
            </w:tcBorders>
          </w:tcPr>
          <w:p w14:paraId="00A22735" w14:textId="77777777" w:rsidR="00D43587" w:rsidRPr="007E0D87" w:rsidRDefault="00D43587" w:rsidP="00FF7918">
            <w:pPr>
              <w:pStyle w:val="TF-TEXTOQUADROCentralizado"/>
            </w:pPr>
          </w:p>
        </w:tc>
        <w:tc>
          <w:tcPr>
            <w:tcW w:w="284" w:type="dxa"/>
            <w:tcBorders>
              <w:bottom w:val="single" w:sz="4" w:space="0" w:color="auto"/>
            </w:tcBorders>
          </w:tcPr>
          <w:p w14:paraId="67C6D7D2" w14:textId="77777777" w:rsidR="00D43587" w:rsidRPr="007E0D87" w:rsidRDefault="00D43587" w:rsidP="00FF7918">
            <w:pPr>
              <w:pStyle w:val="TF-TEXTOQUADROCentralizado"/>
            </w:pPr>
          </w:p>
        </w:tc>
        <w:tc>
          <w:tcPr>
            <w:tcW w:w="284" w:type="dxa"/>
            <w:tcBorders>
              <w:bottom w:val="single" w:sz="4" w:space="0" w:color="auto"/>
            </w:tcBorders>
            <w:shd w:val="clear" w:color="auto" w:fill="FFFFFF"/>
          </w:tcPr>
          <w:p w14:paraId="52527CA3" w14:textId="77777777" w:rsidR="00D43587" w:rsidRPr="007E0D87" w:rsidRDefault="00D43587" w:rsidP="00FF7918">
            <w:pPr>
              <w:pStyle w:val="TF-TEXTOQUADROCentralizado"/>
            </w:pPr>
          </w:p>
        </w:tc>
        <w:tc>
          <w:tcPr>
            <w:tcW w:w="284" w:type="dxa"/>
            <w:tcBorders>
              <w:bottom w:val="single" w:sz="4" w:space="0" w:color="auto"/>
            </w:tcBorders>
            <w:shd w:val="clear" w:color="auto" w:fill="AEAAAA"/>
          </w:tcPr>
          <w:p w14:paraId="41846D5B" w14:textId="77777777" w:rsidR="00D43587" w:rsidRPr="007E0D87" w:rsidRDefault="00D43587" w:rsidP="00FF7918">
            <w:pPr>
              <w:pStyle w:val="TF-TEXTOQUADROCentralizado"/>
            </w:pPr>
          </w:p>
        </w:tc>
        <w:tc>
          <w:tcPr>
            <w:tcW w:w="284" w:type="dxa"/>
            <w:tcBorders>
              <w:bottom w:val="single" w:sz="4" w:space="0" w:color="auto"/>
            </w:tcBorders>
            <w:shd w:val="clear" w:color="auto" w:fill="AEAAAA"/>
          </w:tcPr>
          <w:p w14:paraId="1064045E" w14:textId="77777777" w:rsidR="00D43587" w:rsidRPr="007E0D87" w:rsidRDefault="00D43587" w:rsidP="00FF7918">
            <w:pPr>
              <w:pStyle w:val="TF-TEXTOQUADROCentralizado"/>
            </w:pPr>
          </w:p>
        </w:tc>
        <w:tc>
          <w:tcPr>
            <w:tcW w:w="284" w:type="dxa"/>
            <w:tcBorders>
              <w:bottom w:val="single" w:sz="4" w:space="0" w:color="auto"/>
            </w:tcBorders>
            <w:shd w:val="clear" w:color="auto" w:fill="AEAAAA"/>
          </w:tcPr>
          <w:p w14:paraId="6808487D" w14:textId="77777777" w:rsidR="00D43587" w:rsidRPr="007E0D87" w:rsidRDefault="00D43587" w:rsidP="00FF7918">
            <w:pPr>
              <w:pStyle w:val="TF-TEXTOQUADROCentralizado"/>
            </w:pPr>
          </w:p>
        </w:tc>
        <w:tc>
          <w:tcPr>
            <w:tcW w:w="284" w:type="dxa"/>
            <w:tcBorders>
              <w:bottom w:val="single" w:sz="4" w:space="0" w:color="auto"/>
            </w:tcBorders>
            <w:shd w:val="clear" w:color="auto" w:fill="AEAAAA"/>
          </w:tcPr>
          <w:p w14:paraId="20D1C20C" w14:textId="77777777" w:rsidR="00D43587" w:rsidRPr="007E0D87" w:rsidRDefault="00D43587" w:rsidP="00FF7918">
            <w:pPr>
              <w:pStyle w:val="TF-TEXTOQUADROCentralizado"/>
            </w:pPr>
          </w:p>
        </w:tc>
        <w:tc>
          <w:tcPr>
            <w:tcW w:w="284" w:type="dxa"/>
            <w:tcBorders>
              <w:bottom w:val="single" w:sz="4" w:space="0" w:color="auto"/>
            </w:tcBorders>
            <w:shd w:val="clear" w:color="auto" w:fill="AEAAAA"/>
          </w:tcPr>
          <w:p w14:paraId="2A0E09A6" w14:textId="77777777" w:rsidR="00D43587" w:rsidRPr="007E0D87" w:rsidRDefault="00D43587" w:rsidP="00FF7918">
            <w:pPr>
              <w:pStyle w:val="TF-TEXTOQUADROCentralizado"/>
            </w:pPr>
          </w:p>
        </w:tc>
        <w:tc>
          <w:tcPr>
            <w:tcW w:w="289" w:type="dxa"/>
            <w:tcBorders>
              <w:bottom w:val="single" w:sz="4" w:space="0" w:color="auto"/>
            </w:tcBorders>
          </w:tcPr>
          <w:p w14:paraId="7794DD20" w14:textId="77777777" w:rsidR="00D43587" w:rsidRPr="007E0D87" w:rsidRDefault="00D43587" w:rsidP="00FF7918">
            <w:pPr>
              <w:pStyle w:val="TF-TEXTOQUADROCentralizado"/>
            </w:pPr>
          </w:p>
        </w:tc>
      </w:tr>
    </w:tbl>
    <w:p w14:paraId="3EEA6790" w14:textId="77777777" w:rsidR="00D43587" w:rsidRDefault="00D43587" w:rsidP="00FC4A9F">
      <w:pPr>
        <w:pStyle w:val="TF-FONTE"/>
      </w:pPr>
      <w:r>
        <w:t>Fonte: elaborado pelo autor.</w:t>
      </w:r>
    </w:p>
    <w:p w14:paraId="4193E344" w14:textId="77777777" w:rsidR="00D43587" w:rsidRPr="007A1883" w:rsidRDefault="00D43587" w:rsidP="00D43587">
      <w:pPr>
        <w:pStyle w:val="Ttulo1"/>
      </w:pPr>
      <w:r>
        <w:t>REVISÃO BIBLIOGRÁFICA</w:t>
      </w:r>
    </w:p>
    <w:p w14:paraId="61828D61" w14:textId="77777777" w:rsidR="00D43587" w:rsidRDefault="00D43587" w:rsidP="008542A3">
      <w:pPr>
        <w:pStyle w:val="TF-TEXTO"/>
      </w:pPr>
      <w:r>
        <w:t>Esta seção tem como objetivo explorar os conceitos e fundamentos mais importantes para realização desse trabalho A subseção 4.1 descreve sobre sistema legado. A subseção 4.2 aborda sobre engenharia reversa. Por fim, a subseção 4.3 abrange sobre metadados, especificadamente de banco de dados.</w:t>
      </w:r>
    </w:p>
    <w:p w14:paraId="6876AEBB" w14:textId="77777777" w:rsidR="00D43587" w:rsidRDefault="00D43587" w:rsidP="00D43587">
      <w:pPr>
        <w:pStyle w:val="Ttulo2"/>
        <w:ind w:left="567" w:hanging="567"/>
      </w:pPr>
      <w:r>
        <w:t>sistema legado</w:t>
      </w:r>
    </w:p>
    <w:p w14:paraId="2C1A3CBD" w14:textId="77777777" w:rsidR="00D43587" w:rsidRDefault="00D43587" w:rsidP="008542A3">
      <w:pPr>
        <w:pStyle w:val="TF-TEXTO"/>
      </w:pPr>
      <w:r>
        <w:t>Define-se sistema legado como sistema crítico que está em uso a um longo período, que possivelmente foi desenvolvido com tecnologias ultrapassadas e que é peça fundamental para a organização que o mantém (BARBOSA; CANDIDO, 2017). Na contramão da tecnologia, em constante evolução estes sistemas costumam entrar em produção desatualizados tecnologicamente, devido a atrasos no desenvolvimento (PINTO; BRAGA, 2005). Uma das possíveis explicações do porque esses sistemas ainda existem até hoje é uma questão de custo, pois seu desenvolvimento inicial pode ter levado a um custo muito alto e que só haverá retorno desse investimento após vários anos de uso (PINTO; GRABA, 2005). O tempo de duração de sistemas de software é muito variável e sistemas de grande porte permanecem em uso por mais de dez anos (PINTO; BRAGA, 2005). Outra possível explicação pode estar ligada ao quão importante esse sistema é para a organização que o desenvolveu e para as empresas que o utilizam, de modo que uma simples falha dos serviços desse sistema possa causar sérios efeitos colaterais no dia a dia de ambos (PINTO; BRAGA, 2005).</w:t>
      </w:r>
    </w:p>
    <w:p w14:paraId="0598DB5B" w14:textId="77777777" w:rsidR="00D43587" w:rsidRPr="0064470C" w:rsidRDefault="00D43587" w:rsidP="0064470C">
      <w:pPr>
        <w:pStyle w:val="TF-TEXTO"/>
        <w:rPr>
          <w:caps/>
          <w:color w:val="000000"/>
        </w:rPr>
      </w:pPr>
      <w:r>
        <w:t xml:space="preserve">Geralmente um sistema considerado legado não possui uma documentação adequada ou quando a possui, esta é incompleta em relação as funcionalidades atuais dele. Devido a isso, pode ser inviável financeiramente evolui-lo, pois qualquer modificação poderá impactar em outras funcionalidades do software ou poderá levar muito tempo para concluir determinada modificação (BARBOSA; CANDIDO, 2017). </w:t>
      </w:r>
    </w:p>
    <w:p w14:paraId="5423EA7B" w14:textId="77777777" w:rsidR="00D43587" w:rsidRDefault="00D43587" w:rsidP="00D43587">
      <w:pPr>
        <w:pStyle w:val="Ttulo2"/>
        <w:ind w:left="567" w:hanging="567"/>
      </w:pPr>
      <w:r>
        <w:t>Engenharia reversa</w:t>
      </w:r>
    </w:p>
    <w:p w14:paraId="00E741E9" w14:textId="77777777" w:rsidR="00D43587" w:rsidRDefault="00D43587" w:rsidP="000C6811">
      <w:pPr>
        <w:pStyle w:val="TF-TEXTO"/>
      </w:pPr>
      <w:r>
        <w:t>Engenharia reversa para banco de dados é o processo de entender como algo funciona através da análise de sua estrutura, função e operação permitindo conhecer como ele foi pensado e desenhado mesmo sem possuir o projeto original. Engenharia reversa pode ser usada para entender como algo funciona, ou como foi feito, mesmo sem possuir a sua documentação (SANTOS; BIANCHINI, 2019). O resultado da engenharia reversa é a especificação de um produto que é gerada a partir das análises realizadas no sistema. Com isso permite entender o funcionamento do mesmo, para alterar ou realizar manutenções futuras, ou até mesmo acrescentar novas funcionalidades ao software em questão (SANTOS; BIANCHINI, 2019). Essa técnica de engenharia reversa cresceu muito, e hoje possibilita o entendimento e melhoria do software, até na descoberta de segredos industriais e comerciais (SANTOS; BIANCHINI, 2019). Para Barbosa e Candido (2017), a manutenção e evolução do sistema pode eventualmente se tornar financeiramente inviável quando não se tem a documentação do sistema, pois qualquer modificação pode impactar em outras funcionalidades do software, assim como o tempo pode acabar se estendendo por longos prazos</w:t>
      </w:r>
      <w:del w:id="2" w:author="Dalton Solano dos Reis" w:date="2021-12-18T13:37:00Z">
        <w:r w:rsidDel="00445F2F">
          <w:delText>.</w:delText>
        </w:r>
      </w:del>
      <w:r>
        <w:t xml:space="preserve"> (BARBOSA; CANDIDO, 2017). Para isso pode-se fazer uso da engenharia reversa para documentar o que já está em funcionamento, no intuito de criar uma documentação para entender seu funcionamento e facilitar as alterações (BARBOSA; CANDIDO, 2017). Essa engenharia de banco de dados muitas vezes acaba utilizando dos recursos dos SGBDs para serem realizadas com sucesso. Uma delas é leitura dos dados estruturados sobre dados, conhecido como metadados.</w:t>
      </w:r>
    </w:p>
    <w:p w14:paraId="42D83739" w14:textId="77777777" w:rsidR="00D43587" w:rsidRDefault="00D43587" w:rsidP="00C61DC8">
      <w:pPr>
        <w:pStyle w:val="TF-TEXTO"/>
      </w:pPr>
      <w:r>
        <w:t>Segundo Barbosa e Candido (2017) o termo engenharia reversa possui suas origens no mundo do hardware. Por exemplo, uma empresa desmonta um produto qualquer que seja, de sua concorrente na tentativa de conhecer os segredos do projeto e fabricação desse concorrente para aplicar ou desenvolver seu produto ainda melhor que o do concorrente. Esses segredos poderiam ser facilmente entendidos se fosse possível obter as especificações de projeto e fabricação do concorrente, porém, como esses documentos são de propriedade privada eles não estão disponíveis, tornando a engenharia reversa a única maneira de se conseguir uma documentação com especificação do projeto e fabricação da amostra do produto desmontado do concorrente (BARBOSA; CANDIDO, 2017). Para a área de sistemas, a engenharia reversa é bem similar ao exemplo de Barbosa e Candido (2017), só que de certa maneira, melhor de aplica-la pois as informações são mais completas e rápidas de serem obtidas, graças as grandes evoluções tecnológicas tanto em hardware quanto em software nos últimos anos (BARBOSA; CANDIDO, 2017).</w:t>
      </w:r>
    </w:p>
    <w:p w14:paraId="7BCB6CA8" w14:textId="77777777" w:rsidR="00D43587" w:rsidRDefault="00D43587" w:rsidP="00C61DC8">
      <w:pPr>
        <w:pStyle w:val="TF-TEXTO"/>
      </w:pPr>
      <w:r>
        <w:lastRenderedPageBreak/>
        <w:t xml:space="preserve">Na </w:t>
      </w:r>
      <w:r w:rsidRPr="0099154E">
        <w:fldChar w:fldCharType="begin"/>
      </w:r>
      <w:r w:rsidRPr="0099154E">
        <w:instrText xml:space="preserve"> REF _Ref88323502 \h  \* MERGEFORMAT </w:instrText>
      </w:r>
      <w:r w:rsidRPr="0099154E">
        <w:fldChar w:fldCharType="separate"/>
      </w:r>
      <w:r w:rsidRPr="002020BF">
        <w:t xml:space="preserve">Figura </w:t>
      </w:r>
      <w:r w:rsidRPr="00AB3505">
        <w:rPr>
          <w:noProof/>
        </w:rPr>
        <w:t>6</w:t>
      </w:r>
      <w:r w:rsidRPr="0099154E">
        <w:fldChar w:fldCharType="end"/>
      </w:r>
      <w:r>
        <w:t xml:space="preserve"> é possível ver uma ilustração da técnica de engenharia reversa de banco dados de um SGBD, na qual os dados de cada campo das entidades (tabelas), nesse caso a entidade </w:t>
      </w:r>
      <w:r w:rsidRPr="0064470C">
        <w:rPr>
          <w:rFonts w:ascii="Courier New" w:hAnsi="Courier New" w:cs="Courier New"/>
          <w:sz w:val="18"/>
          <w:szCs w:val="18"/>
        </w:rPr>
        <w:t>usuário</w:t>
      </w:r>
      <w:r>
        <w:rPr>
          <w:rFonts w:ascii="Courier New" w:hAnsi="Courier New" w:cs="Courier New"/>
          <w:sz w:val="18"/>
          <w:szCs w:val="18"/>
        </w:rPr>
        <w:t>,</w:t>
      </w:r>
      <w:r>
        <w:t xml:space="preserve"> estão dispersos na estrutura interna do SGBD e por meio de uma consulta SQL nos metadados é possível organizá-los e extrair informações úteis dessas tabelas, campos, relacionamentos etc. Nesse exemplo, </w:t>
      </w:r>
      <w:r w:rsidRPr="0064470C">
        <w:rPr>
          <w:rFonts w:ascii="Courier New" w:hAnsi="Courier New" w:cs="Courier New"/>
          <w:sz w:val="18"/>
          <w:szCs w:val="18"/>
        </w:rPr>
        <w:t>José Carlos</w:t>
      </w:r>
      <w:r>
        <w:t xml:space="preserve"> e </w:t>
      </w:r>
      <w:r w:rsidRPr="0064470C">
        <w:rPr>
          <w:rFonts w:ascii="Courier New" w:hAnsi="Courier New" w:cs="Courier New"/>
          <w:sz w:val="18"/>
          <w:szCs w:val="18"/>
        </w:rPr>
        <w:t>Maria Pereira</w:t>
      </w:r>
      <w:r>
        <w:t xml:space="preserve"> estão dispersos no SGBD, e eles fazem parte do atributo </w:t>
      </w:r>
      <w:r>
        <w:rPr>
          <w:rFonts w:ascii="Courier New" w:hAnsi="Courier New" w:cs="Courier New"/>
          <w:sz w:val="18"/>
          <w:szCs w:val="18"/>
        </w:rPr>
        <w:t>NOME</w:t>
      </w:r>
      <w:r>
        <w:t xml:space="preserve"> da entidade </w:t>
      </w:r>
      <w:r>
        <w:rPr>
          <w:rFonts w:ascii="Courier New" w:hAnsi="Courier New" w:cs="Courier New"/>
          <w:sz w:val="18"/>
          <w:szCs w:val="18"/>
        </w:rPr>
        <w:t>USUARIO</w:t>
      </w:r>
      <w:r>
        <w:t>,</w:t>
      </w:r>
      <w:r w:rsidRPr="00CB0BDC">
        <w:t xml:space="preserve"> </w:t>
      </w:r>
      <w:r>
        <w:t>bem como o atributo único de cada um (</w:t>
      </w:r>
      <w:r w:rsidRPr="0064470C">
        <w:rPr>
          <w:rFonts w:ascii="Courier New" w:hAnsi="Courier New" w:cs="Courier New"/>
          <w:sz w:val="18"/>
          <w:szCs w:val="18"/>
        </w:rPr>
        <w:t>ID</w:t>
      </w:r>
      <w:r>
        <w:t xml:space="preserve">). Para conseguir vincular esses dados com a entidade </w:t>
      </w:r>
      <w:r w:rsidRPr="0064470C">
        <w:rPr>
          <w:rFonts w:ascii="Courier New" w:hAnsi="Courier New" w:cs="Courier New"/>
          <w:sz w:val="18"/>
          <w:szCs w:val="18"/>
        </w:rPr>
        <w:t>USUARIO</w:t>
      </w:r>
      <w:r>
        <w:t>, utiliza-se um SQL nos metadados do SGBD afim de descobrir qual dado pertence a qual atributo das entidades.</w:t>
      </w:r>
    </w:p>
    <w:p w14:paraId="4614645D" w14:textId="77777777" w:rsidR="00D43587" w:rsidRPr="002020BF" w:rsidRDefault="00D43587" w:rsidP="002020BF">
      <w:pPr>
        <w:pStyle w:val="Legenda"/>
        <w:jc w:val="center"/>
        <w:rPr>
          <w:b w:val="0"/>
        </w:rPr>
      </w:pPr>
      <w:r w:rsidRPr="002020BF">
        <w:rPr>
          <w:b w:val="0"/>
        </w:rPr>
        <w:t xml:space="preserve">Figura </w:t>
      </w:r>
      <w:r>
        <w:rPr>
          <w:b w:val="0"/>
        </w:rPr>
        <w:fldChar w:fldCharType="begin"/>
      </w:r>
      <w:r>
        <w:rPr>
          <w:b w:val="0"/>
        </w:rPr>
        <w:instrText xml:space="preserve"> SEQ Figura \* ARABIC </w:instrText>
      </w:r>
      <w:r>
        <w:rPr>
          <w:b w:val="0"/>
        </w:rPr>
        <w:fldChar w:fldCharType="separate"/>
      </w:r>
      <w:r>
        <w:rPr>
          <w:b w:val="0"/>
          <w:noProof/>
        </w:rPr>
        <w:t>6</w:t>
      </w:r>
      <w:r>
        <w:rPr>
          <w:b w:val="0"/>
        </w:rPr>
        <w:fldChar w:fldCharType="end"/>
      </w:r>
      <w:r w:rsidRPr="002020BF">
        <w:rPr>
          <w:b w:val="0"/>
        </w:rPr>
        <w:t xml:space="preserve"> – Engenharia reversa de banco de dados de um SGBD</w:t>
      </w:r>
    </w:p>
    <w:p w14:paraId="175B1D07" w14:textId="77777777" w:rsidR="00D43587" w:rsidRDefault="00D43587" w:rsidP="002020BF">
      <w:pPr>
        <w:pStyle w:val="TF-FIGURA"/>
      </w:pPr>
      <w:r>
        <w:rPr>
          <w:noProof/>
        </w:rPr>
      </w:r>
      <w:r w:rsidR="00D43587">
        <w:rPr>
          <w:noProof/>
        </w:rPr>
        <w:pict w14:anchorId="0A2DA16C">
          <v:shape id="_x0000_i1030" type="#_x0000_t75" alt="" style="width:295.65pt;height:182.3pt;mso-width-percent:0;mso-height-percent:0;mso-width-percent:0;mso-height-percent:0" o:bordertopcolor="this" o:borderleftcolor="this" o:borderbottomcolor="this" o:borderrightcolor="this">
            <v:imagedata r:id="rId11" o:title=""/>
            <w10:bordertop type="single" width="12"/>
            <w10:borderleft type="single" width="12"/>
            <w10:borderbottom type="single" width="12"/>
            <w10:borderright type="single" width="12"/>
          </v:shape>
        </w:pict>
      </w:r>
    </w:p>
    <w:p w14:paraId="1D7555D5" w14:textId="77777777" w:rsidR="00D43587" w:rsidRDefault="00D43587" w:rsidP="002020BF">
      <w:pPr>
        <w:pStyle w:val="TF-FONTE"/>
      </w:pPr>
      <w:r>
        <w:t>Fonte: elaborado pelo autor.</w:t>
      </w:r>
    </w:p>
    <w:p w14:paraId="396AA060" w14:textId="77777777" w:rsidR="00D43587" w:rsidRDefault="00D43587" w:rsidP="00D43587">
      <w:pPr>
        <w:pStyle w:val="Ttulo2"/>
        <w:ind w:left="567" w:hanging="567"/>
      </w:pPr>
      <w:r>
        <w:t>metadados</w:t>
      </w:r>
    </w:p>
    <w:p w14:paraId="4A974E1A" w14:textId="77777777" w:rsidR="00D43587" w:rsidRDefault="00D43587" w:rsidP="009D3C7E">
      <w:pPr>
        <w:pStyle w:val="TF-TEXTO"/>
      </w:pPr>
      <w:r>
        <w:t xml:space="preserve">Metadados, segundo </w:t>
      </w:r>
      <w:r w:rsidRPr="00F0215E">
        <w:t>A</w:t>
      </w:r>
      <w:r>
        <w:t>lves (2012) é definido como dados estruturados sobre dados, que permite identificar um recurso, facilitar na filtragem de objetos, auxiliar na recuperação de um dado etc. Neles estão contidas informações a respeito de sua aplicabilidade em sistemas de informação, tais como: definição, administração ou gerenciamento, formas e direitos de uso, entre outros (</w:t>
      </w:r>
      <w:r w:rsidRPr="00F0215E">
        <w:t xml:space="preserve">ALVES, </w:t>
      </w:r>
      <w:del w:id="3" w:author="Dalton Solano dos Reis" w:date="2021-12-18T13:41:00Z">
        <w:r w:rsidRPr="00F0215E" w:rsidDel="00445F2F">
          <w:delText>C. D</w:delText>
        </w:r>
        <w:r w:rsidDel="00445F2F">
          <w:delText xml:space="preserve">, </w:delText>
        </w:r>
      </w:del>
      <w:r>
        <w:t>2012). Para explicar o conceito de metadados de banco de dados, pode-se classificar uma pessoa. Ou seja, todo ser humano possui as características: nome, sexo, cor, endereço etc. Dentro de um SGBD que tenha uma tabela que guarde informações de pessoas, tem-se os metadados ligados a essa tabela pessoa para identificar os campos, relacionamentos com outras tabelas e integridades (</w:t>
      </w:r>
      <w:r w:rsidRPr="00F0215E">
        <w:t xml:space="preserve">ALVES, </w:t>
      </w:r>
      <w:del w:id="4" w:author="Dalton Solano dos Reis" w:date="2021-12-18T13:41:00Z">
        <w:r w:rsidRPr="00F0215E" w:rsidDel="00445F2F">
          <w:delText>C. D</w:delText>
        </w:r>
        <w:r w:rsidDel="00445F2F">
          <w:delText xml:space="preserve">, </w:delText>
        </w:r>
      </w:del>
      <w:r>
        <w:t>2012). Esses metadados sempre são controlados pelo próprio SGBD e servem de artifício para descobrir informações desconhecidas ou ocultas que ninguém sabe sobre um banco de dados ou sistema de informação (</w:t>
      </w:r>
      <w:r w:rsidRPr="00F0215E">
        <w:t xml:space="preserve">ALVES, </w:t>
      </w:r>
      <w:del w:id="5" w:author="Dalton Solano dos Reis" w:date="2021-12-18T13:42:00Z">
        <w:r w:rsidRPr="00F0215E" w:rsidDel="00445F2F">
          <w:delText>C. D</w:delText>
        </w:r>
        <w:r w:rsidDel="00445F2F">
          <w:delText xml:space="preserve">, </w:delText>
        </w:r>
      </w:del>
      <w:r>
        <w:t>2012).</w:t>
      </w:r>
    </w:p>
    <w:p w14:paraId="299C235F" w14:textId="77777777" w:rsidR="00D43587" w:rsidRDefault="00D43587" w:rsidP="009D3C7E">
      <w:pPr>
        <w:pStyle w:val="TF-TEXTO"/>
      </w:pPr>
      <w:r>
        <w:t>Os metadados são organizados por uma estrutura padronizada, que permite manter as informações a respeito de objetos digitais de forma simples, associando as características relevantes a cada elemento a ser armazenado (</w:t>
      </w:r>
      <w:commentRangeStart w:id="6"/>
      <w:r>
        <w:t xml:space="preserve">ARIEL </w:t>
      </w:r>
      <w:commentRangeEnd w:id="6"/>
      <w:r>
        <w:rPr>
          <w:rStyle w:val="Refdecomentrio"/>
        </w:rPr>
        <w:commentReference w:id="6"/>
      </w:r>
      <w:r>
        <w:rPr>
          <w:i/>
        </w:rPr>
        <w:t>et al.</w:t>
      </w:r>
      <w:r>
        <w:t>, 2013). Esses metadados podem ser classificados de acordo com três tipos fundamentais: metadados descritivos; estruturais; e administrativos. O primeiro descreve ou identifica um recurso de informação, auxiliando na busca e na recuperação dos objetos. O segundo indica como objetos compostos se relacionam, como por exemplo, a ordem das páginas de um livro. O terceiro evidencia informações, auxiliando o gerenciamento de recurso, como por exemplo, data de criação e autor, tipos de arquivo, tamanho, além de outras informações técnicas (</w:t>
      </w:r>
      <w:commentRangeStart w:id="7"/>
      <w:r>
        <w:t xml:space="preserve">ARIEL </w:t>
      </w:r>
      <w:commentRangeEnd w:id="7"/>
      <w:r>
        <w:rPr>
          <w:rStyle w:val="Refdecomentrio"/>
        </w:rPr>
        <w:commentReference w:id="7"/>
      </w:r>
      <w:r>
        <w:rPr>
          <w:i/>
        </w:rPr>
        <w:t>et al.</w:t>
      </w:r>
      <w:r>
        <w:t>, 2013). Boa parte dos padrões de metadados acabam utilizando da forma descritiva, pois permite a colocação de informação adicionar aos dados armazenados, auxiliando na organização dos elementos (</w:t>
      </w:r>
      <w:commentRangeStart w:id="8"/>
      <w:r>
        <w:t xml:space="preserve">ARIEL </w:t>
      </w:r>
      <w:commentRangeEnd w:id="8"/>
      <w:r>
        <w:rPr>
          <w:rStyle w:val="Refdecomentrio"/>
        </w:rPr>
        <w:commentReference w:id="8"/>
      </w:r>
      <w:r>
        <w:rPr>
          <w:i/>
        </w:rPr>
        <w:t>et al.</w:t>
      </w:r>
      <w:r>
        <w:t>, 2013).</w:t>
      </w:r>
    </w:p>
    <w:p w14:paraId="6605CAE0" w14:textId="77777777" w:rsidR="00D43587" w:rsidRPr="00454BAC" w:rsidRDefault="00D43587" w:rsidP="00454BAC">
      <w:pPr>
        <w:pStyle w:val="TF-TEXTO"/>
      </w:pPr>
      <w:r>
        <w:t xml:space="preserve">No </w:t>
      </w:r>
      <w:r w:rsidRPr="00454BAC">
        <w:fldChar w:fldCharType="begin"/>
      </w:r>
      <w:r w:rsidRPr="00454BAC">
        <w:instrText xml:space="preserve"> REF _Ref88321372 \h  \* MERGEFORMAT </w:instrText>
      </w:r>
      <w:r w:rsidRPr="00454BAC">
        <w:fldChar w:fldCharType="separate"/>
      </w:r>
      <w:r w:rsidRPr="009B51DE">
        <w:t xml:space="preserve">Quadro </w:t>
      </w:r>
      <w:r>
        <w:rPr>
          <w:noProof/>
        </w:rPr>
        <w:t>3</w:t>
      </w:r>
      <w:r w:rsidRPr="00454BAC">
        <w:fldChar w:fldCharType="end"/>
      </w:r>
      <w:r>
        <w:t xml:space="preserve"> é possível ver um exemplo com as informações possíveis de extrair por meio de metadados em um SGBD Oracle. A ferramenta utilizada para acessar o SGBD foi o </w:t>
      </w:r>
      <w:r w:rsidRPr="002E1226">
        <w:rPr>
          <w:rFonts w:ascii="Times" w:hAnsi="Times" w:cs="Times"/>
        </w:rPr>
        <w:t>PL/SQL</w:t>
      </w:r>
      <w:r w:rsidRPr="00066C9E">
        <w:rPr>
          <w:rFonts w:ascii="Times" w:hAnsi="Times" w:cs="Times"/>
        </w:rPr>
        <w:t xml:space="preserve"> e nela </w:t>
      </w:r>
      <w:r>
        <w:rPr>
          <w:rFonts w:ascii="Times" w:hAnsi="Times" w:cs="Times"/>
        </w:rPr>
        <w:t xml:space="preserve">é possível </w:t>
      </w:r>
      <w:r w:rsidRPr="00066C9E">
        <w:rPr>
          <w:rFonts w:ascii="Times" w:hAnsi="Times" w:cs="Times"/>
        </w:rPr>
        <w:t>recuperar todas as colunas da tabela</w:t>
      </w:r>
      <w:r>
        <w:rPr>
          <w:rFonts w:ascii="Times" w:hAnsi="Times" w:cs="Times"/>
        </w:rPr>
        <w:t xml:space="preserve"> </w:t>
      </w:r>
      <w:r>
        <w:rPr>
          <w:rFonts w:ascii="Courier New" w:hAnsi="Courier New" w:cs="Courier New"/>
        </w:rPr>
        <w:t>CIDADE</w:t>
      </w:r>
      <w:r w:rsidRPr="00066C9E">
        <w:rPr>
          <w:rFonts w:ascii="Times" w:hAnsi="Times" w:cs="Times"/>
        </w:rPr>
        <w:t>, bem como seu tipo de dado, tamanho máximo permitido, se é permitido gravar dados em branco, entre outras informações.</w:t>
      </w:r>
    </w:p>
    <w:p w14:paraId="0744EBA4" w14:textId="77777777" w:rsidR="00D43587" w:rsidRPr="009B51DE" w:rsidRDefault="00D43587" w:rsidP="009B51DE">
      <w:pPr>
        <w:pStyle w:val="TF-LEGENDA"/>
      </w:pPr>
      <w:r w:rsidRPr="009B51DE">
        <w:t xml:space="preserve">Quadro </w:t>
      </w:r>
      <w:fldSimple w:instr=" SEQ Quadro \* ARABIC ">
        <w:r>
          <w:rPr>
            <w:noProof/>
          </w:rPr>
          <w:t>3</w:t>
        </w:r>
      </w:fldSimple>
      <w:r w:rsidRPr="009B51DE">
        <w:t xml:space="preserve"> - Informações obtidas por meio de metadados de um SGBD Oracle via PL/SQL</w:t>
      </w:r>
    </w:p>
    <w:p w14:paraId="7A109425" w14:textId="77777777" w:rsidR="00D43587" w:rsidRDefault="00D43587" w:rsidP="009C290D">
      <w:pPr>
        <w:pStyle w:val="TF-FIGURA"/>
        <w:rPr>
          <w:noProof/>
        </w:rPr>
      </w:pPr>
      <w:r>
        <w:rPr>
          <w:noProof/>
        </w:rPr>
      </w:r>
      <w:r w:rsidR="00D43587">
        <w:rPr>
          <w:noProof/>
        </w:rPr>
        <w:pict w14:anchorId="0A5E60BE">
          <v:shape id="_x0000_i1031" type="#_x0000_t75" alt="" style="width:453.45pt;height:58.2pt;visibility:visible;mso-wrap-style:square;mso-width-percent:0;mso-height-percent:0;mso-width-percent:0;mso-height-percent:0" o:bordertopcolor="this" o:borderleftcolor="this" o:borderbottomcolor="this" o:borderrightcolor="this">
            <v:imagedata r:id="rId12" o:title=""/>
            <w10:bordertop type="single" width="12"/>
            <w10:borderleft type="single" width="12"/>
            <w10:borderbottom type="single" width="12"/>
            <w10:borderright type="single" width="12"/>
          </v:shape>
        </w:pict>
      </w:r>
    </w:p>
    <w:p w14:paraId="691037AA" w14:textId="77777777" w:rsidR="00D43587" w:rsidRPr="009D3C7E" w:rsidRDefault="00D43587" w:rsidP="009C290D">
      <w:pPr>
        <w:pStyle w:val="TF-FONTE"/>
      </w:pPr>
      <w:r>
        <w:t>Fonte: elaborado pelo autor.</w:t>
      </w:r>
    </w:p>
    <w:p w14:paraId="2E346813" w14:textId="77777777" w:rsidR="00D43587" w:rsidRDefault="00D43587" w:rsidP="00F83A19">
      <w:pPr>
        <w:pStyle w:val="TF-refernciasbibliogrficasTTULO"/>
      </w:pPr>
      <w:r>
        <w:lastRenderedPageBreak/>
        <w:t>Referências</w:t>
      </w:r>
    </w:p>
    <w:p w14:paraId="2B896949" w14:textId="77777777" w:rsidR="00D43587" w:rsidRDefault="00D43587" w:rsidP="00E57174">
      <w:pPr>
        <w:pStyle w:val="TF-REFERNCIASITEM0"/>
      </w:pPr>
      <w:r>
        <w:t xml:space="preserve">AIRES, Paulo João et al. </w:t>
      </w:r>
      <w:r w:rsidRPr="00E57174">
        <w:t xml:space="preserve">Usando o padrão Dublin Core para definição de metadados de imagens </w:t>
      </w:r>
      <w:r>
        <w:t>m</w:t>
      </w:r>
      <w:r w:rsidRPr="00E57174">
        <w:t>édicas</w:t>
      </w:r>
      <w:r>
        <w:t xml:space="preserve">. </w:t>
      </w:r>
      <w:r w:rsidRPr="00E57174">
        <w:rPr>
          <w:b/>
        </w:rPr>
        <w:t>Revista Eletrônica Fafit/Facic</w:t>
      </w:r>
      <w:r>
        <w:t>, Itararé-SP, v. 4, n. 2, Dez. 2013.</w:t>
      </w:r>
    </w:p>
    <w:p w14:paraId="5198DAD4" w14:textId="77777777" w:rsidR="00D43587" w:rsidRDefault="00D43587" w:rsidP="00E57174">
      <w:pPr>
        <w:pStyle w:val="TF-REFERNCIASITEM0"/>
      </w:pPr>
      <w:r w:rsidRPr="006304D9">
        <w:t xml:space="preserve">ALVES, C. D. Metadados para a Recuperação de Imagens na WEB: utilizando o software ADOBE BRIDGE. </w:t>
      </w:r>
      <w:r w:rsidRPr="0064470C">
        <w:rPr>
          <w:b/>
        </w:rPr>
        <w:t xml:space="preserve">Revista eletrônica </w:t>
      </w:r>
      <w:proofErr w:type="spellStart"/>
      <w:r w:rsidRPr="0064470C">
        <w:rPr>
          <w:b/>
        </w:rPr>
        <w:t>PontodeAcesso</w:t>
      </w:r>
      <w:proofErr w:type="spellEnd"/>
      <w:r w:rsidRPr="0064470C">
        <w:rPr>
          <w:b/>
        </w:rPr>
        <w:t>,</w:t>
      </w:r>
      <w:r w:rsidRPr="006304D9">
        <w:t xml:space="preserve"> v. 6, n. 1, p. 32–48,</w:t>
      </w:r>
      <w:r>
        <w:t xml:space="preserve"> Jun.</w:t>
      </w:r>
      <w:r w:rsidRPr="006304D9">
        <w:t xml:space="preserve"> 2012.</w:t>
      </w:r>
    </w:p>
    <w:p w14:paraId="700FD187" w14:textId="77777777" w:rsidR="00D43587" w:rsidRDefault="00D43587" w:rsidP="003B564E">
      <w:pPr>
        <w:pStyle w:val="TF-REFERNCIASITEM0"/>
      </w:pPr>
      <w:r>
        <w:t xml:space="preserve">BARBOSA, Pedro L. S.; CANDIDO, Adriano L. </w:t>
      </w:r>
      <w:r w:rsidRPr="00041C76">
        <w:t>Diferenças entre engenharia reversa e reengenharia nos sistemas de informação</w:t>
      </w:r>
      <w:r>
        <w:t xml:space="preserve">. </w:t>
      </w:r>
      <w:r>
        <w:rPr>
          <w:b/>
        </w:rPr>
        <w:t>Revista interfaces</w:t>
      </w:r>
      <w:r>
        <w:t>, Icó-CE, v. 4, n. 13, Dez. 2017.</w:t>
      </w:r>
    </w:p>
    <w:p w14:paraId="29E61211" w14:textId="77777777" w:rsidR="00D43587" w:rsidRPr="009B0CEE" w:rsidRDefault="00D43587" w:rsidP="00920258">
      <w:pPr>
        <w:pStyle w:val="TF-REFERNCIASITEM0"/>
        <w:rPr>
          <w:lang w:val="en-US"/>
        </w:rPr>
      </w:pPr>
      <w:r>
        <w:t xml:space="preserve">BUGMANN, Paulo A. Ferramenta web para modelagem lógica em projetos de bancos de dados relacionais. </w:t>
      </w:r>
      <w:r w:rsidRPr="009B0CEE">
        <w:rPr>
          <w:b/>
          <w:lang w:val="en-US"/>
        </w:rPr>
        <w:t>FURB</w:t>
      </w:r>
      <w:r w:rsidRPr="009B0CEE">
        <w:rPr>
          <w:lang w:val="en-US"/>
        </w:rPr>
        <w:t>. Blumenau-SC, p. 7-84, Dez. 2012.</w:t>
      </w:r>
    </w:p>
    <w:p w14:paraId="7A4FF0E9" w14:textId="77777777" w:rsidR="00D43587" w:rsidRPr="009B0CEE" w:rsidRDefault="00D43587" w:rsidP="003B564E">
      <w:pPr>
        <w:pStyle w:val="TF-REFERNCIASITEM0"/>
        <w:rPr>
          <w:lang w:val="en-US"/>
        </w:rPr>
      </w:pPr>
      <w:r w:rsidRPr="009B0CEE">
        <w:rPr>
          <w:lang w:val="en-US"/>
        </w:rPr>
        <w:t xml:space="preserve">KRASNER, Glenn E.; POPE, Stephen. A Description of the Model-View-Controller User Interface Paradigm in the Smalltalk80 System. </w:t>
      </w:r>
      <w:r w:rsidRPr="009B0CEE">
        <w:rPr>
          <w:b/>
          <w:lang w:val="en-US"/>
        </w:rPr>
        <w:t>Journal Of Object Oriented Programming</w:t>
      </w:r>
      <w:r w:rsidRPr="009B0CEE">
        <w:rPr>
          <w:lang w:val="en-US"/>
        </w:rPr>
        <w:t>, Santa Bárbara-CA, vol. 1, Jan. 1988.</w:t>
      </w:r>
    </w:p>
    <w:p w14:paraId="67DA1992" w14:textId="77777777" w:rsidR="00D43587" w:rsidRPr="00C10B9B" w:rsidRDefault="00D43587" w:rsidP="00CB068B">
      <w:pPr>
        <w:pStyle w:val="TF-REFERNCIASITEM0"/>
        <w:rPr>
          <w:b/>
        </w:rPr>
      </w:pPr>
      <w:r>
        <w:t xml:space="preserve">PINTO, Herbert L. M.; BRAGA, José L. Sistemas legados e as novas tecnologias: técnicas de integração e estudo de caso. </w:t>
      </w:r>
      <w:r>
        <w:rPr>
          <w:b/>
        </w:rPr>
        <w:t>Informática Pública</w:t>
      </w:r>
      <w:r>
        <w:t>, v. 8, n. 1, p. 47-69, 2005.</w:t>
      </w:r>
    </w:p>
    <w:p w14:paraId="3513EADA" w14:textId="77777777" w:rsidR="00D43587" w:rsidRPr="009B0CEE" w:rsidRDefault="00D43587" w:rsidP="003B564E">
      <w:pPr>
        <w:pStyle w:val="TF-REFERNCIASITEM0"/>
        <w:rPr>
          <w:lang w:val="en-US"/>
        </w:rPr>
      </w:pPr>
      <w:r>
        <w:t xml:space="preserve">SANTOS, Ademir C.; BIANCHINI, Calebe P. Engenharia reversa de um sistema pdv. </w:t>
      </w:r>
      <w:proofErr w:type="spellStart"/>
      <w:r w:rsidRPr="009B0CEE">
        <w:rPr>
          <w:b/>
          <w:lang w:val="en-US"/>
        </w:rPr>
        <w:t>Scholar.google</w:t>
      </w:r>
      <w:proofErr w:type="spellEnd"/>
      <w:r w:rsidRPr="009B0CEE">
        <w:rPr>
          <w:lang w:val="en-US"/>
        </w:rPr>
        <w:t xml:space="preserve">, </w:t>
      </w:r>
      <w:proofErr w:type="spellStart"/>
      <w:r w:rsidRPr="009B0CEE">
        <w:rPr>
          <w:lang w:val="en-US"/>
        </w:rPr>
        <w:t>Consolação</w:t>
      </w:r>
      <w:proofErr w:type="spellEnd"/>
      <w:r w:rsidRPr="009B0CEE">
        <w:rPr>
          <w:lang w:val="en-US"/>
        </w:rPr>
        <w:t>-SP, p. 2-15, Nov. 2019.</w:t>
      </w:r>
    </w:p>
    <w:p w14:paraId="58258DDA" w14:textId="77777777" w:rsidR="00D43587" w:rsidRDefault="00D43587" w:rsidP="00542DBA">
      <w:pPr>
        <w:pStyle w:val="TF-REFERNCIASITEM0"/>
      </w:pPr>
      <w:r w:rsidRPr="009B0CEE">
        <w:rPr>
          <w:lang w:val="en-US"/>
        </w:rPr>
        <w:t xml:space="preserve">SOTO, </w:t>
      </w:r>
      <w:proofErr w:type="spellStart"/>
      <w:r w:rsidRPr="009B0CEE">
        <w:rPr>
          <w:lang w:val="en-US"/>
        </w:rPr>
        <w:t>Jésus</w:t>
      </w:r>
      <w:proofErr w:type="spellEnd"/>
      <w:r w:rsidRPr="009B0CEE">
        <w:rPr>
          <w:lang w:val="en-US"/>
        </w:rPr>
        <w:t xml:space="preserve"> et al., A software tool to generate a Model-View-Controller architecture based on the Entity-Relationship Model. </w:t>
      </w:r>
      <w:r w:rsidRPr="00C10B9B">
        <w:rPr>
          <w:b/>
        </w:rPr>
        <w:t xml:space="preserve">IEEE </w:t>
      </w:r>
      <w:proofErr w:type="spellStart"/>
      <w:r w:rsidRPr="00C10B9B">
        <w:rPr>
          <w:b/>
        </w:rPr>
        <w:t>Xplore</w:t>
      </w:r>
      <w:proofErr w:type="spellEnd"/>
      <w:r>
        <w:t xml:space="preserve">, </w:t>
      </w:r>
      <w:proofErr w:type="spellStart"/>
      <w:r>
        <w:t>Chetumal-Mexico</w:t>
      </w:r>
      <w:proofErr w:type="spellEnd"/>
      <w:r>
        <w:t>, p. 1-7, Abr./Jun. 2020.</w:t>
      </w:r>
    </w:p>
    <w:p w14:paraId="33BFCA2C" w14:textId="77777777" w:rsidR="00D43587" w:rsidRPr="009B0CEE" w:rsidRDefault="00D43587" w:rsidP="007276B4">
      <w:pPr>
        <w:pStyle w:val="TF-REFERNCIASITEM0"/>
        <w:rPr>
          <w:lang w:val="en-US"/>
        </w:rPr>
      </w:pPr>
      <w:r>
        <w:t xml:space="preserve">VIEIRA, Luiz Flavio. </w:t>
      </w:r>
      <w:r w:rsidRPr="00B3018A">
        <w:rPr>
          <w:b/>
        </w:rPr>
        <w:t xml:space="preserve">Comparação de </w:t>
      </w:r>
      <w:r>
        <w:rPr>
          <w:b/>
        </w:rPr>
        <w:t>P</w:t>
      </w:r>
      <w:r w:rsidRPr="00B3018A">
        <w:rPr>
          <w:b/>
        </w:rPr>
        <w:t xml:space="preserve">erformance de </w:t>
      </w:r>
      <w:r>
        <w:rPr>
          <w:b/>
        </w:rPr>
        <w:t>S</w:t>
      </w:r>
      <w:r w:rsidRPr="00B3018A">
        <w:rPr>
          <w:b/>
        </w:rPr>
        <w:t xml:space="preserve">istemas </w:t>
      </w:r>
      <w:r>
        <w:rPr>
          <w:b/>
        </w:rPr>
        <w:t>G</w:t>
      </w:r>
      <w:r w:rsidRPr="00B3018A">
        <w:rPr>
          <w:b/>
        </w:rPr>
        <w:t xml:space="preserve">erenciadores de </w:t>
      </w:r>
      <w:r>
        <w:rPr>
          <w:b/>
        </w:rPr>
        <w:t>B</w:t>
      </w:r>
      <w:r w:rsidRPr="00B3018A">
        <w:rPr>
          <w:b/>
        </w:rPr>
        <w:t xml:space="preserve">anco de </w:t>
      </w:r>
      <w:r>
        <w:rPr>
          <w:b/>
        </w:rPr>
        <w:t>D</w:t>
      </w:r>
      <w:r w:rsidRPr="00B3018A">
        <w:rPr>
          <w:b/>
        </w:rPr>
        <w:t>ados</w:t>
      </w:r>
      <w:r>
        <w:t xml:space="preserve">. 104 f. Trabalho de Conclusão de Curso – Curso de Ciência da Computação, Universidade Tecnológica Federal do Paraná. </w:t>
      </w:r>
      <w:proofErr w:type="spellStart"/>
      <w:r w:rsidRPr="009B0CEE">
        <w:rPr>
          <w:lang w:val="en-US"/>
        </w:rPr>
        <w:t>Medianeira</w:t>
      </w:r>
      <w:proofErr w:type="spellEnd"/>
      <w:r w:rsidRPr="009B0CEE">
        <w:rPr>
          <w:lang w:val="en-US"/>
        </w:rPr>
        <w:t>, 2020.</w:t>
      </w:r>
    </w:p>
    <w:p w14:paraId="5FBBDBFD" w14:textId="77777777" w:rsidR="00D43587" w:rsidRDefault="00D43587" w:rsidP="00542DBA">
      <w:pPr>
        <w:pStyle w:val="TF-REFERNCIASITEM0"/>
      </w:pPr>
      <w:r w:rsidRPr="009B0CEE">
        <w:rPr>
          <w:lang w:val="en-US"/>
        </w:rPr>
        <w:t xml:space="preserve">ZAFAR, </w:t>
      </w:r>
      <w:proofErr w:type="spellStart"/>
      <w:r w:rsidRPr="009B0CEE">
        <w:rPr>
          <w:lang w:val="en-US"/>
        </w:rPr>
        <w:t>Sherin</w:t>
      </w:r>
      <w:proofErr w:type="spellEnd"/>
      <w:r w:rsidRPr="009B0CEE">
        <w:rPr>
          <w:lang w:val="en-US"/>
        </w:rPr>
        <w:t xml:space="preserve"> et al. Reverse Engineering of Relational Database Schema to UML Model. </w:t>
      </w:r>
      <w:r w:rsidRPr="00C10B9B">
        <w:rPr>
          <w:b/>
        </w:rPr>
        <w:t xml:space="preserve">IEEE </w:t>
      </w:r>
      <w:proofErr w:type="spellStart"/>
      <w:r w:rsidRPr="00C10B9B">
        <w:rPr>
          <w:b/>
        </w:rPr>
        <w:t>Xplore</w:t>
      </w:r>
      <w:proofErr w:type="spellEnd"/>
      <w:r>
        <w:t xml:space="preserve">, </w:t>
      </w:r>
      <w:proofErr w:type="spellStart"/>
      <w:r>
        <w:t>Aligarh-India</w:t>
      </w:r>
      <w:proofErr w:type="spellEnd"/>
      <w:r>
        <w:t>, Ago./Out. 2019.</w:t>
      </w:r>
    </w:p>
    <w:p w14:paraId="44F3693A" w14:textId="77777777" w:rsidR="00D43587" w:rsidRPr="00320BFA" w:rsidRDefault="00D43587" w:rsidP="008B7E16">
      <w:pPr>
        <w:pStyle w:val="TF-xAvalTTULO"/>
      </w:pPr>
      <w:r>
        <w:br w:type="page"/>
      </w:r>
      <w:r>
        <w:lastRenderedPageBreak/>
        <w:t>FORMULÁRIO  DE  avaliação BCC</w:t>
      </w:r>
      <w:r w:rsidRPr="00320BFA">
        <w:t xml:space="preserve"> – PROFESSOR TCC I</w:t>
      </w:r>
    </w:p>
    <w:p w14:paraId="4918BAA0" w14:textId="77777777" w:rsidR="00D43587" w:rsidRDefault="00D43587" w:rsidP="008B7E16">
      <w:pPr>
        <w:pStyle w:val="TF-xAvalLINHA"/>
      </w:pPr>
      <w:r w:rsidRPr="00320BFA">
        <w:t>Avaliador(a):</w:t>
      </w:r>
      <w:r w:rsidRPr="00320BFA">
        <w:tab/>
      </w:r>
      <w:r>
        <w:t>Dalton Solano dos Reis</w:t>
      </w:r>
    </w:p>
    <w:p w14:paraId="54BC5CD2" w14:textId="77777777" w:rsidR="00D43587" w:rsidRPr="00320BFA" w:rsidRDefault="00D43587" w:rsidP="008B7E16">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4"/>
        <w:gridCol w:w="475"/>
        <w:gridCol w:w="479"/>
        <w:gridCol w:w="472"/>
      </w:tblGrid>
      <w:tr w:rsidR="00D43587" w:rsidRPr="00320BFA" w14:paraId="2ECDDC17" w14:textId="77777777" w:rsidTr="00883C4F">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5941D62E" w14:textId="77777777" w:rsidR="00D43587" w:rsidRPr="00320BFA" w:rsidRDefault="00D43587" w:rsidP="00883C4F">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4DC28025" w14:textId="77777777" w:rsidR="00D43587" w:rsidRPr="00320BFA" w:rsidRDefault="00D43587" w:rsidP="00883C4F">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39BAF8B0" w14:textId="77777777" w:rsidR="00D43587" w:rsidRPr="00320BFA" w:rsidRDefault="00D43587" w:rsidP="00883C4F">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54E34B55" w14:textId="77777777" w:rsidR="00D43587" w:rsidRPr="00320BFA" w:rsidRDefault="00D43587" w:rsidP="00883C4F">
            <w:pPr>
              <w:pStyle w:val="TF-xAvalITEMTABELA"/>
            </w:pPr>
            <w:r w:rsidRPr="00320BFA">
              <w:t>não atende</w:t>
            </w:r>
          </w:p>
        </w:tc>
      </w:tr>
      <w:tr w:rsidR="00D43587" w:rsidRPr="00320BFA" w14:paraId="75FAE7F6" w14:textId="77777777" w:rsidTr="00883C4F">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2A811A86" w14:textId="77777777" w:rsidR="00D43587" w:rsidRPr="00320BFA" w:rsidRDefault="00D43587" w:rsidP="00883C4F">
            <w:pPr>
              <w:pStyle w:val="TF-xAvalITEMTABELA"/>
            </w:pPr>
            <w:r w:rsidRPr="00754321">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35E35B0D" w14:textId="77777777" w:rsidR="00D43587" w:rsidRPr="00821EE8" w:rsidRDefault="00D43587" w:rsidP="00D43587">
            <w:pPr>
              <w:pStyle w:val="TF-xAvalITEM"/>
              <w:numPr>
                <w:ilvl w:val="0"/>
                <w:numId w:val="31"/>
              </w:numPr>
            </w:pPr>
            <w:r w:rsidRPr="00821EE8">
              <w:t>INTRODUÇÃO</w:t>
            </w:r>
          </w:p>
          <w:p w14:paraId="6E28C96D" w14:textId="77777777" w:rsidR="00D43587" w:rsidRPr="00821EE8" w:rsidRDefault="00D43587" w:rsidP="00883C4F">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2DC45448" w14:textId="77777777" w:rsidR="00D43587" w:rsidRPr="00320BFA" w:rsidRDefault="00D43587" w:rsidP="00883C4F">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5FE22765" w14:textId="77777777" w:rsidR="00D43587" w:rsidRPr="00320BFA" w:rsidRDefault="00D43587" w:rsidP="00883C4F">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020E3459" w14:textId="77777777" w:rsidR="00D43587" w:rsidRPr="00320BFA" w:rsidRDefault="00D43587" w:rsidP="00883C4F">
            <w:pPr>
              <w:ind w:left="709" w:hanging="709"/>
              <w:jc w:val="center"/>
              <w:rPr>
                <w:sz w:val="18"/>
              </w:rPr>
            </w:pPr>
          </w:p>
        </w:tc>
      </w:tr>
      <w:tr w:rsidR="00D43587" w:rsidRPr="00320BFA" w14:paraId="0C480311" w14:textId="77777777" w:rsidTr="00883C4F">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5A1B9F6" w14:textId="77777777" w:rsidR="00D43587" w:rsidRPr="00320BFA" w:rsidRDefault="00D43587"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867EB03" w14:textId="77777777" w:rsidR="00D43587" w:rsidRPr="00821EE8" w:rsidRDefault="00D43587" w:rsidP="00883C4F">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65AF80FE" w14:textId="77777777" w:rsidR="00D43587" w:rsidRPr="00320BFA" w:rsidRDefault="00D43587"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8F4853D" w14:textId="77777777" w:rsidR="00D43587" w:rsidRPr="00320BFA" w:rsidRDefault="00D43587"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7A83D63" w14:textId="77777777" w:rsidR="00D43587" w:rsidRPr="00320BFA" w:rsidRDefault="00D43587" w:rsidP="00883C4F">
            <w:pPr>
              <w:ind w:left="709" w:hanging="709"/>
              <w:jc w:val="center"/>
              <w:rPr>
                <w:sz w:val="18"/>
              </w:rPr>
            </w:pPr>
          </w:p>
        </w:tc>
      </w:tr>
      <w:tr w:rsidR="00D43587" w:rsidRPr="00320BFA" w14:paraId="465D20F6"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1AA5FA5" w14:textId="77777777" w:rsidR="00D43587" w:rsidRPr="00320BFA" w:rsidRDefault="00D43587"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02406D2" w14:textId="77777777" w:rsidR="00D43587" w:rsidRPr="00320BFA" w:rsidRDefault="00D43587" w:rsidP="00D43587">
            <w:pPr>
              <w:pStyle w:val="TF-xAvalITEM"/>
            </w:pPr>
            <w:r w:rsidRPr="00320BFA">
              <w:t>OBJETIVOS</w:t>
            </w:r>
          </w:p>
          <w:p w14:paraId="412683E0" w14:textId="77777777" w:rsidR="00D43587" w:rsidRPr="00320BFA" w:rsidRDefault="00D43587" w:rsidP="00883C4F">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7D9DFD31" w14:textId="77777777" w:rsidR="00D43587" w:rsidRPr="00320BFA" w:rsidRDefault="00D43587"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1073252" w14:textId="77777777" w:rsidR="00D43587" w:rsidRPr="00320BFA" w:rsidRDefault="00D43587"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C222E74" w14:textId="77777777" w:rsidR="00D43587" w:rsidRPr="00320BFA" w:rsidRDefault="00D43587" w:rsidP="00883C4F">
            <w:pPr>
              <w:ind w:left="709" w:hanging="709"/>
              <w:jc w:val="center"/>
              <w:rPr>
                <w:sz w:val="18"/>
              </w:rPr>
            </w:pPr>
          </w:p>
        </w:tc>
      </w:tr>
      <w:tr w:rsidR="00D43587" w:rsidRPr="00320BFA" w14:paraId="562720A3" w14:textId="77777777" w:rsidTr="00883C4F">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DC64AEA" w14:textId="77777777" w:rsidR="00D43587" w:rsidRPr="00320BFA" w:rsidRDefault="00D43587"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B34F323" w14:textId="77777777" w:rsidR="00D43587" w:rsidRPr="00320BFA" w:rsidRDefault="00D43587" w:rsidP="00883C4F">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79605091" w14:textId="77777777" w:rsidR="00D43587" w:rsidRPr="00320BFA" w:rsidRDefault="00D43587"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EFFB61F" w14:textId="77777777" w:rsidR="00D43587" w:rsidRPr="00320BFA" w:rsidRDefault="00D43587"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2FAAF62" w14:textId="77777777" w:rsidR="00D43587" w:rsidRPr="00320BFA" w:rsidRDefault="00D43587" w:rsidP="00883C4F">
            <w:pPr>
              <w:ind w:left="709" w:hanging="709"/>
              <w:jc w:val="center"/>
              <w:rPr>
                <w:sz w:val="18"/>
              </w:rPr>
            </w:pPr>
          </w:p>
        </w:tc>
      </w:tr>
      <w:tr w:rsidR="00D43587" w:rsidRPr="00320BFA" w14:paraId="39DA355F"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61BE57B" w14:textId="77777777" w:rsidR="00D43587" w:rsidRPr="00320BFA" w:rsidRDefault="00D43587"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73F7879" w14:textId="77777777" w:rsidR="00D43587" w:rsidRPr="00EE20C1" w:rsidRDefault="00D43587" w:rsidP="00D43587">
            <w:pPr>
              <w:pStyle w:val="TF-xAvalITEM"/>
            </w:pPr>
            <w:r w:rsidRPr="00EE20C1">
              <w:t>JUSTIFICATIVA</w:t>
            </w:r>
          </w:p>
          <w:p w14:paraId="08FD9D2A" w14:textId="77777777" w:rsidR="00D43587" w:rsidRPr="00EE20C1" w:rsidRDefault="00D43587" w:rsidP="00883C4F">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04831A9F" w14:textId="77777777" w:rsidR="00D43587" w:rsidRPr="00320BFA" w:rsidRDefault="00D43587"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4A0E861" w14:textId="77777777" w:rsidR="00D43587" w:rsidRPr="00320BFA" w:rsidRDefault="00D43587"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BFFA7EF" w14:textId="77777777" w:rsidR="00D43587" w:rsidRPr="00320BFA" w:rsidRDefault="00D43587" w:rsidP="00883C4F">
            <w:pPr>
              <w:ind w:left="709" w:hanging="709"/>
              <w:jc w:val="center"/>
              <w:rPr>
                <w:sz w:val="18"/>
              </w:rPr>
            </w:pPr>
          </w:p>
        </w:tc>
      </w:tr>
      <w:tr w:rsidR="00D43587" w:rsidRPr="00320BFA" w14:paraId="29CA8E75"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33E442C" w14:textId="77777777" w:rsidR="00D43587" w:rsidRPr="00320BFA" w:rsidRDefault="00D43587"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6CA0A7A" w14:textId="77777777" w:rsidR="00D43587" w:rsidRPr="00EE20C1" w:rsidRDefault="00D43587" w:rsidP="00883C4F">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1000B089" w14:textId="77777777" w:rsidR="00D43587" w:rsidRPr="00320BFA" w:rsidRDefault="00D43587"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5812372" w14:textId="77777777" w:rsidR="00D43587" w:rsidRPr="00320BFA" w:rsidRDefault="00D43587"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6399309" w14:textId="77777777" w:rsidR="00D43587" w:rsidRPr="00320BFA" w:rsidRDefault="00D43587" w:rsidP="00883C4F">
            <w:pPr>
              <w:ind w:left="709" w:hanging="709"/>
              <w:jc w:val="center"/>
              <w:rPr>
                <w:sz w:val="18"/>
              </w:rPr>
            </w:pPr>
          </w:p>
        </w:tc>
      </w:tr>
      <w:tr w:rsidR="00D43587" w:rsidRPr="00320BFA" w14:paraId="418D8C15" w14:textId="77777777" w:rsidTr="00883C4F">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AC7F9EA" w14:textId="77777777" w:rsidR="00D43587" w:rsidRPr="00320BFA" w:rsidRDefault="00D43587"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4CB76ED" w14:textId="77777777" w:rsidR="00D43587" w:rsidRPr="00320BFA" w:rsidRDefault="00D43587" w:rsidP="00D43587">
            <w:pPr>
              <w:pStyle w:val="TF-xAvalITEM"/>
            </w:pPr>
            <w:r w:rsidRPr="00320BFA">
              <w:t>METODOLOGIA</w:t>
            </w:r>
          </w:p>
          <w:p w14:paraId="4C9E31AC" w14:textId="77777777" w:rsidR="00D43587" w:rsidRPr="00320BFA" w:rsidRDefault="00D43587" w:rsidP="00883C4F">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6BE46993" w14:textId="77777777" w:rsidR="00D43587" w:rsidRPr="00320BFA" w:rsidRDefault="00D43587"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4B3214B" w14:textId="77777777" w:rsidR="00D43587" w:rsidRPr="00320BFA" w:rsidRDefault="00D43587"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710FB82" w14:textId="77777777" w:rsidR="00D43587" w:rsidRPr="00320BFA" w:rsidRDefault="00D43587" w:rsidP="00883C4F">
            <w:pPr>
              <w:ind w:left="709" w:hanging="709"/>
              <w:jc w:val="center"/>
              <w:rPr>
                <w:sz w:val="18"/>
              </w:rPr>
            </w:pPr>
          </w:p>
        </w:tc>
      </w:tr>
      <w:tr w:rsidR="00D43587" w:rsidRPr="00320BFA" w14:paraId="28740E82" w14:textId="77777777" w:rsidTr="00883C4F">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E43E402" w14:textId="77777777" w:rsidR="00D43587" w:rsidRPr="00320BFA" w:rsidRDefault="00D43587"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D8F0D86" w14:textId="77777777" w:rsidR="00D43587" w:rsidRPr="00320BFA" w:rsidRDefault="00D43587" w:rsidP="00883C4F">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34069DA1" w14:textId="77777777" w:rsidR="00D43587" w:rsidRPr="00320BFA" w:rsidRDefault="00D43587"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CD9FC0E" w14:textId="77777777" w:rsidR="00D43587" w:rsidRPr="00320BFA" w:rsidRDefault="00D43587"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1A7ABBB" w14:textId="77777777" w:rsidR="00D43587" w:rsidRPr="00320BFA" w:rsidRDefault="00D43587" w:rsidP="00883C4F">
            <w:pPr>
              <w:ind w:left="709" w:hanging="709"/>
              <w:jc w:val="center"/>
              <w:rPr>
                <w:sz w:val="18"/>
              </w:rPr>
            </w:pPr>
          </w:p>
        </w:tc>
      </w:tr>
      <w:tr w:rsidR="00D43587" w:rsidRPr="00320BFA" w14:paraId="22EF0780" w14:textId="77777777" w:rsidTr="00883C4F">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75D6872" w14:textId="77777777" w:rsidR="00D43587" w:rsidRPr="00320BFA" w:rsidRDefault="00D43587"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57CA160" w14:textId="77777777" w:rsidR="00D43587" w:rsidRPr="00801036" w:rsidRDefault="00D43587" w:rsidP="00D43587">
            <w:pPr>
              <w:pStyle w:val="TF-xAvalITEM"/>
            </w:pPr>
            <w:r w:rsidRPr="00801036">
              <w:t>REVISÃO BIBLIOGRÁFICA (atenção para a diferença de conteúdo entre projeto e pré-projeto)</w:t>
            </w:r>
          </w:p>
          <w:p w14:paraId="3947B00D" w14:textId="77777777" w:rsidR="00D43587" w:rsidRPr="00801036" w:rsidRDefault="00D43587" w:rsidP="00883C4F">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0E39A3D7" w14:textId="77777777" w:rsidR="00D43587" w:rsidRPr="00801036" w:rsidRDefault="00D43587"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44F1CA9" w14:textId="77777777" w:rsidR="00D43587" w:rsidRPr="00801036" w:rsidRDefault="00D43587"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A0B6A04" w14:textId="77777777" w:rsidR="00D43587" w:rsidRPr="00320BFA" w:rsidRDefault="00D43587" w:rsidP="00883C4F">
            <w:pPr>
              <w:ind w:left="709" w:hanging="709"/>
              <w:jc w:val="center"/>
              <w:rPr>
                <w:sz w:val="18"/>
              </w:rPr>
            </w:pPr>
          </w:p>
        </w:tc>
      </w:tr>
      <w:tr w:rsidR="00D43587" w:rsidRPr="00320BFA" w14:paraId="53C9F60D" w14:textId="77777777" w:rsidTr="00883C4F">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46FF90A4" w14:textId="77777777" w:rsidR="00D43587" w:rsidRPr="00320BFA" w:rsidRDefault="00D43587" w:rsidP="00883C4F">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555CC6EF" w14:textId="77777777" w:rsidR="00D43587" w:rsidRPr="00320BFA" w:rsidRDefault="00D43587" w:rsidP="00D43587">
            <w:pPr>
              <w:pStyle w:val="TF-xAvalITEM"/>
            </w:pPr>
            <w:r w:rsidRPr="00320BFA">
              <w:t>LINGUAGEM USADA (redação)</w:t>
            </w:r>
          </w:p>
          <w:p w14:paraId="6348931E" w14:textId="77777777" w:rsidR="00D43587" w:rsidRPr="00320BFA" w:rsidRDefault="00D43587" w:rsidP="00883C4F">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7240CCFF" w14:textId="77777777" w:rsidR="00D43587" w:rsidRPr="00320BFA" w:rsidRDefault="00D43587" w:rsidP="00883C4F">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3B055071" w14:textId="77777777" w:rsidR="00D43587" w:rsidRPr="00320BFA" w:rsidRDefault="00D43587" w:rsidP="00883C4F">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55EBD7FD" w14:textId="77777777" w:rsidR="00D43587" w:rsidRPr="00320BFA" w:rsidRDefault="00D43587" w:rsidP="00883C4F">
            <w:pPr>
              <w:ind w:left="709" w:hanging="709"/>
              <w:jc w:val="center"/>
              <w:rPr>
                <w:sz w:val="18"/>
              </w:rPr>
            </w:pPr>
          </w:p>
        </w:tc>
      </w:tr>
      <w:tr w:rsidR="00D43587" w:rsidRPr="00320BFA" w14:paraId="1F7B3909"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5F13535" w14:textId="77777777" w:rsidR="00D43587" w:rsidRPr="00320BFA" w:rsidRDefault="00D43587"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192D5A0" w14:textId="77777777" w:rsidR="00D43587" w:rsidRPr="00320BFA" w:rsidRDefault="00D43587" w:rsidP="00883C4F">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491A0469" w14:textId="77777777" w:rsidR="00D43587" w:rsidRPr="00320BFA" w:rsidRDefault="00D43587"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6280D36" w14:textId="77777777" w:rsidR="00D43587" w:rsidRPr="00320BFA" w:rsidRDefault="00D43587"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98F74A8" w14:textId="77777777" w:rsidR="00D43587" w:rsidRPr="00320BFA" w:rsidRDefault="00D43587" w:rsidP="00883C4F">
            <w:pPr>
              <w:ind w:left="709" w:hanging="709"/>
              <w:jc w:val="center"/>
              <w:rPr>
                <w:sz w:val="18"/>
              </w:rPr>
            </w:pPr>
          </w:p>
        </w:tc>
      </w:tr>
      <w:tr w:rsidR="00D43587" w:rsidRPr="00320BFA" w14:paraId="025B0D0A"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547C63D" w14:textId="77777777" w:rsidR="00D43587" w:rsidRPr="00320BFA" w:rsidRDefault="00D43587"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D8D064D" w14:textId="77777777" w:rsidR="00D43587" w:rsidRPr="00320BFA" w:rsidRDefault="00D43587" w:rsidP="00D43587">
            <w:pPr>
              <w:pStyle w:val="TF-xAvalITEM"/>
            </w:pPr>
            <w:r w:rsidRPr="00320BFA">
              <w:t>ORGANIZAÇÃO E APRESENTAÇÃO GRÁFICA DO TEXTO</w:t>
            </w:r>
          </w:p>
          <w:p w14:paraId="66378047" w14:textId="77777777" w:rsidR="00D43587" w:rsidRPr="00320BFA" w:rsidRDefault="00D43587" w:rsidP="00883C4F">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7A41087E" w14:textId="77777777" w:rsidR="00D43587" w:rsidRPr="00320BFA" w:rsidRDefault="00D43587"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BEFCEC6" w14:textId="77777777" w:rsidR="00D43587" w:rsidRPr="00320BFA" w:rsidRDefault="00D43587"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9DC454B" w14:textId="77777777" w:rsidR="00D43587" w:rsidRPr="00320BFA" w:rsidRDefault="00D43587" w:rsidP="00883C4F">
            <w:pPr>
              <w:ind w:left="709" w:hanging="709"/>
              <w:jc w:val="center"/>
              <w:rPr>
                <w:sz w:val="18"/>
              </w:rPr>
            </w:pPr>
          </w:p>
        </w:tc>
      </w:tr>
      <w:tr w:rsidR="00D43587" w:rsidRPr="00320BFA" w14:paraId="5E319C9F"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A0FF459" w14:textId="77777777" w:rsidR="00D43587" w:rsidRPr="00320BFA" w:rsidRDefault="00D43587"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11DF19F" w14:textId="77777777" w:rsidR="00D43587" w:rsidRPr="00320BFA" w:rsidRDefault="00D43587" w:rsidP="00D43587">
            <w:pPr>
              <w:pStyle w:val="TF-xAvalITEM"/>
            </w:pPr>
            <w:r w:rsidRPr="00320BFA">
              <w:t>ILUSTRAÇÕES (figuras, quadros, tabelas)</w:t>
            </w:r>
          </w:p>
          <w:p w14:paraId="04CB31EA" w14:textId="77777777" w:rsidR="00D43587" w:rsidRPr="00320BFA" w:rsidRDefault="00D43587" w:rsidP="00883C4F">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0246869F" w14:textId="77777777" w:rsidR="00D43587" w:rsidRPr="00320BFA" w:rsidRDefault="00D43587" w:rsidP="00883C4F">
            <w:pPr>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6A74678" w14:textId="77777777" w:rsidR="00D43587" w:rsidRPr="00320BFA" w:rsidRDefault="00D43587" w:rsidP="00883C4F">
            <w:pPr>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A475917" w14:textId="77777777" w:rsidR="00D43587" w:rsidRPr="00320BFA" w:rsidRDefault="00D43587" w:rsidP="00883C4F">
            <w:pPr>
              <w:spacing w:before="80" w:after="80"/>
              <w:ind w:left="709" w:hanging="709"/>
              <w:jc w:val="center"/>
              <w:rPr>
                <w:sz w:val="18"/>
              </w:rPr>
            </w:pPr>
          </w:p>
        </w:tc>
      </w:tr>
      <w:tr w:rsidR="00D43587" w:rsidRPr="00320BFA" w14:paraId="1D04A033" w14:textId="77777777" w:rsidTr="00883C4F">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05274BA" w14:textId="77777777" w:rsidR="00D43587" w:rsidRPr="00320BFA" w:rsidRDefault="00D43587"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654CBCD" w14:textId="77777777" w:rsidR="00D43587" w:rsidRPr="00320BFA" w:rsidRDefault="00D43587" w:rsidP="00D43587">
            <w:pPr>
              <w:pStyle w:val="TF-xAvalITEM"/>
            </w:pPr>
            <w:r w:rsidRPr="00320BFA">
              <w:t>REFERÊNCIAS E CITAÇÕES</w:t>
            </w:r>
          </w:p>
          <w:p w14:paraId="5E1B5535" w14:textId="77777777" w:rsidR="00D43587" w:rsidRPr="00320BFA" w:rsidRDefault="00D43587" w:rsidP="00883C4F">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59A0B502" w14:textId="77777777" w:rsidR="00D43587" w:rsidRPr="00320BFA" w:rsidRDefault="00D43587"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54CF701" w14:textId="77777777" w:rsidR="00D43587" w:rsidRPr="00320BFA" w:rsidRDefault="00D43587"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4AC9CB4" w14:textId="77777777" w:rsidR="00D43587" w:rsidRPr="00320BFA" w:rsidRDefault="00D43587" w:rsidP="00883C4F">
            <w:pPr>
              <w:ind w:left="709" w:hanging="709"/>
              <w:jc w:val="center"/>
              <w:rPr>
                <w:sz w:val="18"/>
              </w:rPr>
            </w:pPr>
          </w:p>
        </w:tc>
      </w:tr>
      <w:tr w:rsidR="00D43587" w:rsidRPr="00320BFA" w14:paraId="1A5AEBE1" w14:textId="77777777" w:rsidTr="00883C4F">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5829347" w14:textId="77777777" w:rsidR="00D43587" w:rsidRPr="00320BFA" w:rsidRDefault="00D43587"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D58E0F7" w14:textId="77777777" w:rsidR="00D43587" w:rsidRPr="00320BFA" w:rsidRDefault="00D43587" w:rsidP="00883C4F">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25BB12DD" w14:textId="77777777" w:rsidR="00D43587" w:rsidRPr="00320BFA" w:rsidRDefault="00D43587" w:rsidP="00883C4F">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4CF656E" w14:textId="77777777" w:rsidR="00D43587" w:rsidRPr="00320BFA" w:rsidRDefault="00D43587" w:rsidP="00883C4F">
            <w:pPr>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7372E8D3" w14:textId="77777777" w:rsidR="00D43587" w:rsidRPr="00320BFA" w:rsidRDefault="00D43587" w:rsidP="00883C4F">
            <w:pPr>
              <w:ind w:left="709" w:hanging="709"/>
              <w:jc w:val="center"/>
              <w:rPr>
                <w:sz w:val="18"/>
              </w:rPr>
            </w:pPr>
          </w:p>
        </w:tc>
      </w:tr>
      <w:tr w:rsidR="00D43587" w:rsidRPr="00320BFA" w14:paraId="554753CB"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D17C8B8" w14:textId="77777777" w:rsidR="00D43587" w:rsidRPr="00320BFA" w:rsidRDefault="00D43587" w:rsidP="00883C4F">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047BF43E" w14:textId="77777777" w:rsidR="00D43587" w:rsidRPr="00320BFA" w:rsidRDefault="00D43587" w:rsidP="00883C4F">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2255A73F" w14:textId="77777777" w:rsidR="00D43587" w:rsidRPr="00320BFA" w:rsidRDefault="00D43587" w:rsidP="00883C4F">
            <w:pPr>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4AFDE29E" w14:textId="77777777" w:rsidR="00D43587" w:rsidRPr="00320BFA" w:rsidRDefault="00D43587" w:rsidP="00883C4F">
            <w:pPr>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08EBB339" w14:textId="77777777" w:rsidR="00D43587" w:rsidRPr="00320BFA" w:rsidRDefault="00D43587" w:rsidP="00883C4F">
            <w:pPr>
              <w:ind w:left="709" w:hanging="709"/>
              <w:jc w:val="center"/>
              <w:rPr>
                <w:sz w:val="18"/>
              </w:rPr>
            </w:pPr>
          </w:p>
        </w:tc>
      </w:tr>
    </w:tbl>
    <w:p w14:paraId="2C667487" w14:textId="77777777" w:rsidR="00D43587" w:rsidRPr="003F5F25" w:rsidRDefault="00D43587" w:rsidP="008B7E16">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2"/>
      </w:tblGrid>
      <w:tr w:rsidR="00D43587" w:rsidRPr="00320BFA" w14:paraId="7C81A1B6" w14:textId="77777777" w:rsidTr="00883C4F">
        <w:trPr>
          <w:cantSplit/>
          <w:jc w:val="center"/>
        </w:trPr>
        <w:tc>
          <w:tcPr>
            <w:tcW w:w="5000" w:type="pct"/>
            <w:gridSpan w:val="3"/>
            <w:tcBorders>
              <w:top w:val="single" w:sz="12" w:space="0" w:color="auto"/>
              <w:left w:val="single" w:sz="12" w:space="0" w:color="auto"/>
              <w:bottom w:val="nil"/>
              <w:right w:val="single" w:sz="12" w:space="0" w:color="auto"/>
            </w:tcBorders>
            <w:hideMark/>
          </w:tcPr>
          <w:p w14:paraId="71913A74" w14:textId="77777777" w:rsidR="00D43587" w:rsidRPr="00320BFA" w:rsidRDefault="00D43587" w:rsidP="00883C4F">
            <w:pPr>
              <w:spacing w:before="60"/>
              <w:jc w:val="both"/>
              <w:rPr>
                <w:sz w:val="18"/>
              </w:rPr>
            </w:pPr>
            <w:r w:rsidRPr="00320BFA">
              <w:rPr>
                <w:sz w:val="18"/>
              </w:rPr>
              <w:t>O projeto de TCC será reprovado se:</w:t>
            </w:r>
          </w:p>
          <w:p w14:paraId="6B7C650E" w14:textId="77777777" w:rsidR="00D43587" w:rsidRPr="00320BFA" w:rsidRDefault="00D43587" w:rsidP="00D43587">
            <w:pPr>
              <w:numPr>
                <w:ilvl w:val="0"/>
                <w:numId w:val="13"/>
              </w:numPr>
              <w:ind w:left="357" w:hanging="357"/>
              <w:jc w:val="both"/>
              <w:rPr>
                <w:sz w:val="18"/>
              </w:rPr>
            </w:pPr>
            <w:r w:rsidRPr="00320BFA">
              <w:rPr>
                <w:sz w:val="18"/>
              </w:rPr>
              <w:t>qualquer um dos itens tiver resposta NÃO ATENDE;</w:t>
            </w:r>
          </w:p>
          <w:p w14:paraId="1E3DC01A" w14:textId="77777777" w:rsidR="00D43587" w:rsidRPr="00320BFA" w:rsidRDefault="00D43587" w:rsidP="00D43587">
            <w:pPr>
              <w:numPr>
                <w:ilvl w:val="0"/>
                <w:numId w:val="13"/>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41FF5C38" w14:textId="77777777" w:rsidR="00D43587" w:rsidRPr="00320BFA" w:rsidRDefault="00D43587" w:rsidP="00D43587">
            <w:pPr>
              <w:numPr>
                <w:ilvl w:val="0"/>
                <w:numId w:val="13"/>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D43587" w:rsidRPr="00320BFA" w14:paraId="38508144" w14:textId="77777777" w:rsidTr="00883C4F">
        <w:trPr>
          <w:cantSplit/>
          <w:jc w:val="center"/>
        </w:trPr>
        <w:tc>
          <w:tcPr>
            <w:tcW w:w="1250" w:type="pct"/>
            <w:tcBorders>
              <w:top w:val="nil"/>
              <w:left w:val="single" w:sz="12" w:space="0" w:color="auto"/>
              <w:bottom w:val="single" w:sz="12" w:space="0" w:color="auto"/>
              <w:right w:val="nil"/>
            </w:tcBorders>
            <w:hideMark/>
          </w:tcPr>
          <w:p w14:paraId="1425CD5D" w14:textId="77777777" w:rsidR="00D43587" w:rsidRPr="00320BFA" w:rsidRDefault="00D43587" w:rsidP="00883C4F">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09442136" w14:textId="77777777" w:rsidR="00D43587" w:rsidRPr="00320BFA" w:rsidRDefault="00D43587" w:rsidP="00883C4F">
            <w:pPr>
              <w:spacing w:before="60" w:after="60"/>
              <w:jc w:val="center"/>
              <w:rPr>
                <w:sz w:val="18"/>
              </w:rPr>
            </w:pPr>
            <w:r w:rsidRPr="00320BFA">
              <w:rPr>
                <w:sz w:val="20"/>
              </w:rPr>
              <w:t xml:space="preserve">(   </w:t>
            </w:r>
            <w:r>
              <w:rPr>
                <w:sz w:val="20"/>
              </w:rPr>
              <w:t>X</w:t>
            </w:r>
            <w:r w:rsidRPr="00320BFA">
              <w:rPr>
                <w:sz w:val="20"/>
              </w:rPr>
              <w:t xml:space="preserve"> </w:t>
            </w:r>
            <w:r>
              <w:rPr>
                <w:sz w:val="20"/>
              </w:rPr>
              <w:t xml:space="preserve"> </w:t>
            </w:r>
            <w:r w:rsidRPr="00320BFA">
              <w:rPr>
                <w:sz w:val="20"/>
              </w:rPr>
              <w:t>) APROVADO</w:t>
            </w:r>
          </w:p>
        </w:tc>
        <w:tc>
          <w:tcPr>
            <w:tcW w:w="1876" w:type="pct"/>
            <w:tcBorders>
              <w:top w:val="nil"/>
              <w:left w:val="nil"/>
              <w:bottom w:val="single" w:sz="12" w:space="0" w:color="auto"/>
              <w:right w:val="single" w:sz="12" w:space="0" w:color="auto"/>
            </w:tcBorders>
            <w:hideMark/>
          </w:tcPr>
          <w:p w14:paraId="15BABF7B" w14:textId="77777777" w:rsidR="00D43587" w:rsidRPr="00320BFA" w:rsidRDefault="00D43587" w:rsidP="00883C4F">
            <w:pPr>
              <w:spacing w:before="60" w:after="60"/>
              <w:jc w:val="center"/>
              <w:rPr>
                <w:sz w:val="20"/>
              </w:rPr>
            </w:pPr>
            <w:r w:rsidRPr="00320BFA">
              <w:rPr>
                <w:sz w:val="20"/>
              </w:rPr>
              <w:t>(      ) REPROVADO</w:t>
            </w:r>
          </w:p>
        </w:tc>
      </w:tr>
    </w:tbl>
    <w:p w14:paraId="037BCE4C" w14:textId="77777777" w:rsidR="00D43587" w:rsidRDefault="00D43587" w:rsidP="008B7E16">
      <w:pPr>
        <w:pStyle w:val="TF-xAvalTTULO"/>
      </w:pPr>
    </w:p>
    <w:p w14:paraId="3FA5DCC0" w14:textId="77777777" w:rsidR="00D43587" w:rsidRDefault="00D43587" w:rsidP="009B0CEE">
      <w:pPr>
        <w:pStyle w:val="TF-refernciasbibliogrficasTTULO"/>
        <w:jc w:val="left"/>
      </w:pPr>
    </w:p>
    <w:p w14:paraId="7755AB1C" w14:textId="77777777" w:rsidR="00D43587" w:rsidRDefault="00D43587"/>
    <w:p w14:paraId="4C06A426" w14:textId="3D93A744" w:rsidR="000E246C" w:rsidRPr="000E246C" w:rsidRDefault="000E246C">
      <w:r>
        <w:rPr>
          <w:b/>
          <w:bCs/>
          <w:sz w:val="72"/>
          <w:szCs w:val="72"/>
        </w:rPr>
        <w:br w:type="page"/>
      </w:r>
    </w:p>
    <w:p w14:paraId="153A6669" w14:textId="63D70C7B" w:rsidR="000E246C" w:rsidRDefault="000E246C" w:rsidP="000E246C">
      <w:pPr>
        <w:jc w:val="both"/>
        <w:rPr>
          <w:b/>
          <w:bCs/>
        </w:rPr>
      </w:pPr>
      <w:r w:rsidRPr="007310B3">
        <w:rPr>
          <w:b/>
          <w:bCs/>
          <w:sz w:val="72"/>
          <w:szCs w:val="72"/>
        </w:rPr>
        <w:lastRenderedPageBreak/>
        <w:t>Revisão do Pré-projeto</w:t>
      </w:r>
      <w:r w:rsidRPr="00AF68BE">
        <w:rPr>
          <w:b/>
          <w:bCs/>
        </w:rPr>
        <w:t xml:space="preserve"> </w:t>
      </w:r>
    </w:p>
    <w:p w14:paraId="7C77754D" w14:textId="77777777" w:rsidR="000E246C" w:rsidRDefault="000E246C" w:rsidP="000E246C">
      <w:pPr>
        <w:jc w:val="both"/>
        <w:rPr>
          <w:b/>
          <w:bCs/>
        </w:rPr>
      </w:pPr>
    </w:p>
    <w:p w14:paraId="0DDBFCCB" w14:textId="77777777" w:rsidR="000E246C" w:rsidRPr="00AF68BE" w:rsidRDefault="000E246C" w:rsidP="000E246C">
      <w:pPr>
        <w:jc w:val="both"/>
        <w:rPr>
          <w:b/>
          <w:bCs/>
        </w:rPr>
      </w:pPr>
      <w:r w:rsidRPr="00AF68BE">
        <w:rPr>
          <w:b/>
          <w:bCs/>
        </w:rPr>
        <w:t xml:space="preserve">Disciplina: Trabalho de Conclusão de Curso I – </w:t>
      </w:r>
      <w:r>
        <w:rPr>
          <w:b/>
          <w:bCs/>
        </w:rPr>
        <w:t>BCC</w:t>
      </w:r>
    </w:p>
    <w:p w14:paraId="4B7DA7ED" w14:textId="77777777" w:rsidR="000E246C" w:rsidRDefault="000E246C" w:rsidP="000E246C">
      <w:pPr>
        <w:jc w:val="both"/>
      </w:pPr>
    </w:p>
    <w:p w14:paraId="2EA00112" w14:textId="77777777" w:rsidR="000E246C" w:rsidRPr="00BC76D0" w:rsidRDefault="000E246C" w:rsidP="000E246C">
      <w:pPr>
        <w:jc w:val="both"/>
      </w:pPr>
      <w:r w:rsidRPr="00BC76D0">
        <w:t>Caro orienta</w:t>
      </w:r>
      <w:r>
        <w:t>ndo</w:t>
      </w:r>
      <w:r w:rsidRPr="00BC76D0">
        <w:t>,</w:t>
      </w:r>
    </w:p>
    <w:p w14:paraId="4B55DE70" w14:textId="77777777" w:rsidR="000E246C" w:rsidRPr="00BC76D0" w:rsidRDefault="000E246C" w:rsidP="000E246C">
      <w:pPr>
        <w:jc w:val="both"/>
      </w:pPr>
    </w:p>
    <w:p w14:paraId="384352CB" w14:textId="77777777" w:rsidR="000E246C" w:rsidRDefault="000E246C" w:rsidP="000E246C">
      <w:pPr>
        <w:jc w:val="both"/>
      </w:pPr>
      <w:r w:rsidRPr="00BC76D0">
        <w:t xml:space="preserve">segue </w:t>
      </w:r>
      <w:r>
        <w:t>abaixo o Termo de Compromisso, as DUAS revisões do seu pré-projeto contendo a avaliação do professor “avaliador” e professor “TCC1”, junto com as avaliações da defesa na banca de qualificação. É muito importante que revise com cuidado e discuta possíveis dúvidas decorrente das revisões com o seu professor orientador, e com o professor de TCC1. Sempre procure fazer todos os ajustes solicitados, até mesmo o menores detalhes, pois todos são importantes e irão refletir na sua nota nesta disciplina.</w:t>
      </w:r>
    </w:p>
    <w:p w14:paraId="09CC0300" w14:textId="77777777" w:rsidR="000E246C" w:rsidRDefault="000E246C" w:rsidP="000E246C">
      <w:pPr>
        <w:jc w:val="both"/>
      </w:pPr>
      <w:r>
        <w:t>Mas, caso o professor orientador julgue que algumas anotações das revisões não devam ser feitas, ou mesmo que sejam feitas de forma diferente a solicitada pelo revisor, anexe ao final do seu projeto a ficha “Projeto</w:t>
      </w:r>
      <w:r w:rsidRPr="0080416A">
        <w:t xml:space="preserve">: </w:t>
      </w:r>
      <w:r>
        <w:t xml:space="preserve">Observações </w:t>
      </w:r>
      <w:r w:rsidRPr="0080416A">
        <w:t xml:space="preserve">– </w:t>
      </w:r>
      <w:r>
        <w:t>Professor Orientador” disponível no material da disciplina, e justifique o motivo.</w:t>
      </w:r>
    </w:p>
    <w:p w14:paraId="729BD4E3" w14:textId="77777777" w:rsidR="000E246C" w:rsidRDefault="000E246C" w:rsidP="000E246C">
      <w:pPr>
        <w:jc w:val="both"/>
      </w:pPr>
      <w:r>
        <w:t xml:space="preserve">Lembrem que agora o limite de páginas do projeto é </w:t>
      </w:r>
      <w:r w:rsidRPr="000E1852">
        <w:t>no máximo 1</w:t>
      </w:r>
      <w:r>
        <w:t>2</w:t>
      </w:r>
      <w:r w:rsidRPr="000E1852">
        <w:t xml:space="preserve"> (</w:t>
      </w:r>
      <w:r>
        <w:t>doze</w:t>
      </w:r>
      <w:r w:rsidRPr="000E1852">
        <w:t>) páginas</w:t>
      </w:r>
      <w:r>
        <w:t>. E que a seção de “Revisão Bibliográfica” deve ser complementada.</w:t>
      </w:r>
    </w:p>
    <w:p w14:paraId="5F430A04" w14:textId="77777777" w:rsidR="000E246C" w:rsidRDefault="000E246C" w:rsidP="000E246C">
      <w:pPr>
        <w:jc w:val="both"/>
      </w:pPr>
    </w:p>
    <w:p w14:paraId="29E4178B" w14:textId="77777777" w:rsidR="000E246C" w:rsidRDefault="000E246C" w:rsidP="000E246C">
      <w:r>
        <w:t>Atenciosamente,</w:t>
      </w:r>
    </w:p>
    <w:p w14:paraId="2E67EC0A" w14:textId="77777777" w:rsidR="000E246C" w:rsidRDefault="000E246C" w:rsidP="000E246C"/>
    <w:p w14:paraId="7FAE85F4" w14:textId="77777777" w:rsidR="0029300C" w:rsidRDefault="0029300C" w:rsidP="0029300C"/>
    <w:p w14:paraId="787C6D35" w14:textId="4D57346C" w:rsidR="00DF6E9B" w:rsidRDefault="00DF6E9B">
      <w:r>
        <w:br w:type="page"/>
      </w:r>
    </w:p>
    <w:p w14:paraId="2582F76A" w14:textId="04E64F11" w:rsidR="0080416A" w:rsidRDefault="003F5880" w:rsidP="0080416A">
      <w:pPr>
        <w:jc w:val="both"/>
      </w:pPr>
      <w:r>
        <w:rPr>
          <w:noProof/>
        </w:rPr>
        <w:lastRenderedPageBreak/>
        <w:drawing>
          <wp:inline distT="0" distB="0" distL="0" distR="0" wp14:anchorId="464CA042" wp14:editId="178282F2">
            <wp:extent cx="5400040" cy="76415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7">
                      <a:extLst>
                        <a:ext uri="{28A0092B-C50C-407E-A947-70E740481C1C}">
                          <a14:useLocalDpi xmlns:a14="http://schemas.microsoft.com/office/drawing/2010/main" val="0"/>
                        </a:ext>
                      </a:extLst>
                    </a:blip>
                    <a:stretch>
                      <a:fillRect/>
                    </a:stretch>
                  </pic:blipFill>
                  <pic:spPr>
                    <a:xfrm>
                      <a:off x="0" y="0"/>
                      <a:ext cx="5400040" cy="7641590"/>
                    </a:xfrm>
                    <a:prstGeom prst="rect">
                      <a:avLst/>
                    </a:prstGeom>
                  </pic:spPr>
                </pic:pic>
              </a:graphicData>
            </a:graphic>
          </wp:inline>
        </w:drawing>
      </w:r>
    </w:p>
    <w:p w14:paraId="1273E7CA" w14:textId="038FF519" w:rsidR="003F5880" w:rsidRDefault="003F5880">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4"/>
        <w:gridCol w:w="3397"/>
      </w:tblGrid>
      <w:tr w:rsidR="003F5880" w14:paraId="5EFC6732" w14:textId="77777777" w:rsidTr="00225EA3">
        <w:tc>
          <w:tcPr>
            <w:tcW w:w="9212" w:type="dxa"/>
            <w:gridSpan w:val="2"/>
            <w:shd w:val="clear" w:color="auto" w:fill="auto"/>
          </w:tcPr>
          <w:p w14:paraId="69077ABC" w14:textId="77777777" w:rsidR="003F5880" w:rsidRDefault="003F5880" w:rsidP="00225EA3">
            <w:pPr>
              <w:pStyle w:val="Cabealho"/>
              <w:tabs>
                <w:tab w:val="clear" w:pos="8640"/>
                <w:tab w:val="right" w:pos="8931"/>
              </w:tabs>
              <w:ind w:right="141"/>
              <w:jc w:val="center"/>
              <w:rPr>
                <w:rStyle w:val="Nmerodepgina"/>
              </w:rPr>
            </w:pPr>
            <w:bookmarkStart w:id="9" w:name="_Toc420723208"/>
            <w:bookmarkStart w:id="10" w:name="_Toc482682369"/>
            <w:bookmarkStart w:id="11" w:name="_Toc54164903"/>
            <w:bookmarkStart w:id="12" w:name="_Toc54165663"/>
            <w:bookmarkStart w:id="13" w:name="_Toc54169315"/>
            <w:bookmarkStart w:id="14" w:name="_Toc96347419"/>
            <w:bookmarkStart w:id="15" w:name="_Toc96357709"/>
            <w:bookmarkStart w:id="16" w:name="_Toc96491849"/>
            <w:bookmarkStart w:id="17" w:name="_Toc411603089"/>
            <w:r>
              <w:rPr>
                <w:rStyle w:val="Nmerodepgina"/>
              </w:rPr>
              <w:lastRenderedPageBreak/>
              <w:t>CURSO DE CIÊNCIA DA COMPUTAÇÃO – TCC</w:t>
            </w:r>
          </w:p>
        </w:tc>
      </w:tr>
      <w:tr w:rsidR="003F5880" w14:paraId="35BA450A" w14:textId="77777777" w:rsidTr="00225EA3">
        <w:tc>
          <w:tcPr>
            <w:tcW w:w="5778" w:type="dxa"/>
            <w:shd w:val="clear" w:color="auto" w:fill="auto"/>
          </w:tcPr>
          <w:p w14:paraId="140FCE65" w14:textId="77777777" w:rsidR="003F5880" w:rsidRPr="003C5262" w:rsidRDefault="003F5880" w:rsidP="00225E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3D6DBB61" w14:textId="77777777" w:rsidR="003F5880" w:rsidRDefault="003F5880" w:rsidP="00225EA3">
            <w:pPr>
              <w:pStyle w:val="Cabealho"/>
              <w:tabs>
                <w:tab w:val="clear" w:pos="8640"/>
                <w:tab w:val="right" w:pos="8931"/>
              </w:tabs>
              <w:ind w:right="141"/>
              <w:rPr>
                <w:rStyle w:val="Nmerodepgina"/>
              </w:rPr>
            </w:pPr>
            <w:r>
              <w:rPr>
                <w:rStyle w:val="Nmerodepgina"/>
              </w:rPr>
              <w:t>ANO/SEMESTRE: 2021/2</w:t>
            </w:r>
          </w:p>
        </w:tc>
      </w:tr>
    </w:tbl>
    <w:p w14:paraId="45F77171" w14:textId="77777777" w:rsidR="003F5880" w:rsidRDefault="003F5880" w:rsidP="001E682E">
      <w:pPr>
        <w:pStyle w:val="TF-TTULO"/>
      </w:pPr>
    </w:p>
    <w:p w14:paraId="40C7C99A" w14:textId="77777777" w:rsidR="003F5880" w:rsidRPr="00B00E04" w:rsidRDefault="003F5880" w:rsidP="001E682E">
      <w:pPr>
        <w:pStyle w:val="TF-TTULO"/>
      </w:pPr>
      <w:r w:rsidRPr="007D7D87">
        <w:t>SISTEMA GERENCIADOR DE BASE DADOS E DICIONÁRIO</w:t>
      </w:r>
    </w:p>
    <w:p w14:paraId="4B8DF2B6" w14:textId="77777777" w:rsidR="003F5880" w:rsidRDefault="003F5880" w:rsidP="00752038">
      <w:pPr>
        <w:pStyle w:val="TF-AUTOR0"/>
      </w:pPr>
      <w:r>
        <w:t>William Mello</w:t>
      </w:r>
    </w:p>
    <w:p w14:paraId="1FA4FAD3" w14:textId="77777777" w:rsidR="003F5880" w:rsidRDefault="003F5880" w:rsidP="001E682E">
      <w:pPr>
        <w:pStyle w:val="TF-AUTOR0"/>
      </w:pPr>
      <w:r>
        <w:t xml:space="preserve">Prof. Luciana Pereira de Araújo </w:t>
      </w:r>
      <w:proofErr w:type="spellStart"/>
      <w:r>
        <w:t>Kohler</w:t>
      </w:r>
      <w:proofErr w:type="spellEnd"/>
      <w:r>
        <w:t xml:space="preserve"> – Orientadora</w:t>
      </w:r>
    </w:p>
    <w:p w14:paraId="173727CD" w14:textId="77777777" w:rsidR="003F5880" w:rsidRPr="007D10F2" w:rsidRDefault="003F5880" w:rsidP="00D43587">
      <w:pPr>
        <w:pStyle w:val="Ttulo1"/>
        <w:numPr>
          <w:ilvl w:val="0"/>
          <w:numId w:val="33"/>
        </w:numPr>
      </w:pPr>
      <w:r w:rsidRPr="007D10F2">
        <w:t xml:space="preserve">Introdução </w:t>
      </w:r>
      <w:bookmarkEnd w:id="9"/>
      <w:bookmarkEnd w:id="10"/>
      <w:bookmarkEnd w:id="11"/>
      <w:bookmarkEnd w:id="12"/>
      <w:bookmarkEnd w:id="13"/>
      <w:bookmarkEnd w:id="14"/>
      <w:bookmarkEnd w:id="15"/>
      <w:bookmarkEnd w:id="16"/>
      <w:bookmarkEnd w:id="17"/>
    </w:p>
    <w:p w14:paraId="39FEB153" w14:textId="77777777" w:rsidR="003F5880" w:rsidRDefault="003F5880" w:rsidP="003D398C">
      <w:pPr>
        <w:pStyle w:val="TF-TEXTO"/>
      </w:pPr>
      <w:r>
        <w:t xml:space="preserve">Em muitos sistemas legados, a </w:t>
      </w:r>
      <w:proofErr w:type="spellStart"/>
      <w:r>
        <w:t>manutenibilidade</w:t>
      </w:r>
      <w:proofErr w:type="spellEnd"/>
      <w:r>
        <w:t xml:space="preserve"> se torna difícil devido a indisponibilidade de documentação adequada e a complexidade dos softwares dificultam ainda mais manter esses sistemas (ZAFAR </w:t>
      </w:r>
      <w:r w:rsidRPr="00D3176B">
        <w:rPr>
          <w:i/>
          <w:iCs/>
        </w:rPr>
        <w:t>et al.</w:t>
      </w:r>
      <w:r>
        <w:t xml:space="preserve">, 2019). A engenharia reversa de software é aplicada a esses sistemas legados para extrair informações úteis ocultas de um baixo nível de abstração para um alto nível de abstração afim de melhorar a </w:t>
      </w:r>
      <w:proofErr w:type="spellStart"/>
      <w:r>
        <w:t>manutenibilidade</w:t>
      </w:r>
      <w:proofErr w:type="spellEnd"/>
      <w:r>
        <w:t xml:space="preserve"> desses sistemas (ZAFAR </w:t>
      </w:r>
      <w:r w:rsidRPr="00A14520">
        <w:rPr>
          <w:i/>
          <w:iCs/>
        </w:rPr>
        <w:t>et al.</w:t>
      </w:r>
      <w:r>
        <w:t>, 2019). Sistemas legados são sistemas críticos que estão em uso a um longo período, que possivelmente foram desenvolvidos com tecnologias consideradas atualmente ultrapassadas e que são peças fundamentais para a organização que o mantem (BARBOSA; CANDIDO, 2017). Devido a essas tecnologias ultrapassadas, compromete o processo interno da organização de readaptação e evolução do mesmo perante as novas mudanças (BARBOSA; CANDIDO, 2017).</w:t>
      </w:r>
    </w:p>
    <w:p w14:paraId="7AE58C6C" w14:textId="77777777" w:rsidR="003F5880" w:rsidRDefault="003F5880" w:rsidP="003D398C">
      <w:pPr>
        <w:pStyle w:val="TF-TEXTO"/>
      </w:pPr>
      <w:r>
        <w:t>A tecnologia evolui constantemente e alguns sistemas precisam evoluir junto para se adaptar as necessidades das organizações (SANTOS; BIANCHINI, 2019). Essas evoluções podem ocorrer devido a mudanças comerciais, técnicas, legislativas, de sistemas operacionais ou necessidade de operar em outras plataformas (SANTOS; BIANCHINI, 2019). Um exemplo é a computação em nuvem, que vem sendo adotada em larga escala entre as organizações, que viram como importante estratégia de negócios obrigando a evoluir seus sistemas legados as estruturas da nuvem (SANTOS; BIANCHINI, 2019).</w:t>
      </w:r>
    </w:p>
    <w:p w14:paraId="5349122E" w14:textId="77777777" w:rsidR="003F5880" w:rsidRDefault="003F5880" w:rsidP="000A1B35">
      <w:pPr>
        <w:pStyle w:val="TF-TEXTO"/>
        <w:rPr>
          <w:rStyle w:val="RefernciaSutil"/>
          <w:smallCaps w:val="0"/>
        </w:rPr>
      </w:pPr>
      <w:r>
        <w:t>Santos e Bianchini (2019) descrevem a engenharia reversa como:</w:t>
      </w:r>
    </w:p>
    <w:p w14:paraId="354B4DCC" w14:textId="77777777" w:rsidR="003F5880" w:rsidRPr="00A14520" w:rsidRDefault="003F5880" w:rsidP="00980BC9">
      <w:pPr>
        <w:pStyle w:val="TF-CITAO"/>
        <w:rPr>
          <w:rStyle w:val="RefernciaSutil"/>
          <w:i/>
          <w:iCs/>
          <w:smallCaps w:val="0"/>
          <w:color w:val="404040"/>
        </w:rPr>
      </w:pPr>
      <w:r>
        <w:rPr>
          <w:rStyle w:val="RefernciaSutil"/>
        </w:rPr>
        <w:t>“[...] essencial para as pesquisas que objetivam entender e melhorar as tecnologias existentes, pois é possível que concorrentes realize o estudo de um objeto mesmo que este seja protegido por leis de propriedade intelectual. De forma ampla, engenharia reversa é o processo de entender como algo funciona através da análise de sua estrutura, função e operação permitindo conhecer como um produto foi pensado e desenhado mesmo sem possuir o projeto original.[...] Engenharia reversa pode ser usada para entender como algo funciona, ou  como foi feito, mesmo sem possuir a sua documentação [...].” (SANTOS; BIANCHINI, 2019).</w:t>
      </w:r>
    </w:p>
    <w:p w14:paraId="24F451D8" w14:textId="77777777" w:rsidR="003F5880" w:rsidRDefault="003F5880" w:rsidP="00637036">
      <w:pPr>
        <w:pStyle w:val="TF-TEXTO"/>
      </w:pPr>
      <w:r>
        <w:t>O resultado da engenharia reversa é a especificação de um produto que é gerada a partir das análises realizadas no sistema. Com isso permite entender o funcionamento do mesmo, para alterar ou realizar manutenções futuras ou até mesmo acrescentar novas funcionalidades ao software em questão (SANTOS; BIANCHINI, 2019). Essa técnica de engenharia reversa cresceu muito e possibilita o entendimento e melhoria do software, até na descoberta de segredos industriais e comerciais (SANTOS; BIANCHINI, 2019).</w:t>
      </w:r>
    </w:p>
    <w:p w14:paraId="4BF490ED" w14:textId="77777777" w:rsidR="003F5880" w:rsidRDefault="003F5880" w:rsidP="00637036">
      <w:pPr>
        <w:pStyle w:val="TF-TEXTO"/>
      </w:pPr>
      <w:r>
        <w:t xml:space="preserve">A Linguagem de Consulta Estruturada (SQL) é utilizada para administrar Sistemas Gerenciadores de Banco de Dados (SGBD) e foi desenvolvida pela IBM na década de 1970 para gerenciar os bancos de dados internos (VIEIRA, 2020). Com o passar do tempo a SQL foi aceita internacionalmente por todos os </w:t>
      </w:r>
      <w:proofErr w:type="spellStart"/>
      <w:r>
        <w:t>SGBDs</w:t>
      </w:r>
      <w:proofErr w:type="spellEnd"/>
      <w:r>
        <w:t xml:space="preserve"> relacionais para realização de processamento de informações (VIEIRA, 2020). A SQL está dividida em duas partes, Linguagem de Definição de Dados (DDL) e Linguagem de Manipulação de Dados (DML). Na DDL é definido o esquema do banco de dados, estrutura de armazenamento, métodos de acesso, propriedades específicas dos dados e restrições de consistência e integridade do banco de dados. Na DML é possível acessar e realizar nos dados as operações de recuperação, inserção, exclusão e alteração de informações (VIEIRA, 2020).</w:t>
      </w:r>
    </w:p>
    <w:p w14:paraId="0068BC8D" w14:textId="77777777" w:rsidR="003F5880" w:rsidRDefault="003F5880" w:rsidP="00637036">
      <w:pPr>
        <w:pStyle w:val="TF-TEXTO"/>
      </w:pPr>
      <w:r>
        <w:t xml:space="preserve">O SGBD é uma ferramenta que utilizada da linguagem SQL para criar, processar e gerenciar um banco de dados, tal como criar tabelas e estruturas de suporte (VIEIRA, 2020). Uma das finalidades de um SBGD é fornecer uma ferramenta ao usuário para definição de estruturas para armazenar e manipular informações, além de garantir segurança dos dados, evitar falhas de sistema, acessos não autorizados, entre outros (VIEIRA, 2020). Um SGBD é uma aplicação que interage com o usuário e banco de dados fazendo uma ponte entre um e outro, para obter e analisar dados (VIEIRA, 2020). Segundo Vieira (2020), os bancos de dados mais utilizados no mercado são: MySQL, Oracle </w:t>
      </w:r>
      <w:proofErr w:type="spellStart"/>
      <w:r>
        <w:t>Database</w:t>
      </w:r>
      <w:proofErr w:type="spellEnd"/>
      <w:r>
        <w:t xml:space="preserve">, SQL Server, IBM Db2 e </w:t>
      </w:r>
      <w:proofErr w:type="spellStart"/>
      <w:r>
        <w:t>PostgreSQL</w:t>
      </w:r>
      <w:proofErr w:type="spellEnd"/>
      <w:r>
        <w:t xml:space="preserve"> (VIEIRA, 2020).</w:t>
      </w:r>
    </w:p>
    <w:p w14:paraId="4D1628A4" w14:textId="77777777" w:rsidR="003F5880" w:rsidRDefault="003F5880" w:rsidP="003D398C">
      <w:pPr>
        <w:pStyle w:val="TF-TEXTO"/>
      </w:pPr>
      <w:r>
        <w:t xml:space="preserve">A partir dessas informações, este projeto pretender disponibilizar uma ferramenta com interface gráfica Web para auxílio no processo de engenharia de software, por meio do gerenciamento das tabelas, de seus campos e de seus relacionamentos, utilizando a técnica de consulta na estrutura de um SGBD. Essa ferramenta também permitirá a conversão e atualização automática do SGBD com base nos dados das tabelas que se encontram na </w:t>
      </w:r>
      <w:r>
        <w:lastRenderedPageBreak/>
        <w:t xml:space="preserve">interface gráfica Web, importar tabelas de um arquivo de </w:t>
      </w:r>
      <w:commentRangeStart w:id="18"/>
      <w:r>
        <w:t xml:space="preserve">extensão </w:t>
      </w:r>
      <w:proofErr w:type="spellStart"/>
      <w:r>
        <w:t>pas</w:t>
      </w:r>
      <w:proofErr w:type="spellEnd"/>
      <w:r>
        <w:t xml:space="preserve"> </w:t>
      </w:r>
      <w:commentRangeEnd w:id="18"/>
      <w:r>
        <w:rPr>
          <w:rStyle w:val="Refdecomentrio"/>
        </w:rPr>
        <w:commentReference w:id="18"/>
      </w:r>
      <w:r>
        <w:t xml:space="preserve">através da engenharia reversa e gerar código fonte </w:t>
      </w:r>
      <w:proofErr w:type="spellStart"/>
      <w:r>
        <w:t>pas</w:t>
      </w:r>
      <w:proofErr w:type="spellEnd"/>
      <w:r>
        <w:t xml:space="preserve"> com as tabelas existentes na ferramenta. </w:t>
      </w:r>
    </w:p>
    <w:p w14:paraId="6621F6FD" w14:textId="77777777" w:rsidR="003F5880" w:rsidRDefault="003F5880" w:rsidP="00545F06">
      <w:pPr>
        <w:pStyle w:val="Ttulo2"/>
      </w:pPr>
      <w:bookmarkStart w:id="19" w:name="_Toc419598576"/>
      <w:bookmarkStart w:id="20" w:name="_Toc420721317"/>
      <w:bookmarkStart w:id="21" w:name="_Toc420721467"/>
      <w:bookmarkStart w:id="22" w:name="_Toc420721562"/>
      <w:bookmarkStart w:id="23" w:name="_Toc420721768"/>
      <w:bookmarkStart w:id="24" w:name="_Toc420723209"/>
      <w:bookmarkStart w:id="25" w:name="_Toc482682370"/>
      <w:bookmarkStart w:id="26" w:name="_Toc54164904"/>
      <w:bookmarkStart w:id="27" w:name="_Toc54165664"/>
      <w:bookmarkStart w:id="28" w:name="_Toc54169316"/>
      <w:bookmarkStart w:id="29" w:name="_Toc96347426"/>
      <w:bookmarkStart w:id="30" w:name="_Toc96357710"/>
      <w:bookmarkStart w:id="31" w:name="_Toc96491850"/>
      <w:bookmarkStart w:id="32" w:name="_Toc411603090"/>
      <w:r w:rsidRPr="007D10F2">
        <w:t>OBJETIVOS</w:t>
      </w:r>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400D4737" w14:textId="77777777" w:rsidR="003F5880" w:rsidRDefault="003F5880" w:rsidP="00D35C02">
      <w:pPr>
        <w:pStyle w:val="TF-TEXTO"/>
      </w:pPr>
      <w:r>
        <w:t>O objetivo deste trabalho é disponibilizar uma ferramenta web que permita a manipulação de tabelas de um banco de dados sem a necessidade da compreensão de sua estrutura e de conhecimento em código SQL.</w:t>
      </w:r>
    </w:p>
    <w:p w14:paraId="5871D3C2" w14:textId="77777777" w:rsidR="003F5880" w:rsidRDefault="003F5880" w:rsidP="00D35C02">
      <w:pPr>
        <w:pStyle w:val="TF-TEXTO"/>
      </w:pPr>
      <w:r>
        <w:t>Os objetivos específicos são:</w:t>
      </w:r>
    </w:p>
    <w:p w14:paraId="21D59DF5" w14:textId="77777777" w:rsidR="003F5880" w:rsidRDefault="003F5880" w:rsidP="00D43587">
      <w:pPr>
        <w:pStyle w:val="TF-ALNEA"/>
        <w:numPr>
          <w:ilvl w:val="0"/>
          <w:numId w:val="35"/>
        </w:numPr>
      </w:pPr>
      <w:r>
        <w:t xml:space="preserve">fornecer uma </w:t>
      </w:r>
      <w:commentRangeStart w:id="33"/>
      <w:r>
        <w:t xml:space="preserve">Unit em Pascal </w:t>
      </w:r>
      <w:commentRangeEnd w:id="33"/>
      <w:r>
        <w:rPr>
          <w:rStyle w:val="Refdecomentrio"/>
        </w:rPr>
        <w:commentReference w:id="33"/>
      </w:r>
      <w:r>
        <w:t>conforme a estrutura configurada na interface gráfica;</w:t>
      </w:r>
    </w:p>
    <w:p w14:paraId="1B1989BC" w14:textId="77777777" w:rsidR="003F5880" w:rsidRDefault="003F5880" w:rsidP="00DB2EAA">
      <w:pPr>
        <w:pStyle w:val="TF-ALNEA"/>
      </w:pPr>
      <w:r>
        <w:t>disponibilizar a aplicação web com boa usabilidade seguindo os padrões de usabilidade para web.</w:t>
      </w:r>
    </w:p>
    <w:p w14:paraId="3DC5C0F2" w14:textId="77777777" w:rsidR="003F5880" w:rsidRDefault="003F5880" w:rsidP="00D43587">
      <w:pPr>
        <w:pStyle w:val="Ttulo1"/>
      </w:pPr>
      <w:bookmarkStart w:id="34" w:name="_Toc419598587"/>
      <w:r>
        <w:t xml:space="preserve">trabalhos </w:t>
      </w:r>
      <w:r w:rsidRPr="00FC4A9F">
        <w:t>correlatos</w:t>
      </w:r>
    </w:p>
    <w:p w14:paraId="6687E0F9" w14:textId="77777777" w:rsidR="003F5880" w:rsidRPr="00AD5BA0" w:rsidRDefault="003F5880" w:rsidP="00AD5BA0">
      <w:pPr>
        <w:pStyle w:val="TF-TEXTO"/>
      </w:pPr>
      <w:r>
        <w:t>Neste capítulo são apresentados três trabalhos correlatos que possuem características semelhantes a proposta desse trabalho. Os três trabalhos são ferramentas CASE para gerenciamento de banco de dados, afim de facilitar o cotidiano de programadores e analistas de sistema.</w:t>
      </w:r>
    </w:p>
    <w:p w14:paraId="05CEA13A" w14:textId="77777777" w:rsidR="003F5880" w:rsidRDefault="003F5880" w:rsidP="00E638A0">
      <w:pPr>
        <w:pStyle w:val="Ttulo2"/>
      </w:pPr>
      <w:r>
        <w:t xml:space="preserve">FERRAMENTA WEB PARA MODELAGEM LÓGICA EM PROJETOS DE BANCOS DE DADOS RELACIONAIS </w:t>
      </w:r>
    </w:p>
    <w:p w14:paraId="630BEFB5" w14:textId="77777777" w:rsidR="003F5880" w:rsidRDefault="003F5880" w:rsidP="00E92B2C">
      <w:pPr>
        <w:pStyle w:val="TF-TEXTO"/>
        <w:keepNext/>
      </w:pPr>
      <w:proofErr w:type="spellStart"/>
      <w:r>
        <w:t>Bugmann</w:t>
      </w:r>
      <w:proofErr w:type="spellEnd"/>
      <w:r>
        <w:t xml:space="preserve"> (2012) apresenta uma ferramenta Web para modelagem lógica em projetos de banco de dados relacionais, de nome Web </w:t>
      </w:r>
      <w:proofErr w:type="spellStart"/>
      <w:r>
        <w:t>Modeler</w:t>
      </w:r>
      <w:proofErr w:type="spellEnd"/>
      <w:r>
        <w:t xml:space="preserve"> 2.0, com o objetivo de melhorar projetos de banco de dados de grandes sistemas e dar continuidade ao “aplicativo web para definição do modelo lógico no projeto de banco de dados relacional” de </w:t>
      </w:r>
      <w:proofErr w:type="spellStart"/>
      <w:r>
        <w:t>Bachmann</w:t>
      </w:r>
      <w:proofErr w:type="spellEnd"/>
      <w:r>
        <w:t xml:space="preserve"> (2007). A</w:t>
      </w:r>
      <w:r w:rsidRPr="00671425">
        <w:t xml:space="preserve"> ferramenta </w:t>
      </w:r>
      <w:r>
        <w:t>foi melhorada para</w:t>
      </w:r>
      <w:r w:rsidRPr="00671425">
        <w:t xml:space="preserve"> permit</w:t>
      </w:r>
      <w:r>
        <w:t>ir</w:t>
      </w:r>
      <w:r w:rsidRPr="00671425">
        <w:t xml:space="preserve"> ao usuário criar, gerenciar um banco de dados</w:t>
      </w:r>
      <w:r>
        <w:t>, independente do SGBD utilizado,</w:t>
      </w:r>
      <w:r w:rsidRPr="00671425">
        <w:t xml:space="preserve"> e construir </w:t>
      </w:r>
      <w:r>
        <w:t xml:space="preserve">“[...] </w:t>
      </w:r>
      <w:r w:rsidRPr="00671425">
        <w:t xml:space="preserve">diagramas </w:t>
      </w:r>
      <w:r>
        <w:t>da UML, casos de uso, classes e atividades.”</w:t>
      </w:r>
      <w:r w:rsidRPr="00671425">
        <w:t xml:space="preserve"> (BUGMANN, 2012</w:t>
      </w:r>
      <w:r>
        <w:t>, p. 28</w:t>
      </w:r>
      <w:r w:rsidRPr="00671425">
        <w:t>)</w:t>
      </w:r>
      <w:r>
        <w:t xml:space="preserve">, controlar projetos de banco de dados e suas versões, com restrição de acesso a usuários em determinados projetos e criar digramas para modelar tabelas, colunas e relacionamentos de forma gráfica. O Web </w:t>
      </w:r>
      <w:proofErr w:type="spellStart"/>
      <w:r>
        <w:t>Modeler</w:t>
      </w:r>
      <w:proofErr w:type="spellEnd"/>
      <w:r>
        <w:t xml:space="preserve"> 2.0 foi desenvolvido em linguagem de programação Java, com arquitetura </w:t>
      </w:r>
      <w:proofErr w:type="spellStart"/>
      <w:r w:rsidRPr="00CC272A">
        <w:rPr>
          <w:iCs/>
        </w:rPr>
        <w:t>Model</w:t>
      </w:r>
      <w:proofErr w:type="spellEnd"/>
      <w:r w:rsidRPr="00CC272A">
        <w:rPr>
          <w:iCs/>
        </w:rPr>
        <w:t xml:space="preserve"> </w:t>
      </w:r>
      <w:proofErr w:type="spellStart"/>
      <w:r w:rsidRPr="00CC272A">
        <w:rPr>
          <w:iCs/>
        </w:rPr>
        <w:t>View</w:t>
      </w:r>
      <w:proofErr w:type="spellEnd"/>
      <w:r w:rsidRPr="00CC272A">
        <w:rPr>
          <w:iCs/>
        </w:rPr>
        <w:t xml:space="preserve"> </w:t>
      </w:r>
      <w:proofErr w:type="spellStart"/>
      <w:r w:rsidRPr="00CC272A">
        <w:rPr>
          <w:iCs/>
        </w:rPr>
        <w:t>Controller</w:t>
      </w:r>
      <w:proofErr w:type="spellEnd"/>
      <w:r>
        <w:t xml:space="preserve"> (MVC) e alguns padrões de projeto, como </w:t>
      </w:r>
      <w:r w:rsidRPr="00F52BA0">
        <w:rPr>
          <w:i/>
        </w:rPr>
        <w:t xml:space="preserve">Data Access </w:t>
      </w:r>
      <w:proofErr w:type="spellStart"/>
      <w:r w:rsidRPr="00F52BA0">
        <w:rPr>
          <w:i/>
        </w:rPr>
        <w:t>Object</w:t>
      </w:r>
      <w:proofErr w:type="spellEnd"/>
      <w:r>
        <w:t xml:space="preserve"> (DAO) e </w:t>
      </w:r>
      <w:proofErr w:type="spellStart"/>
      <w:r w:rsidRPr="00F52BA0">
        <w:rPr>
          <w:i/>
        </w:rPr>
        <w:t>Command</w:t>
      </w:r>
      <w:proofErr w:type="spellEnd"/>
      <w:r>
        <w:t xml:space="preserve">. De alguns aspectos que foram melhorados no Web </w:t>
      </w:r>
      <w:proofErr w:type="spellStart"/>
      <w:r>
        <w:t>Modeler</w:t>
      </w:r>
      <w:proofErr w:type="spellEnd"/>
      <w:r>
        <w:t xml:space="preserve"> 2.0, pode-se citar a funcionalidade de aproximar, distanciar, imprimir diagramas com geração de scripts para criação/atualização de bancos de dados e adicionar uma rotina que permita realizar engenharia reversa de um banco de dados, capaz de varrer a estrutura do banco de dados e descobrir as tabelas existente (já criadas) no banco de dados em que o usuário está conectado (BUGMANN, 2012).</w:t>
      </w:r>
    </w:p>
    <w:p w14:paraId="5BF7D116" w14:textId="77777777" w:rsidR="003F5880" w:rsidRPr="00FA2183" w:rsidRDefault="003F5880" w:rsidP="00637036">
      <w:pPr>
        <w:pStyle w:val="TF-TEXTO"/>
        <w:rPr>
          <w:rStyle w:val="Refdecomentrio"/>
          <w:sz w:val="20"/>
          <w:szCs w:val="20"/>
        </w:rPr>
      </w:pPr>
      <w:r>
        <w:rPr>
          <w:rStyle w:val="Refdecomentrio"/>
          <w:sz w:val="20"/>
          <w:szCs w:val="20"/>
        </w:rPr>
        <w:t xml:space="preserve">Na </w:t>
      </w:r>
      <w:r>
        <w:rPr>
          <w:rStyle w:val="Refdecomentrio"/>
          <w:sz w:val="20"/>
          <w:szCs w:val="20"/>
        </w:rPr>
        <w:fldChar w:fldCharType="begin"/>
      </w:r>
      <w:r>
        <w:rPr>
          <w:rStyle w:val="Refdecomentrio"/>
          <w:sz w:val="20"/>
          <w:szCs w:val="20"/>
        </w:rPr>
        <w:instrText xml:space="preserve"> REF _Ref81811812 \h </w:instrText>
      </w:r>
      <w:r>
        <w:rPr>
          <w:rStyle w:val="Refdecomentrio"/>
          <w:sz w:val="20"/>
          <w:szCs w:val="20"/>
        </w:rPr>
      </w:r>
      <w:r>
        <w:rPr>
          <w:rStyle w:val="Refdecomentrio"/>
          <w:sz w:val="20"/>
          <w:szCs w:val="20"/>
        </w:rPr>
        <w:fldChar w:fldCharType="separate"/>
      </w:r>
      <w:r>
        <w:t xml:space="preserve">Figura </w:t>
      </w:r>
      <w:r>
        <w:rPr>
          <w:noProof/>
        </w:rPr>
        <w:t>1</w:t>
      </w:r>
      <w:r>
        <w:rPr>
          <w:rStyle w:val="Refdecomentrio"/>
          <w:sz w:val="20"/>
          <w:szCs w:val="20"/>
        </w:rPr>
        <w:fldChar w:fldCharType="end"/>
      </w:r>
      <w:r>
        <w:rPr>
          <w:rStyle w:val="Refdecomentrio"/>
          <w:sz w:val="20"/>
          <w:szCs w:val="20"/>
        </w:rPr>
        <w:t xml:space="preserve">tem-se o diagrama de classes carregado na ferramenta Web </w:t>
      </w:r>
      <w:proofErr w:type="spellStart"/>
      <w:r>
        <w:rPr>
          <w:rStyle w:val="Refdecomentrio"/>
          <w:sz w:val="20"/>
          <w:szCs w:val="20"/>
        </w:rPr>
        <w:t>Modeler</w:t>
      </w:r>
      <w:proofErr w:type="spellEnd"/>
      <w:r>
        <w:rPr>
          <w:rStyle w:val="Refdecomentrio"/>
          <w:sz w:val="20"/>
          <w:szCs w:val="20"/>
        </w:rPr>
        <w:t xml:space="preserve"> 2.0. Nessa ferramenta há disponível as opções de gerenciar tabelas, diagramas, scripts, importar e editor de diagramas. No menu de tabelas, é possível manter as tabelas do SGBD. Na opção de diagramas, é possível consultar as tabelas por meio de diagramas da </w:t>
      </w:r>
      <w:proofErr w:type="spellStart"/>
      <w:r w:rsidRPr="00980BC9">
        <w:rPr>
          <w:rStyle w:val="Refdecomentrio"/>
          <w:iCs/>
          <w:sz w:val="20"/>
          <w:szCs w:val="20"/>
        </w:rPr>
        <w:t>Unified</w:t>
      </w:r>
      <w:proofErr w:type="spellEnd"/>
      <w:r w:rsidRPr="00980BC9">
        <w:rPr>
          <w:rStyle w:val="Refdecomentrio"/>
          <w:iCs/>
          <w:sz w:val="20"/>
          <w:szCs w:val="20"/>
        </w:rPr>
        <w:t xml:space="preserve"> </w:t>
      </w:r>
      <w:proofErr w:type="spellStart"/>
      <w:r w:rsidRPr="00980BC9">
        <w:rPr>
          <w:rStyle w:val="Refdecomentrio"/>
          <w:iCs/>
          <w:sz w:val="20"/>
          <w:szCs w:val="20"/>
        </w:rPr>
        <w:t>Modeling</w:t>
      </w:r>
      <w:proofErr w:type="spellEnd"/>
      <w:r w:rsidRPr="00980BC9">
        <w:rPr>
          <w:rStyle w:val="Refdecomentrio"/>
          <w:iCs/>
          <w:sz w:val="20"/>
          <w:szCs w:val="20"/>
        </w:rPr>
        <w:t xml:space="preserve"> </w:t>
      </w:r>
      <w:proofErr w:type="spellStart"/>
      <w:r w:rsidRPr="00980BC9">
        <w:rPr>
          <w:rStyle w:val="Refdecomentrio"/>
          <w:iCs/>
          <w:sz w:val="20"/>
          <w:szCs w:val="20"/>
        </w:rPr>
        <w:t>Language</w:t>
      </w:r>
      <w:proofErr w:type="spellEnd"/>
      <w:r>
        <w:rPr>
          <w:rStyle w:val="Refdecomentrio"/>
          <w:sz w:val="20"/>
          <w:szCs w:val="20"/>
        </w:rPr>
        <w:t xml:space="preserve"> (UML). Na opção de scripts, é possível gerar os scripts para converter a base de dados. Na opção importar, é possível importar diagramas criados na ferramenta. Por último, o editor de diagramas, que há as ações necessárias para a construção de diagramas de classes, atividades e de casos de uso, como por exemplo, inserir associações, composições, atores, casos de uso, fluxo, atividade final, entre outros.</w:t>
      </w:r>
      <w:r w:rsidDel="00754DEF">
        <w:rPr>
          <w:rStyle w:val="Refdecomentrio"/>
          <w:sz w:val="20"/>
          <w:szCs w:val="20"/>
        </w:rPr>
        <w:t xml:space="preserve"> </w:t>
      </w:r>
    </w:p>
    <w:p w14:paraId="4D1D2D21" w14:textId="77777777" w:rsidR="003F5880" w:rsidRDefault="003F5880" w:rsidP="00E92B2C">
      <w:pPr>
        <w:pStyle w:val="TF-LEGENDA"/>
      </w:pPr>
      <w:bookmarkStart w:id="35" w:name="_Ref81811812"/>
      <w:r>
        <w:t xml:space="preserve">Figura </w:t>
      </w:r>
      <w:fldSimple w:instr=" SEQ Figura \* ARABIC ">
        <w:r>
          <w:rPr>
            <w:noProof/>
          </w:rPr>
          <w:t>1</w:t>
        </w:r>
      </w:fldSimple>
      <w:bookmarkEnd w:id="35"/>
      <w:r>
        <w:t xml:space="preserve">- Modelagem de diagramas de classes da UML no Web </w:t>
      </w:r>
      <w:proofErr w:type="spellStart"/>
      <w:r>
        <w:t>Modeler</w:t>
      </w:r>
      <w:proofErr w:type="spellEnd"/>
      <w:r>
        <w:t xml:space="preserve"> 2.0</w:t>
      </w:r>
    </w:p>
    <w:p w14:paraId="735939A8" w14:textId="77777777" w:rsidR="003F5880" w:rsidRDefault="003F5880" w:rsidP="00980BC9">
      <w:pPr>
        <w:pStyle w:val="TF-FIGURA"/>
        <w:rPr>
          <w:noProof/>
        </w:rPr>
      </w:pPr>
      <w:r>
        <w:rPr>
          <w:noProof/>
        </w:rPr>
        <w:drawing>
          <wp:inline distT="0" distB="0" distL="0" distR="0" wp14:anchorId="43EC9B59" wp14:editId="67108D8E">
            <wp:extent cx="3635375" cy="2011680"/>
            <wp:effectExtent l="19050" t="19050" r="3175"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5375" cy="2011680"/>
                    </a:xfrm>
                    <a:prstGeom prst="rect">
                      <a:avLst/>
                    </a:prstGeom>
                    <a:noFill/>
                    <a:ln w="12700" cmpd="sng">
                      <a:solidFill>
                        <a:srgbClr val="000000"/>
                      </a:solidFill>
                      <a:miter lim="800000"/>
                      <a:headEnd/>
                      <a:tailEnd/>
                    </a:ln>
                    <a:effectLst/>
                  </pic:spPr>
                </pic:pic>
              </a:graphicData>
            </a:graphic>
          </wp:inline>
        </w:drawing>
      </w:r>
    </w:p>
    <w:p w14:paraId="4105C6BC" w14:textId="77777777" w:rsidR="003F5880" w:rsidRDefault="003F5880" w:rsidP="00980BC9">
      <w:pPr>
        <w:pStyle w:val="TF-FONTE"/>
        <w:rPr>
          <w:noProof/>
        </w:rPr>
      </w:pPr>
      <w:r>
        <w:rPr>
          <w:noProof/>
        </w:rPr>
        <w:t>Fonte: Bugmann (2021, p. 26)</w:t>
      </w:r>
    </w:p>
    <w:p w14:paraId="15A5F8EF" w14:textId="77777777" w:rsidR="003F5880" w:rsidRDefault="003F5880" w:rsidP="009D5AE5">
      <w:pPr>
        <w:pStyle w:val="TF-TEXTO"/>
      </w:pPr>
      <w:r>
        <w:t xml:space="preserve">Ao final do trabalho, </w:t>
      </w:r>
      <w:proofErr w:type="spellStart"/>
      <w:r>
        <w:t>Bugmann</w:t>
      </w:r>
      <w:proofErr w:type="spellEnd"/>
      <w:r>
        <w:t xml:space="preserve"> (2012) conclui que os objetivos iniciais foram alcançados e que o aplicativo Web </w:t>
      </w:r>
      <w:proofErr w:type="spellStart"/>
      <w:r>
        <w:t>Modeler</w:t>
      </w:r>
      <w:proofErr w:type="spellEnd"/>
      <w:r>
        <w:t xml:space="preserve"> 2.0 desenvolvido permite que um banco de dados relacional seja modelado, por meio de diagramas, independente do SGBD utilizado. Na </w:t>
      </w:r>
      <w:r>
        <w:fldChar w:fldCharType="begin"/>
      </w:r>
      <w:r>
        <w:instrText xml:space="preserve"> REF _Ref81811841 \h </w:instrText>
      </w:r>
      <w:r>
        <w:fldChar w:fldCharType="separate"/>
      </w:r>
      <w:r>
        <w:t xml:space="preserve">Figura </w:t>
      </w:r>
      <w:r>
        <w:rPr>
          <w:noProof/>
        </w:rPr>
        <w:t>2</w:t>
      </w:r>
      <w:r>
        <w:fldChar w:fldCharType="end"/>
      </w:r>
      <w:r>
        <w:t xml:space="preserve"> pode-se ver o resultado da importação de tabelas por meio da técnica de engenharia reversa do banco de dados utilizado por </w:t>
      </w:r>
      <w:proofErr w:type="spellStart"/>
      <w:r>
        <w:t>Bugmann</w:t>
      </w:r>
      <w:proofErr w:type="spellEnd"/>
      <w:r>
        <w:t xml:space="preserve"> (2012), ou seja, o Web </w:t>
      </w:r>
      <w:proofErr w:type="spellStart"/>
      <w:r>
        <w:t>Modeler</w:t>
      </w:r>
      <w:proofErr w:type="spellEnd"/>
      <w:r>
        <w:t xml:space="preserve"> 2.0 identificou as tabelas </w:t>
      </w:r>
      <w:proofErr w:type="spellStart"/>
      <w:r>
        <w:t>tb_compra</w:t>
      </w:r>
      <w:proofErr w:type="spellEnd"/>
      <w:r>
        <w:t xml:space="preserve">, </w:t>
      </w:r>
      <w:proofErr w:type="spellStart"/>
      <w:r>
        <w:t>tb_material</w:t>
      </w:r>
      <w:proofErr w:type="spellEnd"/>
      <w:r>
        <w:t xml:space="preserve"> e </w:t>
      </w:r>
      <w:proofErr w:type="spellStart"/>
      <w:r>
        <w:t>tb_tipo_material</w:t>
      </w:r>
      <w:proofErr w:type="spellEnd"/>
      <w:r>
        <w:t xml:space="preserve"> no SGBD, importou elas para o Web </w:t>
      </w:r>
      <w:proofErr w:type="spellStart"/>
      <w:r>
        <w:t>Modeler</w:t>
      </w:r>
      <w:proofErr w:type="spellEnd"/>
      <w:r>
        <w:t xml:space="preserve"> 2.0 (por meio da engenharia reversa) e gerou uma representação gráfica na ferramenta para visualizar o resultado e permitir alterá-las (BUGMANN, 2021).</w:t>
      </w:r>
    </w:p>
    <w:p w14:paraId="1B4BAC1D" w14:textId="77777777" w:rsidR="003F5880" w:rsidRDefault="003F5880" w:rsidP="009D5AE5">
      <w:pPr>
        <w:pStyle w:val="TF-LEGENDA"/>
      </w:pPr>
      <w:bookmarkStart w:id="36" w:name="_Ref81811841"/>
      <w:r>
        <w:lastRenderedPageBreak/>
        <w:t xml:space="preserve">Figura </w:t>
      </w:r>
      <w:fldSimple w:instr=" SEQ Figura \* ARABIC ">
        <w:r>
          <w:rPr>
            <w:noProof/>
          </w:rPr>
          <w:t>2</w:t>
        </w:r>
      </w:fldSimple>
      <w:bookmarkEnd w:id="36"/>
      <w:r>
        <w:t xml:space="preserve">- Resultado da importação de tabelas por engenharia reversa no Web </w:t>
      </w:r>
      <w:proofErr w:type="spellStart"/>
      <w:r>
        <w:t>Modeler</w:t>
      </w:r>
      <w:proofErr w:type="spellEnd"/>
      <w:r>
        <w:t xml:space="preserve"> 2.0</w:t>
      </w:r>
    </w:p>
    <w:p w14:paraId="41168C5B" w14:textId="77777777" w:rsidR="003F5880" w:rsidRDefault="003F5880" w:rsidP="009F4A71">
      <w:pPr>
        <w:pStyle w:val="TF-FIGURA"/>
        <w:rPr>
          <w:noProof/>
        </w:rPr>
      </w:pPr>
      <w:r>
        <w:rPr>
          <w:noProof/>
        </w:rPr>
        <w:drawing>
          <wp:inline distT="0" distB="0" distL="0" distR="0" wp14:anchorId="011373D4" wp14:editId="624F4D6D">
            <wp:extent cx="5039995" cy="3072130"/>
            <wp:effectExtent l="19050" t="19050" r="825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9995" cy="3072130"/>
                    </a:xfrm>
                    <a:prstGeom prst="rect">
                      <a:avLst/>
                    </a:prstGeom>
                    <a:noFill/>
                    <a:ln w="12700" cmpd="sng">
                      <a:solidFill>
                        <a:srgbClr val="000000"/>
                      </a:solidFill>
                      <a:miter lim="800000"/>
                      <a:headEnd/>
                      <a:tailEnd/>
                    </a:ln>
                    <a:effectLst/>
                  </pic:spPr>
                </pic:pic>
              </a:graphicData>
            </a:graphic>
          </wp:inline>
        </w:drawing>
      </w:r>
    </w:p>
    <w:p w14:paraId="19136543" w14:textId="77777777" w:rsidR="003F5880" w:rsidRDefault="003F5880" w:rsidP="00BA2491">
      <w:pPr>
        <w:pStyle w:val="TF-FONTE"/>
      </w:pPr>
      <w:r>
        <w:t xml:space="preserve">Fonte: </w:t>
      </w:r>
      <w:proofErr w:type="spellStart"/>
      <w:r>
        <w:t>Bugmann</w:t>
      </w:r>
      <w:proofErr w:type="spellEnd"/>
      <w:r>
        <w:t xml:space="preserve"> (</w:t>
      </w:r>
      <w:r w:rsidRPr="008159A5">
        <w:rPr>
          <w:highlight w:val="yellow"/>
        </w:rPr>
        <w:t>2021</w:t>
      </w:r>
      <w:r>
        <w:t>, p. 62)</w:t>
      </w:r>
    </w:p>
    <w:p w14:paraId="18208BE4" w14:textId="77777777" w:rsidR="003F5880" w:rsidRDefault="003F5880" w:rsidP="00317059">
      <w:pPr>
        <w:pStyle w:val="Ttulo2"/>
      </w:pPr>
      <w:r>
        <w:t>Uma ferramenta de software para gerar uma arquitetura Model-View-Controller baseada no Modelo Entidade-Relacionamento</w:t>
      </w:r>
    </w:p>
    <w:p w14:paraId="33A3676C" w14:textId="77777777" w:rsidR="003F5880" w:rsidRDefault="003F5880" w:rsidP="00A44581">
      <w:pPr>
        <w:pStyle w:val="TF-TEXTO"/>
      </w:pPr>
      <w:r>
        <w:t xml:space="preserve">Soto </w:t>
      </w:r>
      <w:r w:rsidRPr="00B344F3">
        <w:rPr>
          <w:i/>
          <w:iCs/>
        </w:rPr>
        <w:t>et al.</w:t>
      </w:r>
      <w:r>
        <w:t xml:space="preserve"> (2020) apresentam uma ferramenta CASE capaz de gerar código </w:t>
      </w:r>
      <w:proofErr w:type="spellStart"/>
      <w:r w:rsidRPr="00B344F3">
        <w:rPr>
          <w:iCs/>
        </w:rPr>
        <w:t>Model-View-Controller</w:t>
      </w:r>
      <w:proofErr w:type="spellEnd"/>
      <w:r>
        <w:t xml:space="preserve"> (MVC) com base em um diagrama de Entidade-Relacionamento (ER) e um </w:t>
      </w:r>
      <w:r w:rsidRPr="00B9063C">
        <w:rPr>
          <w:i/>
        </w:rPr>
        <w:t>script</w:t>
      </w:r>
      <w:r>
        <w:t xml:space="preserve"> de banco de dados correspondente ao diagrama traduzido. A ferramenta é desenvolvida na linguagem de programação Angular e tem por objetivo aprimorar o aprendizado do padrão de projeto MVC, promovendo boas práticas de programação e a reutilização de código (SOTO </w:t>
      </w:r>
      <w:r w:rsidRPr="00B344F3">
        <w:rPr>
          <w:i/>
        </w:rPr>
        <w:t>et al.</w:t>
      </w:r>
      <w:r>
        <w:t>, 2020).</w:t>
      </w:r>
    </w:p>
    <w:p w14:paraId="1EC3598D" w14:textId="77777777" w:rsidR="003F5880" w:rsidRDefault="003F5880" w:rsidP="00A44581">
      <w:pPr>
        <w:pStyle w:val="TF-TEXTO"/>
      </w:pPr>
      <w:r>
        <w:t xml:space="preserve">Na </w:t>
      </w:r>
      <w:r>
        <w:fldChar w:fldCharType="begin"/>
      </w:r>
      <w:r>
        <w:instrText xml:space="preserve"> REF _Ref81815126 \h </w:instrText>
      </w:r>
      <w:r>
        <w:fldChar w:fldCharType="separate"/>
      </w:r>
      <w:r>
        <w:t xml:space="preserve">Figura </w:t>
      </w:r>
      <w:r>
        <w:rPr>
          <w:noProof/>
        </w:rPr>
        <w:t>3</w:t>
      </w:r>
      <w:r>
        <w:fldChar w:fldCharType="end"/>
      </w:r>
      <w:r>
        <w:t xml:space="preserve">, </w:t>
      </w:r>
      <w:proofErr w:type="spellStart"/>
      <w:r>
        <w:t>Krasner</w:t>
      </w:r>
      <w:proofErr w:type="spellEnd"/>
      <w:r>
        <w:t xml:space="preserve"> e Pope (1988) explicam como funciona o padrão de projeto MVC e suas camadas, sendo: o modelo (</w:t>
      </w:r>
      <w:proofErr w:type="spellStart"/>
      <w:r w:rsidRPr="00A24FA8">
        <w:rPr>
          <w:i/>
        </w:rPr>
        <w:t>Model</w:t>
      </w:r>
      <w:proofErr w:type="spellEnd"/>
      <w:r>
        <w:t>) tem a função de assumir a parte do sistema que gerencia todas as tarefas relacionadas aos dados, como por exemplo, validação e persistência de dados ligadas ao banco de dados; a visão (</w:t>
      </w:r>
      <w:proofErr w:type="spellStart"/>
      <w:r w:rsidRPr="00A24FA8">
        <w:rPr>
          <w:i/>
        </w:rPr>
        <w:t>View</w:t>
      </w:r>
      <w:proofErr w:type="spellEnd"/>
      <w:r>
        <w:t>) possui a função de interagir com o usuário por meio de interfaces gráficas gerenciáveis, ou seja, formulários, botões e todos os outros elementos gráficos da aplicação (parte visual); controlador (</w:t>
      </w:r>
      <w:proofErr w:type="spellStart"/>
      <w:r w:rsidRPr="00E718EF">
        <w:rPr>
          <w:i/>
        </w:rPr>
        <w:t>Controller</w:t>
      </w:r>
      <w:proofErr w:type="spellEnd"/>
      <w:r>
        <w:t>),tem a responsabilidade de cuidar dos eventos disparados pela camada de visão ou acionados por um processo do sistema, ou seja, gerencia os eventos entre a camada de visão e a camada de modelo (KRASNER; POPE, 1988).</w:t>
      </w:r>
    </w:p>
    <w:p w14:paraId="474F3C5B" w14:textId="77777777" w:rsidR="003F5880" w:rsidRDefault="003F5880" w:rsidP="00F81A80">
      <w:pPr>
        <w:pStyle w:val="TF-LEGENDA"/>
      </w:pPr>
      <w:bookmarkStart w:id="37" w:name="_Ref81815126"/>
      <w:r>
        <w:t xml:space="preserve">Figura </w:t>
      </w:r>
      <w:fldSimple w:instr=" SEQ Figura \* ARABIC ">
        <w:r>
          <w:rPr>
            <w:noProof/>
          </w:rPr>
          <w:t>3</w:t>
        </w:r>
      </w:fldSimple>
      <w:bookmarkEnd w:id="37"/>
      <w:r>
        <w:t>- Conceito gráfico do padrão de projeto MVC</w:t>
      </w:r>
    </w:p>
    <w:p w14:paraId="45CB497F" w14:textId="77777777" w:rsidR="003F5880" w:rsidRDefault="003F5880" w:rsidP="00F81A80">
      <w:pPr>
        <w:pStyle w:val="TF-FIGURA"/>
        <w:rPr>
          <w:noProof/>
        </w:rPr>
      </w:pPr>
      <w:r>
        <w:rPr>
          <w:noProof/>
        </w:rPr>
        <w:drawing>
          <wp:inline distT="0" distB="0" distL="0" distR="0" wp14:anchorId="175A3E65" wp14:editId="7C1867ED">
            <wp:extent cx="5764530" cy="2882265"/>
            <wp:effectExtent l="19050" t="1905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4530" cy="2882265"/>
                    </a:xfrm>
                    <a:prstGeom prst="rect">
                      <a:avLst/>
                    </a:prstGeom>
                    <a:noFill/>
                    <a:ln w="6350" cmpd="sng">
                      <a:solidFill>
                        <a:srgbClr val="000000"/>
                      </a:solidFill>
                      <a:miter lim="800000"/>
                      <a:headEnd/>
                      <a:tailEnd/>
                    </a:ln>
                    <a:effectLst/>
                  </pic:spPr>
                </pic:pic>
              </a:graphicData>
            </a:graphic>
          </wp:inline>
        </w:drawing>
      </w:r>
    </w:p>
    <w:p w14:paraId="22CF7032" w14:textId="77777777" w:rsidR="003F5880" w:rsidRDefault="003F5880" w:rsidP="00F81A80">
      <w:pPr>
        <w:pStyle w:val="TF-FONTE"/>
      </w:pPr>
      <w:r>
        <w:t xml:space="preserve">Fonte: </w:t>
      </w:r>
      <w:proofErr w:type="spellStart"/>
      <w:r>
        <w:t>Krasner</w:t>
      </w:r>
      <w:proofErr w:type="spellEnd"/>
      <w:r>
        <w:t xml:space="preserve"> e Pope (1988, p. 5)</w:t>
      </w:r>
    </w:p>
    <w:p w14:paraId="0B0FE697" w14:textId="77777777" w:rsidR="003F5880" w:rsidRDefault="003F5880" w:rsidP="00A44581">
      <w:pPr>
        <w:pStyle w:val="TF-TEXTO"/>
      </w:pPr>
      <w:r>
        <w:lastRenderedPageBreak/>
        <w:t xml:space="preserve">Na </w:t>
      </w:r>
      <w:r>
        <w:fldChar w:fldCharType="begin"/>
      </w:r>
      <w:r>
        <w:instrText xml:space="preserve"> REF _Ref81817261 \h </w:instrText>
      </w:r>
      <w:r>
        <w:fldChar w:fldCharType="separate"/>
      </w:r>
      <w:r>
        <w:t xml:space="preserve">Figura </w:t>
      </w:r>
      <w:r>
        <w:rPr>
          <w:noProof/>
        </w:rPr>
        <w:t>4</w:t>
      </w:r>
      <w:r>
        <w:fldChar w:fldCharType="end"/>
      </w:r>
      <w:r>
        <w:t xml:space="preserve"> tem-se as funcionalidades principais da ferramenta, sendo elas: criação de diagrama ER pelo usuário com apoio do editor do sistema no centro da tela acessada pela opção “</w:t>
      </w:r>
      <w:proofErr w:type="spellStart"/>
      <w:r>
        <w:t>Producción</w:t>
      </w:r>
      <w:proofErr w:type="spellEnd"/>
      <w:r>
        <w:t xml:space="preserve">”; geração do projeto base em Angular com as camadas de visões, modelos, controladores e </w:t>
      </w:r>
      <w:r w:rsidRPr="00081308">
        <w:rPr>
          <w:i/>
        </w:rPr>
        <w:t>script</w:t>
      </w:r>
      <w:r>
        <w:t xml:space="preserve"> do banco de dados compactada para </w:t>
      </w:r>
      <w:r w:rsidRPr="00876B6D">
        <w:rPr>
          <w:i/>
        </w:rPr>
        <w:t>download</w:t>
      </w:r>
      <w:r>
        <w:rPr>
          <w:i/>
        </w:rPr>
        <w:t xml:space="preserve"> </w:t>
      </w:r>
      <w:r>
        <w:t xml:space="preserve">localizada a esquerda na opção “Guardar Diagrama” e aprendizado, permitindo o usuário gerar o código fonte, modifica-lo e estudar o funcionamento do padrão MVC a esquerda na opção “Aprender MVC” (SOTO </w:t>
      </w:r>
      <w:r w:rsidRPr="00A00680">
        <w:rPr>
          <w:i/>
        </w:rPr>
        <w:t>et al.</w:t>
      </w:r>
      <w:r>
        <w:t>, 2020).</w:t>
      </w:r>
    </w:p>
    <w:p w14:paraId="7C0DD9B6" w14:textId="77777777" w:rsidR="003F5880" w:rsidRDefault="003F5880" w:rsidP="009E4A55">
      <w:pPr>
        <w:pStyle w:val="TF-LEGENDA"/>
      </w:pPr>
      <w:bookmarkStart w:id="38" w:name="_Ref81817261"/>
      <w:r>
        <w:t xml:space="preserve">Figura </w:t>
      </w:r>
      <w:fldSimple w:instr=" SEQ Figura \* ARABIC ">
        <w:r>
          <w:rPr>
            <w:noProof/>
          </w:rPr>
          <w:t>4</w:t>
        </w:r>
      </w:fldSimple>
      <w:bookmarkEnd w:id="38"/>
      <w:r>
        <w:t>- Interface principal do sistema (editor de diagramas ER)</w:t>
      </w:r>
    </w:p>
    <w:p w14:paraId="3A66176D" w14:textId="77777777" w:rsidR="003F5880" w:rsidRDefault="003F5880" w:rsidP="004741E8">
      <w:pPr>
        <w:pStyle w:val="TF-FIGURA"/>
        <w:rPr>
          <w:noProof/>
        </w:rPr>
      </w:pPr>
      <w:r>
        <w:rPr>
          <w:noProof/>
        </w:rPr>
        <w:drawing>
          <wp:inline distT="0" distB="0" distL="0" distR="0" wp14:anchorId="4F57FAFD" wp14:editId="7D449A8B">
            <wp:extent cx="5764530" cy="2647950"/>
            <wp:effectExtent l="19050" t="19050" r="762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4530" cy="2647950"/>
                    </a:xfrm>
                    <a:prstGeom prst="rect">
                      <a:avLst/>
                    </a:prstGeom>
                    <a:noFill/>
                    <a:ln w="6350" cmpd="sng">
                      <a:solidFill>
                        <a:srgbClr val="000000"/>
                      </a:solidFill>
                      <a:miter lim="800000"/>
                      <a:headEnd/>
                      <a:tailEnd/>
                    </a:ln>
                    <a:effectLst/>
                  </pic:spPr>
                </pic:pic>
              </a:graphicData>
            </a:graphic>
          </wp:inline>
        </w:drawing>
      </w:r>
    </w:p>
    <w:p w14:paraId="799D7142" w14:textId="77777777" w:rsidR="003F5880" w:rsidRDefault="003F5880" w:rsidP="004741E8">
      <w:pPr>
        <w:pStyle w:val="TF-FONTE"/>
      </w:pPr>
      <w:r>
        <w:t xml:space="preserve">Fonte: Soto </w:t>
      </w:r>
      <w:r w:rsidRPr="00A00680">
        <w:rPr>
          <w:i/>
        </w:rPr>
        <w:t>et al.</w:t>
      </w:r>
      <w:r>
        <w:t xml:space="preserve"> (2020, p. 61)</w:t>
      </w:r>
    </w:p>
    <w:p w14:paraId="280EE7D1" w14:textId="77777777" w:rsidR="003F5880" w:rsidRDefault="003F5880" w:rsidP="00421187">
      <w:pPr>
        <w:pStyle w:val="TF-TEXTO"/>
      </w:pPr>
      <w:r>
        <w:t xml:space="preserve">Na </w:t>
      </w:r>
      <w:r>
        <w:fldChar w:fldCharType="begin"/>
      </w:r>
      <w:r>
        <w:instrText xml:space="preserve"> REF _Ref81818004 \h </w:instrText>
      </w:r>
      <w:r>
        <w:fldChar w:fldCharType="separate"/>
      </w:r>
      <w:r>
        <w:t xml:space="preserve">Figura </w:t>
      </w:r>
      <w:r>
        <w:rPr>
          <w:noProof/>
        </w:rPr>
        <w:t>5</w:t>
      </w:r>
      <w:r>
        <w:fldChar w:fldCharType="end"/>
      </w:r>
      <w:r>
        <w:t xml:space="preserve"> é ilustrada a arquitetura de implementação do trabalho dividida em duas camadas, sendo elas: camada lógica de dados e camada de apresentação. A camada lógica de dados (na esquerda) possui: o servidor NodeJS2, representando o serviço para criação do projeto base em Angular; biblioteca GoJS3 para </w:t>
      </w:r>
      <w:proofErr w:type="spellStart"/>
      <w:r>
        <w:t>JavaScript</w:t>
      </w:r>
      <w:proofErr w:type="spellEnd"/>
      <w:r>
        <w:t xml:space="preserve"> e </w:t>
      </w:r>
      <w:proofErr w:type="spellStart"/>
      <w:r>
        <w:t>TypeScript</w:t>
      </w:r>
      <w:proofErr w:type="spellEnd"/>
      <w:r>
        <w:t xml:space="preserve"> permitindo modelar e projetar os diagramas ER na camada de apresentação do sistema; e JSON4, utilizado para transformar o diagrama ER em um objeto JSON para ser enviado e processado pelo servidor. Na camada de apresentação foram utilizados os componentes Angular 7, </w:t>
      </w:r>
      <w:proofErr w:type="spellStart"/>
      <w:r>
        <w:t>TypeScript</w:t>
      </w:r>
      <w:proofErr w:type="spellEnd"/>
      <w:r>
        <w:t xml:space="preserve">, HTML, CSS, </w:t>
      </w:r>
      <w:proofErr w:type="spellStart"/>
      <w:r>
        <w:t>JavaScript</w:t>
      </w:r>
      <w:proofErr w:type="spellEnd"/>
      <w:r>
        <w:t xml:space="preserve"> e </w:t>
      </w:r>
      <w:proofErr w:type="spellStart"/>
      <w:r>
        <w:t>Bootstrap</w:t>
      </w:r>
      <w:proofErr w:type="spellEnd"/>
      <w:r>
        <w:t xml:space="preserve"> com intuito de tornar a aplicação visualmente amigável (SOTO </w:t>
      </w:r>
      <w:r w:rsidRPr="00A00680">
        <w:rPr>
          <w:i/>
        </w:rPr>
        <w:t>et al.</w:t>
      </w:r>
      <w:r>
        <w:t>, 2020).</w:t>
      </w:r>
    </w:p>
    <w:p w14:paraId="5EDFF3B2" w14:textId="77777777" w:rsidR="003F5880" w:rsidRDefault="003F5880" w:rsidP="00A34C67">
      <w:pPr>
        <w:pStyle w:val="TF-LEGENDA"/>
      </w:pPr>
      <w:bookmarkStart w:id="39" w:name="_Ref81818004"/>
      <w:r>
        <w:t xml:space="preserve">Figura </w:t>
      </w:r>
      <w:fldSimple w:instr=" SEQ Figura \* ARABIC ">
        <w:r>
          <w:rPr>
            <w:noProof/>
          </w:rPr>
          <w:t>5</w:t>
        </w:r>
      </w:fldSimple>
      <w:bookmarkEnd w:id="39"/>
      <w:r>
        <w:t>- Arquitetura da implementação do sistema</w:t>
      </w:r>
    </w:p>
    <w:p w14:paraId="5094EB66" w14:textId="77777777" w:rsidR="003F5880" w:rsidRDefault="003F5880" w:rsidP="004F6C32">
      <w:pPr>
        <w:pStyle w:val="TF-FIGURA"/>
        <w:rPr>
          <w:noProof/>
        </w:rPr>
      </w:pPr>
      <w:r>
        <w:rPr>
          <w:noProof/>
        </w:rPr>
        <w:drawing>
          <wp:inline distT="0" distB="0" distL="0" distR="0" wp14:anchorId="4BE9B025" wp14:editId="5F1759C6">
            <wp:extent cx="3935730" cy="2743200"/>
            <wp:effectExtent l="19050" t="1905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5730" cy="2743200"/>
                    </a:xfrm>
                    <a:prstGeom prst="rect">
                      <a:avLst/>
                    </a:prstGeom>
                    <a:noFill/>
                    <a:ln w="12700" cmpd="sng">
                      <a:solidFill>
                        <a:srgbClr val="000000"/>
                      </a:solidFill>
                      <a:miter lim="800000"/>
                      <a:headEnd/>
                      <a:tailEnd/>
                    </a:ln>
                    <a:effectLst/>
                  </pic:spPr>
                </pic:pic>
              </a:graphicData>
            </a:graphic>
          </wp:inline>
        </w:drawing>
      </w:r>
    </w:p>
    <w:p w14:paraId="7C178BEE" w14:textId="77777777" w:rsidR="003F5880" w:rsidRDefault="003F5880" w:rsidP="004F6C32">
      <w:pPr>
        <w:pStyle w:val="TF-FONTE"/>
      </w:pPr>
      <w:r>
        <w:t xml:space="preserve">Fonte: Soto </w:t>
      </w:r>
      <w:r w:rsidRPr="00A00680">
        <w:rPr>
          <w:i/>
        </w:rPr>
        <w:t>et al.</w:t>
      </w:r>
      <w:r>
        <w:t xml:space="preserve"> (2020, p. 61)</w:t>
      </w:r>
    </w:p>
    <w:p w14:paraId="2E602E89" w14:textId="77777777" w:rsidR="003F5880" w:rsidRDefault="003F5880" w:rsidP="00784516">
      <w:pPr>
        <w:pStyle w:val="TF-TEXTO"/>
      </w:pPr>
      <w:r>
        <w:t xml:space="preserve">Como método de validação, Soto </w:t>
      </w:r>
      <w:r w:rsidRPr="00A00680">
        <w:rPr>
          <w:i/>
        </w:rPr>
        <w:t>et al.</w:t>
      </w:r>
      <w:r>
        <w:t xml:space="preserve"> (2020) utilizaram a escala de usabilidade do sistema (System </w:t>
      </w:r>
      <w:proofErr w:type="spellStart"/>
      <w:r>
        <w:t>Usability</w:t>
      </w:r>
      <w:proofErr w:type="spellEnd"/>
      <w:r>
        <w:t xml:space="preserve"> </w:t>
      </w:r>
      <w:proofErr w:type="spellStart"/>
      <w:r>
        <w:t>Scale</w:t>
      </w:r>
      <w:proofErr w:type="spellEnd"/>
      <w:r>
        <w:t xml:space="preserve"> - SUS) para quantificar o grau da usabilidade da ferramenta. Essa escala engloba 10 itens em sua avaliação, cujo os valores de cada item podem variar de 0 a 100 (SOTO </w:t>
      </w:r>
      <w:r w:rsidRPr="00784516">
        <w:rPr>
          <w:i/>
        </w:rPr>
        <w:t>et al.</w:t>
      </w:r>
      <w:r>
        <w:t xml:space="preserve">, 2020), sendo eles: acho que gostaria de usar este sistema com frequência; achei o sistema desnecessariamente complexo; achei o sistema fácil de usar; acho que precisaria de apoio de um técnico para usar este sistema; achei que as várias funções deste sistema funcionavam bem integradas; eu pensei que havia muita inconsistência neste sistema; eu imagino que a maioria das pessoas aprenderiam a usar este sistema muito rapidamente; achei o sistema muito complicado de usar; me </w:t>
      </w:r>
      <w:r>
        <w:lastRenderedPageBreak/>
        <w:t xml:space="preserve">senti muito confiante ao usar o sistema e eu precisava aprender muitas coisas antes de conseguir usar este sistema (SOTO </w:t>
      </w:r>
      <w:r w:rsidRPr="00784516">
        <w:rPr>
          <w:i/>
        </w:rPr>
        <w:t>et al.</w:t>
      </w:r>
      <w:r>
        <w:t xml:space="preserve">, 2020). Ao final do trabalho Soto </w:t>
      </w:r>
      <w:r w:rsidRPr="00784516">
        <w:rPr>
          <w:i/>
        </w:rPr>
        <w:t>et al.</w:t>
      </w:r>
      <w:r>
        <w:t xml:space="preserve"> (2020) concluem que a ferramenta desenvolvida obteve ótimos resultados, pois após ter sido testada e qualificada por 18 usuários aleatórios, a média de pontos entre os 10 itens da escala de usabilidade do sistema (SUS) foi superior a 70 pontos.</w:t>
      </w:r>
    </w:p>
    <w:p w14:paraId="3AE60806" w14:textId="77777777" w:rsidR="003F5880" w:rsidRDefault="003F5880" w:rsidP="00CD456D">
      <w:pPr>
        <w:pStyle w:val="TF-TEXTO"/>
      </w:pPr>
      <w:r>
        <w:t xml:space="preserve">Soto </w:t>
      </w:r>
      <w:r w:rsidRPr="00784516">
        <w:rPr>
          <w:i/>
        </w:rPr>
        <w:t>et al.</w:t>
      </w:r>
      <w:r>
        <w:t xml:space="preserve"> (2020) também concluem que a adoção do padrão de projeto MVC em desenvolvimento de sistemas aumenta a produtividade, evita tarefas monótonas e reduz significativamente os tempos de desenvolvimento, mesmo que eles não tenham testado diretamente isso. Nesse primeiro trabalho eles focaram a avaliação na usabilidade e pretendem posteriormente avaliarem aspectos de linhas de código economizadas e também o quanto pode impactar no tempo de desenvolvimento de sistemas (SOTO </w:t>
      </w:r>
      <w:r w:rsidRPr="00784516">
        <w:rPr>
          <w:i/>
        </w:rPr>
        <w:t>et al.</w:t>
      </w:r>
      <w:r>
        <w:t>, 2020).</w:t>
      </w:r>
    </w:p>
    <w:p w14:paraId="25CEA83F" w14:textId="77777777" w:rsidR="003F5880" w:rsidRDefault="003F5880" w:rsidP="00BC5813">
      <w:pPr>
        <w:pStyle w:val="Ttulo2"/>
      </w:pPr>
      <w:r>
        <w:t xml:space="preserve">Engenharia reversa de banco de dados relacional para modelo UML </w:t>
      </w:r>
    </w:p>
    <w:p w14:paraId="0419391B" w14:textId="77777777" w:rsidR="003F5880" w:rsidRDefault="003F5880" w:rsidP="00BF4C59">
      <w:pPr>
        <w:pStyle w:val="TF-TEXTO"/>
      </w:pPr>
      <w:proofErr w:type="spellStart"/>
      <w:r>
        <w:t>Zafar</w:t>
      </w:r>
      <w:proofErr w:type="spellEnd"/>
      <w:r>
        <w:t xml:space="preserve"> </w:t>
      </w:r>
      <w:r w:rsidRPr="00784516">
        <w:rPr>
          <w:i/>
        </w:rPr>
        <w:t>et al.</w:t>
      </w:r>
      <w:r>
        <w:t xml:space="preserve"> (2019) apresenta uma ferramenta de conversão de esquema de banco de dados SQL para arquivos </w:t>
      </w:r>
      <w:proofErr w:type="spellStart"/>
      <w:r>
        <w:t>eXtensible</w:t>
      </w:r>
      <w:proofErr w:type="spellEnd"/>
      <w:r>
        <w:t xml:space="preserve"> </w:t>
      </w:r>
      <w:proofErr w:type="spellStart"/>
      <w:r>
        <w:t>Markup</w:t>
      </w:r>
      <w:proofErr w:type="spellEnd"/>
      <w:r>
        <w:t xml:space="preserve"> </w:t>
      </w:r>
      <w:proofErr w:type="spellStart"/>
      <w:r>
        <w:t>Language</w:t>
      </w:r>
      <w:proofErr w:type="spellEnd"/>
      <w:r>
        <w:t xml:space="preserve"> </w:t>
      </w:r>
      <w:proofErr w:type="spellStart"/>
      <w:r w:rsidRPr="00784516">
        <w:rPr>
          <w:iCs/>
        </w:rPr>
        <w:t>Metadata</w:t>
      </w:r>
      <w:proofErr w:type="spellEnd"/>
      <w:r w:rsidRPr="00784516">
        <w:rPr>
          <w:iCs/>
        </w:rPr>
        <w:t xml:space="preserve"> </w:t>
      </w:r>
      <w:proofErr w:type="spellStart"/>
      <w:r w:rsidRPr="00784516">
        <w:rPr>
          <w:iCs/>
        </w:rPr>
        <w:t>Interchange</w:t>
      </w:r>
      <w:proofErr w:type="spellEnd"/>
      <w:r>
        <w:t xml:space="preserve"> (XMI) 2.1, por meio da engenharia reversa de entidades relacionais existentes em bancos de dados. O arquivo resultante dessa técnica é utilizado como entrada de dados em sistemas gráficos de modelagem UML, como por exemplo, o </w:t>
      </w:r>
      <w:proofErr w:type="spellStart"/>
      <w:r>
        <w:t>MagicDraw</w:t>
      </w:r>
      <w:proofErr w:type="spellEnd"/>
      <w:r>
        <w:t>.</w:t>
      </w:r>
    </w:p>
    <w:p w14:paraId="56B06778" w14:textId="77777777" w:rsidR="003F5880" w:rsidRDefault="003F5880" w:rsidP="00013E3F">
      <w:pPr>
        <w:pStyle w:val="TF-TEXTO"/>
      </w:pPr>
      <w:r w:rsidRPr="00CD3314">
        <w:t xml:space="preserve">A </w:t>
      </w:r>
      <w:r>
        <w:t xml:space="preserve">técnica de </w:t>
      </w:r>
      <w:r w:rsidRPr="00CD3314">
        <w:t xml:space="preserve">engenharia reversa </w:t>
      </w:r>
      <w:r>
        <w:t xml:space="preserve">é utilizada para extrair </w:t>
      </w:r>
      <w:r w:rsidRPr="00CD3314">
        <w:t>informações ocultas de</w:t>
      </w:r>
      <w:r>
        <w:t xml:space="preserve"> um</w:t>
      </w:r>
      <w:r w:rsidRPr="00CD3314">
        <w:t xml:space="preserve"> baixo nível </w:t>
      </w:r>
      <w:r>
        <w:t xml:space="preserve">de abstração do banco de dados (descobri-las) </w:t>
      </w:r>
      <w:r w:rsidRPr="00CD3314">
        <w:t xml:space="preserve">e </w:t>
      </w:r>
      <w:r>
        <w:t xml:space="preserve">transformá-las em </w:t>
      </w:r>
      <w:r w:rsidRPr="00CD3314">
        <w:t xml:space="preserve">informações de alto nível </w:t>
      </w:r>
      <w:r>
        <w:t xml:space="preserve">de abstração (desenhos, gráficos, etc.), como por exemplo, </w:t>
      </w:r>
      <w:r w:rsidRPr="00CD3314">
        <w:t>modelos de diagramas da UML, aproximando as camadas de desenvolvimento</w:t>
      </w:r>
      <w:r>
        <w:t xml:space="preserve"> (desenvolvedores)</w:t>
      </w:r>
      <w:r w:rsidRPr="00CD3314">
        <w:t xml:space="preserve"> com as camadas de </w:t>
      </w:r>
      <w:r>
        <w:t>administradores de banco de dados (</w:t>
      </w:r>
      <w:proofErr w:type="spellStart"/>
      <w:r>
        <w:t>DBAs</w:t>
      </w:r>
      <w:proofErr w:type="spellEnd"/>
      <w:r>
        <w:t>).</w:t>
      </w:r>
      <w:r w:rsidRPr="00CD3314">
        <w:t xml:space="preserve"> </w:t>
      </w:r>
      <w:r>
        <w:t>Essa representação gráfica pode auxiliar</w:t>
      </w:r>
      <w:r w:rsidRPr="00CD3314">
        <w:t xml:space="preserve"> a manutenção dos sistemas, pois </w:t>
      </w:r>
      <w:r>
        <w:t>as funcionalidades da aplicação e</w:t>
      </w:r>
      <w:r w:rsidRPr="00CD3314">
        <w:t xml:space="preserve"> banco de dados podem ser modeladas em uma única linguagem usando UML, permitindo aos envolvidos em gestão de software, expressar seus pensamentos, ideias e requisitos</w:t>
      </w:r>
      <w:r>
        <w:t xml:space="preserve"> em um só idioma comum a todos (ZAFAR </w:t>
      </w:r>
      <w:r w:rsidRPr="00784516">
        <w:rPr>
          <w:i/>
        </w:rPr>
        <w:t>et al.</w:t>
      </w:r>
      <w:r>
        <w:t>, 2019)</w:t>
      </w:r>
      <w:r w:rsidRPr="00CD3314">
        <w:t>.</w:t>
      </w:r>
    </w:p>
    <w:p w14:paraId="487E5C4E" w14:textId="77777777" w:rsidR="003F5880" w:rsidRDefault="003F5880" w:rsidP="007539EE">
      <w:pPr>
        <w:pStyle w:val="TF-TEXTO"/>
      </w:pPr>
      <w:proofErr w:type="spellStart"/>
      <w:r>
        <w:t>Zafar</w:t>
      </w:r>
      <w:proofErr w:type="spellEnd"/>
      <w:r>
        <w:t xml:space="preserve"> </w:t>
      </w:r>
      <w:r w:rsidRPr="00784516">
        <w:rPr>
          <w:i/>
        </w:rPr>
        <w:t>et al.</w:t>
      </w:r>
      <w:r>
        <w:t xml:space="preserve"> (2019) esclarecem os principais objetos do artigo, sendo eles: identificar as entidades através de suas chaves primárias e identificar os relacionamentos que podem ser associações, generalizações, especializações e agregações. Para identificar os relacionamentos de associação entre duas entidades E1 e E2, foi utilizada a técnica de que se existe uma chave estrangeira entre E1 e E2, porém a chave primária for diferente entre elas, uma associação existe entre essas entidades. Para identificar os relacionamentos de generalização/especialização, foi utilizada a técnica de que se a chave primária das entidades E1 e E2 forem iguais e com chave estrangeira nessas chaves primárias, apontando de E1 para E2 ou vice-versa, significa que uma herança existe entre essas duas entidades. Para descobrir as cardinalidades de relacionamentos de associação, foi utilizada a técnica de que entre duas entidades E1 e E2, se a chave primária de E1 é uma chave estrangeira de E2, então cada instância de E2 é associada a exatamente uma instância de E1 (um para um). Se houver entre duas entidades E1 e E2, a chave primária de E1 e E2 serem composição de uma chave estrangeira correspondente a E1 e E2, então existe uma cardinalidade de muitos-muitos (ZAFAR </w:t>
      </w:r>
      <w:r w:rsidRPr="00784516">
        <w:rPr>
          <w:i/>
        </w:rPr>
        <w:t>et al.</w:t>
      </w:r>
      <w:r>
        <w:t>, 2019).</w:t>
      </w:r>
    </w:p>
    <w:p w14:paraId="32A803E3" w14:textId="77777777" w:rsidR="003F5880" w:rsidRDefault="003F5880" w:rsidP="00406612">
      <w:pPr>
        <w:pStyle w:val="TF-TEXTO"/>
      </w:pPr>
      <w:r>
        <w:t xml:space="preserve">No processo de tradução, um SQL de Linguagem de Definição de Dados (DDL) é analisado para gerar </w:t>
      </w:r>
      <w:proofErr w:type="spellStart"/>
      <w:r w:rsidRPr="00784516">
        <w:rPr>
          <w:i/>
          <w:iCs/>
        </w:rPr>
        <w:t>tokens</w:t>
      </w:r>
      <w:proofErr w:type="spellEnd"/>
      <w:r>
        <w:t xml:space="preserve"> e depois o XMI é elaborado para o </w:t>
      </w:r>
      <w:r w:rsidRPr="00784516">
        <w:t xml:space="preserve">modelo </w:t>
      </w:r>
      <w:proofErr w:type="spellStart"/>
      <w:r w:rsidRPr="00784516">
        <w:t>Unified</w:t>
      </w:r>
      <w:proofErr w:type="spellEnd"/>
      <w:r w:rsidRPr="00784516">
        <w:t xml:space="preserve"> </w:t>
      </w:r>
      <w:proofErr w:type="spellStart"/>
      <w:r w:rsidRPr="00784516">
        <w:t>Modeling</w:t>
      </w:r>
      <w:proofErr w:type="spellEnd"/>
      <w:r w:rsidRPr="00784516">
        <w:t xml:space="preserve"> </w:t>
      </w:r>
      <w:proofErr w:type="spellStart"/>
      <w:r w:rsidRPr="00784516">
        <w:t>Language</w:t>
      </w:r>
      <w:proofErr w:type="spellEnd"/>
      <w:r w:rsidRPr="00784516">
        <w:t xml:space="preserve"> (UML)</w:t>
      </w:r>
      <w:r>
        <w:t xml:space="preserve"> com os </w:t>
      </w:r>
      <w:proofErr w:type="spellStart"/>
      <w:r w:rsidRPr="00784516">
        <w:rPr>
          <w:i/>
          <w:iCs/>
        </w:rPr>
        <w:t>tokens</w:t>
      </w:r>
      <w:proofErr w:type="spellEnd"/>
      <w:r>
        <w:t xml:space="preserve"> gerados. Nessa abordagem, para gerar o arquivo XMI 2.1 foram extraídas informações explícitas e implícitas, como o mapeamento das cardinalidades, generalização, tipo de entidade, relacionamentos de dependência, associação entre outras. Em seguida, utilizou-se esse arquivo XMI como entrada na ferramenta </w:t>
      </w:r>
      <w:proofErr w:type="spellStart"/>
      <w:r>
        <w:t>MagicDraw</w:t>
      </w:r>
      <w:proofErr w:type="spellEnd"/>
      <w:r>
        <w:t xml:space="preserve"> para montar os diagramas da UML conhecidos (ZAFAT </w:t>
      </w:r>
      <w:r w:rsidRPr="00784516">
        <w:rPr>
          <w:i/>
        </w:rPr>
        <w:t>et al.</w:t>
      </w:r>
      <w:r>
        <w:t>, 2019).</w:t>
      </w:r>
    </w:p>
    <w:p w14:paraId="72A9F65A" w14:textId="77777777" w:rsidR="003F5880" w:rsidRDefault="003F5880" w:rsidP="00406612">
      <w:pPr>
        <w:pStyle w:val="TF-TEXTO"/>
      </w:pPr>
      <w:proofErr w:type="spellStart"/>
      <w:r>
        <w:t>Zafar</w:t>
      </w:r>
      <w:proofErr w:type="spellEnd"/>
      <w:r>
        <w:t xml:space="preserve"> et al. (2019) implementaram a ferramenta na linguagem de programação Java, com analisador de SQL e conversor de </w:t>
      </w:r>
      <w:proofErr w:type="spellStart"/>
      <w:r w:rsidRPr="00784516">
        <w:rPr>
          <w:i/>
          <w:iCs/>
        </w:rPr>
        <w:t>tokens</w:t>
      </w:r>
      <w:proofErr w:type="spellEnd"/>
      <w:r>
        <w:t xml:space="preserve">, a fim de gerar o documento XMI 2.1 para importação no </w:t>
      </w:r>
      <w:proofErr w:type="spellStart"/>
      <w:r>
        <w:t>MagicDraw</w:t>
      </w:r>
      <w:proofErr w:type="spellEnd"/>
      <w:r>
        <w:t xml:space="preserve">. A abordagem utilizou Modelo de Objeto de Documento (DOM), padrão </w:t>
      </w:r>
      <w:proofErr w:type="spellStart"/>
      <w:r w:rsidRPr="00784516">
        <w:rPr>
          <w:i/>
        </w:rPr>
        <w:t>Application</w:t>
      </w:r>
      <w:proofErr w:type="spellEnd"/>
      <w:r w:rsidRPr="00784516">
        <w:rPr>
          <w:i/>
        </w:rPr>
        <w:t xml:space="preserve"> </w:t>
      </w:r>
      <w:proofErr w:type="spellStart"/>
      <w:r w:rsidRPr="00784516">
        <w:rPr>
          <w:i/>
        </w:rPr>
        <w:t>Programming</w:t>
      </w:r>
      <w:proofErr w:type="spellEnd"/>
      <w:r w:rsidRPr="00784516">
        <w:rPr>
          <w:i/>
        </w:rPr>
        <w:t xml:space="preserve"> Interface</w:t>
      </w:r>
      <w:r>
        <w:t xml:space="preserve"> (API) em suporte com analisadores XML, para trabalhar com XMI e esse DOM é representado como árvores de nós. Para testar a ferramenta, </w:t>
      </w:r>
      <w:proofErr w:type="spellStart"/>
      <w:r>
        <w:t>Zafar</w:t>
      </w:r>
      <w:proofErr w:type="spellEnd"/>
      <w:r>
        <w:t xml:space="preserve"> </w:t>
      </w:r>
      <w:r w:rsidRPr="00784516">
        <w:rPr>
          <w:i/>
        </w:rPr>
        <w:t>et al.</w:t>
      </w:r>
      <w:r>
        <w:t xml:space="preserve"> (2019) realizaram a geração forçada de tabelas, que consiste em criar manualmente uma estrutura de tabelas e relacionamentos no SGBD fictícia, ou seja, que não é utilizada por ninguém, cujo propósito serviu apenas para validar suas técnicas e teorias (ZAFAR </w:t>
      </w:r>
      <w:r w:rsidRPr="00784516">
        <w:rPr>
          <w:i/>
        </w:rPr>
        <w:t>et al.</w:t>
      </w:r>
      <w:r>
        <w:t>, 2019).</w:t>
      </w:r>
    </w:p>
    <w:p w14:paraId="7D5CC132" w14:textId="77777777" w:rsidR="003F5880" w:rsidRPr="003305A9" w:rsidRDefault="003F5880" w:rsidP="00406612">
      <w:pPr>
        <w:pStyle w:val="TF-TEXTO"/>
      </w:pPr>
      <w:r>
        <w:t xml:space="preserve">Ao final do trabalho, </w:t>
      </w:r>
      <w:proofErr w:type="spellStart"/>
      <w:r>
        <w:t>Zafar</w:t>
      </w:r>
      <w:proofErr w:type="spellEnd"/>
      <w:r>
        <w:t xml:space="preserve"> </w:t>
      </w:r>
      <w:r w:rsidRPr="00784516">
        <w:rPr>
          <w:i/>
        </w:rPr>
        <w:t>et al.</w:t>
      </w:r>
      <w:r>
        <w:t xml:space="preserve"> (2019) concluem que a ferramenta é capaz de descobrir com sucesso, os seguintes componentes da UML: entidade, relação, generalização, dependência e mapeamento de cardinalidades. Contudo, </w:t>
      </w:r>
      <w:proofErr w:type="spellStart"/>
      <w:r>
        <w:t>Zafar</w:t>
      </w:r>
      <w:proofErr w:type="spellEnd"/>
      <w:r>
        <w:t xml:space="preserve"> </w:t>
      </w:r>
      <w:r w:rsidRPr="00784516">
        <w:rPr>
          <w:i/>
        </w:rPr>
        <w:t>et al.</w:t>
      </w:r>
      <w:r>
        <w:t xml:space="preserve"> (2019) destacam que a incorreta modelagem do banco pode acabar causando divergências nos resultados e que seguiram os padrões da UML para realizar a engenharia reversa das entidades do banco de dados. </w:t>
      </w:r>
      <w:proofErr w:type="spellStart"/>
      <w:r>
        <w:t>Zafar</w:t>
      </w:r>
      <w:proofErr w:type="spellEnd"/>
      <w:r>
        <w:t xml:space="preserve"> </w:t>
      </w:r>
      <w:r w:rsidRPr="00784516">
        <w:rPr>
          <w:i/>
        </w:rPr>
        <w:t>et al.</w:t>
      </w:r>
      <w:r>
        <w:t xml:space="preserve"> (2019) comentam que o diferencial do trabalho é gerar um arquivo universal para as ferramentas visuais, ao contrário de outros projetos que geram apenas arquivos em formatos próprios. </w:t>
      </w:r>
      <w:proofErr w:type="spellStart"/>
      <w:r>
        <w:t>Zafar</w:t>
      </w:r>
      <w:proofErr w:type="spellEnd"/>
      <w:r>
        <w:t xml:space="preserve"> </w:t>
      </w:r>
      <w:r w:rsidRPr="00784516">
        <w:rPr>
          <w:i/>
        </w:rPr>
        <w:t>et al.</w:t>
      </w:r>
      <w:r>
        <w:t xml:space="preserve"> (2019) ressaltam que melhorias ao projeto são bem-vindas futuramente, afim de enriquecer os diagramas, como por exemplo, resgatar informações sobre atributos multivalorado, relação </w:t>
      </w:r>
      <w:proofErr w:type="spellStart"/>
      <w:r>
        <w:t>N-ária</w:t>
      </w:r>
      <w:proofErr w:type="spellEnd"/>
      <w:r>
        <w:t>, entre outros.</w:t>
      </w:r>
    </w:p>
    <w:p w14:paraId="6A6C8795" w14:textId="77777777" w:rsidR="003F5880" w:rsidRDefault="003F5880" w:rsidP="00D43587">
      <w:pPr>
        <w:pStyle w:val="Ttulo1"/>
      </w:pPr>
      <w:bookmarkStart w:id="40" w:name="_Toc54164921"/>
      <w:bookmarkStart w:id="41" w:name="_Toc54165675"/>
      <w:bookmarkStart w:id="42" w:name="_Toc54169333"/>
      <w:bookmarkStart w:id="43" w:name="_Toc96347439"/>
      <w:bookmarkStart w:id="44" w:name="_Toc96357723"/>
      <w:bookmarkStart w:id="45" w:name="_Toc96491866"/>
      <w:bookmarkStart w:id="46" w:name="_Toc411603107"/>
      <w:bookmarkEnd w:id="34"/>
      <w:r>
        <w:t>proposta</w:t>
      </w:r>
    </w:p>
    <w:p w14:paraId="609A5909" w14:textId="77777777" w:rsidR="003F5880" w:rsidRPr="00875788" w:rsidRDefault="003F5880" w:rsidP="00875788">
      <w:pPr>
        <w:pStyle w:val="TF-TEXTO"/>
      </w:pPr>
      <w:r>
        <w:t xml:space="preserve">Nas seções seguintes serão apresentadas as justificativas da proposta do projeto, os Requisitos Funcionais (RF), Requisitos Não Funcionais (RNF) e por fim as metodologias adotadas para a confecção. Na seção 3.1 está </w:t>
      </w:r>
      <w:r>
        <w:lastRenderedPageBreak/>
        <w:t>descrita a justificativa para o desenvolvimento do projeto. Na seção 3.2 estão os detalhes dos requisitos que englobarão o sistema. Por fim, na seção 3.3 estão as metodologias empregadas.</w:t>
      </w:r>
    </w:p>
    <w:p w14:paraId="1C569C6B" w14:textId="77777777" w:rsidR="003F5880" w:rsidRDefault="003F5880" w:rsidP="00E638A0">
      <w:pPr>
        <w:pStyle w:val="Ttulo2"/>
      </w:pPr>
      <w:bookmarkStart w:id="47" w:name="_Toc54164915"/>
      <w:bookmarkStart w:id="48" w:name="_Toc54165669"/>
      <w:bookmarkStart w:id="49" w:name="_Toc54169327"/>
      <w:bookmarkStart w:id="50" w:name="_Toc96347433"/>
      <w:bookmarkStart w:id="51" w:name="_Toc96357717"/>
      <w:bookmarkStart w:id="52" w:name="_Toc96491860"/>
      <w:bookmarkStart w:id="53" w:name="_Toc351015594"/>
      <w:r>
        <w:t>JUSTIFICATIVA</w:t>
      </w:r>
    </w:p>
    <w:p w14:paraId="41BB68CC" w14:textId="77777777" w:rsidR="003F5880" w:rsidRDefault="003F5880" w:rsidP="00EC3B2C">
      <w:pPr>
        <w:pStyle w:val="TF-TEXTO"/>
      </w:pPr>
      <w:r>
        <w:t xml:space="preserve">O </w:t>
      </w:r>
      <w:r>
        <w:fldChar w:fldCharType="begin"/>
      </w:r>
      <w:r>
        <w:instrText xml:space="preserve"> REF _Ref82875100 \h </w:instrText>
      </w:r>
      <w:r>
        <w:fldChar w:fldCharType="separate"/>
      </w:r>
      <w:r>
        <w:t xml:space="preserve">Quadro </w:t>
      </w:r>
      <w:r>
        <w:rPr>
          <w:noProof/>
        </w:rPr>
        <w:t>1</w:t>
      </w:r>
      <w:r>
        <w:fldChar w:fldCharType="end"/>
      </w:r>
      <w:r>
        <w:t xml:space="preserve"> mostra o comparativo entre os trabalhos correlatos apresentados nas seções anteriores. Nas linhas são referenciadas as funcionalidades enquanto que nas colunas ficam os trabalhos correlatos.</w:t>
      </w:r>
    </w:p>
    <w:p w14:paraId="4DB02F3A" w14:textId="77777777" w:rsidR="003F5880" w:rsidRDefault="003F5880" w:rsidP="00EC3B2C">
      <w:pPr>
        <w:pStyle w:val="TF-LEGENDA"/>
      </w:pPr>
      <w:bookmarkStart w:id="54" w:name="_Ref82875100"/>
      <w:r>
        <w:t xml:space="preserve">Quadro </w:t>
      </w:r>
      <w:fldSimple w:instr=" SEQ Quadro \* ARABIC ">
        <w:r>
          <w:rPr>
            <w:noProof/>
          </w:rPr>
          <w:t>1</w:t>
        </w:r>
      </w:fldSimple>
      <w:bookmarkEnd w:id="54"/>
      <w:r>
        <w:t>- Comparativo dos trabalhos correlatos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7"/>
        <w:gridCol w:w="1746"/>
        <w:gridCol w:w="1746"/>
        <w:gridCol w:w="1747"/>
      </w:tblGrid>
      <w:tr w:rsidR="003F5880" w14:paraId="3D2EDDA5" w14:textId="77777777" w:rsidTr="00802D0F">
        <w:trPr>
          <w:trHeight w:val="567"/>
        </w:trPr>
        <w:tc>
          <w:tcPr>
            <w:tcW w:w="3828" w:type="dxa"/>
            <w:tcBorders>
              <w:tl2br w:val="single" w:sz="4" w:space="0" w:color="auto"/>
            </w:tcBorders>
            <w:shd w:val="clear" w:color="auto" w:fill="A6A6A6"/>
          </w:tcPr>
          <w:p w14:paraId="7B10AB18" w14:textId="77777777" w:rsidR="003F5880" w:rsidRPr="007D4566" w:rsidRDefault="003F5880" w:rsidP="00FB5E4A">
            <w:pPr>
              <w:pStyle w:val="TF-TEXTOQUADRO"/>
            </w:pPr>
            <w:r>
              <w:rPr>
                <w:noProof/>
              </w:rPr>
              <mc:AlternateContent>
                <mc:Choice Requires="wps">
                  <w:drawing>
                    <wp:anchor distT="45720" distB="45720" distL="114300" distR="114300" simplePos="0" relativeHeight="251660288" behindDoc="0" locked="0" layoutInCell="1" allowOverlap="1" wp14:anchorId="1DDBF512" wp14:editId="1A557BD9">
                      <wp:simplePos x="0" y="0"/>
                      <wp:positionH relativeFrom="column">
                        <wp:posOffset>1221740</wp:posOffset>
                      </wp:positionH>
                      <wp:positionV relativeFrom="paragraph">
                        <wp:posOffset>53340</wp:posOffset>
                      </wp:positionV>
                      <wp:extent cx="1327785" cy="298450"/>
                      <wp:effectExtent l="0" t="0" r="0" b="0"/>
                      <wp:wrapSquare wrapText="bothSides"/>
                      <wp:docPr id="6"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327785" cy="298450"/>
                              </a:xfrm>
                              <a:prstGeom prst="rect">
                                <a:avLst/>
                              </a:prstGeom>
                              <a:noFill/>
                              <a:ln w="9525">
                                <a:noFill/>
                                <a:miter lim="800000"/>
                                <a:headEnd/>
                                <a:tailEnd/>
                              </a:ln>
                            </wps:spPr>
                            <wps:txbx>
                              <w:txbxContent>
                                <w:p w14:paraId="4218C6EF" w14:textId="77777777" w:rsidR="003F5880" w:rsidRDefault="003F5880" w:rsidP="0054044B">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BF512" id="_x0000_s1030" type="#_x0000_t202" style="position:absolute;margin-left:96.2pt;margin-top:4.2pt;width:104.55pt;height:2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" filled="f" stroked="f">
                      <o:lock v:ext="edit" aspectratio="t" verticies="t" text="t" shapetype="t"/>
                      <v:textbox>
                        <w:txbxContent>
                          <w:p w14:paraId="4218C6EF" w14:textId="77777777" w:rsidR="003F5880" w:rsidRDefault="003F5880" w:rsidP="0054044B">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5C7CF22C" wp14:editId="4063609E">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009650" cy="254000"/>
                              </a:xfrm>
                              <a:prstGeom prst="rect">
                                <a:avLst/>
                              </a:prstGeom>
                              <a:noFill/>
                              <a:ln w="9525">
                                <a:noFill/>
                                <a:miter lim="800000"/>
                                <a:headEnd/>
                                <a:tailEnd/>
                              </a:ln>
                            </wps:spPr>
                            <wps:txbx>
                              <w:txbxContent>
                                <w:p w14:paraId="1D21F569" w14:textId="77777777" w:rsidR="003F5880" w:rsidRDefault="003F588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C7CF22C" id="_x0000_s1031" type="#_x0000_t202" style="position:absolute;margin-left:-5.15pt;margin-top:21.5pt;width:79.5pt;height:2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" filled="f" stroked="f">
                      <o:lock v:ext="edit" aspectratio="t" verticies="t" text="t" shapetype="t"/>
                      <v:textbox>
                        <w:txbxContent>
                          <w:p w14:paraId="1D21F569" w14:textId="77777777" w:rsidR="003F5880" w:rsidRDefault="003F5880"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4980AE8E" w14:textId="77777777" w:rsidR="003F5880" w:rsidRDefault="003F5880" w:rsidP="00802D0F">
            <w:pPr>
              <w:pStyle w:val="TF-TEXTOQUADRO"/>
              <w:jc w:val="center"/>
            </w:pPr>
            <w:r>
              <w:t xml:space="preserve">Web </w:t>
            </w:r>
            <w:proofErr w:type="spellStart"/>
            <w:r>
              <w:t>Modeler</w:t>
            </w:r>
            <w:proofErr w:type="spellEnd"/>
            <w:r>
              <w:t xml:space="preserve"> 2.0 (BUGMANN, 2012)</w:t>
            </w:r>
          </w:p>
        </w:tc>
        <w:tc>
          <w:tcPr>
            <w:tcW w:w="1746" w:type="dxa"/>
            <w:shd w:val="clear" w:color="auto" w:fill="A6A6A6"/>
            <w:vAlign w:val="center"/>
          </w:tcPr>
          <w:p w14:paraId="68B55AB8" w14:textId="77777777" w:rsidR="003F5880" w:rsidRDefault="003F5880" w:rsidP="00802D0F">
            <w:pPr>
              <w:pStyle w:val="TF-TEXTOQUADRO"/>
              <w:jc w:val="center"/>
            </w:pPr>
            <w:r>
              <w:t xml:space="preserve">Ferramenta de geração </w:t>
            </w:r>
            <w:proofErr w:type="spellStart"/>
            <w:r>
              <w:t>Model-View-Controller</w:t>
            </w:r>
            <w:proofErr w:type="spellEnd"/>
            <w:r>
              <w:t xml:space="preserve"> (SOTO </w:t>
            </w:r>
            <w:r w:rsidRPr="00784516">
              <w:rPr>
                <w:i/>
              </w:rPr>
              <w:t>et al</w:t>
            </w:r>
            <w:r>
              <w:t>., 2020)</w:t>
            </w:r>
          </w:p>
        </w:tc>
        <w:tc>
          <w:tcPr>
            <w:tcW w:w="1747" w:type="dxa"/>
            <w:shd w:val="clear" w:color="auto" w:fill="A6A6A6"/>
            <w:vAlign w:val="center"/>
          </w:tcPr>
          <w:p w14:paraId="10663C95" w14:textId="77777777" w:rsidR="003F5880" w:rsidRPr="007D4566" w:rsidRDefault="003F5880" w:rsidP="00802D0F">
            <w:pPr>
              <w:pStyle w:val="TF-TEXTOQUADRO"/>
              <w:jc w:val="center"/>
            </w:pPr>
            <w:r>
              <w:t xml:space="preserve">Ferramenta de engenharia reversa de banco de dados (ZAFAR </w:t>
            </w:r>
            <w:r w:rsidRPr="00784516">
              <w:rPr>
                <w:i/>
              </w:rPr>
              <w:t>et al.</w:t>
            </w:r>
            <w:r>
              <w:t>, 2019)</w:t>
            </w:r>
          </w:p>
        </w:tc>
      </w:tr>
      <w:tr w:rsidR="003F5880" w14:paraId="78FCB4F6" w14:textId="77777777" w:rsidTr="00802D0F">
        <w:tc>
          <w:tcPr>
            <w:tcW w:w="3828" w:type="dxa"/>
            <w:shd w:val="clear" w:color="auto" w:fill="auto"/>
          </w:tcPr>
          <w:p w14:paraId="49F9E1A7" w14:textId="77777777" w:rsidR="003F5880" w:rsidRDefault="003F5880" w:rsidP="00FB5E4A">
            <w:pPr>
              <w:pStyle w:val="TF-TEXTOQUADRO"/>
            </w:pPr>
            <w:r>
              <w:t>Engenharia reversa de banco de dados</w:t>
            </w:r>
          </w:p>
        </w:tc>
        <w:tc>
          <w:tcPr>
            <w:tcW w:w="1746" w:type="dxa"/>
            <w:shd w:val="clear" w:color="auto" w:fill="auto"/>
          </w:tcPr>
          <w:p w14:paraId="12528DED" w14:textId="77777777" w:rsidR="003F5880" w:rsidRDefault="003F5880" w:rsidP="00784516">
            <w:pPr>
              <w:pStyle w:val="TF-TEXTOQUADRO"/>
              <w:jc w:val="center"/>
            </w:pPr>
            <w:r>
              <w:t>X</w:t>
            </w:r>
          </w:p>
        </w:tc>
        <w:tc>
          <w:tcPr>
            <w:tcW w:w="1746" w:type="dxa"/>
            <w:shd w:val="clear" w:color="auto" w:fill="auto"/>
          </w:tcPr>
          <w:p w14:paraId="041B70CD" w14:textId="77777777" w:rsidR="003F5880" w:rsidRDefault="003F5880" w:rsidP="00784516">
            <w:pPr>
              <w:pStyle w:val="TF-TEXTOQUADRO"/>
              <w:jc w:val="center"/>
            </w:pPr>
            <w:r>
              <w:t>X</w:t>
            </w:r>
          </w:p>
        </w:tc>
        <w:tc>
          <w:tcPr>
            <w:tcW w:w="1747" w:type="dxa"/>
            <w:shd w:val="clear" w:color="auto" w:fill="auto"/>
          </w:tcPr>
          <w:p w14:paraId="2BC328B0" w14:textId="77777777" w:rsidR="003F5880" w:rsidRDefault="003F5880" w:rsidP="00784516">
            <w:pPr>
              <w:pStyle w:val="TF-TEXTOQUADRO"/>
              <w:jc w:val="center"/>
            </w:pPr>
            <w:r>
              <w:t>X</w:t>
            </w:r>
          </w:p>
        </w:tc>
      </w:tr>
      <w:tr w:rsidR="003F5880" w14:paraId="60E91D70" w14:textId="77777777" w:rsidTr="00802D0F">
        <w:tc>
          <w:tcPr>
            <w:tcW w:w="3828" w:type="dxa"/>
            <w:shd w:val="clear" w:color="auto" w:fill="auto"/>
          </w:tcPr>
          <w:p w14:paraId="11B73715" w14:textId="77777777" w:rsidR="003F5880" w:rsidRDefault="003F5880" w:rsidP="00FB5E4A">
            <w:pPr>
              <w:pStyle w:val="TF-TEXTOQUADRO"/>
            </w:pPr>
            <w:r>
              <w:t>Geração de código-fonte</w:t>
            </w:r>
          </w:p>
        </w:tc>
        <w:tc>
          <w:tcPr>
            <w:tcW w:w="1746" w:type="dxa"/>
            <w:shd w:val="clear" w:color="auto" w:fill="auto"/>
          </w:tcPr>
          <w:p w14:paraId="3CC8E1E4" w14:textId="77777777" w:rsidR="003F5880" w:rsidRDefault="003F5880" w:rsidP="00784516">
            <w:pPr>
              <w:pStyle w:val="TF-TEXTOQUADRO"/>
              <w:jc w:val="center"/>
            </w:pPr>
          </w:p>
        </w:tc>
        <w:tc>
          <w:tcPr>
            <w:tcW w:w="1746" w:type="dxa"/>
            <w:shd w:val="clear" w:color="auto" w:fill="auto"/>
          </w:tcPr>
          <w:p w14:paraId="018EC9B0" w14:textId="77777777" w:rsidR="003F5880" w:rsidRDefault="003F5880" w:rsidP="00784516">
            <w:pPr>
              <w:pStyle w:val="TF-TEXTOQUADRO"/>
              <w:jc w:val="center"/>
            </w:pPr>
            <w:r>
              <w:t>X</w:t>
            </w:r>
          </w:p>
        </w:tc>
        <w:tc>
          <w:tcPr>
            <w:tcW w:w="1747" w:type="dxa"/>
            <w:shd w:val="clear" w:color="auto" w:fill="auto"/>
          </w:tcPr>
          <w:p w14:paraId="5DDC20F4" w14:textId="77777777" w:rsidR="003F5880" w:rsidRDefault="003F5880" w:rsidP="00784516">
            <w:pPr>
              <w:pStyle w:val="TF-TEXTOQUADRO"/>
              <w:jc w:val="center"/>
            </w:pPr>
          </w:p>
        </w:tc>
      </w:tr>
      <w:tr w:rsidR="003F5880" w14:paraId="1697D3AA" w14:textId="77777777" w:rsidTr="00802D0F">
        <w:tc>
          <w:tcPr>
            <w:tcW w:w="3828" w:type="dxa"/>
            <w:shd w:val="clear" w:color="auto" w:fill="auto"/>
          </w:tcPr>
          <w:p w14:paraId="6A1B2D19" w14:textId="77777777" w:rsidR="003F5880" w:rsidRDefault="003F5880" w:rsidP="00FB5E4A">
            <w:pPr>
              <w:pStyle w:val="TF-TEXTOQUADRO"/>
            </w:pPr>
            <w:r>
              <w:t>Criação e edição de diagramas da UML</w:t>
            </w:r>
          </w:p>
        </w:tc>
        <w:tc>
          <w:tcPr>
            <w:tcW w:w="1746" w:type="dxa"/>
            <w:shd w:val="clear" w:color="auto" w:fill="auto"/>
          </w:tcPr>
          <w:p w14:paraId="2F9E0900" w14:textId="77777777" w:rsidR="003F5880" w:rsidRDefault="003F5880" w:rsidP="00784516">
            <w:pPr>
              <w:pStyle w:val="TF-TEXTOQUADRO"/>
              <w:jc w:val="center"/>
            </w:pPr>
            <w:r>
              <w:t>X</w:t>
            </w:r>
          </w:p>
        </w:tc>
        <w:tc>
          <w:tcPr>
            <w:tcW w:w="1746" w:type="dxa"/>
            <w:shd w:val="clear" w:color="auto" w:fill="auto"/>
          </w:tcPr>
          <w:p w14:paraId="5CCC1493" w14:textId="77777777" w:rsidR="003F5880" w:rsidRDefault="003F5880" w:rsidP="00784516">
            <w:pPr>
              <w:pStyle w:val="TF-TEXTOQUADRO"/>
              <w:jc w:val="center"/>
            </w:pPr>
            <w:r>
              <w:t>X</w:t>
            </w:r>
          </w:p>
        </w:tc>
        <w:tc>
          <w:tcPr>
            <w:tcW w:w="1747" w:type="dxa"/>
            <w:shd w:val="clear" w:color="auto" w:fill="auto"/>
          </w:tcPr>
          <w:p w14:paraId="1C3E217F" w14:textId="77777777" w:rsidR="003F5880" w:rsidRDefault="003F5880" w:rsidP="00784516">
            <w:pPr>
              <w:pStyle w:val="TF-TEXTOQUADRO"/>
              <w:jc w:val="center"/>
            </w:pPr>
          </w:p>
        </w:tc>
      </w:tr>
      <w:tr w:rsidR="003F5880" w14:paraId="234F8394" w14:textId="77777777" w:rsidTr="00802D0F">
        <w:tc>
          <w:tcPr>
            <w:tcW w:w="3828" w:type="dxa"/>
            <w:shd w:val="clear" w:color="auto" w:fill="auto"/>
          </w:tcPr>
          <w:p w14:paraId="599FE205" w14:textId="77777777" w:rsidR="003F5880" w:rsidRDefault="003F5880" w:rsidP="00FB5E4A">
            <w:pPr>
              <w:pStyle w:val="TF-TEXTOQUADRO"/>
            </w:pPr>
            <w:r>
              <w:t>Utilizado padrão de projeto MVC</w:t>
            </w:r>
          </w:p>
        </w:tc>
        <w:tc>
          <w:tcPr>
            <w:tcW w:w="1746" w:type="dxa"/>
            <w:shd w:val="clear" w:color="auto" w:fill="auto"/>
          </w:tcPr>
          <w:p w14:paraId="65AEBBAC" w14:textId="77777777" w:rsidR="003F5880" w:rsidRDefault="003F5880" w:rsidP="00784516">
            <w:pPr>
              <w:pStyle w:val="TF-TEXTOQUADRO"/>
              <w:jc w:val="center"/>
            </w:pPr>
            <w:r>
              <w:t>X</w:t>
            </w:r>
          </w:p>
        </w:tc>
        <w:tc>
          <w:tcPr>
            <w:tcW w:w="1746" w:type="dxa"/>
            <w:shd w:val="clear" w:color="auto" w:fill="auto"/>
          </w:tcPr>
          <w:p w14:paraId="7B6297DD" w14:textId="77777777" w:rsidR="003F5880" w:rsidRDefault="003F5880" w:rsidP="00784516">
            <w:pPr>
              <w:pStyle w:val="TF-TEXTOQUADRO"/>
              <w:jc w:val="center"/>
            </w:pPr>
          </w:p>
        </w:tc>
        <w:tc>
          <w:tcPr>
            <w:tcW w:w="1747" w:type="dxa"/>
            <w:shd w:val="clear" w:color="auto" w:fill="auto"/>
          </w:tcPr>
          <w:p w14:paraId="1068E616" w14:textId="77777777" w:rsidR="003F5880" w:rsidRDefault="003F5880" w:rsidP="00784516">
            <w:pPr>
              <w:pStyle w:val="TF-TEXTOQUADRO"/>
              <w:jc w:val="center"/>
            </w:pPr>
          </w:p>
        </w:tc>
      </w:tr>
      <w:tr w:rsidR="003F5880" w14:paraId="44BB8D73" w14:textId="77777777" w:rsidTr="00802D0F">
        <w:tc>
          <w:tcPr>
            <w:tcW w:w="3828" w:type="dxa"/>
            <w:shd w:val="clear" w:color="auto" w:fill="auto"/>
          </w:tcPr>
          <w:p w14:paraId="3C779756" w14:textId="77777777" w:rsidR="003F5880" w:rsidRDefault="003F5880" w:rsidP="00FB5E4A">
            <w:pPr>
              <w:pStyle w:val="TF-TEXTOQUADRO"/>
            </w:pPr>
            <w:r>
              <w:t>Ferramenta Web</w:t>
            </w:r>
          </w:p>
        </w:tc>
        <w:tc>
          <w:tcPr>
            <w:tcW w:w="1746" w:type="dxa"/>
            <w:shd w:val="clear" w:color="auto" w:fill="auto"/>
          </w:tcPr>
          <w:p w14:paraId="52F59E86" w14:textId="77777777" w:rsidR="003F5880" w:rsidRDefault="003F5880" w:rsidP="00784516">
            <w:pPr>
              <w:pStyle w:val="TF-TEXTOQUADRO"/>
              <w:jc w:val="center"/>
            </w:pPr>
            <w:r>
              <w:t>X</w:t>
            </w:r>
          </w:p>
        </w:tc>
        <w:tc>
          <w:tcPr>
            <w:tcW w:w="1746" w:type="dxa"/>
            <w:shd w:val="clear" w:color="auto" w:fill="auto"/>
          </w:tcPr>
          <w:p w14:paraId="33CF642E" w14:textId="77777777" w:rsidR="003F5880" w:rsidRDefault="003F5880" w:rsidP="00784516">
            <w:pPr>
              <w:pStyle w:val="TF-TEXTOQUADRO"/>
              <w:jc w:val="center"/>
            </w:pPr>
            <w:r>
              <w:t>X</w:t>
            </w:r>
          </w:p>
        </w:tc>
        <w:tc>
          <w:tcPr>
            <w:tcW w:w="1747" w:type="dxa"/>
            <w:shd w:val="clear" w:color="auto" w:fill="auto"/>
          </w:tcPr>
          <w:p w14:paraId="364308F6" w14:textId="77777777" w:rsidR="003F5880" w:rsidRDefault="003F5880" w:rsidP="00784516">
            <w:pPr>
              <w:pStyle w:val="TF-TEXTOQUADRO"/>
              <w:jc w:val="center"/>
            </w:pPr>
          </w:p>
        </w:tc>
      </w:tr>
      <w:tr w:rsidR="003F5880" w14:paraId="6C53543E" w14:textId="77777777" w:rsidTr="00802D0F">
        <w:tc>
          <w:tcPr>
            <w:tcW w:w="3828" w:type="dxa"/>
            <w:shd w:val="clear" w:color="auto" w:fill="auto"/>
          </w:tcPr>
          <w:p w14:paraId="6A2E4493" w14:textId="77777777" w:rsidR="003F5880" w:rsidRDefault="003F5880" w:rsidP="00FB5E4A">
            <w:pPr>
              <w:pStyle w:val="TF-TEXTOQUADRO"/>
            </w:pPr>
            <w:r>
              <w:t>Geração de arquivo XMI 2.1</w:t>
            </w:r>
          </w:p>
        </w:tc>
        <w:tc>
          <w:tcPr>
            <w:tcW w:w="1746" w:type="dxa"/>
            <w:shd w:val="clear" w:color="auto" w:fill="auto"/>
          </w:tcPr>
          <w:p w14:paraId="0C09A667" w14:textId="77777777" w:rsidR="003F5880" w:rsidRDefault="003F5880" w:rsidP="00784516">
            <w:pPr>
              <w:pStyle w:val="TF-TEXTOQUADRO"/>
              <w:jc w:val="center"/>
            </w:pPr>
          </w:p>
        </w:tc>
        <w:tc>
          <w:tcPr>
            <w:tcW w:w="1746" w:type="dxa"/>
            <w:shd w:val="clear" w:color="auto" w:fill="auto"/>
          </w:tcPr>
          <w:p w14:paraId="69417F94" w14:textId="77777777" w:rsidR="003F5880" w:rsidRDefault="003F5880" w:rsidP="00784516">
            <w:pPr>
              <w:pStyle w:val="TF-TEXTOQUADRO"/>
              <w:jc w:val="center"/>
            </w:pPr>
          </w:p>
        </w:tc>
        <w:tc>
          <w:tcPr>
            <w:tcW w:w="1747" w:type="dxa"/>
            <w:shd w:val="clear" w:color="auto" w:fill="auto"/>
          </w:tcPr>
          <w:p w14:paraId="10C83985" w14:textId="77777777" w:rsidR="003F5880" w:rsidRDefault="003F5880" w:rsidP="00784516">
            <w:pPr>
              <w:pStyle w:val="TF-TEXTOQUADRO"/>
              <w:jc w:val="center"/>
            </w:pPr>
            <w:r>
              <w:t>X</w:t>
            </w:r>
          </w:p>
        </w:tc>
      </w:tr>
      <w:tr w:rsidR="003F5880" w14:paraId="45AB3FDC" w14:textId="77777777" w:rsidTr="00802D0F">
        <w:tc>
          <w:tcPr>
            <w:tcW w:w="3828" w:type="dxa"/>
            <w:shd w:val="clear" w:color="auto" w:fill="auto"/>
          </w:tcPr>
          <w:p w14:paraId="53D3BFD0" w14:textId="77777777" w:rsidR="003F5880" w:rsidRDefault="003F5880" w:rsidP="00FB5E4A">
            <w:pPr>
              <w:pStyle w:val="TF-TEXTOQUADRO"/>
            </w:pPr>
            <w:r>
              <w:t>Gerenciamento de estruturas de banco</w:t>
            </w:r>
          </w:p>
        </w:tc>
        <w:tc>
          <w:tcPr>
            <w:tcW w:w="1746" w:type="dxa"/>
            <w:shd w:val="clear" w:color="auto" w:fill="auto"/>
          </w:tcPr>
          <w:p w14:paraId="7D7280F9" w14:textId="77777777" w:rsidR="003F5880" w:rsidRDefault="003F5880" w:rsidP="00784516">
            <w:pPr>
              <w:pStyle w:val="TF-TEXTOQUADRO"/>
              <w:jc w:val="center"/>
            </w:pPr>
            <w:r>
              <w:t>X</w:t>
            </w:r>
          </w:p>
        </w:tc>
        <w:tc>
          <w:tcPr>
            <w:tcW w:w="1746" w:type="dxa"/>
            <w:shd w:val="clear" w:color="auto" w:fill="auto"/>
          </w:tcPr>
          <w:p w14:paraId="2CCADEAC" w14:textId="77777777" w:rsidR="003F5880" w:rsidRDefault="003F5880" w:rsidP="00784516">
            <w:pPr>
              <w:pStyle w:val="TF-TEXTOQUADRO"/>
              <w:jc w:val="center"/>
            </w:pPr>
            <w:r>
              <w:t>X</w:t>
            </w:r>
          </w:p>
        </w:tc>
        <w:tc>
          <w:tcPr>
            <w:tcW w:w="1747" w:type="dxa"/>
            <w:shd w:val="clear" w:color="auto" w:fill="auto"/>
          </w:tcPr>
          <w:p w14:paraId="7DCD3D07" w14:textId="77777777" w:rsidR="003F5880" w:rsidRDefault="003F5880" w:rsidP="00784516">
            <w:pPr>
              <w:pStyle w:val="TF-TEXTOQUADRO"/>
              <w:jc w:val="center"/>
            </w:pPr>
            <w:r>
              <w:t>X</w:t>
            </w:r>
          </w:p>
        </w:tc>
      </w:tr>
    </w:tbl>
    <w:p w14:paraId="55BDC0C0" w14:textId="77777777" w:rsidR="003F5880" w:rsidRDefault="003F5880" w:rsidP="006B0760">
      <w:pPr>
        <w:pStyle w:val="TF-FONTE"/>
      </w:pPr>
      <w:r>
        <w:t>Fonte: elaborado pelo autor.</w:t>
      </w:r>
    </w:p>
    <w:p w14:paraId="6B9859D1" w14:textId="77777777" w:rsidR="003F5880" w:rsidRDefault="003F5880" w:rsidP="00065303">
      <w:pPr>
        <w:pStyle w:val="TF-TEXTO"/>
      </w:pPr>
      <w:r>
        <w:t xml:space="preserve">Conforme apresentando no </w:t>
      </w:r>
      <w:r>
        <w:fldChar w:fldCharType="begin"/>
      </w:r>
      <w:r>
        <w:instrText xml:space="preserve"> REF _Ref82875100 \h </w:instrText>
      </w:r>
      <w:r>
        <w:fldChar w:fldCharType="separate"/>
      </w:r>
      <w:r>
        <w:t xml:space="preserve">Quadro </w:t>
      </w:r>
      <w:r>
        <w:rPr>
          <w:noProof/>
        </w:rPr>
        <w:t>1</w:t>
      </w:r>
      <w:r>
        <w:fldChar w:fldCharType="end"/>
      </w:r>
      <w:r>
        <w:t xml:space="preserve"> todas as ferramentas realizam engenharia reversa e gerenciam as estruturas de </w:t>
      </w:r>
      <w:proofErr w:type="spellStart"/>
      <w:r>
        <w:t>SGBDs</w:t>
      </w:r>
      <w:proofErr w:type="spellEnd"/>
      <w:r>
        <w:t xml:space="preserve">, sendo as principais funcionalidades do projeto proposto. Dentre elas, apenas as ferramentas Web </w:t>
      </w:r>
      <w:proofErr w:type="spellStart"/>
      <w:r>
        <w:t>Modeler</w:t>
      </w:r>
      <w:proofErr w:type="spellEnd"/>
      <w:r>
        <w:t xml:space="preserve"> (2012) e Ferramenta de geração </w:t>
      </w:r>
      <w:proofErr w:type="spellStart"/>
      <w:r>
        <w:t>Model-View-Controller</w:t>
      </w:r>
      <w:proofErr w:type="spellEnd"/>
      <w:r>
        <w:t xml:space="preserve"> (2020) estão desenvolvidas na plataforma Web. Apenas a Ferramenta de geração </w:t>
      </w:r>
      <w:proofErr w:type="spellStart"/>
      <w:r>
        <w:t>Model-View-Controller</w:t>
      </w:r>
      <w:proofErr w:type="spellEnd"/>
      <w:r>
        <w:t xml:space="preserve"> (2020) permite a geração de código-fonte e apenas o Web </w:t>
      </w:r>
      <w:proofErr w:type="spellStart"/>
      <w:r>
        <w:t>Modeler</w:t>
      </w:r>
      <w:proofErr w:type="spellEnd"/>
      <w:r>
        <w:t xml:space="preserve"> (2012) utilizou o padrão de projeto MVC. A geração de arquivos XMI 2.1 só foi implementada na Ferramenta de engenharia reversa de banco de dados (2019).</w:t>
      </w:r>
    </w:p>
    <w:p w14:paraId="4EBA9F7C" w14:textId="77777777" w:rsidR="003F5880" w:rsidRDefault="003F5880" w:rsidP="00065303">
      <w:pPr>
        <w:pStyle w:val="TF-TEXTO"/>
      </w:pPr>
      <w:r>
        <w:t xml:space="preserve">O projeto apresentado busca englobar parcialmente algumas das funcionalidades de cada trabalho correlato apresentado no </w:t>
      </w:r>
      <w:r>
        <w:fldChar w:fldCharType="begin"/>
      </w:r>
      <w:r>
        <w:instrText xml:space="preserve"> REF _Ref82875100 \h </w:instrText>
      </w:r>
      <w:r>
        <w:fldChar w:fldCharType="separate"/>
      </w:r>
      <w:r>
        <w:t xml:space="preserve">Quadro </w:t>
      </w:r>
      <w:r>
        <w:rPr>
          <w:noProof/>
        </w:rPr>
        <w:t>1</w:t>
      </w:r>
      <w:r>
        <w:fldChar w:fldCharType="end"/>
      </w:r>
      <w:r>
        <w:t xml:space="preserve">. Permitirá por meio de uma interface gráfica Web, manter as tabelas, seus campos e seus relacionamentos presentes nos </w:t>
      </w:r>
      <w:proofErr w:type="spellStart"/>
      <w:r>
        <w:t>SGBDs</w:t>
      </w:r>
      <w:proofErr w:type="spellEnd"/>
      <w:r>
        <w:t xml:space="preserve"> Oracle, realizar consultas na base de dados com o propósito de descobrir informações da estrutura dos </w:t>
      </w:r>
      <w:proofErr w:type="spellStart"/>
      <w:r>
        <w:t>SGBDs</w:t>
      </w:r>
      <w:proofErr w:type="spellEnd"/>
      <w:r>
        <w:t xml:space="preserve"> e transformá-las em informações gráficas de alto nível de abstração, como por exemplo, desenhos, gráficos, etc. Possibilitará gerar código-fonte para Delphi com as estruturas de tabelas e seus campos. O sistema também permitirá, através de interface gráfica, a conversão e atualização automática dos </w:t>
      </w:r>
      <w:proofErr w:type="spellStart"/>
      <w:r>
        <w:t>SGBDs</w:t>
      </w:r>
      <w:proofErr w:type="spellEnd"/>
      <w:r>
        <w:t xml:space="preserve"> com as alterações realizadas nas tabelas, campos e relacionamentos dentro da ferramenta gráfica, para reduzir desgastes com execução unitária de comandos DML e DDL.</w:t>
      </w:r>
    </w:p>
    <w:p w14:paraId="68853BED" w14:textId="77777777" w:rsidR="003F5880" w:rsidRPr="00065303" w:rsidRDefault="003F5880" w:rsidP="00065303">
      <w:pPr>
        <w:pStyle w:val="TF-TEXTO"/>
      </w:pPr>
      <w:r>
        <w:t xml:space="preserve">No âmbito social e tecnológico esse sistema contribuirá com a melhor organização estrutural de bancos de dados dos sistemas interessados em utilizar a ferramenta de auxílio no processo de engenharia de software, possibilitando a redução do tempo gasto no processo de engenharia de sistemas e melhorando a </w:t>
      </w:r>
      <w:proofErr w:type="spellStart"/>
      <w:r>
        <w:t>manutenibilidade</w:t>
      </w:r>
      <w:proofErr w:type="spellEnd"/>
      <w:r>
        <w:t xml:space="preserve"> dos mesmos.</w:t>
      </w:r>
    </w:p>
    <w:p w14:paraId="5A58D1CE" w14:textId="77777777" w:rsidR="003F5880" w:rsidRDefault="003F5880" w:rsidP="00E638A0">
      <w:pPr>
        <w:pStyle w:val="Ttulo2"/>
      </w:pPr>
      <w:r>
        <w:t>REQUISITOS PRINCIPAIS DO PROBLEMA A SER TRABALHADO</w:t>
      </w:r>
      <w:bookmarkEnd w:id="47"/>
      <w:bookmarkEnd w:id="48"/>
      <w:bookmarkEnd w:id="49"/>
      <w:bookmarkEnd w:id="50"/>
      <w:bookmarkEnd w:id="51"/>
      <w:bookmarkEnd w:id="52"/>
      <w:bookmarkEnd w:id="53"/>
    </w:p>
    <w:p w14:paraId="1C75BC75" w14:textId="77777777" w:rsidR="003F5880" w:rsidRDefault="003F5880" w:rsidP="007C6E06">
      <w:pPr>
        <w:pStyle w:val="TF-TEXTO"/>
      </w:pPr>
      <w:r>
        <w:t>Nesta seção são apresentados os requisitos que acompanharão o projeto. Esses requisitos são divididos em Requisitos Funcionais (RF) e Requisitos Não Funcionais (RNF), conforme segue:</w:t>
      </w:r>
    </w:p>
    <w:p w14:paraId="6BCB8834" w14:textId="77777777" w:rsidR="003F5880" w:rsidRDefault="003F5880" w:rsidP="00D43587">
      <w:pPr>
        <w:pStyle w:val="TF-TEXTO"/>
        <w:numPr>
          <w:ilvl w:val="0"/>
          <w:numId w:val="37"/>
        </w:numPr>
      </w:pPr>
      <w:r>
        <w:t>o sistema deverá possuir interface central com um menu lateral intuitivo (RF);</w:t>
      </w:r>
    </w:p>
    <w:p w14:paraId="7A351977" w14:textId="77777777" w:rsidR="003F5880" w:rsidRDefault="003F5880" w:rsidP="00D43587">
      <w:pPr>
        <w:pStyle w:val="TF-TEXTO"/>
        <w:numPr>
          <w:ilvl w:val="0"/>
          <w:numId w:val="37"/>
        </w:numPr>
      </w:pPr>
      <w:r>
        <w:t>o sistema deverá manter tabelas (RF);</w:t>
      </w:r>
    </w:p>
    <w:p w14:paraId="621EDDB1" w14:textId="77777777" w:rsidR="003F5880" w:rsidRDefault="003F5880" w:rsidP="00D43587">
      <w:pPr>
        <w:pStyle w:val="TF-TEXTO"/>
        <w:numPr>
          <w:ilvl w:val="0"/>
          <w:numId w:val="37"/>
        </w:numPr>
      </w:pPr>
      <w:r>
        <w:t xml:space="preserve">o sistema deverá manter campos de tabelas (RF); </w:t>
      </w:r>
    </w:p>
    <w:p w14:paraId="552BCC0E" w14:textId="77777777" w:rsidR="003F5880" w:rsidRDefault="003F5880" w:rsidP="00D43587">
      <w:pPr>
        <w:pStyle w:val="TF-TEXTO"/>
        <w:numPr>
          <w:ilvl w:val="0"/>
          <w:numId w:val="37"/>
        </w:numPr>
      </w:pPr>
      <w:r>
        <w:t>o sistema deverá manter o relacionamento entre as tabelas (RF);</w:t>
      </w:r>
    </w:p>
    <w:p w14:paraId="0C401F7D" w14:textId="77777777" w:rsidR="003F5880" w:rsidRDefault="003F5880" w:rsidP="00D43587">
      <w:pPr>
        <w:pStyle w:val="TF-TEXTO"/>
        <w:numPr>
          <w:ilvl w:val="0"/>
          <w:numId w:val="37"/>
        </w:numPr>
      </w:pPr>
      <w:r>
        <w:t>o</w:t>
      </w:r>
      <w:r w:rsidRPr="003F171F">
        <w:t xml:space="preserve"> sistema deverá gerar uma interface gráfica </w:t>
      </w:r>
      <w:r>
        <w:t xml:space="preserve">das tabelas </w:t>
      </w:r>
      <w:r w:rsidRPr="003F171F">
        <w:t>por meio</w:t>
      </w:r>
      <w:r>
        <w:t xml:space="preserve"> da descoberta dos dados do SGBD utilizando consulta na base de dados (RF);</w:t>
      </w:r>
    </w:p>
    <w:p w14:paraId="1304AF31" w14:textId="77777777" w:rsidR="003F5880" w:rsidRDefault="003F5880" w:rsidP="00D43587">
      <w:pPr>
        <w:pStyle w:val="TF-TEXTO"/>
        <w:numPr>
          <w:ilvl w:val="0"/>
          <w:numId w:val="37"/>
        </w:numPr>
      </w:pPr>
      <w:r>
        <w:t>o sistema deverá permitir realizar login no SGBD Oracle escolhido (RF);</w:t>
      </w:r>
    </w:p>
    <w:p w14:paraId="35C1A7CB" w14:textId="77777777" w:rsidR="003F5880" w:rsidRDefault="003F5880" w:rsidP="00D43587">
      <w:pPr>
        <w:pStyle w:val="TF-TEXTO"/>
        <w:numPr>
          <w:ilvl w:val="0"/>
          <w:numId w:val="37"/>
        </w:numPr>
      </w:pPr>
      <w:r>
        <w:t>o sistema deverá permitir consultar as tabelas e suas referências com outras tabelas (RF);</w:t>
      </w:r>
    </w:p>
    <w:p w14:paraId="614EEB0A" w14:textId="77777777" w:rsidR="003F5880" w:rsidRDefault="003F5880" w:rsidP="00D43587">
      <w:pPr>
        <w:pStyle w:val="TF-TEXTO"/>
        <w:numPr>
          <w:ilvl w:val="0"/>
          <w:numId w:val="37"/>
        </w:numPr>
      </w:pPr>
      <w:r>
        <w:t>o sistema deverá permitir realizar conversão e atualização automática da base de dados conforme informações das tabelas existentes na ferramenta (RF);</w:t>
      </w:r>
    </w:p>
    <w:p w14:paraId="2B9BC5BC" w14:textId="77777777" w:rsidR="003F5880" w:rsidRDefault="003F5880" w:rsidP="00D43587">
      <w:pPr>
        <w:pStyle w:val="TF-TEXTO"/>
        <w:numPr>
          <w:ilvl w:val="0"/>
          <w:numId w:val="37"/>
        </w:numPr>
      </w:pPr>
      <w:r>
        <w:t xml:space="preserve">o sistema deverá permitir carregar um arquivo fonte de extensão </w:t>
      </w:r>
      <w:r w:rsidRPr="00FF7918">
        <w:rPr>
          <w:rStyle w:val="TF-COURIER10"/>
        </w:rPr>
        <w:t>.</w:t>
      </w:r>
      <w:proofErr w:type="spellStart"/>
      <w:r w:rsidRPr="00FF7918">
        <w:rPr>
          <w:rStyle w:val="TF-COURIER10"/>
        </w:rPr>
        <w:t>pas</w:t>
      </w:r>
      <w:proofErr w:type="spellEnd"/>
      <w:r>
        <w:t xml:space="preserve"> por meio de engenharia reversa dele e importar as tabelas na ferramenta (RF);</w:t>
      </w:r>
    </w:p>
    <w:p w14:paraId="11FD94BE" w14:textId="77777777" w:rsidR="003F5880" w:rsidRDefault="003F5880" w:rsidP="00D43587">
      <w:pPr>
        <w:pStyle w:val="TF-TEXTO"/>
        <w:numPr>
          <w:ilvl w:val="0"/>
          <w:numId w:val="37"/>
        </w:numPr>
      </w:pPr>
      <w:r>
        <w:t>o sistema deverá ser desenvolvimento para plataforma Web (RNF);</w:t>
      </w:r>
    </w:p>
    <w:p w14:paraId="483FEF86" w14:textId="77777777" w:rsidR="003F5880" w:rsidRDefault="003F5880" w:rsidP="00D43587">
      <w:pPr>
        <w:pStyle w:val="TF-TEXTO"/>
        <w:numPr>
          <w:ilvl w:val="0"/>
          <w:numId w:val="37"/>
        </w:numPr>
      </w:pPr>
      <w:r>
        <w:lastRenderedPageBreak/>
        <w:t xml:space="preserve">o sistema deverá ser desenvolvimento para comunicação nativa com </w:t>
      </w:r>
      <w:proofErr w:type="spellStart"/>
      <w:r>
        <w:t>SGBDs</w:t>
      </w:r>
      <w:proofErr w:type="spellEnd"/>
      <w:r>
        <w:t xml:space="preserve"> Oracle (RNF);</w:t>
      </w:r>
    </w:p>
    <w:p w14:paraId="57D4D1DA" w14:textId="77777777" w:rsidR="003F5880" w:rsidRDefault="003F5880" w:rsidP="00D43587">
      <w:pPr>
        <w:pStyle w:val="TF-TEXTO"/>
        <w:numPr>
          <w:ilvl w:val="0"/>
          <w:numId w:val="37"/>
        </w:numPr>
      </w:pPr>
      <w:r>
        <w:t xml:space="preserve">o sistema deverá ser desenvolvido em </w:t>
      </w:r>
      <w:proofErr w:type="spellStart"/>
      <w:r w:rsidRPr="007C6E06">
        <w:rPr>
          <w:i/>
        </w:rPr>
        <w:t>frontend</w:t>
      </w:r>
      <w:proofErr w:type="spellEnd"/>
      <w:r>
        <w:t xml:space="preserve">, utilizando as linguagens HTML, CSS, </w:t>
      </w:r>
      <w:proofErr w:type="spellStart"/>
      <w:r>
        <w:t>Javascript</w:t>
      </w:r>
      <w:proofErr w:type="spellEnd"/>
      <w:r>
        <w:t xml:space="preserve"> e Ajax na IDE Visual Studio </w:t>
      </w:r>
      <w:proofErr w:type="spellStart"/>
      <w:r>
        <w:t>Code</w:t>
      </w:r>
      <w:proofErr w:type="spellEnd"/>
      <w:r>
        <w:t>;</w:t>
      </w:r>
    </w:p>
    <w:p w14:paraId="1A8380CC" w14:textId="77777777" w:rsidR="003F5880" w:rsidRDefault="003F5880" w:rsidP="00D43587">
      <w:pPr>
        <w:pStyle w:val="TF-TEXTO"/>
        <w:numPr>
          <w:ilvl w:val="0"/>
          <w:numId w:val="37"/>
        </w:numPr>
      </w:pPr>
      <w:r>
        <w:t xml:space="preserve">o sistema deverá ser desenvolvido em </w:t>
      </w:r>
      <w:proofErr w:type="spellStart"/>
      <w:r w:rsidRPr="007C6E06">
        <w:rPr>
          <w:i/>
        </w:rPr>
        <w:t>backend</w:t>
      </w:r>
      <w:proofErr w:type="spellEnd"/>
      <w:r>
        <w:t xml:space="preserve">, utilizando a linguagem de programação C#, com </w:t>
      </w:r>
      <w:proofErr w:type="spellStart"/>
      <w:r>
        <w:t>Rest</w:t>
      </w:r>
      <w:proofErr w:type="spellEnd"/>
      <w:r>
        <w:t xml:space="preserve"> Web </w:t>
      </w:r>
      <w:proofErr w:type="spellStart"/>
      <w:r>
        <w:t>Api</w:t>
      </w:r>
      <w:proofErr w:type="spellEnd"/>
      <w:r>
        <w:t xml:space="preserve"> na IDE Visual Studio.</w:t>
      </w:r>
    </w:p>
    <w:p w14:paraId="41F0DB77" w14:textId="77777777" w:rsidR="003F5880" w:rsidRDefault="003F5880" w:rsidP="00E638A0">
      <w:pPr>
        <w:pStyle w:val="Ttulo2"/>
      </w:pPr>
      <w:r>
        <w:t>METODOLOGIA</w:t>
      </w:r>
    </w:p>
    <w:p w14:paraId="50203766" w14:textId="77777777" w:rsidR="003F5880" w:rsidRPr="007E0D87" w:rsidRDefault="003F5880" w:rsidP="00451B94">
      <w:pPr>
        <w:pStyle w:val="TF-TEXTO"/>
      </w:pPr>
      <w:r>
        <w:t>O trabalho será desenvolvido observando as seguintes etapas:</w:t>
      </w:r>
    </w:p>
    <w:p w14:paraId="7EFA35B8" w14:textId="77777777" w:rsidR="003F5880" w:rsidRPr="00424AD5" w:rsidRDefault="003F5880" w:rsidP="003F5880">
      <w:pPr>
        <w:pStyle w:val="TF-ALNEA"/>
        <w:numPr>
          <w:ilvl w:val="0"/>
          <w:numId w:val="8"/>
        </w:numPr>
      </w:pPr>
      <w:r>
        <w:t xml:space="preserve">levantamento bibliográfico: realizar o levantamento bibliográfico sobre aplicação Web para gerar interface gráfica e comunicação nativa entre </w:t>
      </w:r>
      <w:proofErr w:type="spellStart"/>
      <w:r w:rsidRPr="007C6E06">
        <w:rPr>
          <w:i/>
          <w:iCs/>
        </w:rPr>
        <w:t>frontend</w:t>
      </w:r>
      <w:proofErr w:type="spellEnd"/>
      <w:r>
        <w:t xml:space="preserve">, </w:t>
      </w:r>
      <w:proofErr w:type="spellStart"/>
      <w:r w:rsidRPr="007C6E06">
        <w:rPr>
          <w:i/>
          <w:iCs/>
        </w:rPr>
        <w:t>backend</w:t>
      </w:r>
      <w:proofErr w:type="spellEnd"/>
      <w:r>
        <w:t xml:space="preserve"> e </w:t>
      </w:r>
      <w:proofErr w:type="spellStart"/>
      <w:r>
        <w:t>SGBDs</w:t>
      </w:r>
      <w:proofErr w:type="spellEnd"/>
      <w:r>
        <w:t xml:space="preserve"> Oracle, comandos </w:t>
      </w:r>
      <w:proofErr w:type="spellStart"/>
      <w:r>
        <w:t>SQLs</w:t>
      </w:r>
      <w:proofErr w:type="spellEnd"/>
      <w:r>
        <w:t xml:space="preserve"> para efetuar consultas nas estruturas da base de dados e complementar informações já vistas nos trabalhos correlatos;</w:t>
      </w:r>
    </w:p>
    <w:p w14:paraId="5FEBC2BC" w14:textId="77777777" w:rsidR="003F5880" w:rsidRPr="00424AD5" w:rsidRDefault="003F5880" w:rsidP="00424AD5">
      <w:pPr>
        <w:pStyle w:val="TF-ALNEA"/>
      </w:pPr>
      <w:r>
        <w:t xml:space="preserve">levantamento de requisitos: complementar o levantamento de </w:t>
      </w:r>
      <w:proofErr w:type="spellStart"/>
      <w:r>
        <w:t>RFs</w:t>
      </w:r>
      <w:proofErr w:type="spellEnd"/>
      <w:r>
        <w:t xml:space="preserve"> e </w:t>
      </w:r>
      <w:proofErr w:type="spellStart"/>
      <w:r>
        <w:t>RNFs</w:t>
      </w:r>
      <w:proofErr w:type="spellEnd"/>
      <w:r>
        <w:t xml:space="preserve"> já definidos na seção 3.2;</w:t>
      </w:r>
    </w:p>
    <w:p w14:paraId="729A9FE7" w14:textId="77777777" w:rsidR="003F5880" w:rsidRDefault="003F5880" w:rsidP="00424AD5">
      <w:pPr>
        <w:pStyle w:val="TF-ALNEA"/>
      </w:pPr>
      <w:r>
        <w:t xml:space="preserve">especificação: elaborar diagramas de caso de uso, atividades, Modelo Entidade e Relacionamento (MER), assim como os diagramas que forem necessários durante a construção do projeto, utilizando </w:t>
      </w:r>
      <w:proofErr w:type="spellStart"/>
      <w:r>
        <w:t>Astah</w:t>
      </w:r>
      <w:proofErr w:type="spellEnd"/>
      <w:r>
        <w:t xml:space="preserve"> UML</w:t>
      </w:r>
      <w:r w:rsidRPr="00424AD5">
        <w:t>;</w:t>
      </w:r>
    </w:p>
    <w:p w14:paraId="30F5598E" w14:textId="77777777" w:rsidR="003F5880" w:rsidRPr="00424AD5" w:rsidRDefault="003F5880" w:rsidP="00424AD5">
      <w:pPr>
        <w:pStyle w:val="TF-ALNEA"/>
      </w:pPr>
      <w:r>
        <w:t xml:space="preserve">desenvolvimento da aplicação Web: será desenvolvido conforme proposto anteriormente nos RF e RNF. A aplicação será desenvolvida no Visual Studio e Visual Studio </w:t>
      </w:r>
      <w:proofErr w:type="spellStart"/>
      <w:r>
        <w:t>Code</w:t>
      </w:r>
      <w:proofErr w:type="spellEnd"/>
      <w:r>
        <w:t xml:space="preserve"> possuindo interface gráfica responsiva;</w:t>
      </w:r>
    </w:p>
    <w:p w14:paraId="4F796125" w14:textId="77777777" w:rsidR="003F5880" w:rsidRDefault="003F5880" w:rsidP="00316F62">
      <w:pPr>
        <w:pStyle w:val="TF-ALNEA"/>
      </w:pPr>
      <w:r>
        <w:t xml:space="preserve">testes e validação: serão realizados testes juntamente com a construção da ferramenta para validar que todas as funcionalidades do sistema estão bem projetadas. Serão realizados testes de comunicação com o </w:t>
      </w:r>
      <w:proofErr w:type="spellStart"/>
      <w:r w:rsidRPr="007C6E06">
        <w:rPr>
          <w:i/>
          <w:iCs/>
        </w:rPr>
        <w:t>frontend</w:t>
      </w:r>
      <w:proofErr w:type="spellEnd"/>
      <w:r>
        <w:t xml:space="preserve">, </w:t>
      </w:r>
      <w:proofErr w:type="spellStart"/>
      <w:r w:rsidRPr="007C6E06">
        <w:rPr>
          <w:i/>
          <w:iCs/>
        </w:rPr>
        <w:t>backend</w:t>
      </w:r>
      <w:proofErr w:type="spellEnd"/>
      <w:r>
        <w:t xml:space="preserve"> e base de dados, além de teste de usabilidade.</w:t>
      </w:r>
    </w:p>
    <w:p w14:paraId="7E90A9FF" w14:textId="77777777" w:rsidR="003F5880" w:rsidRDefault="003F5880" w:rsidP="00A02703">
      <w:pPr>
        <w:pStyle w:val="TF-ALNEA"/>
        <w:numPr>
          <w:ilvl w:val="0"/>
          <w:numId w:val="0"/>
        </w:numPr>
        <w:ind w:left="680"/>
      </w:pPr>
      <w:r>
        <w:t xml:space="preserve">As etapas serão realizadas nos períodos relacionados no </w:t>
      </w:r>
      <w:r>
        <w:fldChar w:fldCharType="begin"/>
      </w:r>
      <w:r>
        <w:instrText xml:space="preserve"> REF _Ref98650273 \h </w:instrText>
      </w:r>
      <w:r>
        <w:fldChar w:fldCharType="separate"/>
      </w:r>
      <w:r>
        <w:t xml:space="preserve">Quadro </w:t>
      </w:r>
      <w:r>
        <w:rPr>
          <w:noProof/>
        </w:rPr>
        <w:t>2</w:t>
      </w:r>
      <w:r>
        <w:fldChar w:fldCharType="end"/>
      </w:r>
      <w:r>
        <w:t>.</w:t>
      </w:r>
    </w:p>
    <w:p w14:paraId="0ED68883" w14:textId="77777777" w:rsidR="003F5880" w:rsidRPr="007E0D87" w:rsidRDefault="003F5880" w:rsidP="005B2E12">
      <w:pPr>
        <w:pStyle w:val="TF-LEGENDA"/>
      </w:pPr>
      <w:bookmarkStart w:id="55" w:name="_Ref98650273"/>
      <w:r>
        <w:t xml:space="preserve">Quadro </w:t>
      </w:r>
      <w:fldSimple w:instr=" SEQ Quadro \* ARABIC ">
        <w:r>
          <w:rPr>
            <w:noProof/>
          </w:rPr>
          <w:t>2</w:t>
        </w:r>
      </w:fldSimple>
      <w:bookmarkEnd w:id="55"/>
      <w:r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3F5880" w:rsidRPr="007E0D87" w14:paraId="6BB0D460"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73FBA38" w14:textId="77777777" w:rsidR="003F5880" w:rsidRPr="007E0D87" w:rsidRDefault="003F5880"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42D7CBC3" w14:textId="77777777" w:rsidR="003F5880" w:rsidRPr="007E0D87" w:rsidRDefault="003F5880" w:rsidP="00470C41">
            <w:pPr>
              <w:pStyle w:val="TF-TEXTOQUADROCentralizado"/>
            </w:pPr>
            <w:r>
              <w:t>2022</w:t>
            </w:r>
          </w:p>
        </w:tc>
      </w:tr>
      <w:tr w:rsidR="003F5880" w:rsidRPr="007E0D87" w14:paraId="1AC7C118" w14:textId="77777777" w:rsidTr="00E51601">
        <w:trPr>
          <w:cantSplit/>
          <w:jc w:val="center"/>
        </w:trPr>
        <w:tc>
          <w:tcPr>
            <w:tcW w:w="6171" w:type="dxa"/>
            <w:tcBorders>
              <w:top w:val="nil"/>
              <w:left w:val="single" w:sz="4" w:space="0" w:color="auto"/>
              <w:bottom w:val="nil"/>
            </w:tcBorders>
            <w:shd w:val="clear" w:color="auto" w:fill="A6A6A6"/>
          </w:tcPr>
          <w:p w14:paraId="79D04D39" w14:textId="77777777" w:rsidR="003F5880" w:rsidRPr="007E0D87" w:rsidRDefault="003F5880" w:rsidP="00470C41">
            <w:pPr>
              <w:pStyle w:val="TF-TEXTOQUADRO"/>
            </w:pPr>
          </w:p>
        </w:tc>
        <w:tc>
          <w:tcPr>
            <w:tcW w:w="557" w:type="dxa"/>
            <w:gridSpan w:val="2"/>
            <w:shd w:val="clear" w:color="auto" w:fill="A6A6A6"/>
          </w:tcPr>
          <w:p w14:paraId="472F88B4" w14:textId="77777777" w:rsidR="003F5880" w:rsidRPr="007E0D87" w:rsidRDefault="003F5880" w:rsidP="00470C41">
            <w:pPr>
              <w:pStyle w:val="TF-TEXTOQUADROCentralizado"/>
            </w:pPr>
            <w:r>
              <w:t>fev.</w:t>
            </w:r>
          </w:p>
        </w:tc>
        <w:tc>
          <w:tcPr>
            <w:tcW w:w="568" w:type="dxa"/>
            <w:gridSpan w:val="2"/>
            <w:shd w:val="clear" w:color="auto" w:fill="A6A6A6"/>
          </w:tcPr>
          <w:p w14:paraId="059C4B1E" w14:textId="77777777" w:rsidR="003F5880" w:rsidRPr="007E0D87" w:rsidRDefault="003F5880" w:rsidP="00470C41">
            <w:pPr>
              <w:pStyle w:val="TF-TEXTOQUADROCentralizado"/>
            </w:pPr>
            <w:r>
              <w:t>mar.</w:t>
            </w:r>
          </w:p>
        </w:tc>
        <w:tc>
          <w:tcPr>
            <w:tcW w:w="568" w:type="dxa"/>
            <w:gridSpan w:val="2"/>
            <w:shd w:val="clear" w:color="auto" w:fill="A6A6A6"/>
          </w:tcPr>
          <w:p w14:paraId="57FA7CB0" w14:textId="77777777" w:rsidR="003F5880" w:rsidRPr="007E0D87" w:rsidRDefault="003F5880" w:rsidP="00470C41">
            <w:pPr>
              <w:pStyle w:val="TF-TEXTOQUADROCentralizado"/>
            </w:pPr>
            <w:r>
              <w:t>abr.</w:t>
            </w:r>
          </w:p>
        </w:tc>
        <w:tc>
          <w:tcPr>
            <w:tcW w:w="568" w:type="dxa"/>
            <w:gridSpan w:val="2"/>
            <w:shd w:val="clear" w:color="auto" w:fill="A6A6A6"/>
          </w:tcPr>
          <w:p w14:paraId="3F8E4E05" w14:textId="77777777" w:rsidR="003F5880" w:rsidRPr="007E0D87" w:rsidRDefault="003F5880" w:rsidP="00470C41">
            <w:pPr>
              <w:pStyle w:val="TF-TEXTOQUADROCentralizado"/>
            </w:pPr>
            <w:r>
              <w:t>mai.</w:t>
            </w:r>
          </w:p>
        </w:tc>
        <w:tc>
          <w:tcPr>
            <w:tcW w:w="573" w:type="dxa"/>
            <w:gridSpan w:val="2"/>
            <w:shd w:val="clear" w:color="auto" w:fill="A6A6A6"/>
          </w:tcPr>
          <w:p w14:paraId="5153E6BD" w14:textId="77777777" w:rsidR="003F5880" w:rsidRPr="007E0D87" w:rsidRDefault="003F5880" w:rsidP="00470C41">
            <w:pPr>
              <w:pStyle w:val="TF-TEXTOQUADROCentralizado"/>
            </w:pPr>
            <w:r>
              <w:t>jun.</w:t>
            </w:r>
          </w:p>
        </w:tc>
      </w:tr>
      <w:tr w:rsidR="003F5880" w:rsidRPr="007E0D87" w14:paraId="4A87A273" w14:textId="77777777" w:rsidTr="00E51601">
        <w:trPr>
          <w:cantSplit/>
          <w:jc w:val="center"/>
        </w:trPr>
        <w:tc>
          <w:tcPr>
            <w:tcW w:w="6171" w:type="dxa"/>
            <w:tcBorders>
              <w:top w:val="nil"/>
              <w:left w:val="single" w:sz="4" w:space="0" w:color="auto"/>
            </w:tcBorders>
            <w:shd w:val="clear" w:color="auto" w:fill="A6A6A6"/>
          </w:tcPr>
          <w:p w14:paraId="7C4786CA" w14:textId="77777777" w:rsidR="003F5880" w:rsidRPr="007E0D87" w:rsidRDefault="003F5880" w:rsidP="00470C41">
            <w:pPr>
              <w:pStyle w:val="TF-TEXTOQUADRO"/>
            </w:pPr>
            <w:r w:rsidRPr="007E0D87">
              <w:t>etapas / quinzenas</w:t>
            </w:r>
          </w:p>
        </w:tc>
        <w:tc>
          <w:tcPr>
            <w:tcW w:w="273" w:type="dxa"/>
            <w:tcBorders>
              <w:bottom w:val="single" w:sz="4" w:space="0" w:color="auto"/>
            </w:tcBorders>
            <w:shd w:val="clear" w:color="auto" w:fill="A6A6A6"/>
          </w:tcPr>
          <w:p w14:paraId="5F0AE1C0" w14:textId="77777777" w:rsidR="003F5880" w:rsidRPr="007E0D87" w:rsidRDefault="003F5880" w:rsidP="00470C41">
            <w:pPr>
              <w:pStyle w:val="TF-TEXTOQUADROCentralizado"/>
            </w:pPr>
            <w:r w:rsidRPr="007E0D87">
              <w:t>1</w:t>
            </w:r>
          </w:p>
        </w:tc>
        <w:tc>
          <w:tcPr>
            <w:tcW w:w="284" w:type="dxa"/>
            <w:tcBorders>
              <w:bottom w:val="single" w:sz="4" w:space="0" w:color="auto"/>
            </w:tcBorders>
            <w:shd w:val="clear" w:color="auto" w:fill="A6A6A6"/>
          </w:tcPr>
          <w:p w14:paraId="3F837205" w14:textId="77777777" w:rsidR="003F5880" w:rsidRPr="007E0D87" w:rsidRDefault="003F5880" w:rsidP="00470C41">
            <w:pPr>
              <w:pStyle w:val="TF-TEXTOQUADROCentralizado"/>
            </w:pPr>
            <w:r w:rsidRPr="007E0D87">
              <w:t>2</w:t>
            </w:r>
          </w:p>
        </w:tc>
        <w:tc>
          <w:tcPr>
            <w:tcW w:w="284" w:type="dxa"/>
            <w:tcBorders>
              <w:bottom w:val="single" w:sz="4" w:space="0" w:color="auto"/>
            </w:tcBorders>
            <w:shd w:val="clear" w:color="auto" w:fill="A6A6A6"/>
          </w:tcPr>
          <w:p w14:paraId="30B9F98B" w14:textId="77777777" w:rsidR="003F5880" w:rsidRPr="007E0D87" w:rsidRDefault="003F5880" w:rsidP="00470C41">
            <w:pPr>
              <w:pStyle w:val="TF-TEXTOQUADROCentralizado"/>
            </w:pPr>
            <w:r w:rsidRPr="007E0D87">
              <w:t>1</w:t>
            </w:r>
          </w:p>
        </w:tc>
        <w:tc>
          <w:tcPr>
            <w:tcW w:w="284" w:type="dxa"/>
            <w:tcBorders>
              <w:bottom w:val="single" w:sz="4" w:space="0" w:color="auto"/>
            </w:tcBorders>
            <w:shd w:val="clear" w:color="auto" w:fill="A6A6A6"/>
          </w:tcPr>
          <w:p w14:paraId="69A70729" w14:textId="77777777" w:rsidR="003F5880" w:rsidRPr="007E0D87" w:rsidRDefault="003F5880" w:rsidP="00470C41">
            <w:pPr>
              <w:pStyle w:val="TF-TEXTOQUADROCentralizado"/>
            </w:pPr>
            <w:r w:rsidRPr="007E0D87">
              <w:t>2</w:t>
            </w:r>
          </w:p>
        </w:tc>
        <w:tc>
          <w:tcPr>
            <w:tcW w:w="284" w:type="dxa"/>
            <w:tcBorders>
              <w:bottom w:val="single" w:sz="4" w:space="0" w:color="auto"/>
            </w:tcBorders>
            <w:shd w:val="clear" w:color="auto" w:fill="A6A6A6"/>
          </w:tcPr>
          <w:p w14:paraId="47CA9C8A" w14:textId="77777777" w:rsidR="003F5880" w:rsidRPr="007E0D87" w:rsidRDefault="003F5880" w:rsidP="00470C41">
            <w:pPr>
              <w:pStyle w:val="TF-TEXTOQUADROCentralizado"/>
            </w:pPr>
            <w:r w:rsidRPr="007E0D87">
              <w:t>1</w:t>
            </w:r>
          </w:p>
        </w:tc>
        <w:tc>
          <w:tcPr>
            <w:tcW w:w="284" w:type="dxa"/>
            <w:tcBorders>
              <w:bottom w:val="single" w:sz="4" w:space="0" w:color="auto"/>
            </w:tcBorders>
            <w:shd w:val="clear" w:color="auto" w:fill="A6A6A6"/>
          </w:tcPr>
          <w:p w14:paraId="42E44282" w14:textId="77777777" w:rsidR="003F5880" w:rsidRPr="007E0D87" w:rsidRDefault="003F5880" w:rsidP="00470C41">
            <w:pPr>
              <w:pStyle w:val="TF-TEXTOQUADROCentralizado"/>
            </w:pPr>
            <w:r w:rsidRPr="007E0D87">
              <w:t>2</w:t>
            </w:r>
          </w:p>
        </w:tc>
        <w:tc>
          <w:tcPr>
            <w:tcW w:w="284" w:type="dxa"/>
            <w:tcBorders>
              <w:bottom w:val="single" w:sz="4" w:space="0" w:color="auto"/>
            </w:tcBorders>
            <w:shd w:val="clear" w:color="auto" w:fill="A6A6A6"/>
          </w:tcPr>
          <w:p w14:paraId="49D8500A" w14:textId="77777777" w:rsidR="003F5880" w:rsidRPr="007E0D87" w:rsidRDefault="003F5880" w:rsidP="00470C41">
            <w:pPr>
              <w:pStyle w:val="TF-TEXTOQUADROCentralizado"/>
            </w:pPr>
            <w:r w:rsidRPr="007E0D87">
              <w:t>1</w:t>
            </w:r>
          </w:p>
        </w:tc>
        <w:tc>
          <w:tcPr>
            <w:tcW w:w="284" w:type="dxa"/>
            <w:tcBorders>
              <w:bottom w:val="single" w:sz="4" w:space="0" w:color="auto"/>
            </w:tcBorders>
            <w:shd w:val="clear" w:color="auto" w:fill="A6A6A6"/>
          </w:tcPr>
          <w:p w14:paraId="0A836F2C" w14:textId="77777777" w:rsidR="003F5880" w:rsidRPr="007E0D87" w:rsidRDefault="003F5880" w:rsidP="00470C41">
            <w:pPr>
              <w:pStyle w:val="TF-TEXTOQUADROCentralizado"/>
            </w:pPr>
            <w:r w:rsidRPr="007E0D87">
              <w:t>2</w:t>
            </w:r>
          </w:p>
        </w:tc>
        <w:tc>
          <w:tcPr>
            <w:tcW w:w="284" w:type="dxa"/>
            <w:tcBorders>
              <w:bottom w:val="single" w:sz="4" w:space="0" w:color="auto"/>
            </w:tcBorders>
            <w:shd w:val="clear" w:color="auto" w:fill="A6A6A6"/>
          </w:tcPr>
          <w:p w14:paraId="6F4C8ECC" w14:textId="77777777" w:rsidR="003F5880" w:rsidRPr="007E0D87" w:rsidRDefault="003F5880" w:rsidP="00470C41">
            <w:pPr>
              <w:pStyle w:val="TF-TEXTOQUADROCentralizado"/>
            </w:pPr>
            <w:r w:rsidRPr="007E0D87">
              <w:t>1</w:t>
            </w:r>
          </w:p>
        </w:tc>
        <w:tc>
          <w:tcPr>
            <w:tcW w:w="289" w:type="dxa"/>
            <w:tcBorders>
              <w:bottom w:val="single" w:sz="4" w:space="0" w:color="auto"/>
            </w:tcBorders>
            <w:shd w:val="clear" w:color="auto" w:fill="A6A6A6"/>
          </w:tcPr>
          <w:p w14:paraId="670F2191" w14:textId="77777777" w:rsidR="003F5880" w:rsidRPr="007E0D87" w:rsidRDefault="003F5880" w:rsidP="00470C41">
            <w:pPr>
              <w:pStyle w:val="TF-TEXTOQUADROCentralizado"/>
            </w:pPr>
            <w:r w:rsidRPr="007E0D87">
              <w:t>2</w:t>
            </w:r>
          </w:p>
        </w:tc>
      </w:tr>
      <w:tr w:rsidR="003F5880" w:rsidRPr="007E0D87" w14:paraId="17834DBB" w14:textId="77777777" w:rsidTr="00CB47CB">
        <w:trPr>
          <w:jc w:val="center"/>
        </w:trPr>
        <w:tc>
          <w:tcPr>
            <w:tcW w:w="6171" w:type="dxa"/>
            <w:tcBorders>
              <w:left w:val="single" w:sz="4" w:space="0" w:color="auto"/>
            </w:tcBorders>
          </w:tcPr>
          <w:p w14:paraId="506FE966" w14:textId="77777777" w:rsidR="003F5880" w:rsidRPr="007E0D87" w:rsidRDefault="003F5880" w:rsidP="00FF7918">
            <w:pPr>
              <w:pStyle w:val="TF-TEXTOQUADRO"/>
              <w:rPr>
                <w:bCs/>
              </w:rPr>
            </w:pPr>
            <w:r>
              <w:rPr>
                <w:bCs/>
              </w:rPr>
              <w:t>levantamento bibliográfico</w:t>
            </w:r>
          </w:p>
        </w:tc>
        <w:tc>
          <w:tcPr>
            <w:tcW w:w="273" w:type="dxa"/>
            <w:tcBorders>
              <w:bottom w:val="single" w:sz="4" w:space="0" w:color="auto"/>
            </w:tcBorders>
            <w:shd w:val="clear" w:color="auto" w:fill="auto"/>
          </w:tcPr>
          <w:p w14:paraId="7059BCCD" w14:textId="77777777" w:rsidR="003F5880" w:rsidRPr="007E0D87" w:rsidRDefault="003F5880" w:rsidP="00FF7918">
            <w:pPr>
              <w:pStyle w:val="TF-TEXTOQUADROCentralizado"/>
            </w:pPr>
          </w:p>
        </w:tc>
        <w:tc>
          <w:tcPr>
            <w:tcW w:w="284" w:type="dxa"/>
            <w:tcBorders>
              <w:bottom w:val="single" w:sz="4" w:space="0" w:color="auto"/>
            </w:tcBorders>
            <w:shd w:val="clear" w:color="auto" w:fill="AEAAAA"/>
          </w:tcPr>
          <w:p w14:paraId="3DAD0101" w14:textId="77777777" w:rsidR="003F5880" w:rsidRPr="007E0D87" w:rsidRDefault="003F5880" w:rsidP="00FF7918">
            <w:pPr>
              <w:pStyle w:val="TF-TEXTOQUADROCentralizado"/>
            </w:pPr>
          </w:p>
        </w:tc>
        <w:tc>
          <w:tcPr>
            <w:tcW w:w="284" w:type="dxa"/>
            <w:tcBorders>
              <w:bottom w:val="single" w:sz="4" w:space="0" w:color="auto"/>
            </w:tcBorders>
            <w:shd w:val="clear" w:color="auto" w:fill="AEAAAA"/>
          </w:tcPr>
          <w:p w14:paraId="310C5902" w14:textId="77777777" w:rsidR="003F5880" w:rsidRPr="007E0D87" w:rsidRDefault="003F5880" w:rsidP="00FF7918">
            <w:pPr>
              <w:pStyle w:val="TF-TEXTOQUADROCentralizado"/>
            </w:pPr>
          </w:p>
        </w:tc>
        <w:tc>
          <w:tcPr>
            <w:tcW w:w="284" w:type="dxa"/>
            <w:tcBorders>
              <w:bottom w:val="single" w:sz="4" w:space="0" w:color="auto"/>
            </w:tcBorders>
          </w:tcPr>
          <w:p w14:paraId="41BF6CCE" w14:textId="77777777" w:rsidR="003F5880" w:rsidRPr="007E0D87" w:rsidRDefault="003F5880" w:rsidP="00FF7918">
            <w:pPr>
              <w:pStyle w:val="TF-TEXTOQUADROCentralizado"/>
            </w:pPr>
          </w:p>
        </w:tc>
        <w:tc>
          <w:tcPr>
            <w:tcW w:w="284" w:type="dxa"/>
            <w:tcBorders>
              <w:bottom w:val="single" w:sz="4" w:space="0" w:color="auto"/>
            </w:tcBorders>
          </w:tcPr>
          <w:p w14:paraId="67BDF4D3" w14:textId="77777777" w:rsidR="003F5880" w:rsidRPr="007E0D87" w:rsidRDefault="003F5880" w:rsidP="00FF7918">
            <w:pPr>
              <w:pStyle w:val="TF-TEXTOQUADROCentralizado"/>
            </w:pPr>
          </w:p>
        </w:tc>
        <w:tc>
          <w:tcPr>
            <w:tcW w:w="284" w:type="dxa"/>
            <w:tcBorders>
              <w:bottom w:val="single" w:sz="4" w:space="0" w:color="auto"/>
            </w:tcBorders>
          </w:tcPr>
          <w:p w14:paraId="7D662242" w14:textId="77777777" w:rsidR="003F5880" w:rsidRPr="007E0D87" w:rsidRDefault="003F5880" w:rsidP="00FF7918">
            <w:pPr>
              <w:pStyle w:val="TF-TEXTOQUADROCentralizado"/>
            </w:pPr>
          </w:p>
        </w:tc>
        <w:tc>
          <w:tcPr>
            <w:tcW w:w="284" w:type="dxa"/>
            <w:tcBorders>
              <w:bottom w:val="single" w:sz="4" w:space="0" w:color="auto"/>
            </w:tcBorders>
          </w:tcPr>
          <w:p w14:paraId="523D357D" w14:textId="77777777" w:rsidR="003F5880" w:rsidRPr="007E0D87" w:rsidRDefault="003F5880" w:rsidP="00FF7918">
            <w:pPr>
              <w:pStyle w:val="TF-TEXTOQUADROCentralizado"/>
            </w:pPr>
          </w:p>
        </w:tc>
        <w:tc>
          <w:tcPr>
            <w:tcW w:w="284" w:type="dxa"/>
            <w:tcBorders>
              <w:bottom w:val="single" w:sz="4" w:space="0" w:color="auto"/>
            </w:tcBorders>
          </w:tcPr>
          <w:p w14:paraId="1139CB76" w14:textId="77777777" w:rsidR="003F5880" w:rsidRPr="007E0D87" w:rsidRDefault="003F5880" w:rsidP="00FF7918">
            <w:pPr>
              <w:pStyle w:val="TF-TEXTOQUADROCentralizado"/>
            </w:pPr>
          </w:p>
        </w:tc>
        <w:tc>
          <w:tcPr>
            <w:tcW w:w="284" w:type="dxa"/>
            <w:tcBorders>
              <w:bottom w:val="single" w:sz="4" w:space="0" w:color="auto"/>
            </w:tcBorders>
          </w:tcPr>
          <w:p w14:paraId="713F398B" w14:textId="77777777" w:rsidR="003F5880" w:rsidRPr="007E0D87" w:rsidRDefault="003F5880" w:rsidP="00FF7918">
            <w:pPr>
              <w:pStyle w:val="TF-TEXTOQUADROCentralizado"/>
            </w:pPr>
          </w:p>
        </w:tc>
        <w:tc>
          <w:tcPr>
            <w:tcW w:w="289" w:type="dxa"/>
          </w:tcPr>
          <w:p w14:paraId="218F74DF" w14:textId="77777777" w:rsidR="003F5880" w:rsidRPr="007E0D87" w:rsidRDefault="003F5880" w:rsidP="00FF7918">
            <w:pPr>
              <w:pStyle w:val="TF-TEXTOQUADROCentralizado"/>
            </w:pPr>
          </w:p>
        </w:tc>
      </w:tr>
      <w:tr w:rsidR="003F5880" w:rsidRPr="007E0D87" w14:paraId="590C438B" w14:textId="77777777" w:rsidTr="007C6E06">
        <w:trPr>
          <w:jc w:val="center"/>
        </w:trPr>
        <w:tc>
          <w:tcPr>
            <w:tcW w:w="6171" w:type="dxa"/>
            <w:tcBorders>
              <w:left w:val="single" w:sz="4" w:space="0" w:color="auto"/>
            </w:tcBorders>
          </w:tcPr>
          <w:p w14:paraId="2349B3AF" w14:textId="77777777" w:rsidR="003F5880" w:rsidRPr="007E0D87" w:rsidRDefault="003F5880" w:rsidP="00FF7918">
            <w:pPr>
              <w:pStyle w:val="TF-TEXTOQUADRO"/>
            </w:pPr>
            <w:r>
              <w:t>levantamento de requisitos</w:t>
            </w:r>
          </w:p>
        </w:tc>
        <w:tc>
          <w:tcPr>
            <w:tcW w:w="273" w:type="dxa"/>
            <w:tcBorders>
              <w:top w:val="single" w:sz="4" w:space="0" w:color="auto"/>
            </w:tcBorders>
          </w:tcPr>
          <w:p w14:paraId="5D7F159E" w14:textId="77777777" w:rsidR="003F5880" w:rsidRPr="007E0D87" w:rsidRDefault="003F5880" w:rsidP="00FF7918">
            <w:pPr>
              <w:pStyle w:val="TF-TEXTOQUADROCentralizado"/>
            </w:pPr>
          </w:p>
        </w:tc>
        <w:tc>
          <w:tcPr>
            <w:tcW w:w="284" w:type="dxa"/>
            <w:tcBorders>
              <w:top w:val="single" w:sz="4" w:space="0" w:color="auto"/>
            </w:tcBorders>
            <w:shd w:val="clear" w:color="auto" w:fill="auto"/>
          </w:tcPr>
          <w:p w14:paraId="6F6D2E74" w14:textId="77777777" w:rsidR="003F5880" w:rsidRPr="007E0D87" w:rsidRDefault="003F5880" w:rsidP="00FF7918">
            <w:pPr>
              <w:pStyle w:val="TF-TEXTOQUADROCentralizado"/>
            </w:pPr>
          </w:p>
        </w:tc>
        <w:tc>
          <w:tcPr>
            <w:tcW w:w="284" w:type="dxa"/>
            <w:tcBorders>
              <w:top w:val="single" w:sz="4" w:space="0" w:color="auto"/>
            </w:tcBorders>
            <w:shd w:val="clear" w:color="auto" w:fill="AEAAAA"/>
          </w:tcPr>
          <w:p w14:paraId="4A9C1319" w14:textId="77777777" w:rsidR="003F5880" w:rsidRPr="007E0D87" w:rsidRDefault="003F5880" w:rsidP="00FF7918">
            <w:pPr>
              <w:pStyle w:val="TF-TEXTOQUADROCentralizado"/>
            </w:pPr>
          </w:p>
        </w:tc>
        <w:tc>
          <w:tcPr>
            <w:tcW w:w="284" w:type="dxa"/>
            <w:tcBorders>
              <w:top w:val="single" w:sz="4" w:space="0" w:color="auto"/>
            </w:tcBorders>
          </w:tcPr>
          <w:p w14:paraId="609582C4" w14:textId="77777777" w:rsidR="003F5880" w:rsidRPr="007E0D87" w:rsidRDefault="003F5880" w:rsidP="00FF7918">
            <w:pPr>
              <w:pStyle w:val="TF-TEXTOQUADROCentralizado"/>
            </w:pPr>
          </w:p>
        </w:tc>
        <w:tc>
          <w:tcPr>
            <w:tcW w:w="284" w:type="dxa"/>
            <w:tcBorders>
              <w:top w:val="single" w:sz="4" w:space="0" w:color="auto"/>
            </w:tcBorders>
          </w:tcPr>
          <w:p w14:paraId="62C68D7D" w14:textId="77777777" w:rsidR="003F5880" w:rsidRPr="007E0D87" w:rsidRDefault="003F5880" w:rsidP="00FF7918">
            <w:pPr>
              <w:pStyle w:val="TF-TEXTOQUADROCentralizado"/>
            </w:pPr>
          </w:p>
        </w:tc>
        <w:tc>
          <w:tcPr>
            <w:tcW w:w="284" w:type="dxa"/>
            <w:tcBorders>
              <w:top w:val="single" w:sz="4" w:space="0" w:color="auto"/>
            </w:tcBorders>
          </w:tcPr>
          <w:p w14:paraId="762EF103" w14:textId="77777777" w:rsidR="003F5880" w:rsidRPr="007E0D87" w:rsidRDefault="003F5880" w:rsidP="00FF7918">
            <w:pPr>
              <w:pStyle w:val="TF-TEXTOQUADROCentralizado"/>
            </w:pPr>
          </w:p>
        </w:tc>
        <w:tc>
          <w:tcPr>
            <w:tcW w:w="284" w:type="dxa"/>
            <w:tcBorders>
              <w:top w:val="single" w:sz="4" w:space="0" w:color="auto"/>
            </w:tcBorders>
          </w:tcPr>
          <w:p w14:paraId="01E102EB" w14:textId="77777777" w:rsidR="003F5880" w:rsidRPr="007E0D87" w:rsidRDefault="003F5880" w:rsidP="00FF7918">
            <w:pPr>
              <w:pStyle w:val="TF-TEXTOQUADROCentralizado"/>
            </w:pPr>
          </w:p>
        </w:tc>
        <w:tc>
          <w:tcPr>
            <w:tcW w:w="284" w:type="dxa"/>
            <w:tcBorders>
              <w:top w:val="single" w:sz="4" w:space="0" w:color="auto"/>
            </w:tcBorders>
          </w:tcPr>
          <w:p w14:paraId="3039AA8B" w14:textId="77777777" w:rsidR="003F5880" w:rsidRPr="007E0D87" w:rsidRDefault="003F5880" w:rsidP="00FF7918">
            <w:pPr>
              <w:pStyle w:val="TF-TEXTOQUADROCentralizado"/>
            </w:pPr>
          </w:p>
        </w:tc>
        <w:tc>
          <w:tcPr>
            <w:tcW w:w="284" w:type="dxa"/>
            <w:tcBorders>
              <w:top w:val="single" w:sz="4" w:space="0" w:color="auto"/>
            </w:tcBorders>
          </w:tcPr>
          <w:p w14:paraId="2F5060AE" w14:textId="77777777" w:rsidR="003F5880" w:rsidRPr="007E0D87" w:rsidRDefault="003F5880" w:rsidP="00FF7918">
            <w:pPr>
              <w:pStyle w:val="TF-TEXTOQUADROCentralizado"/>
            </w:pPr>
          </w:p>
        </w:tc>
        <w:tc>
          <w:tcPr>
            <w:tcW w:w="289" w:type="dxa"/>
          </w:tcPr>
          <w:p w14:paraId="3999B6F2" w14:textId="77777777" w:rsidR="003F5880" w:rsidRPr="007E0D87" w:rsidRDefault="003F5880" w:rsidP="00FF7918">
            <w:pPr>
              <w:pStyle w:val="TF-TEXTOQUADROCentralizado"/>
            </w:pPr>
          </w:p>
        </w:tc>
      </w:tr>
      <w:tr w:rsidR="003F5880" w:rsidRPr="007E0D87" w14:paraId="235393E0" w14:textId="77777777" w:rsidTr="00CB47CB">
        <w:trPr>
          <w:jc w:val="center"/>
        </w:trPr>
        <w:tc>
          <w:tcPr>
            <w:tcW w:w="6171" w:type="dxa"/>
            <w:tcBorders>
              <w:left w:val="single" w:sz="4" w:space="0" w:color="auto"/>
            </w:tcBorders>
          </w:tcPr>
          <w:p w14:paraId="46881F56" w14:textId="77777777" w:rsidR="003F5880" w:rsidRPr="007E0D87" w:rsidRDefault="003F5880" w:rsidP="00FF7918">
            <w:pPr>
              <w:pStyle w:val="TF-TEXTOQUADRO"/>
            </w:pPr>
            <w:r>
              <w:t>especificação</w:t>
            </w:r>
          </w:p>
        </w:tc>
        <w:tc>
          <w:tcPr>
            <w:tcW w:w="273" w:type="dxa"/>
            <w:tcBorders>
              <w:bottom w:val="single" w:sz="4" w:space="0" w:color="auto"/>
            </w:tcBorders>
          </w:tcPr>
          <w:p w14:paraId="6F26F909" w14:textId="77777777" w:rsidR="003F5880" w:rsidRPr="007E0D87" w:rsidRDefault="003F5880" w:rsidP="00FF7918">
            <w:pPr>
              <w:pStyle w:val="TF-TEXTOQUADROCentralizado"/>
            </w:pPr>
          </w:p>
        </w:tc>
        <w:tc>
          <w:tcPr>
            <w:tcW w:w="284" w:type="dxa"/>
            <w:tcBorders>
              <w:bottom w:val="single" w:sz="4" w:space="0" w:color="auto"/>
            </w:tcBorders>
          </w:tcPr>
          <w:p w14:paraId="452CC375" w14:textId="77777777" w:rsidR="003F5880" w:rsidRPr="007E0D87" w:rsidRDefault="003F5880" w:rsidP="00FF7918">
            <w:pPr>
              <w:pStyle w:val="TF-TEXTOQUADROCentralizado"/>
            </w:pPr>
          </w:p>
        </w:tc>
        <w:tc>
          <w:tcPr>
            <w:tcW w:w="284" w:type="dxa"/>
            <w:tcBorders>
              <w:bottom w:val="single" w:sz="4" w:space="0" w:color="auto"/>
            </w:tcBorders>
            <w:shd w:val="clear" w:color="auto" w:fill="AEAAAA"/>
          </w:tcPr>
          <w:p w14:paraId="61533CA3" w14:textId="77777777" w:rsidR="003F5880" w:rsidRPr="007E0D87" w:rsidRDefault="003F5880" w:rsidP="00FF7918">
            <w:pPr>
              <w:pStyle w:val="TF-TEXTOQUADROCentralizado"/>
            </w:pPr>
          </w:p>
        </w:tc>
        <w:tc>
          <w:tcPr>
            <w:tcW w:w="284" w:type="dxa"/>
            <w:tcBorders>
              <w:bottom w:val="single" w:sz="4" w:space="0" w:color="auto"/>
            </w:tcBorders>
            <w:shd w:val="clear" w:color="auto" w:fill="AEAAAA"/>
          </w:tcPr>
          <w:p w14:paraId="514A30F3" w14:textId="77777777" w:rsidR="003F5880" w:rsidRPr="007E0D87" w:rsidRDefault="003F5880" w:rsidP="00FF7918">
            <w:pPr>
              <w:pStyle w:val="TF-TEXTOQUADROCentralizado"/>
            </w:pPr>
          </w:p>
        </w:tc>
        <w:tc>
          <w:tcPr>
            <w:tcW w:w="284" w:type="dxa"/>
            <w:tcBorders>
              <w:bottom w:val="single" w:sz="4" w:space="0" w:color="auto"/>
            </w:tcBorders>
          </w:tcPr>
          <w:p w14:paraId="2644BE29" w14:textId="77777777" w:rsidR="003F5880" w:rsidRPr="007E0D87" w:rsidRDefault="003F5880" w:rsidP="00FF7918">
            <w:pPr>
              <w:pStyle w:val="TF-TEXTOQUADROCentralizado"/>
            </w:pPr>
          </w:p>
        </w:tc>
        <w:tc>
          <w:tcPr>
            <w:tcW w:w="284" w:type="dxa"/>
            <w:tcBorders>
              <w:bottom w:val="single" w:sz="4" w:space="0" w:color="auto"/>
            </w:tcBorders>
          </w:tcPr>
          <w:p w14:paraId="363FE33E" w14:textId="77777777" w:rsidR="003F5880" w:rsidRPr="007E0D87" w:rsidRDefault="003F5880" w:rsidP="00FF7918">
            <w:pPr>
              <w:pStyle w:val="TF-TEXTOQUADROCentralizado"/>
            </w:pPr>
          </w:p>
        </w:tc>
        <w:tc>
          <w:tcPr>
            <w:tcW w:w="284" w:type="dxa"/>
            <w:tcBorders>
              <w:bottom w:val="single" w:sz="4" w:space="0" w:color="auto"/>
            </w:tcBorders>
          </w:tcPr>
          <w:p w14:paraId="4BFD8BC7" w14:textId="77777777" w:rsidR="003F5880" w:rsidRPr="007E0D87" w:rsidRDefault="003F5880" w:rsidP="00FF7918">
            <w:pPr>
              <w:pStyle w:val="TF-TEXTOQUADROCentralizado"/>
            </w:pPr>
          </w:p>
        </w:tc>
        <w:tc>
          <w:tcPr>
            <w:tcW w:w="284" w:type="dxa"/>
            <w:tcBorders>
              <w:bottom w:val="single" w:sz="4" w:space="0" w:color="auto"/>
            </w:tcBorders>
          </w:tcPr>
          <w:p w14:paraId="58E82B5B" w14:textId="77777777" w:rsidR="003F5880" w:rsidRPr="007E0D87" w:rsidRDefault="003F5880" w:rsidP="00FF7918">
            <w:pPr>
              <w:pStyle w:val="TF-TEXTOQUADROCentralizado"/>
            </w:pPr>
          </w:p>
        </w:tc>
        <w:tc>
          <w:tcPr>
            <w:tcW w:w="284" w:type="dxa"/>
            <w:tcBorders>
              <w:bottom w:val="single" w:sz="4" w:space="0" w:color="auto"/>
            </w:tcBorders>
          </w:tcPr>
          <w:p w14:paraId="5DD428A2" w14:textId="77777777" w:rsidR="003F5880" w:rsidRPr="007E0D87" w:rsidRDefault="003F5880" w:rsidP="00FF7918">
            <w:pPr>
              <w:pStyle w:val="TF-TEXTOQUADROCentralizado"/>
            </w:pPr>
          </w:p>
        </w:tc>
        <w:tc>
          <w:tcPr>
            <w:tcW w:w="289" w:type="dxa"/>
          </w:tcPr>
          <w:p w14:paraId="2F27C23E" w14:textId="77777777" w:rsidR="003F5880" w:rsidRPr="007E0D87" w:rsidRDefault="003F5880" w:rsidP="00FF7918">
            <w:pPr>
              <w:pStyle w:val="TF-TEXTOQUADROCentralizado"/>
            </w:pPr>
          </w:p>
        </w:tc>
      </w:tr>
      <w:tr w:rsidR="003F5880" w:rsidRPr="007E0D87" w14:paraId="205AC247" w14:textId="77777777" w:rsidTr="00CB47CB">
        <w:trPr>
          <w:jc w:val="center"/>
        </w:trPr>
        <w:tc>
          <w:tcPr>
            <w:tcW w:w="6171" w:type="dxa"/>
            <w:tcBorders>
              <w:left w:val="single" w:sz="4" w:space="0" w:color="auto"/>
            </w:tcBorders>
          </w:tcPr>
          <w:p w14:paraId="585CB990" w14:textId="77777777" w:rsidR="003F5880" w:rsidRPr="007E0D87" w:rsidRDefault="003F5880" w:rsidP="00FF7918">
            <w:pPr>
              <w:pStyle w:val="TF-TEXTOQUADRO"/>
            </w:pPr>
            <w:r>
              <w:t>desenvolvimento da aplicação Web</w:t>
            </w:r>
          </w:p>
        </w:tc>
        <w:tc>
          <w:tcPr>
            <w:tcW w:w="273" w:type="dxa"/>
          </w:tcPr>
          <w:p w14:paraId="7847A433" w14:textId="77777777" w:rsidR="003F5880" w:rsidRPr="007E0D87" w:rsidRDefault="003F5880" w:rsidP="00FF7918">
            <w:pPr>
              <w:pStyle w:val="TF-TEXTOQUADROCentralizado"/>
            </w:pPr>
          </w:p>
        </w:tc>
        <w:tc>
          <w:tcPr>
            <w:tcW w:w="284" w:type="dxa"/>
          </w:tcPr>
          <w:p w14:paraId="6F731F07" w14:textId="77777777" w:rsidR="003F5880" w:rsidRPr="007E0D87" w:rsidRDefault="003F5880" w:rsidP="00FF7918">
            <w:pPr>
              <w:pStyle w:val="TF-TEXTOQUADROCentralizado"/>
            </w:pPr>
          </w:p>
        </w:tc>
        <w:tc>
          <w:tcPr>
            <w:tcW w:w="284" w:type="dxa"/>
          </w:tcPr>
          <w:p w14:paraId="2E7A3BF7" w14:textId="77777777" w:rsidR="003F5880" w:rsidRPr="007E0D87" w:rsidRDefault="003F5880" w:rsidP="00FF7918">
            <w:pPr>
              <w:pStyle w:val="TF-TEXTOQUADROCentralizado"/>
            </w:pPr>
          </w:p>
        </w:tc>
        <w:tc>
          <w:tcPr>
            <w:tcW w:w="284" w:type="dxa"/>
            <w:shd w:val="clear" w:color="auto" w:fill="AEAAAA"/>
          </w:tcPr>
          <w:p w14:paraId="225B4647" w14:textId="77777777" w:rsidR="003F5880" w:rsidRPr="007E0D87" w:rsidRDefault="003F5880" w:rsidP="00FF7918">
            <w:pPr>
              <w:pStyle w:val="TF-TEXTOQUADROCentralizado"/>
            </w:pPr>
          </w:p>
        </w:tc>
        <w:tc>
          <w:tcPr>
            <w:tcW w:w="284" w:type="dxa"/>
            <w:shd w:val="clear" w:color="auto" w:fill="AEAAAA"/>
          </w:tcPr>
          <w:p w14:paraId="22A3D994" w14:textId="77777777" w:rsidR="003F5880" w:rsidRPr="007E0D87" w:rsidRDefault="003F5880" w:rsidP="00FF7918">
            <w:pPr>
              <w:pStyle w:val="TF-TEXTOQUADROCentralizado"/>
            </w:pPr>
          </w:p>
        </w:tc>
        <w:tc>
          <w:tcPr>
            <w:tcW w:w="284" w:type="dxa"/>
            <w:shd w:val="clear" w:color="auto" w:fill="AEAAAA"/>
          </w:tcPr>
          <w:p w14:paraId="02DEB6B2" w14:textId="77777777" w:rsidR="003F5880" w:rsidRPr="007E0D87" w:rsidRDefault="003F5880" w:rsidP="00FF7918">
            <w:pPr>
              <w:pStyle w:val="TF-TEXTOQUADROCentralizado"/>
            </w:pPr>
          </w:p>
        </w:tc>
        <w:tc>
          <w:tcPr>
            <w:tcW w:w="284" w:type="dxa"/>
            <w:shd w:val="clear" w:color="auto" w:fill="AEAAAA"/>
          </w:tcPr>
          <w:p w14:paraId="3513796C" w14:textId="77777777" w:rsidR="003F5880" w:rsidRPr="007E0D87" w:rsidRDefault="003F5880" w:rsidP="00FF7918">
            <w:pPr>
              <w:pStyle w:val="TF-TEXTOQUADROCentralizado"/>
            </w:pPr>
          </w:p>
        </w:tc>
        <w:tc>
          <w:tcPr>
            <w:tcW w:w="284" w:type="dxa"/>
            <w:shd w:val="clear" w:color="auto" w:fill="AEAAAA"/>
          </w:tcPr>
          <w:p w14:paraId="4725E4E6" w14:textId="77777777" w:rsidR="003F5880" w:rsidRPr="007E0D87" w:rsidRDefault="003F5880" w:rsidP="00FF7918">
            <w:pPr>
              <w:pStyle w:val="TF-TEXTOQUADROCentralizado"/>
            </w:pPr>
          </w:p>
        </w:tc>
        <w:tc>
          <w:tcPr>
            <w:tcW w:w="284" w:type="dxa"/>
            <w:shd w:val="clear" w:color="auto" w:fill="AEAAAA"/>
          </w:tcPr>
          <w:p w14:paraId="13CB3309" w14:textId="77777777" w:rsidR="003F5880" w:rsidRPr="007E0D87" w:rsidRDefault="003F5880" w:rsidP="00FF7918">
            <w:pPr>
              <w:pStyle w:val="TF-TEXTOQUADROCentralizado"/>
            </w:pPr>
          </w:p>
        </w:tc>
        <w:tc>
          <w:tcPr>
            <w:tcW w:w="289" w:type="dxa"/>
          </w:tcPr>
          <w:p w14:paraId="75718DD3" w14:textId="77777777" w:rsidR="003F5880" w:rsidRPr="007E0D87" w:rsidRDefault="003F5880" w:rsidP="00FF7918">
            <w:pPr>
              <w:pStyle w:val="TF-TEXTOQUADROCentralizado"/>
            </w:pPr>
          </w:p>
        </w:tc>
      </w:tr>
      <w:tr w:rsidR="003F5880" w:rsidRPr="007E0D87" w14:paraId="6AA8E88C" w14:textId="77777777" w:rsidTr="00A84C94">
        <w:trPr>
          <w:jc w:val="center"/>
        </w:trPr>
        <w:tc>
          <w:tcPr>
            <w:tcW w:w="6171" w:type="dxa"/>
            <w:tcBorders>
              <w:left w:val="single" w:sz="4" w:space="0" w:color="auto"/>
              <w:bottom w:val="single" w:sz="4" w:space="0" w:color="auto"/>
            </w:tcBorders>
          </w:tcPr>
          <w:p w14:paraId="54DBE38D" w14:textId="77777777" w:rsidR="003F5880" w:rsidRDefault="003F5880" w:rsidP="00FF7918">
            <w:pPr>
              <w:pStyle w:val="TF-TEXTOQUADRO"/>
            </w:pPr>
            <w:r>
              <w:t>testes e validações</w:t>
            </w:r>
          </w:p>
        </w:tc>
        <w:tc>
          <w:tcPr>
            <w:tcW w:w="273" w:type="dxa"/>
            <w:tcBorders>
              <w:bottom w:val="single" w:sz="4" w:space="0" w:color="auto"/>
            </w:tcBorders>
          </w:tcPr>
          <w:p w14:paraId="12B57630" w14:textId="77777777" w:rsidR="003F5880" w:rsidRPr="007E0D87" w:rsidRDefault="003F5880" w:rsidP="00FF7918">
            <w:pPr>
              <w:pStyle w:val="TF-TEXTOQUADROCentralizado"/>
            </w:pPr>
          </w:p>
        </w:tc>
        <w:tc>
          <w:tcPr>
            <w:tcW w:w="284" w:type="dxa"/>
            <w:tcBorders>
              <w:bottom w:val="single" w:sz="4" w:space="0" w:color="auto"/>
            </w:tcBorders>
          </w:tcPr>
          <w:p w14:paraId="5683BA5F" w14:textId="77777777" w:rsidR="003F5880" w:rsidRPr="007E0D87" w:rsidRDefault="003F5880" w:rsidP="00FF7918">
            <w:pPr>
              <w:pStyle w:val="TF-TEXTOQUADROCentralizado"/>
            </w:pPr>
          </w:p>
        </w:tc>
        <w:tc>
          <w:tcPr>
            <w:tcW w:w="284" w:type="dxa"/>
            <w:tcBorders>
              <w:bottom w:val="single" w:sz="4" w:space="0" w:color="auto"/>
            </w:tcBorders>
          </w:tcPr>
          <w:p w14:paraId="1691AB6D" w14:textId="77777777" w:rsidR="003F5880" w:rsidRPr="007E0D87" w:rsidRDefault="003F5880" w:rsidP="00FF7918">
            <w:pPr>
              <w:pStyle w:val="TF-TEXTOQUADROCentralizado"/>
            </w:pPr>
          </w:p>
        </w:tc>
        <w:tc>
          <w:tcPr>
            <w:tcW w:w="284" w:type="dxa"/>
            <w:tcBorders>
              <w:bottom w:val="single" w:sz="4" w:space="0" w:color="auto"/>
            </w:tcBorders>
            <w:shd w:val="clear" w:color="auto" w:fill="FFFFFF"/>
          </w:tcPr>
          <w:p w14:paraId="6D6A3110" w14:textId="77777777" w:rsidR="003F5880" w:rsidRPr="007E0D87" w:rsidRDefault="003F5880" w:rsidP="00FF7918">
            <w:pPr>
              <w:pStyle w:val="TF-TEXTOQUADROCentralizado"/>
            </w:pPr>
          </w:p>
        </w:tc>
        <w:tc>
          <w:tcPr>
            <w:tcW w:w="284" w:type="dxa"/>
            <w:tcBorders>
              <w:bottom w:val="single" w:sz="4" w:space="0" w:color="auto"/>
            </w:tcBorders>
            <w:shd w:val="clear" w:color="auto" w:fill="AEAAAA"/>
          </w:tcPr>
          <w:p w14:paraId="1DE9230F" w14:textId="77777777" w:rsidR="003F5880" w:rsidRPr="007E0D87" w:rsidRDefault="003F5880" w:rsidP="00FF7918">
            <w:pPr>
              <w:pStyle w:val="TF-TEXTOQUADROCentralizado"/>
            </w:pPr>
          </w:p>
        </w:tc>
        <w:tc>
          <w:tcPr>
            <w:tcW w:w="284" w:type="dxa"/>
            <w:tcBorders>
              <w:bottom w:val="single" w:sz="4" w:space="0" w:color="auto"/>
            </w:tcBorders>
            <w:shd w:val="clear" w:color="auto" w:fill="AEAAAA"/>
          </w:tcPr>
          <w:p w14:paraId="13F2ADD3" w14:textId="77777777" w:rsidR="003F5880" w:rsidRPr="007E0D87" w:rsidRDefault="003F5880" w:rsidP="00FF7918">
            <w:pPr>
              <w:pStyle w:val="TF-TEXTOQUADROCentralizado"/>
            </w:pPr>
          </w:p>
        </w:tc>
        <w:tc>
          <w:tcPr>
            <w:tcW w:w="284" w:type="dxa"/>
            <w:tcBorders>
              <w:bottom w:val="single" w:sz="4" w:space="0" w:color="auto"/>
            </w:tcBorders>
            <w:shd w:val="clear" w:color="auto" w:fill="AEAAAA"/>
          </w:tcPr>
          <w:p w14:paraId="6003340B" w14:textId="77777777" w:rsidR="003F5880" w:rsidRPr="007E0D87" w:rsidRDefault="003F5880" w:rsidP="00FF7918">
            <w:pPr>
              <w:pStyle w:val="TF-TEXTOQUADROCentralizado"/>
            </w:pPr>
          </w:p>
        </w:tc>
        <w:tc>
          <w:tcPr>
            <w:tcW w:w="284" w:type="dxa"/>
            <w:tcBorders>
              <w:bottom w:val="single" w:sz="4" w:space="0" w:color="auto"/>
            </w:tcBorders>
            <w:shd w:val="clear" w:color="auto" w:fill="AEAAAA"/>
          </w:tcPr>
          <w:p w14:paraId="75F07344" w14:textId="77777777" w:rsidR="003F5880" w:rsidRPr="007E0D87" w:rsidRDefault="003F5880" w:rsidP="00FF7918">
            <w:pPr>
              <w:pStyle w:val="TF-TEXTOQUADROCentralizado"/>
            </w:pPr>
          </w:p>
        </w:tc>
        <w:tc>
          <w:tcPr>
            <w:tcW w:w="284" w:type="dxa"/>
            <w:tcBorders>
              <w:bottom w:val="single" w:sz="4" w:space="0" w:color="auto"/>
            </w:tcBorders>
            <w:shd w:val="clear" w:color="auto" w:fill="AEAAAA"/>
          </w:tcPr>
          <w:p w14:paraId="2482FFC6" w14:textId="77777777" w:rsidR="003F5880" w:rsidRPr="007E0D87" w:rsidRDefault="003F5880" w:rsidP="00FF7918">
            <w:pPr>
              <w:pStyle w:val="TF-TEXTOQUADROCentralizado"/>
            </w:pPr>
          </w:p>
        </w:tc>
        <w:tc>
          <w:tcPr>
            <w:tcW w:w="289" w:type="dxa"/>
            <w:tcBorders>
              <w:bottom w:val="single" w:sz="4" w:space="0" w:color="auto"/>
            </w:tcBorders>
          </w:tcPr>
          <w:p w14:paraId="509B2360" w14:textId="77777777" w:rsidR="003F5880" w:rsidRPr="007E0D87" w:rsidRDefault="003F5880" w:rsidP="00FF7918">
            <w:pPr>
              <w:pStyle w:val="TF-TEXTOQUADROCentralizado"/>
            </w:pPr>
          </w:p>
        </w:tc>
      </w:tr>
    </w:tbl>
    <w:p w14:paraId="6CEE386B" w14:textId="77777777" w:rsidR="003F5880" w:rsidRDefault="003F5880" w:rsidP="00FC4A9F">
      <w:pPr>
        <w:pStyle w:val="TF-FONTE"/>
      </w:pPr>
      <w:r>
        <w:t>Fonte: elaborado pelo autor.</w:t>
      </w:r>
    </w:p>
    <w:p w14:paraId="09F760DA" w14:textId="77777777" w:rsidR="003F5880" w:rsidRPr="007A1883" w:rsidRDefault="003F5880" w:rsidP="00D43587">
      <w:pPr>
        <w:pStyle w:val="Ttulo1"/>
      </w:pPr>
      <w:r>
        <w:t>REVISÃO BIBLIOGRÁFICA</w:t>
      </w:r>
    </w:p>
    <w:p w14:paraId="724B47F6" w14:textId="77777777" w:rsidR="003F5880" w:rsidRDefault="003F5880" w:rsidP="008542A3">
      <w:pPr>
        <w:pStyle w:val="TF-TEXTO"/>
      </w:pPr>
      <w:r>
        <w:t xml:space="preserve">Este capítulo tem como objetivo explorar os conceitos e fundamentos mais importantes para realização desse trabalho: </w:t>
      </w:r>
      <w:commentRangeStart w:id="56"/>
      <w:r>
        <w:t xml:space="preserve">sistema legado </w:t>
      </w:r>
      <w:commentRangeEnd w:id="56"/>
      <w:r>
        <w:rPr>
          <w:rStyle w:val="Refdecomentrio"/>
        </w:rPr>
        <w:commentReference w:id="56"/>
      </w:r>
      <w:r>
        <w:t>e engenharia reversa, mas especificadamente de banco de dados.</w:t>
      </w:r>
    </w:p>
    <w:p w14:paraId="4D148E1F" w14:textId="77777777" w:rsidR="003F5880" w:rsidRDefault="003F5880" w:rsidP="008542A3">
      <w:pPr>
        <w:pStyle w:val="TF-TEXTO"/>
      </w:pPr>
      <w:r>
        <w:t>Define-se sistema legado como sistema crítico que está em uso a um longo período, onde possivelmente foi desenvolvido com tecnologias ultrapassadas e que é peça fundamental para a organização que o mantem (BARBOSA; CANDIDO, 2017). Na contramão da tecnologia, em constante evolução estes sistemas costumam entrar em produção desatualizados tecnologicamente, devido a atrasos no desenvolvimento (PINTO; BRAGA, 2004). Uma das possíveis explicações do por que esses sistemas ainda existem até hoje é uma questão de custo, pois seu desenvolvimento inicial pode ter levado a um custo muito alto e que só haverá retorno desse investimento após vários anos de uso (PINTO; GRABA, 2004). O tempo de duração de sistemas de software é muito variável e sistemas de grande porte permanecem em uso por mais de dez anos (PINTO; BRAGA, 2004). Outra possível explicação pode estar ligada ao quão importante esse sistema é para organização que o desenvolveu e para as empresas que o utilizam, onde uma simples falha dos serviços desse sistema possa causar sérios efeitos colaterais no dia-a-dia de ambos (PINTO; BRAGA, 2004).</w:t>
      </w:r>
    </w:p>
    <w:p w14:paraId="289D0884" w14:textId="77777777" w:rsidR="003F5880" w:rsidRPr="008542A3" w:rsidRDefault="003F5880" w:rsidP="000C6811">
      <w:pPr>
        <w:pStyle w:val="TF-TEXTO"/>
      </w:pPr>
      <w:r>
        <w:t xml:space="preserve">Engenharia reversa para banco de dados é o processo de entender como algo funciona através da análise de sua estrutura, função e operação permitindo conhecer ele foi pensado e desenhado mesmo sem possuir o projeto original. Engenharia reversa pode ser usada para entender como algo funciona, ou como foi feito, mesmo sem possuir a sua documentação (SANTOS; BIANCHINI, 2019). O resultado da engenharia reversa é a especificação de um produto que é gerada a partir das análises realizadas no sistema. Com isso nos permite entender o funcionamento do mesmo, para alterar ou realizar manutenções futuras, ou até mesmo acrescentar novas funcionalidades ao software em questão (SANTOS; BIANCHINI, 2019). Essa técnica de engenharia reversa cresceu muito, e hoje possibilita o entendimento e melhoria do software, até na descoberta de segredos indústria e comerciais (SANTOS; BIANCHINI, 2019). Para Barbosa e Candido (2017),  a manutenção e evolução do sistema pode eventualmente se tornar financeiramente inviável quando não se tem a documentação do sistema, pois qualquer modificação pode impactar em outras funcionalidade do software, assim como o tempo pode acabar se </w:t>
      </w:r>
      <w:r>
        <w:lastRenderedPageBreak/>
        <w:t>estendendo por longos prazos (BARBOSA; CANDIDO, 2017). Para isso pode-se fazer uso da engenharia reversa para documentar o que já está em funcionamento, no intuito de criar uma documentação para entender seu funcionamento e facilitar as alterações (BARBOSA; CANDIDO, 2017).</w:t>
      </w:r>
    </w:p>
    <w:p w14:paraId="2B5C6DD8" w14:textId="77777777" w:rsidR="003F5880" w:rsidRDefault="003F5880" w:rsidP="00F83A19">
      <w:pPr>
        <w:pStyle w:val="TF-refernciasbibliogrficasTTULO"/>
      </w:pPr>
      <w:bookmarkStart w:id="57" w:name="_Toc351015602"/>
      <w:bookmarkEnd w:id="40"/>
      <w:bookmarkEnd w:id="41"/>
      <w:bookmarkEnd w:id="42"/>
      <w:bookmarkEnd w:id="43"/>
      <w:bookmarkEnd w:id="44"/>
      <w:bookmarkEnd w:id="45"/>
      <w:bookmarkEnd w:id="46"/>
      <w:r>
        <w:t>Referências</w:t>
      </w:r>
      <w:bookmarkEnd w:id="57"/>
    </w:p>
    <w:p w14:paraId="13EED2A9" w14:textId="77777777" w:rsidR="003F5880" w:rsidRDefault="003F5880" w:rsidP="003B564E">
      <w:pPr>
        <w:pStyle w:val="TF-REFERNCIASITEM0"/>
      </w:pPr>
      <w:r>
        <w:t xml:space="preserve">BARBOSA, Pedro L. S.; CANDIDO, Adriano L. </w:t>
      </w:r>
      <w:r w:rsidRPr="00041C76">
        <w:t>Diferenças entre engenharia reversa e reengenharia nos sistemas de informação</w:t>
      </w:r>
      <w:r>
        <w:t xml:space="preserve">. </w:t>
      </w:r>
      <w:r>
        <w:rPr>
          <w:b/>
        </w:rPr>
        <w:t>Revista interfaces</w:t>
      </w:r>
      <w:r>
        <w:t>, Icó-CE, v. 4, n. 13, Dez. 2017.</w:t>
      </w:r>
    </w:p>
    <w:p w14:paraId="4C14530B" w14:textId="77777777" w:rsidR="003F5880" w:rsidRPr="006C6A81" w:rsidRDefault="003F5880" w:rsidP="00920258">
      <w:pPr>
        <w:pStyle w:val="TF-REFERNCIASITEM0"/>
        <w:rPr>
          <w:lang w:val="en-US"/>
        </w:rPr>
      </w:pPr>
      <w:r>
        <w:t xml:space="preserve">BUGMANN, Paulo A. Ferramenta web para modelagem lógica em projetos de bancos de dados relacionais. </w:t>
      </w:r>
      <w:r w:rsidRPr="006C6A81">
        <w:rPr>
          <w:b/>
          <w:lang w:val="en-US"/>
        </w:rPr>
        <w:t>FURB</w:t>
      </w:r>
      <w:r w:rsidRPr="006C6A81">
        <w:rPr>
          <w:lang w:val="en-US"/>
        </w:rPr>
        <w:t>. Blumenau-SC, p. 7-84, Dez. 2012.</w:t>
      </w:r>
    </w:p>
    <w:p w14:paraId="42C2A8EF" w14:textId="77777777" w:rsidR="003F5880" w:rsidRPr="006C6A81" w:rsidRDefault="003F5880" w:rsidP="003B564E">
      <w:pPr>
        <w:pStyle w:val="TF-REFERNCIASITEM0"/>
        <w:rPr>
          <w:lang w:val="en-US"/>
        </w:rPr>
      </w:pPr>
      <w:r w:rsidRPr="006C6A81">
        <w:rPr>
          <w:lang w:val="en-US"/>
        </w:rPr>
        <w:t xml:space="preserve">KRASNER, Glenn E.; POPE, Stephen. A Description of the Model-View-Controller User Interface Paradigm in the Smalltalk80 System. </w:t>
      </w:r>
      <w:r w:rsidRPr="006C6A81">
        <w:rPr>
          <w:b/>
          <w:lang w:val="en-US"/>
        </w:rPr>
        <w:t>Journal Of Object Oriented Programming</w:t>
      </w:r>
      <w:r w:rsidRPr="006C6A81">
        <w:rPr>
          <w:lang w:val="en-US"/>
        </w:rPr>
        <w:t>, Santa Bárbara-CA, vol. 1, Jan. 1988.</w:t>
      </w:r>
    </w:p>
    <w:p w14:paraId="40D7ADCB" w14:textId="77777777" w:rsidR="003F5880" w:rsidRDefault="003F5880" w:rsidP="00CB068B">
      <w:pPr>
        <w:pStyle w:val="TF-REFERNCIASITEM0"/>
      </w:pPr>
      <w:r>
        <w:t xml:space="preserve">VIEIRA, Luiz Flavio. </w:t>
      </w:r>
      <w:r w:rsidRPr="00CB068B">
        <w:t>COMPARAÇÃ</w:t>
      </w:r>
      <w:r w:rsidRPr="007F19B8">
        <w:t>O</w:t>
      </w:r>
      <w:r>
        <w:t xml:space="preserve"> DE PERFORMANCE DE SISTEMAS GERENCIADORES DE BANCO DE DADOS. 104 f. Trabalho de Conclusão de Curso – Curso de Ciência da Computação, Universidade Tecnológica Federal do Paraná. Medianeira, 2020.</w:t>
      </w:r>
    </w:p>
    <w:p w14:paraId="2D331DD6" w14:textId="77777777" w:rsidR="003F5880" w:rsidRPr="00C10B9B" w:rsidRDefault="003F5880" w:rsidP="00CB068B">
      <w:pPr>
        <w:pStyle w:val="TF-REFERNCIASITEM0"/>
        <w:rPr>
          <w:b/>
        </w:rPr>
      </w:pPr>
      <w:r>
        <w:t xml:space="preserve">PINTO, Herbert L. M.; BRAGA, José L. Sistemas legados e as novas tecnologias: técnicas de integração e estudo de caso. </w:t>
      </w:r>
      <w:r>
        <w:rPr>
          <w:b/>
        </w:rPr>
        <w:t>Informática Pública</w:t>
      </w:r>
      <w:r>
        <w:t>,, v. 8, n. 1, p. 47-69, 2005.</w:t>
      </w:r>
    </w:p>
    <w:p w14:paraId="1D0C7376" w14:textId="77777777" w:rsidR="003F5880" w:rsidRPr="006C6A81" w:rsidRDefault="003F5880" w:rsidP="003B564E">
      <w:pPr>
        <w:pStyle w:val="TF-REFERNCIASITEM0"/>
        <w:rPr>
          <w:lang w:val="en-US"/>
        </w:rPr>
      </w:pPr>
      <w:r>
        <w:t xml:space="preserve">SANTOS, Ademir C.; BIANCHINI, Calebe P. Engenharia reversa de um sistema </w:t>
      </w:r>
      <w:proofErr w:type="spellStart"/>
      <w:r>
        <w:t>pdv</w:t>
      </w:r>
      <w:proofErr w:type="spellEnd"/>
      <w:r>
        <w:t xml:space="preserve">. </w:t>
      </w:r>
      <w:proofErr w:type="spellStart"/>
      <w:r w:rsidRPr="006C6A81">
        <w:rPr>
          <w:b/>
          <w:lang w:val="en-US"/>
        </w:rPr>
        <w:t>Scholar.google</w:t>
      </w:r>
      <w:proofErr w:type="spellEnd"/>
      <w:r w:rsidRPr="006C6A81">
        <w:rPr>
          <w:lang w:val="en-US"/>
        </w:rPr>
        <w:t xml:space="preserve">, </w:t>
      </w:r>
      <w:proofErr w:type="spellStart"/>
      <w:r w:rsidRPr="006C6A81">
        <w:rPr>
          <w:lang w:val="en-US"/>
        </w:rPr>
        <w:t>Consolação</w:t>
      </w:r>
      <w:proofErr w:type="spellEnd"/>
      <w:r w:rsidRPr="006C6A81">
        <w:rPr>
          <w:lang w:val="en-US"/>
        </w:rPr>
        <w:t>-SP, p. 2-15, Nov. 2019.</w:t>
      </w:r>
    </w:p>
    <w:p w14:paraId="01B62BBF" w14:textId="77777777" w:rsidR="003F5880" w:rsidRPr="006C6A81" w:rsidRDefault="003F5880" w:rsidP="00542DBA">
      <w:pPr>
        <w:pStyle w:val="TF-REFERNCIASITEM0"/>
        <w:rPr>
          <w:lang w:val="en-US"/>
        </w:rPr>
      </w:pPr>
      <w:r w:rsidRPr="006C6A81">
        <w:rPr>
          <w:lang w:val="en-US"/>
        </w:rPr>
        <w:t xml:space="preserve">SOTO, </w:t>
      </w:r>
      <w:proofErr w:type="spellStart"/>
      <w:r w:rsidRPr="006C6A81">
        <w:rPr>
          <w:lang w:val="en-US"/>
        </w:rPr>
        <w:t>Jésus</w:t>
      </w:r>
      <w:proofErr w:type="spellEnd"/>
      <w:r w:rsidRPr="006C6A81">
        <w:rPr>
          <w:lang w:val="en-US"/>
        </w:rPr>
        <w:t xml:space="preserve"> et al., A software tool to generate a Model-View-Controller architecture based on the Entity-Relationship Model. </w:t>
      </w:r>
      <w:r w:rsidRPr="006C6A81">
        <w:rPr>
          <w:b/>
          <w:lang w:val="en-US"/>
        </w:rPr>
        <w:t>IEEE Xplore</w:t>
      </w:r>
      <w:r w:rsidRPr="006C6A81">
        <w:rPr>
          <w:lang w:val="en-US"/>
        </w:rPr>
        <w:t>, Chetumal-Mexico, p. 1-7, Abr./Jun. 2020.</w:t>
      </w:r>
    </w:p>
    <w:p w14:paraId="44B8E281" w14:textId="77777777" w:rsidR="003F5880" w:rsidRDefault="003F5880" w:rsidP="00542DBA">
      <w:pPr>
        <w:pStyle w:val="TF-REFERNCIASITEM0"/>
      </w:pPr>
      <w:r w:rsidRPr="006C6A81">
        <w:rPr>
          <w:lang w:val="en-US"/>
        </w:rPr>
        <w:t xml:space="preserve">ZAFAR, </w:t>
      </w:r>
      <w:proofErr w:type="spellStart"/>
      <w:r w:rsidRPr="006C6A81">
        <w:rPr>
          <w:lang w:val="en-US"/>
        </w:rPr>
        <w:t>Sherin</w:t>
      </w:r>
      <w:proofErr w:type="spellEnd"/>
      <w:r w:rsidRPr="006C6A81">
        <w:rPr>
          <w:lang w:val="en-US"/>
        </w:rPr>
        <w:t xml:space="preserve"> et al. Reverse Engineering of Relational Database Schema to UML Model. </w:t>
      </w:r>
      <w:r w:rsidRPr="00C10B9B">
        <w:rPr>
          <w:b/>
        </w:rPr>
        <w:t xml:space="preserve">IEEE </w:t>
      </w:r>
      <w:proofErr w:type="spellStart"/>
      <w:r w:rsidRPr="00C10B9B">
        <w:rPr>
          <w:b/>
        </w:rPr>
        <w:t>Xplore</w:t>
      </w:r>
      <w:proofErr w:type="spellEnd"/>
      <w:r>
        <w:t xml:space="preserve">, </w:t>
      </w:r>
      <w:proofErr w:type="spellStart"/>
      <w:r>
        <w:t>Aligarh-India</w:t>
      </w:r>
      <w:proofErr w:type="spellEnd"/>
      <w:r>
        <w:t>, Ago./Out. 2019.</w:t>
      </w:r>
    </w:p>
    <w:p w14:paraId="03D6377A" w14:textId="77777777" w:rsidR="003F5880" w:rsidRPr="00320BFA" w:rsidRDefault="003F5880" w:rsidP="006C6A81">
      <w:pPr>
        <w:pStyle w:val="TF-xAvalTTULO"/>
      </w:pPr>
      <w:r>
        <w:br w:type="page"/>
      </w:r>
      <w:r w:rsidRPr="00320BFA">
        <w:lastRenderedPageBreak/>
        <w:t>FORMULÁRIO  DE  avaliação</w:t>
      </w:r>
      <w:r>
        <w:t xml:space="preserve"> </w:t>
      </w:r>
      <w:r w:rsidRPr="00320BFA">
        <w:t xml:space="preserve">– PROFESSOR </w:t>
      </w:r>
      <w:r>
        <w:t>AVALIADOR</w:t>
      </w:r>
    </w:p>
    <w:p w14:paraId="4C1AE7CF" w14:textId="77777777" w:rsidR="003F5880" w:rsidRDefault="003F5880" w:rsidP="006C6A81">
      <w:pPr>
        <w:pStyle w:val="TF-xAvalLINHA"/>
      </w:pPr>
      <w:r w:rsidRPr="00320BFA">
        <w:t>Avaliador(a):</w:t>
      </w:r>
      <w:r w:rsidRPr="00320BFA">
        <w:tab/>
      </w:r>
      <w:r w:rsidRPr="006C6A81">
        <w:rPr>
          <w:b/>
          <w:bCs/>
        </w:rPr>
        <w:t xml:space="preserve">Alexander Roberto </w:t>
      </w:r>
      <w:proofErr w:type="spellStart"/>
      <w:r w:rsidRPr="006C6A81">
        <w:rPr>
          <w:b/>
          <w:bCs/>
        </w:rPr>
        <w:t>Valdameri</w:t>
      </w:r>
      <w:proofErr w:type="spellEnd"/>
    </w:p>
    <w:p w14:paraId="3F3BDBA6" w14:textId="77777777" w:rsidR="003F5880" w:rsidRPr="00C767AD" w:rsidRDefault="003F5880" w:rsidP="006C6A81">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2"/>
        <w:gridCol w:w="433"/>
        <w:gridCol w:w="538"/>
        <w:gridCol w:w="480"/>
      </w:tblGrid>
      <w:tr w:rsidR="003F5880" w:rsidRPr="00320BFA" w14:paraId="22C0C347" w14:textId="77777777" w:rsidTr="00225EA3">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766634E9" w14:textId="77777777" w:rsidR="003F5880" w:rsidRPr="00320BFA" w:rsidRDefault="003F5880" w:rsidP="00225EA3">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4A08C508" w14:textId="77777777" w:rsidR="003F5880" w:rsidRPr="00320BFA" w:rsidRDefault="003F5880" w:rsidP="00225EA3">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4D7B9D72" w14:textId="77777777" w:rsidR="003F5880" w:rsidRPr="00320BFA" w:rsidRDefault="003F5880" w:rsidP="00225EA3">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1A53FA94" w14:textId="77777777" w:rsidR="003F5880" w:rsidRPr="00320BFA" w:rsidRDefault="003F5880" w:rsidP="00225EA3">
            <w:pPr>
              <w:pStyle w:val="TF-xAvalITEMTABELA"/>
            </w:pPr>
            <w:r w:rsidRPr="00320BFA">
              <w:t>não atende</w:t>
            </w:r>
          </w:p>
        </w:tc>
      </w:tr>
      <w:tr w:rsidR="003F5880" w:rsidRPr="00320BFA" w14:paraId="656FFAED" w14:textId="77777777" w:rsidTr="00225EA3">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58104785" w14:textId="77777777" w:rsidR="003F5880" w:rsidRPr="0000224C" w:rsidRDefault="003F5880" w:rsidP="00225EA3">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03949329" w14:textId="77777777" w:rsidR="003F5880" w:rsidRPr="00320BFA" w:rsidRDefault="003F5880" w:rsidP="00D43587">
            <w:pPr>
              <w:pStyle w:val="TF-xAvalITEM"/>
              <w:numPr>
                <w:ilvl w:val="0"/>
                <w:numId w:val="39"/>
              </w:numPr>
            </w:pPr>
            <w:r w:rsidRPr="00320BFA">
              <w:t>INTRODUÇÃO</w:t>
            </w:r>
          </w:p>
          <w:p w14:paraId="75DE3733" w14:textId="77777777" w:rsidR="003F5880" w:rsidRPr="00320BFA" w:rsidRDefault="003F5880" w:rsidP="00225EA3">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68F89F47" w14:textId="77777777" w:rsidR="003F5880" w:rsidRPr="00320BFA" w:rsidRDefault="003F5880" w:rsidP="00225EA3">
            <w:pPr>
              <w:ind w:left="709" w:hanging="709"/>
              <w:jc w:val="both"/>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25035B75" w14:textId="77777777" w:rsidR="003F5880" w:rsidRPr="00320BFA" w:rsidRDefault="003F5880" w:rsidP="00225EA3">
            <w:pPr>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0CD86A3A" w14:textId="77777777" w:rsidR="003F5880" w:rsidRPr="00320BFA" w:rsidRDefault="003F5880" w:rsidP="00225EA3">
            <w:pPr>
              <w:ind w:left="709" w:hanging="709"/>
              <w:jc w:val="both"/>
              <w:rPr>
                <w:sz w:val="18"/>
              </w:rPr>
            </w:pPr>
          </w:p>
        </w:tc>
      </w:tr>
      <w:tr w:rsidR="003F5880" w:rsidRPr="00320BFA" w14:paraId="1D924225" w14:textId="77777777" w:rsidTr="00225EA3">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3FA375C" w14:textId="77777777" w:rsidR="003F5880" w:rsidRPr="00320BFA" w:rsidRDefault="003F5880"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12A6F0F" w14:textId="77777777" w:rsidR="003F5880" w:rsidRPr="00320BFA" w:rsidRDefault="003F5880" w:rsidP="00225EA3">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53F3537C" w14:textId="77777777" w:rsidR="003F5880" w:rsidRPr="00320BFA" w:rsidRDefault="003F5880" w:rsidP="00225EA3">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8D6AF5D" w14:textId="77777777" w:rsidR="003F5880" w:rsidRPr="00320BFA" w:rsidRDefault="003F5880"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F1256A2" w14:textId="77777777" w:rsidR="003F5880" w:rsidRPr="00320BFA" w:rsidRDefault="003F5880" w:rsidP="00225EA3">
            <w:pPr>
              <w:ind w:left="709" w:hanging="709"/>
              <w:jc w:val="both"/>
              <w:rPr>
                <w:sz w:val="18"/>
              </w:rPr>
            </w:pPr>
          </w:p>
        </w:tc>
      </w:tr>
      <w:tr w:rsidR="003F5880" w:rsidRPr="00320BFA" w14:paraId="6D563538"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F004F40" w14:textId="77777777" w:rsidR="003F5880" w:rsidRPr="00320BFA" w:rsidRDefault="003F5880"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9ECFA82" w14:textId="77777777" w:rsidR="003F5880" w:rsidRPr="00320BFA" w:rsidRDefault="003F5880" w:rsidP="003F5880">
            <w:pPr>
              <w:pStyle w:val="TF-xAvalITEM"/>
            </w:pPr>
            <w:r w:rsidRPr="00320BFA">
              <w:t>OBJETIVOS</w:t>
            </w:r>
          </w:p>
          <w:p w14:paraId="3352FFCE" w14:textId="77777777" w:rsidR="003F5880" w:rsidRPr="00320BFA" w:rsidRDefault="003F5880" w:rsidP="00225EA3">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122C4C9E" w14:textId="77777777" w:rsidR="003F5880" w:rsidRPr="00320BFA" w:rsidRDefault="003F5880" w:rsidP="00225EA3">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8840784" w14:textId="77777777" w:rsidR="003F5880" w:rsidRPr="00320BFA" w:rsidRDefault="003F5880"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C211CB0" w14:textId="77777777" w:rsidR="003F5880" w:rsidRPr="00320BFA" w:rsidRDefault="003F5880" w:rsidP="00225EA3">
            <w:pPr>
              <w:ind w:left="709" w:hanging="709"/>
              <w:jc w:val="both"/>
              <w:rPr>
                <w:sz w:val="18"/>
              </w:rPr>
            </w:pPr>
          </w:p>
        </w:tc>
      </w:tr>
      <w:tr w:rsidR="003F5880" w:rsidRPr="00320BFA" w14:paraId="0112F356" w14:textId="77777777" w:rsidTr="00225EA3">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F44A8C5" w14:textId="77777777" w:rsidR="003F5880" w:rsidRPr="00320BFA" w:rsidRDefault="003F5880"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80B581F" w14:textId="77777777" w:rsidR="003F5880" w:rsidRPr="00320BFA" w:rsidRDefault="003F5880" w:rsidP="00225EA3">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56406CD6" w14:textId="77777777" w:rsidR="003F5880" w:rsidRPr="00320BFA" w:rsidRDefault="003F5880" w:rsidP="00225EA3">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09C23D7" w14:textId="77777777" w:rsidR="003F5880" w:rsidRPr="00320BFA" w:rsidRDefault="003F5880"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1179745" w14:textId="77777777" w:rsidR="003F5880" w:rsidRPr="00320BFA" w:rsidRDefault="003F5880" w:rsidP="00225EA3">
            <w:pPr>
              <w:ind w:left="709" w:hanging="709"/>
              <w:jc w:val="both"/>
              <w:rPr>
                <w:sz w:val="18"/>
              </w:rPr>
            </w:pPr>
          </w:p>
        </w:tc>
      </w:tr>
      <w:tr w:rsidR="003F5880" w:rsidRPr="00320BFA" w14:paraId="0D7E223B" w14:textId="77777777" w:rsidTr="00225EA3">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F0DCADF" w14:textId="77777777" w:rsidR="003F5880" w:rsidRPr="00320BFA" w:rsidRDefault="003F5880"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F2CA70B" w14:textId="77777777" w:rsidR="003F5880" w:rsidRPr="00320BFA" w:rsidRDefault="003F5880" w:rsidP="003F5880">
            <w:pPr>
              <w:pStyle w:val="TF-xAvalITEM"/>
            </w:pPr>
            <w:r w:rsidRPr="00320BFA">
              <w:t>TRABALHOS CORRELATOS</w:t>
            </w:r>
          </w:p>
          <w:p w14:paraId="4F114B0E" w14:textId="77777777" w:rsidR="003F5880" w:rsidRPr="00320BFA" w:rsidRDefault="003F5880" w:rsidP="00225EA3">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65792DCD" w14:textId="77777777" w:rsidR="003F5880" w:rsidRPr="00320BFA" w:rsidRDefault="003F5880" w:rsidP="00225EA3">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4DF09E1" w14:textId="77777777" w:rsidR="003F5880" w:rsidRPr="00320BFA" w:rsidRDefault="003F5880"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B8AF8F9" w14:textId="77777777" w:rsidR="003F5880" w:rsidRPr="00320BFA" w:rsidRDefault="003F5880" w:rsidP="00225EA3">
            <w:pPr>
              <w:ind w:left="709" w:hanging="709"/>
              <w:jc w:val="both"/>
              <w:rPr>
                <w:sz w:val="18"/>
              </w:rPr>
            </w:pPr>
          </w:p>
        </w:tc>
      </w:tr>
      <w:tr w:rsidR="003F5880" w:rsidRPr="00320BFA" w14:paraId="2DD54051"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AF3E6A2" w14:textId="77777777" w:rsidR="003F5880" w:rsidRPr="00320BFA" w:rsidRDefault="003F5880"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9E3AD58" w14:textId="77777777" w:rsidR="003F5880" w:rsidRPr="00320BFA" w:rsidRDefault="003F5880" w:rsidP="003F5880">
            <w:pPr>
              <w:pStyle w:val="TF-xAvalITEM"/>
            </w:pPr>
            <w:r w:rsidRPr="00320BFA">
              <w:t>JUSTIFICATIVA</w:t>
            </w:r>
          </w:p>
          <w:p w14:paraId="6E7DD04C" w14:textId="77777777" w:rsidR="003F5880" w:rsidRPr="00320BFA" w:rsidRDefault="003F5880" w:rsidP="00225EA3">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6BACF0D0" w14:textId="77777777" w:rsidR="003F5880" w:rsidRPr="00320BFA" w:rsidRDefault="003F5880" w:rsidP="00225EA3">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49F497B" w14:textId="77777777" w:rsidR="003F5880" w:rsidRPr="00320BFA" w:rsidRDefault="003F5880"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DD2DF81" w14:textId="77777777" w:rsidR="003F5880" w:rsidRPr="00320BFA" w:rsidRDefault="003F5880" w:rsidP="00225EA3">
            <w:pPr>
              <w:ind w:left="709" w:hanging="709"/>
              <w:jc w:val="both"/>
              <w:rPr>
                <w:sz w:val="18"/>
              </w:rPr>
            </w:pPr>
          </w:p>
        </w:tc>
      </w:tr>
      <w:tr w:rsidR="003F5880" w:rsidRPr="00320BFA" w14:paraId="615980F1"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9111ED7" w14:textId="77777777" w:rsidR="003F5880" w:rsidRPr="00320BFA" w:rsidRDefault="003F5880"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0D91FE1" w14:textId="77777777" w:rsidR="003F5880" w:rsidRPr="00320BFA" w:rsidRDefault="003F5880" w:rsidP="00225EA3">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34A8EBA8" w14:textId="77777777" w:rsidR="003F5880" w:rsidRPr="00320BFA" w:rsidRDefault="003F5880" w:rsidP="00225EA3">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F655B9B" w14:textId="77777777" w:rsidR="003F5880" w:rsidRPr="00320BFA" w:rsidRDefault="003F5880"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E781F66" w14:textId="77777777" w:rsidR="003F5880" w:rsidRPr="00320BFA" w:rsidRDefault="003F5880" w:rsidP="00225EA3">
            <w:pPr>
              <w:ind w:left="709" w:hanging="709"/>
              <w:jc w:val="both"/>
              <w:rPr>
                <w:sz w:val="18"/>
              </w:rPr>
            </w:pPr>
          </w:p>
        </w:tc>
      </w:tr>
      <w:tr w:rsidR="003F5880" w:rsidRPr="00320BFA" w14:paraId="4C94035E"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1B4852D" w14:textId="77777777" w:rsidR="003F5880" w:rsidRPr="00320BFA" w:rsidRDefault="003F5880"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565F134" w14:textId="77777777" w:rsidR="003F5880" w:rsidRPr="00320BFA" w:rsidRDefault="003F5880" w:rsidP="00225EA3">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2E33A45" w14:textId="77777777" w:rsidR="003F5880" w:rsidRPr="00320BFA" w:rsidRDefault="003F5880" w:rsidP="00225EA3">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23F55DE" w14:textId="77777777" w:rsidR="003F5880" w:rsidRPr="00320BFA" w:rsidRDefault="003F5880"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2CDCF3C" w14:textId="77777777" w:rsidR="003F5880" w:rsidRPr="00320BFA" w:rsidRDefault="003F5880" w:rsidP="00225EA3">
            <w:pPr>
              <w:ind w:left="709" w:hanging="709"/>
              <w:jc w:val="both"/>
              <w:rPr>
                <w:sz w:val="18"/>
              </w:rPr>
            </w:pPr>
          </w:p>
        </w:tc>
      </w:tr>
      <w:tr w:rsidR="003F5880" w:rsidRPr="00320BFA" w14:paraId="4CECD43C"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5520D6E" w14:textId="77777777" w:rsidR="003F5880" w:rsidRPr="00320BFA" w:rsidRDefault="003F5880"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7DA1E76" w14:textId="77777777" w:rsidR="003F5880" w:rsidRPr="00320BFA" w:rsidRDefault="003F5880" w:rsidP="003F5880">
            <w:pPr>
              <w:pStyle w:val="TF-xAvalITEM"/>
            </w:pPr>
            <w:r w:rsidRPr="00320BFA">
              <w:t>REQUISITOS PRINCIPAIS DO PROBLEMA A SER TRABALHADO</w:t>
            </w:r>
          </w:p>
          <w:p w14:paraId="25CF651E" w14:textId="77777777" w:rsidR="003F5880" w:rsidRPr="00320BFA" w:rsidRDefault="003F5880" w:rsidP="00225EA3">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2066F7FB" w14:textId="77777777" w:rsidR="003F5880" w:rsidRPr="00320BFA" w:rsidRDefault="003F5880" w:rsidP="00225EA3">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94427FC" w14:textId="77777777" w:rsidR="003F5880" w:rsidRPr="00320BFA" w:rsidRDefault="003F5880"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6BEB32F" w14:textId="77777777" w:rsidR="003F5880" w:rsidRPr="00320BFA" w:rsidRDefault="003F5880" w:rsidP="00225EA3">
            <w:pPr>
              <w:ind w:left="709" w:hanging="709"/>
              <w:jc w:val="both"/>
              <w:rPr>
                <w:sz w:val="18"/>
              </w:rPr>
            </w:pPr>
          </w:p>
        </w:tc>
      </w:tr>
      <w:tr w:rsidR="003F5880" w:rsidRPr="00320BFA" w14:paraId="0DD909B8" w14:textId="77777777" w:rsidTr="00225EA3">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496EA8C" w14:textId="77777777" w:rsidR="003F5880" w:rsidRPr="00320BFA" w:rsidRDefault="003F5880"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CB0D427" w14:textId="77777777" w:rsidR="003F5880" w:rsidRPr="00320BFA" w:rsidRDefault="003F5880" w:rsidP="003F5880">
            <w:pPr>
              <w:pStyle w:val="TF-xAvalITEM"/>
            </w:pPr>
            <w:r w:rsidRPr="00320BFA">
              <w:t>METODOLOGIA</w:t>
            </w:r>
          </w:p>
          <w:p w14:paraId="46C7A719" w14:textId="77777777" w:rsidR="003F5880" w:rsidRPr="00320BFA" w:rsidRDefault="003F5880" w:rsidP="00225EA3">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74623622" w14:textId="77777777" w:rsidR="003F5880" w:rsidRPr="00320BFA" w:rsidRDefault="003F5880" w:rsidP="00225EA3">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6C39E33" w14:textId="77777777" w:rsidR="003F5880" w:rsidRPr="00320BFA" w:rsidRDefault="003F5880"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9990170" w14:textId="77777777" w:rsidR="003F5880" w:rsidRPr="00320BFA" w:rsidRDefault="003F5880" w:rsidP="00225EA3">
            <w:pPr>
              <w:ind w:left="709" w:hanging="709"/>
              <w:jc w:val="both"/>
              <w:rPr>
                <w:sz w:val="18"/>
              </w:rPr>
            </w:pPr>
          </w:p>
        </w:tc>
      </w:tr>
      <w:tr w:rsidR="003F5880" w:rsidRPr="00320BFA" w14:paraId="0DCAC170"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A569E20" w14:textId="77777777" w:rsidR="003F5880" w:rsidRPr="00320BFA" w:rsidRDefault="003F5880"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7FD1A00" w14:textId="77777777" w:rsidR="003F5880" w:rsidRPr="00320BFA" w:rsidRDefault="003F5880" w:rsidP="00225EA3">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53DB4CD0" w14:textId="77777777" w:rsidR="003F5880" w:rsidRPr="00320BFA" w:rsidRDefault="003F5880" w:rsidP="00225EA3">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F1EA719" w14:textId="77777777" w:rsidR="003F5880" w:rsidRPr="00320BFA" w:rsidRDefault="003F5880"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5FD3442" w14:textId="77777777" w:rsidR="003F5880" w:rsidRPr="00320BFA" w:rsidRDefault="003F5880" w:rsidP="00225EA3">
            <w:pPr>
              <w:ind w:left="709" w:hanging="709"/>
              <w:jc w:val="both"/>
              <w:rPr>
                <w:sz w:val="18"/>
              </w:rPr>
            </w:pPr>
          </w:p>
        </w:tc>
      </w:tr>
      <w:tr w:rsidR="003F5880" w:rsidRPr="00320BFA" w14:paraId="78779408"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66BAA19" w14:textId="77777777" w:rsidR="003F5880" w:rsidRPr="00320BFA" w:rsidRDefault="003F5880"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B6954B3" w14:textId="77777777" w:rsidR="003F5880" w:rsidRPr="00320BFA" w:rsidRDefault="003F5880" w:rsidP="003F5880">
            <w:pPr>
              <w:pStyle w:val="TF-xAvalITEM"/>
            </w:pPr>
            <w:r w:rsidRPr="00320BFA">
              <w:t>REVISÃO BIBLIOGRÁFICA</w:t>
            </w:r>
            <w:r>
              <w:t xml:space="preserve"> (atenção para a diferença de conteúdo entre projeto e pré-projeto)</w:t>
            </w:r>
          </w:p>
          <w:p w14:paraId="72E34C23" w14:textId="77777777" w:rsidR="003F5880" w:rsidRPr="00320BFA" w:rsidRDefault="003F5880" w:rsidP="00225EA3">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14ECD740" w14:textId="77777777" w:rsidR="003F5880" w:rsidRPr="00320BFA" w:rsidRDefault="003F5880" w:rsidP="00225EA3">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D0A6187" w14:textId="77777777" w:rsidR="003F5880" w:rsidRPr="00320BFA" w:rsidRDefault="003F5880"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24C697B" w14:textId="77777777" w:rsidR="003F5880" w:rsidRPr="00320BFA" w:rsidRDefault="003F5880" w:rsidP="00225EA3">
            <w:pPr>
              <w:ind w:left="709" w:hanging="709"/>
              <w:jc w:val="both"/>
              <w:rPr>
                <w:sz w:val="18"/>
              </w:rPr>
            </w:pPr>
          </w:p>
        </w:tc>
      </w:tr>
      <w:tr w:rsidR="003F5880" w:rsidRPr="00320BFA" w14:paraId="15C88400"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E76FCF5" w14:textId="77777777" w:rsidR="003F5880" w:rsidRPr="00320BFA" w:rsidRDefault="003F5880" w:rsidP="00225EA3">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5D2F4D5" w14:textId="77777777" w:rsidR="003F5880" w:rsidRPr="00320BFA" w:rsidRDefault="003F5880" w:rsidP="00225EA3">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19076134" w14:textId="77777777" w:rsidR="003F5880" w:rsidRPr="00320BFA" w:rsidRDefault="003F5880" w:rsidP="00225EA3">
            <w:pPr>
              <w:ind w:left="709" w:hanging="709"/>
              <w:jc w:val="both"/>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4B28C8DA" w14:textId="77777777" w:rsidR="003F5880" w:rsidRPr="00320BFA" w:rsidRDefault="003F5880" w:rsidP="00225EA3">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76AE3F8A" w14:textId="77777777" w:rsidR="003F5880" w:rsidRPr="00320BFA" w:rsidRDefault="003F5880" w:rsidP="00225EA3">
            <w:pPr>
              <w:ind w:left="709" w:hanging="709"/>
              <w:jc w:val="both"/>
              <w:rPr>
                <w:sz w:val="18"/>
              </w:rPr>
            </w:pPr>
          </w:p>
        </w:tc>
      </w:tr>
      <w:tr w:rsidR="003F5880" w:rsidRPr="00320BFA" w14:paraId="46B87781" w14:textId="77777777" w:rsidTr="00225EA3">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487CB902" w14:textId="77777777" w:rsidR="003F5880" w:rsidRPr="0000224C" w:rsidRDefault="003F5880" w:rsidP="00225EA3">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73D266BA" w14:textId="77777777" w:rsidR="003F5880" w:rsidRPr="00320BFA" w:rsidRDefault="003F5880" w:rsidP="003F5880">
            <w:pPr>
              <w:pStyle w:val="TF-xAvalITEM"/>
            </w:pPr>
            <w:r w:rsidRPr="00320BFA">
              <w:t>LINGUAGEM USADA (redação)</w:t>
            </w:r>
          </w:p>
          <w:p w14:paraId="69BBE813" w14:textId="77777777" w:rsidR="003F5880" w:rsidRPr="00320BFA" w:rsidRDefault="003F5880" w:rsidP="00225EA3">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68C32081" w14:textId="77777777" w:rsidR="003F5880" w:rsidRPr="00320BFA" w:rsidRDefault="003F5880" w:rsidP="00225EA3">
            <w:pPr>
              <w:ind w:left="709" w:hanging="709"/>
              <w:jc w:val="both"/>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20C2DB84" w14:textId="77777777" w:rsidR="003F5880" w:rsidRPr="00320BFA" w:rsidRDefault="003F5880" w:rsidP="00225EA3">
            <w:pPr>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6E6C2AF2" w14:textId="77777777" w:rsidR="003F5880" w:rsidRPr="00320BFA" w:rsidRDefault="003F5880" w:rsidP="00225EA3">
            <w:pPr>
              <w:ind w:left="709" w:hanging="709"/>
              <w:jc w:val="both"/>
              <w:rPr>
                <w:sz w:val="18"/>
              </w:rPr>
            </w:pPr>
          </w:p>
        </w:tc>
      </w:tr>
      <w:tr w:rsidR="003F5880" w:rsidRPr="00320BFA" w14:paraId="5598230E"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DCD77CA" w14:textId="77777777" w:rsidR="003F5880" w:rsidRPr="00320BFA" w:rsidRDefault="003F5880" w:rsidP="00225EA3">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3E7957C0" w14:textId="77777777" w:rsidR="003F5880" w:rsidRPr="00320BFA" w:rsidRDefault="003F5880" w:rsidP="00225EA3">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502832A5" w14:textId="77777777" w:rsidR="003F5880" w:rsidRPr="00320BFA" w:rsidRDefault="003F5880" w:rsidP="00225EA3">
            <w:pPr>
              <w:ind w:left="709" w:hanging="709"/>
              <w:jc w:val="both"/>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312BD23D" w14:textId="77777777" w:rsidR="003F5880" w:rsidRPr="00320BFA" w:rsidRDefault="003F5880" w:rsidP="00225EA3">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792D3005" w14:textId="77777777" w:rsidR="003F5880" w:rsidRPr="00320BFA" w:rsidRDefault="003F5880" w:rsidP="00225EA3">
            <w:pPr>
              <w:ind w:left="709" w:hanging="709"/>
              <w:jc w:val="both"/>
              <w:rPr>
                <w:sz w:val="18"/>
              </w:rPr>
            </w:pPr>
          </w:p>
        </w:tc>
      </w:tr>
    </w:tbl>
    <w:p w14:paraId="4885B803" w14:textId="77777777" w:rsidR="003F5880" w:rsidRDefault="003F5880" w:rsidP="006C6A81">
      <w:pPr>
        <w:pStyle w:val="TF-xAvalLINHA"/>
        <w:tabs>
          <w:tab w:val="left" w:leader="underscore" w:pos="6237"/>
        </w:tabs>
      </w:pPr>
    </w:p>
    <w:p w14:paraId="4CF12275" w14:textId="77777777" w:rsidR="003F5880" w:rsidRDefault="003F5880" w:rsidP="006C6A81">
      <w:pPr>
        <w:pStyle w:val="TF-xAvalTTULO"/>
        <w:ind w:left="0" w:firstLine="0"/>
        <w:jc w:val="left"/>
      </w:pPr>
    </w:p>
    <w:p w14:paraId="59C3B466" w14:textId="77777777" w:rsidR="003F5880" w:rsidRDefault="003F5880" w:rsidP="006C6A81">
      <w:pPr>
        <w:pStyle w:val="TF-REFERNCIASITEM0"/>
      </w:pPr>
    </w:p>
    <w:p w14:paraId="44BA62D9" w14:textId="7F7A0292" w:rsidR="003F5880" w:rsidRDefault="003F5880">
      <w:r>
        <w:br w:type="page"/>
      </w:r>
    </w:p>
    <w:tbl>
      <w:tblPr>
        <w:tblW w:w="5000" w:type="pct"/>
        <w:tblLook w:val="0000" w:firstRow="0" w:lastRow="0" w:firstColumn="0" w:lastColumn="0" w:noHBand="0" w:noVBand="0"/>
      </w:tblPr>
      <w:tblGrid>
        <w:gridCol w:w="1792"/>
        <w:gridCol w:w="7279"/>
      </w:tblGrid>
      <w:tr w:rsidR="003F5880" w14:paraId="5FAA866C" w14:textId="77777777" w:rsidTr="00671D82">
        <w:trPr>
          <w:trHeight w:val="721"/>
        </w:trPr>
        <w:tc>
          <w:tcPr>
            <w:tcW w:w="988" w:type="pct"/>
            <w:tcBorders>
              <w:top w:val="nil"/>
              <w:left w:val="nil"/>
              <w:bottom w:val="nil"/>
              <w:right w:val="nil"/>
            </w:tcBorders>
            <w:vAlign w:val="center"/>
          </w:tcPr>
          <w:p w14:paraId="46270E06" w14:textId="77777777" w:rsidR="003F5880" w:rsidRDefault="003F5880" w:rsidP="00D43587">
            <w:pPr>
              <w:pStyle w:val="Ttulo3"/>
              <w:numPr>
                <w:ilvl w:val="0"/>
                <w:numId w:val="0"/>
              </w:numPr>
            </w:pPr>
            <w:r>
              <w:rPr>
                <w:noProof/>
              </w:rPr>
              <w:lastRenderedPageBreak/>
              <w:drawing>
                <wp:inline distT="0" distB="0" distL="0" distR="0" wp14:anchorId="3A385C07" wp14:editId="1F2F48B8">
                  <wp:extent cx="943117" cy="590550"/>
                  <wp:effectExtent l="0" t="0" r="9525" b="0"/>
                  <wp:docPr id="8" name="Imagem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6351D963" w14:textId="77777777" w:rsidR="003F5880" w:rsidRPr="00951D18" w:rsidRDefault="003F5880"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560DA9AB" w14:textId="77777777" w:rsidR="003F5880" w:rsidRDefault="003F5880"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6532E4E1" w14:textId="77777777" w:rsidR="003F5880" w:rsidRDefault="003F5880"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6C836AD2" w14:textId="77777777" w:rsidR="003F5880" w:rsidRDefault="003F5880"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08A5E763" w14:textId="77777777" w:rsidR="003F5880" w:rsidRPr="00951D18" w:rsidRDefault="003F5880" w:rsidP="00671D82">
            <w:pPr>
              <w:jc w:val="both"/>
              <w:rPr>
                <w:smallCaps/>
                <w:sz w:val="22"/>
              </w:rPr>
            </w:pPr>
          </w:p>
        </w:tc>
      </w:tr>
    </w:tbl>
    <w:p w14:paraId="2BF3C5B0" w14:textId="77777777" w:rsidR="003F5880" w:rsidRDefault="003F5880">
      <w:pPr>
        <w:spacing w:line="360" w:lineRule="auto"/>
        <w:rPr>
          <w:rFonts w:ascii="Arial" w:hAnsi="Arial" w:cs="Arial"/>
          <w:sz w:val="22"/>
        </w:rPr>
      </w:pPr>
    </w:p>
    <w:p w14:paraId="41F3AC5B" w14:textId="77777777" w:rsidR="003F5880" w:rsidRPr="00126703" w:rsidRDefault="003F5880"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3C27FA79" w14:textId="77777777" w:rsidR="003F5880" w:rsidRDefault="003F5880" w:rsidP="00B30858">
      <w:pPr>
        <w:pStyle w:val="Recuodecorpodetexto"/>
        <w:spacing w:before="120"/>
        <w:ind w:firstLine="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w:t>
      </w:r>
      <w:r w:rsidRPr="00B939B7">
        <w:rPr>
          <w:rFonts w:ascii="Arial" w:hAnsi="Arial" w:cs="Arial"/>
          <w:sz w:val="22"/>
        </w:rPr>
        <w:t xml:space="preserve"> </w:t>
      </w:r>
    </w:p>
    <w:p w14:paraId="64C0BE82" w14:textId="77777777" w:rsidR="003F5880" w:rsidRDefault="003F5880" w:rsidP="00B30858">
      <w:pPr>
        <w:pStyle w:val="Recuodecorpodetexto"/>
        <w:spacing w:before="120"/>
        <w:ind w:firstLine="0"/>
        <w:jc w:val="both"/>
        <w:rPr>
          <w:rFonts w:ascii="Arial" w:hAnsi="Arial" w:cs="Arial"/>
          <w:b/>
          <w:sz w:val="22"/>
        </w:rPr>
      </w:pPr>
      <w:r w:rsidRPr="00B939B7">
        <w:rPr>
          <w:rFonts w:ascii="Arial" w:hAnsi="Arial" w:cs="Arial"/>
          <w:sz w:val="22"/>
        </w:rPr>
        <w:t>realizado pelo(a) acadêmico(a),</w:t>
      </w:r>
      <w:r>
        <w:rPr>
          <w:rFonts w:ascii="Arial" w:hAnsi="Arial" w:cs="Arial"/>
          <w:sz w:val="22"/>
        </w:rPr>
        <w:t xml:space="preserve"> </w:t>
      </w:r>
      <w:r w:rsidRPr="00874578">
        <w:rPr>
          <w:rFonts w:ascii="Arial" w:hAnsi="Arial" w:cs="Arial"/>
          <w:sz w:val="22"/>
        </w:rPr>
        <w:t>William</w:t>
      </w:r>
      <w:r>
        <w:rPr>
          <w:rFonts w:ascii="Arial" w:hAnsi="Arial" w:cs="Arial"/>
          <w:sz w:val="22"/>
        </w:rPr>
        <w:t xml:space="preserve"> </w:t>
      </w:r>
      <w:r w:rsidRPr="00874578">
        <w:rPr>
          <w:rFonts w:ascii="Arial" w:hAnsi="Arial" w:cs="Arial"/>
          <w:sz w:val="22"/>
        </w:rPr>
        <w:t>Mello</w:t>
      </w:r>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28211F">
        <w:rPr>
          <w:rFonts w:ascii="Arial" w:hAnsi="Arial" w:cs="Arial"/>
          <w:sz w:val="22"/>
        </w:rPr>
        <w:t xml:space="preserve">com o título  </w:t>
      </w:r>
      <w:r w:rsidRPr="00874578">
        <w:rPr>
          <w:rFonts w:ascii="Arial" w:hAnsi="Arial" w:cs="Arial"/>
          <w:sz w:val="22"/>
        </w:rPr>
        <w:t>SISTEMA</w:t>
      </w:r>
      <w:r>
        <w:rPr>
          <w:rFonts w:ascii="Arial" w:hAnsi="Arial" w:cs="Arial"/>
          <w:sz w:val="22"/>
        </w:rPr>
        <w:t xml:space="preserve"> </w:t>
      </w:r>
      <w:r w:rsidRPr="00874578">
        <w:rPr>
          <w:rFonts w:ascii="Arial" w:hAnsi="Arial" w:cs="Arial"/>
          <w:sz w:val="22"/>
        </w:rPr>
        <w:t>GERENCIADOR DE BASE DADOS E DICIONÁRIO</w:t>
      </w:r>
      <w:r w:rsidRPr="00646F0D">
        <w:rPr>
          <w:rFonts w:ascii="Arial" w:hAnsi="Arial" w:cs="Arial"/>
          <w:sz w:val="22"/>
        </w:rPr>
        <w:t>,</w:t>
      </w:r>
      <w:r w:rsidRPr="0028211F">
        <w:rPr>
          <w:rFonts w:ascii="Arial" w:hAnsi="Arial" w:cs="Arial"/>
          <w:sz w:val="22"/>
        </w:rPr>
        <w:t xml:space="preserve"> sob orientação </w:t>
      </w:r>
      <w:r w:rsidRPr="004F3C7A">
        <w:rPr>
          <w:rFonts w:ascii="Arial" w:hAnsi="Arial" w:cs="Arial"/>
          <w:sz w:val="22"/>
        </w:rPr>
        <w:t xml:space="preserve">do </w:t>
      </w:r>
      <w:proofErr w:type="spellStart"/>
      <w:r w:rsidRPr="004F3C7A">
        <w:rPr>
          <w:rFonts w:ascii="Arial" w:hAnsi="Arial" w:cs="Arial"/>
          <w:sz w:val="22"/>
        </w:rPr>
        <w:t>prof</w:t>
      </w:r>
      <w:proofErr w:type="spellEnd"/>
      <w:r w:rsidRPr="004F3C7A">
        <w:rPr>
          <w:rFonts w:ascii="Arial" w:hAnsi="Arial" w:cs="Arial"/>
          <w:sz w:val="22"/>
        </w:rPr>
        <w:t xml:space="preserve">(a). </w:t>
      </w:r>
      <w:r w:rsidRPr="00664E81">
        <w:rPr>
          <w:rFonts w:ascii="Arial" w:hAnsi="Arial" w:cs="Arial"/>
          <w:sz w:val="22"/>
        </w:rPr>
        <w:t xml:space="preserve">Luciana Pereira de Araújo </w:t>
      </w:r>
      <w:proofErr w:type="spellStart"/>
      <w:r w:rsidRPr="00664E81">
        <w:rPr>
          <w:rFonts w:ascii="Arial" w:hAnsi="Arial" w:cs="Arial"/>
          <w:sz w:val="22"/>
        </w:rPr>
        <w:t>Kohler</w:t>
      </w:r>
      <w:proofErr w:type="spellEnd"/>
      <w:r w:rsidRPr="0030563C">
        <w:rPr>
          <w:rFonts w:ascii="Arial" w:hAnsi="Arial" w:cs="Arial"/>
          <w:sz w:val="22"/>
        </w:rPr>
        <w:t>.</w:t>
      </w:r>
    </w:p>
    <w:p w14:paraId="5159772A" w14:textId="77777777" w:rsidR="003F5880" w:rsidRDefault="003F5880" w:rsidP="00610451">
      <w:pPr>
        <w:pStyle w:val="Recuodecorpodetexto"/>
        <w:spacing w:before="120"/>
        <w:ind w:firstLine="0"/>
        <w:jc w:val="both"/>
        <w:rPr>
          <w:rFonts w:ascii="Arial" w:hAnsi="Arial" w:cs="Arial"/>
          <w:sz w:val="22"/>
        </w:rPr>
      </w:pPr>
    </w:p>
    <w:p w14:paraId="703D5C59" w14:textId="77777777" w:rsidR="003F5880" w:rsidRDefault="003F5880"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3F5880" w14:paraId="4D0E8097"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7D0CB737" w14:textId="77777777" w:rsidR="003F5880" w:rsidRDefault="003F5880"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6BDDC6F8" w14:textId="77777777" w:rsidR="003F5880" w:rsidRDefault="003F5880"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3626FA07" w14:textId="77777777" w:rsidR="003F5880" w:rsidRDefault="003F5880"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1052A19B" w14:textId="77777777" w:rsidR="003F5880" w:rsidRDefault="003F5880"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3F5880" w14:paraId="33FF5ABC"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4067ED0F" w14:textId="77777777" w:rsidR="003F5880" w:rsidRDefault="003F5880" w:rsidP="0081369D">
            <w:pPr>
              <w:pStyle w:val="Corpodetexto"/>
              <w:spacing w:line="240" w:lineRule="auto"/>
              <w:jc w:val="left"/>
              <w:rPr>
                <w:rFonts w:ascii="Arial" w:hAnsi="Arial" w:cs="Arial"/>
                <w:sz w:val="22"/>
              </w:rPr>
            </w:pPr>
            <w:r>
              <w:rPr>
                <w:rFonts w:ascii="Arial" w:hAnsi="Arial" w:cs="Arial"/>
                <w:sz w:val="22"/>
              </w:rPr>
              <w:t xml:space="preserve">Professor(a) Avaliador(a): </w:t>
            </w:r>
          </w:p>
          <w:p w14:paraId="6DFE27DF" w14:textId="77777777" w:rsidR="003F5880" w:rsidRPr="00664E81" w:rsidRDefault="003F5880" w:rsidP="00664E81">
            <w:pPr>
              <w:pStyle w:val="Corpodetexto"/>
              <w:rPr>
                <w:rFonts w:ascii="Arial" w:hAnsi="Arial" w:cs="Arial"/>
                <w:b w:val="0"/>
                <w:bCs w:val="0"/>
                <w:sz w:val="22"/>
              </w:rPr>
            </w:pPr>
            <w:r w:rsidRPr="00664E81">
              <w:rPr>
                <w:rFonts w:ascii="Arial" w:hAnsi="Arial" w:cs="Arial"/>
                <w:b w:val="0"/>
                <w:bCs w:val="0"/>
                <w:sz w:val="22"/>
              </w:rPr>
              <w:t xml:space="preserve"> Alexander Roberto </w:t>
            </w:r>
            <w:proofErr w:type="spellStart"/>
            <w:r w:rsidRPr="00664E81">
              <w:rPr>
                <w:rFonts w:ascii="Arial" w:hAnsi="Arial" w:cs="Arial"/>
                <w:b w:val="0"/>
                <w:bCs w:val="0"/>
                <w:sz w:val="22"/>
              </w:rPr>
              <w:t>Valdameri</w:t>
            </w:r>
            <w:proofErr w:type="spellEnd"/>
          </w:p>
        </w:tc>
        <w:tc>
          <w:tcPr>
            <w:tcW w:w="1519" w:type="dxa"/>
            <w:vAlign w:val="center"/>
          </w:tcPr>
          <w:p w14:paraId="4A4C8488" w14:textId="77777777" w:rsidR="003F5880" w:rsidRDefault="003F5880"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9,0</w:t>
            </w:r>
          </w:p>
        </w:tc>
        <w:tc>
          <w:tcPr>
            <w:tcW w:w="236" w:type="dxa"/>
            <w:tcBorders>
              <w:top w:val="nil"/>
              <w:left w:val="single" w:sz="4" w:space="0" w:color="auto"/>
              <w:bottom w:val="nil"/>
              <w:right w:val="nil"/>
            </w:tcBorders>
            <w:vAlign w:val="center"/>
          </w:tcPr>
          <w:p w14:paraId="74852C3F" w14:textId="77777777" w:rsidR="003F5880" w:rsidRDefault="003F5880"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66489CDC" w14:textId="77777777" w:rsidR="003F5880" w:rsidRDefault="003F5880" w:rsidP="00584D96">
      <w:pPr>
        <w:spacing w:line="360" w:lineRule="auto"/>
        <w:jc w:val="right"/>
        <w:rPr>
          <w:rFonts w:ascii="Arial" w:hAnsi="Arial" w:cs="Arial"/>
          <w:sz w:val="22"/>
          <w:szCs w:val="22"/>
        </w:rPr>
      </w:pPr>
    </w:p>
    <w:p w14:paraId="0AB69777" w14:textId="77777777" w:rsidR="003F5880" w:rsidRPr="0001192F" w:rsidRDefault="003F5880"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24" w:history="1">
        <w:r w:rsidRPr="00F72701">
          <w:rPr>
            <w:rStyle w:val="Hyperlink"/>
            <w:rFonts w:ascii="Arial" w:hAnsi="Arial" w:cs="Arial"/>
            <w:sz w:val="18"/>
            <w:szCs w:val="18"/>
          </w:rPr>
          <w:t>dalton@furb.br</w:t>
        </w:r>
      </w:hyperlink>
      <w:r>
        <w:rPr>
          <w:rFonts w:ascii="Arial" w:hAnsi="Arial" w:cs="Arial"/>
          <w:sz w:val="18"/>
          <w:szCs w:val="18"/>
        </w:rPr>
        <w:t>). N</w:t>
      </w:r>
      <w:r w:rsidRPr="0001192F">
        <w:rPr>
          <w:rFonts w:ascii="Arial" w:hAnsi="Arial" w:cs="Arial"/>
          <w:sz w:val="18"/>
          <w:szCs w:val="18"/>
        </w:rPr>
        <w:t>ão passar o arquivo com as anotações da revisão já enviado ao professor de TCC1</w:t>
      </w:r>
      <w:r>
        <w:rPr>
          <w:rFonts w:ascii="Arial" w:hAnsi="Arial" w:cs="Arial"/>
          <w:sz w:val="18"/>
          <w:szCs w:val="18"/>
        </w:rPr>
        <w:t xml:space="preserve"> </w:t>
      </w:r>
      <w:r w:rsidRPr="0001192F">
        <w:rPr>
          <w:rFonts w:ascii="Arial" w:hAnsi="Arial" w:cs="Arial"/>
          <w:sz w:val="18"/>
          <w:szCs w:val="18"/>
        </w:rPr>
        <w:t xml:space="preserve">para o orientando e nem para o </w:t>
      </w:r>
      <w:r>
        <w:rPr>
          <w:rFonts w:ascii="Arial" w:hAnsi="Arial" w:cs="Arial"/>
          <w:sz w:val="18"/>
          <w:szCs w:val="18"/>
        </w:rPr>
        <w:t xml:space="preserve">professor </w:t>
      </w:r>
      <w:r w:rsidRPr="0001192F">
        <w:rPr>
          <w:rFonts w:ascii="Arial" w:hAnsi="Arial" w:cs="Arial"/>
          <w:sz w:val="18"/>
          <w:szCs w:val="18"/>
        </w:rPr>
        <w:t xml:space="preserve">orientador. Após </w:t>
      </w:r>
      <w:r>
        <w:rPr>
          <w:rFonts w:ascii="Arial" w:hAnsi="Arial" w:cs="Arial"/>
          <w:sz w:val="18"/>
          <w:szCs w:val="18"/>
        </w:rPr>
        <w:t xml:space="preserve">o professor de TCC1 receber esta ata preenchida, </w:t>
      </w:r>
      <w:r w:rsidRPr="0001192F">
        <w:rPr>
          <w:rFonts w:ascii="Arial" w:hAnsi="Arial" w:cs="Arial"/>
          <w:sz w:val="18"/>
          <w:szCs w:val="18"/>
        </w:rPr>
        <w:t xml:space="preserve">o professor de TCC1 vai disponibilizar </w:t>
      </w:r>
      <w:r>
        <w:rPr>
          <w:rFonts w:ascii="Arial" w:hAnsi="Arial" w:cs="Arial"/>
          <w:sz w:val="18"/>
          <w:szCs w:val="18"/>
        </w:rPr>
        <w:t>para o</w:t>
      </w:r>
      <w:r w:rsidRPr="0001192F">
        <w:rPr>
          <w:rFonts w:ascii="Arial" w:hAnsi="Arial" w:cs="Arial"/>
          <w:sz w:val="18"/>
          <w:szCs w:val="18"/>
        </w:rPr>
        <w:t xml:space="preserve"> orientando/orientador os arquivos com as revisões. Caso julgue necessário fazer mais alguma consideração relacionada ao pré-projeto ou a defesa, favor usar o espaço abaixo.</w:t>
      </w:r>
    </w:p>
    <w:p w14:paraId="19DD6728" w14:textId="77777777" w:rsidR="003F5880" w:rsidRDefault="003F5880" w:rsidP="0001192F">
      <w:pPr>
        <w:spacing w:line="360" w:lineRule="auto"/>
        <w:jc w:val="both"/>
        <w:rPr>
          <w:rFonts w:ascii="Arial" w:hAnsi="Arial" w:cs="Arial"/>
          <w:sz w:val="22"/>
          <w:szCs w:val="22"/>
        </w:rPr>
      </w:pPr>
    </w:p>
    <w:p w14:paraId="5DCB227A" w14:textId="77777777" w:rsidR="003F5880" w:rsidRDefault="003F5880" w:rsidP="0001192F">
      <w:pPr>
        <w:spacing w:line="360" w:lineRule="auto"/>
        <w:rPr>
          <w:rFonts w:ascii="Arial" w:hAnsi="Arial" w:cs="Arial"/>
          <w:sz w:val="22"/>
          <w:szCs w:val="22"/>
        </w:rPr>
      </w:pPr>
      <w:r>
        <w:rPr>
          <w:rFonts w:ascii="Arial" w:hAnsi="Arial" w:cs="Arial"/>
          <w:sz w:val="22"/>
          <w:szCs w:val="22"/>
        </w:rPr>
        <w:t>Observações da apresentação:</w:t>
      </w:r>
    </w:p>
    <w:p w14:paraId="54F67DF5" w14:textId="77777777" w:rsidR="003F5880" w:rsidRDefault="003F5880" w:rsidP="0001192F">
      <w:pPr>
        <w:spacing w:line="360" w:lineRule="auto"/>
        <w:rPr>
          <w:rFonts w:ascii="Arial" w:hAnsi="Arial" w:cs="Arial"/>
          <w:sz w:val="22"/>
          <w:szCs w:val="22"/>
        </w:rPr>
      </w:pPr>
    </w:p>
    <w:p w14:paraId="0F4AFF77" w14:textId="77777777" w:rsidR="003F5880" w:rsidRDefault="003F5880" w:rsidP="0001192F">
      <w:pPr>
        <w:spacing w:line="360" w:lineRule="auto"/>
        <w:rPr>
          <w:rFonts w:ascii="Arial" w:hAnsi="Arial" w:cs="Arial"/>
          <w:sz w:val="22"/>
          <w:szCs w:val="22"/>
        </w:rPr>
      </w:pPr>
    </w:p>
    <w:p w14:paraId="4B373B71" w14:textId="77777777" w:rsidR="003F5880" w:rsidRDefault="003F5880" w:rsidP="0001192F">
      <w:pPr>
        <w:spacing w:line="360" w:lineRule="auto"/>
        <w:rPr>
          <w:rFonts w:ascii="Arial" w:hAnsi="Arial" w:cs="Arial"/>
          <w:sz w:val="22"/>
          <w:szCs w:val="22"/>
        </w:rPr>
      </w:pPr>
    </w:p>
    <w:p w14:paraId="20F03545" w14:textId="77777777" w:rsidR="003F5880" w:rsidRDefault="003F5880" w:rsidP="0001192F">
      <w:pPr>
        <w:spacing w:line="360" w:lineRule="auto"/>
        <w:rPr>
          <w:rFonts w:ascii="Arial" w:hAnsi="Arial" w:cs="Arial"/>
          <w:sz w:val="22"/>
          <w:szCs w:val="22"/>
        </w:rPr>
      </w:pPr>
    </w:p>
    <w:p w14:paraId="06C1A55C" w14:textId="74057BF4" w:rsidR="003F5880" w:rsidRDefault="003F5880">
      <w:r>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57"/>
        <w:gridCol w:w="3396"/>
      </w:tblGrid>
      <w:tr w:rsidR="003F5880" w14:paraId="628C9285" w14:textId="77777777" w:rsidTr="004D0E2D">
        <w:tc>
          <w:tcPr>
            <w:tcW w:w="9104" w:type="dxa"/>
            <w:gridSpan w:val="2"/>
            <w:shd w:val="clear" w:color="auto" w:fill="auto"/>
          </w:tcPr>
          <w:p w14:paraId="30770F24" w14:textId="77777777" w:rsidR="003F5880" w:rsidRDefault="003F5880" w:rsidP="00225EA3">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3F5880" w14:paraId="70B6083A" w14:textId="77777777" w:rsidTr="004D0E2D">
        <w:tc>
          <w:tcPr>
            <w:tcW w:w="5670" w:type="dxa"/>
            <w:shd w:val="clear" w:color="auto" w:fill="auto"/>
          </w:tcPr>
          <w:p w14:paraId="45DDEC3B" w14:textId="77777777" w:rsidR="003F5880" w:rsidRPr="003C5262" w:rsidRDefault="003F5880" w:rsidP="00225E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6DBC6D32" w14:textId="77777777" w:rsidR="003F5880" w:rsidRDefault="003F5880" w:rsidP="00225EA3">
            <w:pPr>
              <w:pStyle w:val="Cabealho"/>
              <w:tabs>
                <w:tab w:val="clear" w:pos="8640"/>
                <w:tab w:val="right" w:pos="8931"/>
              </w:tabs>
              <w:ind w:right="141"/>
              <w:rPr>
                <w:rStyle w:val="Nmerodepgina"/>
              </w:rPr>
            </w:pPr>
            <w:r>
              <w:rPr>
                <w:rStyle w:val="Nmerodepgina"/>
              </w:rPr>
              <w:t>ANO/SEMESTRE: 2021/2</w:t>
            </w:r>
          </w:p>
        </w:tc>
      </w:tr>
    </w:tbl>
    <w:p w14:paraId="12669D06" w14:textId="77777777" w:rsidR="003F5880" w:rsidRDefault="003F5880" w:rsidP="001E682E">
      <w:pPr>
        <w:pStyle w:val="TF-TTULO"/>
      </w:pPr>
    </w:p>
    <w:p w14:paraId="05A29DB7" w14:textId="77777777" w:rsidR="003F5880" w:rsidRPr="00B00E04" w:rsidRDefault="003F5880" w:rsidP="001E682E">
      <w:pPr>
        <w:pStyle w:val="TF-TTULO"/>
      </w:pPr>
      <w:r w:rsidRPr="007D7D87">
        <w:t>SISTEMA GERENCIADOR DE BASE DADOS E DICIONÁRIO</w:t>
      </w:r>
    </w:p>
    <w:p w14:paraId="4A89213D" w14:textId="77777777" w:rsidR="003F5880" w:rsidRDefault="003F5880" w:rsidP="00752038">
      <w:pPr>
        <w:pStyle w:val="TF-AUTOR0"/>
      </w:pPr>
      <w:r>
        <w:t>William Mello</w:t>
      </w:r>
    </w:p>
    <w:p w14:paraId="09CCFE00" w14:textId="77777777" w:rsidR="003F5880" w:rsidRDefault="003F5880" w:rsidP="001E682E">
      <w:pPr>
        <w:pStyle w:val="TF-AUTOR0"/>
      </w:pPr>
      <w:commentRangeStart w:id="58"/>
      <w:r>
        <w:t xml:space="preserve">Prof. </w:t>
      </w:r>
      <w:commentRangeEnd w:id="58"/>
      <w:r>
        <w:rPr>
          <w:rStyle w:val="Refdecomentrio"/>
          <w:color w:val="auto"/>
        </w:rPr>
        <w:commentReference w:id="58"/>
      </w:r>
      <w:r>
        <w:t xml:space="preserve">Luciana Pereira de Araújo </w:t>
      </w:r>
      <w:proofErr w:type="spellStart"/>
      <w:r>
        <w:t>Kohler</w:t>
      </w:r>
      <w:proofErr w:type="spellEnd"/>
      <w:r>
        <w:t xml:space="preserve"> – Orientadora</w:t>
      </w:r>
    </w:p>
    <w:p w14:paraId="1838FB80" w14:textId="77777777" w:rsidR="003F5880" w:rsidRPr="007D10F2" w:rsidRDefault="003F5880" w:rsidP="00D43587">
      <w:pPr>
        <w:pStyle w:val="Ttulo1"/>
        <w:numPr>
          <w:ilvl w:val="0"/>
          <w:numId w:val="21"/>
        </w:numPr>
      </w:pPr>
      <w:commentRangeStart w:id="59"/>
      <w:r w:rsidRPr="007D10F2">
        <w:t>Introduçã</w:t>
      </w:r>
      <w:commentRangeEnd w:id="59"/>
      <w:r>
        <w:rPr>
          <w:rStyle w:val="Refdecomentrio"/>
          <w:b w:val="0"/>
          <w:caps w:val="0"/>
        </w:rPr>
        <w:commentReference w:id="59"/>
      </w:r>
      <w:r w:rsidRPr="007D10F2">
        <w:t xml:space="preserve">o </w:t>
      </w:r>
    </w:p>
    <w:p w14:paraId="5D152B80" w14:textId="77777777" w:rsidR="003F5880" w:rsidRDefault="003F5880" w:rsidP="003D398C">
      <w:pPr>
        <w:pStyle w:val="TF-TEXTO"/>
      </w:pPr>
      <w:r>
        <w:t xml:space="preserve">Em muitos sistemas legados, a </w:t>
      </w:r>
      <w:proofErr w:type="spellStart"/>
      <w:r>
        <w:t>manutenibilidade</w:t>
      </w:r>
      <w:proofErr w:type="spellEnd"/>
      <w:r>
        <w:t xml:space="preserve"> se torna difícil devido a indisponibilidade de documentação adequada e a complexidade dos softwares dificultam ainda mais manter esses sistemas (ZAFAR </w:t>
      </w:r>
      <w:r w:rsidRPr="00D3176B">
        <w:rPr>
          <w:i/>
          <w:iCs/>
        </w:rPr>
        <w:t>et al.</w:t>
      </w:r>
      <w:r>
        <w:t xml:space="preserve">, 2019). A engenharia reversa de software é aplicada a esses sistemas legados para extrair informações úteis ocultas de um baixo nível de abstração para um alto nível de abstração afim de melhorar a </w:t>
      </w:r>
      <w:proofErr w:type="spellStart"/>
      <w:r>
        <w:t>manutenibilidade</w:t>
      </w:r>
      <w:proofErr w:type="spellEnd"/>
      <w:r>
        <w:t xml:space="preserve"> desses sistemas (ZAFAR </w:t>
      </w:r>
      <w:r w:rsidRPr="00A14520">
        <w:rPr>
          <w:i/>
          <w:iCs/>
        </w:rPr>
        <w:t>et al.</w:t>
      </w:r>
      <w:r>
        <w:t>, 2019). Sistemas legados são sistemas críticos que estão em uso a um longo período, que possivelmente foram desenvolvidos com tecnologias consideradas atualmente ultrapassadas e que são peças fundamentais para a organização que o mantem (BARBOSA; CANDIDO, 2017). Devido a essas tecnologias ultrapassadas, compromete o processo interno da organização de readaptação e evolução do mesmo perante as novas mudanças (BARBOSA; CANDIDO, 2017).</w:t>
      </w:r>
    </w:p>
    <w:p w14:paraId="1032AAB7" w14:textId="77777777" w:rsidR="003F5880" w:rsidRDefault="003F5880" w:rsidP="003D398C">
      <w:pPr>
        <w:pStyle w:val="TF-TEXTO"/>
      </w:pPr>
      <w:r>
        <w:t>A tecnologia evolui constantemente e alguns sistemas precisam evoluir junto para se adaptar as necessidades das organizações (SANTOS; BIANCHINI, 2019). Essas evoluções podem ocorrer devido a mudanças comerciais, técnicas, legislativas, de sistemas operacionais ou necessidade de operar em outras plataformas (SANTOS; BIANCHINI, 2019). Um exemplo é a computação em nuvem, que vem sendo adotada em larga escala entre as organizações, que viram como importante estratégia de negócios obrigando a evoluir seus sistemas legados as estruturas da nuvem (SANTOS; BIANCHINI, 2019).</w:t>
      </w:r>
    </w:p>
    <w:p w14:paraId="02CBE076" w14:textId="77777777" w:rsidR="003F5880" w:rsidRDefault="003F5880" w:rsidP="000A1B35">
      <w:pPr>
        <w:pStyle w:val="TF-TEXTO"/>
        <w:rPr>
          <w:rStyle w:val="RefernciaSutil"/>
          <w:smallCaps w:val="0"/>
        </w:rPr>
      </w:pPr>
      <w:r>
        <w:t>Santos e Bianchini (2019) descrevem a engenharia reversa como:</w:t>
      </w:r>
    </w:p>
    <w:p w14:paraId="626EC843" w14:textId="77777777" w:rsidR="003F5880" w:rsidRPr="00A14520" w:rsidRDefault="003F5880" w:rsidP="00980BC9">
      <w:pPr>
        <w:pStyle w:val="TF-CITAO"/>
        <w:rPr>
          <w:rStyle w:val="RefernciaSutil"/>
          <w:i/>
          <w:iCs/>
          <w:smallCaps w:val="0"/>
          <w:color w:val="404040"/>
        </w:rPr>
      </w:pPr>
      <w:r>
        <w:rPr>
          <w:rStyle w:val="RefernciaSutil"/>
        </w:rPr>
        <w:t>“[...] essencial para as pesquisas que objetivam entender e melhorar as tecnologias existentes, pois é possível que concorrentes realize o estudo de um objeto mesmo que este seja protegido por leis de propriedade intelectual. De forma ampla, engenharia reversa é o processo de entender como algo funciona através da análise de sua estrutura, função e operação permitindo conhecer como um produto foi pensado e desenhado mesmo sem possuir o projeto original.[...] Engenharia reversa pode ser usada para entender como algo funciona, ou  como foi feito, mesmo sem possuir a sua documentação [...].” (SANTOS; BIANCHINI, 2019).</w:t>
      </w:r>
    </w:p>
    <w:p w14:paraId="4F05916D" w14:textId="77777777" w:rsidR="003F5880" w:rsidRDefault="003F5880" w:rsidP="00637036">
      <w:pPr>
        <w:pStyle w:val="TF-TEXTO"/>
      </w:pPr>
      <w:r>
        <w:t>O resultado da engenharia reversa é a especificação de um produto que é gerada a partir das análises realizadas no sistema. Com isso permite entender o funcionamento do mesmo, para alterar ou realizar manutenções futuras ou até mesmo acrescentar novas funcionalidades ao software em questão (SANTOS; BIANCHINI, 2019). Essa técnica de engenharia reversa cresceu muito e possibilita o entendimento e melhoria do software, até na descoberta de segredos industriais e comerciais (SANTOS; BIANCHINI, 2019).</w:t>
      </w:r>
    </w:p>
    <w:p w14:paraId="23A8E056" w14:textId="77777777" w:rsidR="003F5880" w:rsidRDefault="003F5880" w:rsidP="00637036">
      <w:pPr>
        <w:pStyle w:val="TF-TEXTO"/>
      </w:pPr>
      <w:r>
        <w:t xml:space="preserve">A Linguagem de Consulta Estruturada (SQL) é utilizada para administrar Sistemas Gerenciadores de Banco de Dados (SGBD) e foi desenvolvida pela IBM na década de 1970 para gerenciar os bancos de dados internos (VIEIRA, 2020). Com o passar do tempo a SQL foi aceita internacionalmente por todos os </w:t>
      </w:r>
      <w:proofErr w:type="spellStart"/>
      <w:r>
        <w:t>SGBDs</w:t>
      </w:r>
      <w:proofErr w:type="spellEnd"/>
      <w:r>
        <w:t xml:space="preserve"> relacionais para realização de processamento de informações (VIEIRA, 2020). A SQL está dividida em duas partes, Linguagem de Definição de Dados (DDL) e Linguagem de Manipulação de Dados (DML). Na DDL é definido o esquema do banco de dados, estrutura de armazenamento, métodos de acesso, propriedades específicas dos dados e restrições de consistência e integridade do banco de dados. Na DML é possível acessar e realizar nos dados as operações de recuperação, inserção, exclusão e alteração de informações (VIEIRA, 2020).</w:t>
      </w:r>
    </w:p>
    <w:p w14:paraId="20B2FFA3" w14:textId="77777777" w:rsidR="003F5880" w:rsidRDefault="003F5880" w:rsidP="00637036">
      <w:pPr>
        <w:pStyle w:val="TF-TEXTO"/>
      </w:pPr>
      <w:r>
        <w:t xml:space="preserve">O SGBD é uma ferramenta que utilizada da linguagem SQL para criar, processar e gerenciar um banco de dados, tal como criar tabelas e estruturas de suporte (VIEIRA, 2020). Uma das finalidades de um SBGD é fornecer uma ferramenta ao usuário para definição de estruturas para armazenar e manipular informações, além de garantir segurança dos dados, evitar falhas de sistema, acessos não autorizados, entre outros (VIEIRA, 2020). Um SGBD é uma aplicação que interage com o usuário e banco de dados fazendo uma ponte entre um e outro, para obter e analisar dados (VIEIRA, 2020). Segundo Vieira (2020), os bancos de dados mais utilizados no mercado são: MySQL, Oracle </w:t>
      </w:r>
      <w:proofErr w:type="spellStart"/>
      <w:r>
        <w:t>Database</w:t>
      </w:r>
      <w:proofErr w:type="spellEnd"/>
      <w:r>
        <w:t xml:space="preserve">, SQL Server, IBM Db2 e </w:t>
      </w:r>
      <w:proofErr w:type="spellStart"/>
      <w:r>
        <w:t>PostgreSQL</w:t>
      </w:r>
      <w:proofErr w:type="spellEnd"/>
      <w:r>
        <w:t xml:space="preserve"> (VIEIRA, 2020).</w:t>
      </w:r>
    </w:p>
    <w:p w14:paraId="0E05D321" w14:textId="77777777" w:rsidR="003F5880" w:rsidRDefault="003F5880" w:rsidP="003D398C">
      <w:pPr>
        <w:pStyle w:val="TF-TEXTO"/>
      </w:pPr>
      <w:r>
        <w:t xml:space="preserve">A partir dessas informações, este projeto pretender disponibilizar uma ferramenta com interface gráfica Web para auxílio no processo de engenharia de software, por meio do gerenciamento das tabelas, de seus campos e de seus relacionamentos, utilizando a técnica de consulta na estrutura de um SGBD. Essa ferramenta também permitirá a conversão e atualização automática do SGBD com base nos dados das tabelas que se encontram na </w:t>
      </w:r>
      <w:r>
        <w:lastRenderedPageBreak/>
        <w:t xml:space="preserve">interface gráfica Web, importar tabelas de um arquivo de extensão </w:t>
      </w:r>
      <w:commentRangeStart w:id="60"/>
      <w:proofErr w:type="spellStart"/>
      <w:r>
        <w:t>pas</w:t>
      </w:r>
      <w:commentRangeEnd w:id="60"/>
      <w:proofErr w:type="spellEnd"/>
      <w:r>
        <w:rPr>
          <w:rStyle w:val="Refdecomentrio"/>
        </w:rPr>
        <w:commentReference w:id="60"/>
      </w:r>
      <w:r>
        <w:t xml:space="preserve"> através da engenharia reversa e gerar código fonte </w:t>
      </w:r>
      <w:commentRangeStart w:id="61"/>
      <w:proofErr w:type="spellStart"/>
      <w:r>
        <w:t>pas</w:t>
      </w:r>
      <w:proofErr w:type="spellEnd"/>
      <w:r>
        <w:t xml:space="preserve"> </w:t>
      </w:r>
      <w:commentRangeEnd w:id="61"/>
      <w:r>
        <w:rPr>
          <w:rStyle w:val="Refdecomentrio"/>
        </w:rPr>
        <w:commentReference w:id="61"/>
      </w:r>
      <w:r>
        <w:t xml:space="preserve">com as tabelas existentes na ferramenta. </w:t>
      </w:r>
    </w:p>
    <w:p w14:paraId="10815456" w14:textId="77777777" w:rsidR="003F5880" w:rsidRDefault="003F5880" w:rsidP="00545F06">
      <w:pPr>
        <w:pStyle w:val="Ttulo2"/>
      </w:pPr>
      <w:r w:rsidRPr="007D10F2">
        <w:t>OBJETIVOS</w:t>
      </w:r>
    </w:p>
    <w:p w14:paraId="4C8D1553" w14:textId="77777777" w:rsidR="003F5880" w:rsidRDefault="003F5880" w:rsidP="00D35C02">
      <w:pPr>
        <w:pStyle w:val="TF-TEXTO"/>
      </w:pPr>
      <w:r>
        <w:t>O objetivo deste trabalho é disponibilizar uma ferramenta web que permita a manipulação de tabelas de um banco de dados sem a necessidade da compreensão de sua estrutura e de conhecimento em código SQL.</w:t>
      </w:r>
    </w:p>
    <w:p w14:paraId="5B77DFD3" w14:textId="77777777" w:rsidR="003F5880" w:rsidRDefault="003F5880" w:rsidP="00D35C02">
      <w:pPr>
        <w:pStyle w:val="TF-TEXTO"/>
      </w:pPr>
      <w:r>
        <w:t>Os objetivos específicos são:</w:t>
      </w:r>
    </w:p>
    <w:p w14:paraId="20D29738" w14:textId="77777777" w:rsidR="003F5880" w:rsidRDefault="003F5880" w:rsidP="00D43587">
      <w:pPr>
        <w:pStyle w:val="TF-ALNEA"/>
        <w:numPr>
          <w:ilvl w:val="0"/>
          <w:numId w:val="41"/>
        </w:numPr>
      </w:pPr>
      <w:r>
        <w:t>fornecer uma Unit em Pascal conforme a estrutura configurada na interface gráfica;</w:t>
      </w:r>
    </w:p>
    <w:p w14:paraId="49FFF298" w14:textId="77777777" w:rsidR="003F5880" w:rsidRDefault="003F5880" w:rsidP="00DB2EAA">
      <w:pPr>
        <w:pStyle w:val="TF-ALNEA"/>
      </w:pPr>
      <w:r>
        <w:t>disponibilizar a aplicação web com boa usabilidade seguindo os padrões de usabilidade para web.</w:t>
      </w:r>
    </w:p>
    <w:p w14:paraId="7B0A9458" w14:textId="77777777" w:rsidR="003F5880" w:rsidRDefault="003F5880" w:rsidP="00D43587">
      <w:pPr>
        <w:pStyle w:val="Ttulo1"/>
      </w:pPr>
      <w:r>
        <w:t xml:space="preserve">trabalhos </w:t>
      </w:r>
      <w:r w:rsidRPr="00FC4A9F">
        <w:t>correlatos</w:t>
      </w:r>
    </w:p>
    <w:p w14:paraId="5FEA0015" w14:textId="77777777" w:rsidR="003F5880" w:rsidRPr="00AD5BA0" w:rsidRDefault="003F5880" w:rsidP="00AD5BA0">
      <w:pPr>
        <w:pStyle w:val="TF-TEXTO"/>
      </w:pPr>
      <w:commentRangeStart w:id="62"/>
      <w:r>
        <w:t xml:space="preserve">Neste capítulo </w:t>
      </w:r>
      <w:commentRangeEnd w:id="62"/>
      <w:r>
        <w:rPr>
          <w:rStyle w:val="Refdecomentrio"/>
        </w:rPr>
        <w:commentReference w:id="62"/>
      </w:r>
      <w:r>
        <w:t>são apresentados três trabalhos correlatos que possuem características semelhantes a proposta desse trabalho. Os três trabalhos são ferramentas CASE para gerenciamento de banco de dados, afim de facilitar o cotidiano de programadores e analistas de sistema.</w:t>
      </w:r>
    </w:p>
    <w:p w14:paraId="2F12193F" w14:textId="77777777" w:rsidR="003F5880" w:rsidRDefault="003F5880" w:rsidP="00E638A0">
      <w:pPr>
        <w:pStyle w:val="Ttulo2"/>
      </w:pPr>
      <w:r>
        <w:t xml:space="preserve">FERRAMENTA WEB PARA MODELAGEM LÓGICA EM PROJETOS DE BANCOS DE DADOS RELACIONAIS </w:t>
      </w:r>
    </w:p>
    <w:p w14:paraId="645F43C7" w14:textId="77777777" w:rsidR="003F5880" w:rsidRDefault="003F5880" w:rsidP="00E92B2C">
      <w:pPr>
        <w:pStyle w:val="TF-TEXTO"/>
        <w:keepNext/>
      </w:pPr>
      <w:proofErr w:type="spellStart"/>
      <w:r>
        <w:t>Bugmann</w:t>
      </w:r>
      <w:proofErr w:type="spellEnd"/>
      <w:r>
        <w:t xml:space="preserve"> (2012) apresenta uma ferramenta Web para modelagem lógica em projetos de banco de dados relacionais, de nome Web </w:t>
      </w:r>
      <w:proofErr w:type="spellStart"/>
      <w:r>
        <w:t>Modeler</w:t>
      </w:r>
      <w:proofErr w:type="spellEnd"/>
      <w:r>
        <w:t xml:space="preserve"> 2.0, com o objetivo de melhorar projetos de banco de dados de grandes sistemas e dar continuidade ao “aplicativo web para definição do modelo lógico no projeto de banco de dados relacional” de </w:t>
      </w:r>
      <w:commentRangeStart w:id="63"/>
      <w:proofErr w:type="spellStart"/>
      <w:r>
        <w:t>Bachmann</w:t>
      </w:r>
      <w:proofErr w:type="spellEnd"/>
      <w:r>
        <w:t xml:space="preserve"> (2007). </w:t>
      </w:r>
      <w:commentRangeEnd w:id="63"/>
      <w:r>
        <w:rPr>
          <w:rStyle w:val="Refdecomentrio"/>
        </w:rPr>
        <w:commentReference w:id="63"/>
      </w:r>
      <w:r>
        <w:t>A</w:t>
      </w:r>
      <w:r w:rsidRPr="00671425">
        <w:t xml:space="preserve"> ferramenta </w:t>
      </w:r>
      <w:r>
        <w:t>foi melhorada para</w:t>
      </w:r>
      <w:r w:rsidRPr="00671425">
        <w:t xml:space="preserve"> permit</w:t>
      </w:r>
      <w:r>
        <w:t>ir</w:t>
      </w:r>
      <w:r w:rsidRPr="00671425">
        <w:t xml:space="preserve"> ao usuário criar, gerenciar um banco de dados</w:t>
      </w:r>
      <w:r>
        <w:t>, independente do SGBD utilizado,</w:t>
      </w:r>
      <w:r w:rsidRPr="00671425">
        <w:t xml:space="preserve"> e construir </w:t>
      </w:r>
      <w:r>
        <w:t xml:space="preserve">“[...] </w:t>
      </w:r>
      <w:r w:rsidRPr="00671425">
        <w:t xml:space="preserve">diagramas </w:t>
      </w:r>
      <w:r>
        <w:t>da UML, casos de uso, classes e atividades.”</w:t>
      </w:r>
      <w:r w:rsidRPr="00671425">
        <w:t xml:space="preserve"> (BUGMANN, 2012</w:t>
      </w:r>
      <w:r>
        <w:t>, p. 28</w:t>
      </w:r>
      <w:r w:rsidRPr="00671425">
        <w:t>)</w:t>
      </w:r>
      <w:r>
        <w:t xml:space="preserve">, controlar projetos de banco de dados e suas versões, com restrição de acesso a usuários em determinados projetos e criar digramas para modelar tabelas, colunas e relacionamentos de forma gráfica. O Web </w:t>
      </w:r>
      <w:proofErr w:type="spellStart"/>
      <w:r>
        <w:t>Modeler</w:t>
      </w:r>
      <w:proofErr w:type="spellEnd"/>
      <w:r>
        <w:t xml:space="preserve"> 2.0 foi desenvolvido em linguagem de programação Java, com arquitetura </w:t>
      </w:r>
      <w:proofErr w:type="spellStart"/>
      <w:r w:rsidRPr="00CC272A">
        <w:rPr>
          <w:iCs/>
        </w:rPr>
        <w:t>Model</w:t>
      </w:r>
      <w:proofErr w:type="spellEnd"/>
      <w:r w:rsidRPr="00CC272A">
        <w:rPr>
          <w:iCs/>
        </w:rPr>
        <w:t xml:space="preserve"> </w:t>
      </w:r>
      <w:proofErr w:type="spellStart"/>
      <w:r w:rsidRPr="00CC272A">
        <w:rPr>
          <w:iCs/>
        </w:rPr>
        <w:t>View</w:t>
      </w:r>
      <w:proofErr w:type="spellEnd"/>
      <w:r w:rsidRPr="00CC272A">
        <w:rPr>
          <w:iCs/>
        </w:rPr>
        <w:t xml:space="preserve"> </w:t>
      </w:r>
      <w:proofErr w:type="spellStart"/>
      <w:r w:rsidRPr="00CC272A">
        <w:rPr>
          <w:iCs/>
        </w:rPr>
        <w:t>Controller</w:t>
      </w:r>
      <w:proofErr w:type="spellEnd"/>
      <w:r>
        <w:t xml:space="preserve"> (MVC) e alguns padrões de projeto, como </w:t>
      </w:r>
      <w:r w:rsidRPr="00F52BA0">
        <w:rPr>
          <w:i/>
        </w:rPr>
        <w:t xml:space="preserve">Data Access </w:t>
      </w:r>
      <w:proofErr w:type="spellStart"/>
      <w:r w:rsidRPr="00F52BA0">
        <w:rPr>
          <w:i/>
        </w:rPr>
        <w:t>Object</w:t>
      </w:r>
      <w:proofErr w:type="spellEnd"/>
      <w:r>
        <w:t xml:space="preserve"> (DAO) e </w:t>
      </w:r>
      <w:proofErr w:type="spellStart"/>
      <w:r w:rsidRPr="00F52BA0">
        <w:rPr>
          <w:i/>
        </w:rPr>
        <w:t>Command</w:t>
      </w:r>
      <w:proofErr w:type="spellEnd"/>
      <w:r>
        <w:t xml:space="preserve">. De alguns aspectos que foram melhorados no Web </w:t>
      </w:r>
      <w:proofErr w:type="spellStart"/>
      <w:r>
        <w:t>Modeler</w:t>
      </w:r>
      <w:proofErr w:type="spellEnd"/>
      <w:r>
        <w:t xml:space="preserve"> 2.0, pode-se citar a funcionalidade de aproximar, distanciar, imprimir diagramas com geração de scripts para criação/atualização de bancos de dados e adicionar uma rotina que permita realizar engenharia reversa de um banco de dados, capaz de varrer a estrutura do banco de dados e descobrir as tabelas existente (já criadas) no banco de dados em que o usuário está conectado (BUGMANN, 2012).</w:t>
      </w:r>
    </w:p>
    <w:p w14:paraId="35B8047B" w14:textId="77777777" w:rsidR="003F5880" w:rsidRPr="00FA2183" w:rsidRDefault="003F5880" w:rsidP="00637036">
      <w:pPr>
        <w:pStyle w:val="TF-TEXTO"/>
        <w:rPr>
          <w:rStyle w:val="Refdecomentrio"/>
          <w:sz w:val="20"/>
          <w:szCs w:val="20"/>
        </w:rPr>
      </w:pPr>
      <w:r>
        <w:rPr>
          <w:rStyle w:val="Refdecomentrio"/>
          <w:sz w:val="20"/>
          <w:szCs w:val="20"/>
        </w:rPr>
        <w:t xml:space="preserve">Na </w:t>
      </w:r>
      <w:commentRangeStart w:id="64"/>
      <w:r>
        <w:rPr>
          <w:rStyle w:val="Refdecomentrio"/>
          <w:sz w:val="20"/>
          <w:szCs w:val="20"/>
        </w:rPr>
        <w:fldChar w:fldCharType="begin"/>
      </w:r>
      <w:r>
        <w:rPr>
          <w:rStyle w:val="Refdecomentrio"/>
          <w:sz w:val="20"/>
          <w:szCs w:val="20"/>
        </w:rPr>
        <w:instrText xml:space="preserve"> REF _Ref81811812 \h </w:instrText>
      </w:r>
      <w:r>
        <w:rPr>
          <w:rStyle w:val="Refdecomentrio"/>
          <w:sz w:val="20"/>
          <w:szCs w:val="20"/>
        </w:rPr>
      </w:r>
      <w:r>
        <w:rPr>
          <w:rStyle w:val="Refdecomentrio"/>
          <w:sz w:val="20"/>
          <w:szCs w:val="20"/>
        </w:rPr>
        <w:fldChar w:fldCharType="separate"/>
      </w:r>
      <w:r>
        <w:t xml:space="preserve">Figura </w:t>
      </w:r>
      <w:r>
        <w:rPr>
          <w:noProof/>
        </w:rPr>
        <w:t>1</w:t>
      </w:r>
      <w:r>
        <w:rPr>
          <w:rStyle w:val="Refdecomentrio"/>
          <w:sz w:val="20"/>
          <w:szCs w:val="20"/>
        </w:rPr>
        <w:fldChar w:fldCharType="end"/>
      </w:r>
      <w:r>
        <w:rPr>
          <w:rStyle w:val="Refdecomentrio"/>
          <w:sz w:val="20"/>
          <w:szCs w:val="20"/>
        </w:rPr>
        <w:t>tem</w:t>
      </w:r>
      <w:commentRangeEnd w:id="64"/>
      <w:r>
        <w:rPr>
          <w:rStyle w:val="Refdecomentrio"/>
        </w:rPr>
        <w:commentReference w:id="64"/>
      </w:r>
      <w:r>
        <w:rPr>
          <w:rStyle w:val="Refdecomentrio"/>
          <w:sz w:val="20"/>
          <w:szCs w:val="20"/>
        </w:rPr>
        <w:t xml:space="preserve">-se o diagrama de classes carregado na ferramenta Web </w:t>
      </w:r>
      <w:proofErr w:type="spellStart"/>
      <w:r>
        <w:rPr>
          <w:rStyle w:val="Refdecomentrio"/>
          <w:sz w:val="20"/>
          <w:szCs w:val="20"/>
        </w:rPr>
        <w:t>Modeler</w:t>
      </w:r>
      <w:proofErr w:type="spellEnd"/>
      <w:r>
        <w:rPr>
          <w:rStyle w:val="Refdecomentrio"/>
          <w:sz w:val="20"/>
          <w:szCs w:val="20"/>
        </w:rPr>
        <w:t xml:space="preserve"> 2.0. Nessa ferramenta há disponível as opções de gerenciar tabelas, diagramas, scripts, importar e editor de diagramas. No menu de tabelas, é possível manter as tabelas do SGBD. Na opção de diagramas, é possível consultar as tabelas por meio de diagramas da </w:t>
      </w:r>
      <w:proofErr w:type="spellStart"/>
      <w:r w:rsidRPr="00980BC9">
        <w:rPr>
          <w:rStyle w:val="Refdecomentrio"/>
          <w:iCs/>
          <w:sz w:val="20"/>
          <w:szCs w:val="20"/>
        </w:rPr>
        <w:t>Unified</w:t>
      </w:r>
      <w:proofErr w:type="spellEnd"/>
      <w:r w:rsidRPr="00980BC9">
        <w:rPr>
          <w:rStyle w:val="Refdecomentrio"/>
          <w:iCs/>
          <w:sz w:val="20"/>
          <w:szCs w:val="20"/>
        </w:rPr>
        <w:t xml:space="preserve"> </w:t>
      </w:r>
      <w:proofErr w:type="spellStart"/>
      <w:r w:rsidRPr="00980BC9">
        <w:rPr>
          <w:rStyle w:val="Refdecomentrio"/>
          <w:iCs/>
          <w:sz w:val="20"/>
          <w:szCs w:val="20"/>
        </w:rPr>
        <w:t>Modeling</w:t>
      </w:r>
      <w:proofErr w:type="spellEnd"/>
      <w:r w:rsidRPr="00980BC9">
        <w:rPr>
          <w:rStyle w:val="Refdecomentrio"/>
          <w:iCs/>
          <w:sz w:val="20"/>
          <w:szCs w:val="20"/>
        </w:rPr>
        <w:t xml:space="preserve"> </w:t>
      </w:r>
      <w:proofErr w:type="spellStart"/>
      <w:r w:rsidRPr="00980BC9">
        <w:rPr>
          <w:rStyle w:val="Refdecomentrio"/>
          <w:iCs/>
          <w:sz w:val="20"/>
          <w:szCs w:val="20"/>
        </w:rPr>
        <w:t>Language</w:t>
      </w:r>
      <w:proofErr w:type="spellEnd"/>
      <w:r>
        <w:rPr>
          <w:rStyle w:val="Refdecomentrio"/>
          <w:sz w:val="20"/>
          <w:szCs w:val="20"/>
        </w:rPr>
        <w:t xml:space="preserve"> (UML). Na opção de scripts, é possível gerar os scripts para converter a base de dados. Na opção importar, é possível importar diagramas criados na ferramenta. Por último, o editor de diagramas, que há as ações necessárias para a construção de diagramas de classes, atividades e de casos de uso, como por exemplo, inserir associações, composições, atores, casos de uso, fluxo, atividade final, entre outros.</w:t>
      </w:r>
      <w:r w:rsidDel="00754DEF">
        <w:rPr>
          <w:rStyle w:val="Refdecomentrio"/>
          <w:sz w:val="20"/>
          <w:szCs w:val="20"/>
        </w:rPr>
        <w:t xml:space="preserve"> </w:t>
      </w:r>
    </w:p>
    <w:p w14:paraId="6F90BEB1" w14:textId="77777777" w:rsidR="003F5880" w:rsidRDefault="003F5880" w:rsidP="00E92B2C">
      <w:pPr>
        <w:pStyle w:val="TF-LEGENDA"/>
      </w:pPr>
      <w:commentRangeStart w:id="65"/>
      <w:r>
        <w:t>Fi</w:t>
      </w:r>
      <w:commentRangeEnd w:id="65"/>
      <w:r>
        <w:rPr>
          <w:rStyle w:val="Refdecomentrio"/>
        </w:rPr>
        <w:commentReference w:id="65"/>
      </w:r>
      <w:r>
        <w:t xml:space="preserve">gura </w:t>
      </w:r>
      <w:fldSimple w:instr=" SEQ Figura \* ARABIC ">
        <w:r>
          <w:rPr>
            <w:noProof/>
          </w:rPr>
          <w:t>1</w:t>
        </w:r>
      </w:fldSimple>
      <w:r>
        <w:t xml:space="preserve">- Modelagem de diagramas de classes da UML no Web </w:t>
      </w:r>
      <w:proofErr w:type="spellStart"/>
      <w:r>
        <w:t>Modeler</w:t>
      </w:r>
      <w:proofErr w:type="spellEnd"/>
      <w:r>
        <w:t xml:space="preserve"> 2.0</w:t>
      </w:r>
    </w:p>
    <w:p w14:paraId="1EF08E9A" w14:textId="77777777" w:rsidR="003F5880" w:rsidRDefault="000E246C" w:rsidP="00980BC9">
      <w:pPr>
        <w:pStyle w:val="TF-FIGURA"/>
        <w:rPr>
          <w:noProof/>
        </w:rPr>
      </w:pPr>
      <w:r>
        <w:rPr>
          <w:noProof/>
        </w:rPr>
      </w:r>
      <w:r w:rsidR="000E246C">
        <w:rPr>
          <w:noProof/>
        </w:rPr>
        <w:pict w14:anchorId="4BF344FA">
          <v:shape id="_x0000_i1025" type="#_x0000_t75" alt="" style="width:286.45pt;height:159.3pt;visibility:visible;mso-wrap-style:square;mso-width-percent:0;mso-height-percent:0;mso-width-percent:0;mso-height-percent:0" o:bordertopcolor="this" o:borderleftcolor="this" o:borderbottomcolor="this" o:borderrightcolor="this">
            <v:imagedata r:id="rId6" o:title=""/>
            <w10:bordertop type="single" width="8"/>
            <w10:borderleft type="single" width="8"/>
            <w10:borderbottom type="single" width="8"/>
            <w10:borderright type="single" width="8"/>
          </v:shape>
        </w:pict>
      </w:r>
    </w:p>
    <w:p w14:paraId="0D9B7EFE" w14:textId="77777777" w:rsidR="003F5880" w:rsidRDefault="003F5880" w:rsidP="00980BC9">
      <w:pPr>
        <w:pStyle w:val="TF-FONTE"/>
        <w:rPr>
          <w:noProof/>
        </w:rPr>
      </w:pPr>
      <w:r>
        <w:rPr>
          <w:noProof/>
        </w:rPr>
        <w:t xml:space="preserve">Fonte: </w:t>
      </w:r>
      <w:commentRangeStart w:id="66"/>
      <w:r>
        <w:rPr>
          <w:noProof/>
        </w:rPr>
        <w:t>Bugmann (2021</w:t>
      </w:r>
      <w:commentRangeEnd w:id="66"/>
      <w:r>
        <w:rPr>
          <w:rStyle w:val="Refdecomentrio"/>
        </w:rPr>
        <w:commentReference w:id="66"/>
      </w:r>
      <w:r>
        <w:rPr>
          <w:noProof/>
        </w:rPr>
        <w:t>, p. 2</w:t>
      </w:r>
      <w:commentRangeStart w:id="67"/>
      <w:r>
        <w:rPr>
          <w:noProof/>
        </w:rPr>
        <w:t>6)</w:t>
      </w:r>
      <w:commentRangeEnd w:id="67"/>
      <w:r>
        <w:rPr>
          <w:rStyle w:val="Refdecomentrio"/>
        </w:rPr>
        <w:commentReference w:id="67"/>
      </w:r>
    </w:p>
    <w:p w14:paraId="21638FF8" w14:textId="77777777" w:rsidR="003F5880" w:rsidRDefault="003F5880" w:rsidP="009D5AE5">
      <w:pPr>
        <w:pStyle w:val="TF-TEXTO"/>
      </w:pPr>
      <w:r>
        <w:t xml:space="preserve">Ao final do trabalho, </w:t>
      </w:r>
      <w:proofErr w:type="spellStart"/>
      <w:r>
        <w:t>Bugmann</w:t>
      </w:r>
      <w:proofErr w:type="spellEnd"/>
      <w:r>
        <w:t xml:space="preserve"> (2012) conclui que os objetivos iniciais foram alcançados e que o aplicativo Web </w:t>
      </w:r>
      <w:proofErr w:type="spellStart"/>
      <w:r>
        <w:t>Modeler</w:t>
      </w:r>
      <w:proofErr w:type="spellEnd"/>
      <w:r>
        <w:t xml:space="preserve"> 2.0 desenvolvido permite que um banco de dados relacional seja modelado, por meio de diagramas, independente do SGBD utilizado. Na </w:t>
      </w:r>
      <w:r>
        <w:fldChar w:fldCharType="begin"/>
      </w:r>
      <w:r>
        <w:instrText xml:space="preserve"> REF _Ref81811841 \h </w:instrText>
      </w:r>
      <w:r>
        <w:fldChar w:fldCharType="separate"/>
      </w:r>
      <w:r>
        <w:t xml:space="preserve">Figura </w:t>
      </w:r>
      <w:r>
        <w:rPr>
          <w:noProof/>
        </w:rPr>
        <w:t>2</w:t>
      </w:r>
      <w:r>
        <w:fldChar w:fldCharType="end"/>
      </w:r>
      <w:r>
        <w:t xml:space="preserve"> pode-se ver o resultado da importação de tabelas por meio da técnica de engenharia reversa do banco de dados utilizado por </w:t>
      </w:r>
      <w:proofErr w:type="spellStart"/>
      <w:r>
        <w:t>Bugmann</w:t>
      </w:r>
      <w:proofErr w:type="spellEnd"/>
      <w:r>
        <w:t xml:space="preserve"> (2012</w:t>
      </w:r>
      <w:commentRangeStart w:id="68"/>
      <w:r>
        <w:t xml:space="preserve">), ou </w:t>
      </w:r>
      <w:commentRangeEnd w:id="68"/>
      <w:r>
        <w:rPr>
          <w:rStyle w:val="Refdecomentrio"/>
        </w:rPr>
        <w:commentReference w:id="68"/>
      </w:r>
      <w:r>
        <w:t xml:space="preserve">seja, o Web </w:t>
      </w:r>
      <w:proofErr w:type="spellStart"/>
      <w:r>
        <w:t>Modeler</w:t>
      </w:r>
      <w:proofErr w:type="spellEnd"/>
      <w:r>
        <w:t xml:space="preserve"> 2.0 identificou as tabelas </w:t>
      </w:r>
      <w:commentRangeStart w:id="69"/>
      <w:proofErr w:type="spellStart"/>
      <w:r>
        <w:t>tb_compra</w:t>
      </w:r>
      <w:commentRangeEnd w:id="69"/>
      <w:proofErr w:type="spellEnd"/>
      <w:r>
        <w:rPr>
          <w:rStyle w:val="Refdecomentrio"/>
        </w:rPr>
        <w:commentReference w:id="69"/>
      </w:r>
      <w:r>
        <w:t xml:space="preserve">, </w:t>
      </w:r>
      <w:commentRangeStart w:id="70"/>
      <w:proofErr w:type="spellStart"/>
      <w:r>
        <w:t>tb_material</w:t>
      </w:r>
      <w:proofErr w:type="spellEnd"/>
      <w:r>
        <w:t xml:space="preserve"> </w:t>
      </w:r>
      <w:commentRangeEnd w:id="70"/>
      <w:r>
        <w:rPr>
          <w:rStyle w:val="Refdecomentrio"/>
        </w:rPr>
        <w:commentReference w:id="70"/>
      </w:r>
      <w:r>
        <w:t xml:space="preserve">e </w:t>
      </w:r>
      <w:commentRangeStart w:id="71"/>
      <w:proofErr w:type="spellStart"/>
      <w:r>
        <w:t>tb_tipo_material</w:t>
      </w:r>
      <w:proofErr w:type="spellEnd"/>
      <w:r>
        <w:t xml:space="preserve"> </w:t>
      </w:r>
      <w:commentRangeEnd w:id="71"/>
      <w:r>
        <w:rPr>
          <w:rStyle w:val="Refdecomentrio"/>
        </w:rPr>
        <w:commentReference w:id="71"/>
      </w:r>
      <w:r>
        <w:t xml:space="preserve">no SGBD, importou elas para o Web </w:t>
      </w:r>
      <w:proofErr w:type="spellStart"/>
      <w:r>
        <w:t>Modeler</w:t>
      </w:r>
      <w:proofErr w:type="spellEnd"/>
      <w:r>
        <w:t xml:space="preserve"> 2.0 (por meio da engenharia reversa) e gerou uma representação gráfica na ferramenta para visualizar o resultado e permitir alterá-las (</w:t>
      </w:r>
      <w:commentRangeStart w:id="72"/>
      <w:r>
        <w:t>BUGMANN, 2021</w:t>
      </w:r>
      <w:commentRangeEnd w:id="72"/>
      <w:r>
        <w:rPr>
          <w:rStyle w:val="Refdecomentrio"/>
        </w:rPr>
        <w:commentReference w:id="72"/>
      </w:r>
      <w:r>
        <w:t>).</w:t>
      </w:r>
    </w:p>
    <w:p w14:paraId="0396F1B1" w14:textId="77777777" w:rsidR="003F5880" w:rsidRDefault="003F5880" w:rsidP="009D5AE5">
      <w:pPr>
        <w:pStyle w:val="TF-LEGENDA"/>
      </w:pPr>
      <w:commentRangeStart w:id="73"/>
      <w:r>
        <w:lastRenderedPageBreak/>
        <w:t>Fig</w:t>
      </w:r>
      <w:commentRangeEnd w:id="73"/>
      <w:r>
        <w:rPr>
          <w:rStyle w:val="Refdecomentrio"/>
        </w:rPr>
        <w:commentReference w:id="73"/>
      </w:r>
      <w:r>
        <w:t xml:space="preserve">ura </w:t>
      </w:r>
      <w:fldSimple w:instr=" SEQ Figura \* ARABIC ">
        <w:r>
          <w:rPr>
            <w:noProof/>
          </w:rPr>
          <w:t>2</w:t>
        </w:r>
      </w:fldSimple>
      <w:r>
        <w:t xml:space="preserve">- Resultado da importação de tabelas por engenharia reversa no Web </w:t>
      </w:r>
      <w:proofErr w:type="spellStart"/>
      <w:r>
        <w:t>Modeler</w:t>
      </w:r>
      <w:proofErr w:type="spellEnd"/>
      <w:r>
        <w:t xml:space="preserve"> 2.0</w:t>
      </w:r>
    </w:p>
    <w:p w14:paraId="50C2C98C" w14:textId="77777777" w:rsidR="003F5880" w:rsidRDefault="000E246C" w:rsidP="009F4A71">
      <w:pPr>
        <w:pStyle w:val="TF-FIGURA"/>
        <w:rPr>
          <w:noProof/>
        </w:rPr>
      </w:pPr>
      <w:r>
        <w:rPr>
          <w:noProof/>
        </w:rPr>
      </w:r>
      <w:r w:rsidR="000E246C">
        <w:rPr>
          <w:noProof/>
        </w:rPr>
        <w:pict w14:anchorId="6B8FF86B">
          <v:shape id="_x0000_i1026" type="#_x0000_t75" alt="" style="width:396.75pt;height:241.3pt;visibility:visible;mso-wrap-style:square;mso-width-percent:0;mso-height-percent:0;mso-width-percent:0;mso-height-percent:0" o:bordertopcolor="this" o:borderleftcolor="this" o:borderbottomcolor="this" o:borderrightcolor="this">
            <v:imagedata r:id="rId7" o:title=""/>
            <w10:bordertop type="single" width="8"/>
            <w10:borderleft type="single" width="8"/>
            <w10:borderbottom type="single" width="8"/>
            <w10:borderright type="single" width="8"/>
          </v:shape>
        </w:pict>
      </w:r>
    </w:p>
    <w:p w14:paraId="5BBAED2E" w14:textId="77777777" w:rsidR="003F5880" w:rsidRDefault="003F5880" w:rsidP="00BA2491">
      <w:pPr>
        <w:pStyle w:val="TF-FONTE"/>
      </w:pPr>
      <w:r>
        <w:t xml:space="preserve">Fonte: </w:t>
      </w:r>
      <w:commentRangeStart w:id="74"/>
      <w:proofErr w:type="spellStart"/>
      <w:r>
        <w:t>Bugmann</w:t>
      </w:r>
      <w:proofErr w:type="spellEnd"/>
      <w:r>
        <w:t xml:space="preserve"> (2021</w:t>
      </w:r>
      <w:commentRangeEnd w:id="74"/>
      <w:r>
        <w:rPr>
          <w:rStyle w:val="Refdecomentrio"/>
        </w:rPr>
        <w:commentReference w:id="74"/>
      </w:r>
      <w:r>
        <w:t>, p. 6</w:t>
      </w:r>
      <w:commentRangeStart w:id="75"/>
      <w:r>
        <w:t>2)</w:t>
      </w:r>
      <w:commentRangeEnd w:id="75"/>
      <w:r>
        <w:rPr>
          <w:rStyle w:val="Refdecomentrio"/>
        </w:rPr>
        <w:commentReference w:id="75"/>
      </w:r>
    </w:p>
    <w:p w14:paraId="2D29D813" w14:textId="77777777" w:rsidR="003F5880" w:rsidRDefault="003F5880" w:rsidP="00317059">
      <w:pPr>
        <w:pStyle w:val="Ttulo2"/>
      </w:pPr>
      <w:r>
        <w:t>Uma ferramenta de software para gerar uma arquitetura Model-View-Controller baseada no Modelo Entidade-Relacionamento</w:t>
      </w:r>
    </w:p>
    <w:p w14:paraId="39532CFD" w14:textId="77777777" w:rsidR="003F5880" w:rsidRDefault="003F5880" w:rsidP="00A44581">
      <w:pPr>
        <w:pStyle w:val="TF-TEXTO"/>
      </w:pPr>
      <w:r>
        <w:t xml:space="preserve">Soto </w:t>
      </w:r>
      <w:r w:rsidRPr="00B344F3">
        <w:rPr>
          <w:i/>
          <w:iCs/>
        </w:rPr>
        <w:t>et al.</w:t>
      </w:r>
      <w:r>
        <w:t xml:space="preserve"> (2020) apresentam uma ferramenta CASE capaz de gerar código </w:t>
      </w:r>
      <w:proofErr w:type="spellStart"/>
      <w:r w:rsidRPr="00B344F3">
        <w:rPr>
          <w:iCs/>
        </w:rPr>
        <w:t>Model-View-Controller</w:t>
      </w:r>
      <w:proofErr w:type="spellEnd"/>
      <w:r>
        <w:t xml:space="preserve"> (MVC) com base em um diagrama de Entidade-Relacionamento (ER) e um </w:t>
      </w:r>
      <w:r w:rsidRPr="00B9063C">
        <w:rPr>
          <w:i/>
        </w:rPr>
        <w:t>script</w:t>
      </w:r>
      <w:r>
        <w:t xml:space="preserve"> de banco de dados correspondente ao diagrama traduzido. A ferramenta é desenvolvida na linguagem de programação Angular e tem por objetivo aprimorar o aprendizado do padrão de projeto MVC, promovendo boas práticas de programação e a reutilização de código (SOTO </w:t>
      </w:r>
      <w:r w:rsidRPr="00B344F3">
        <w:rPr>
          <w:i/>
        </w:rPr>
        <w:t>et al.</w:t>
      </w:r>
      <w:r>
        <w:t>, 2020).</w:t>
      </w:r>
    </w:p>
    <w:p w14:paraId="46F1C8D1" w14:textId="77777777" w:rsidR="003F5880" w:rsidRDefault="003F5880" w:rsidP="00A44581">
      <w:pPr>
        <w:pStyle w:val="TF-TEXTO"/>
      </w:pPr>
      <w:r>
        <w:t xml:space="preserve">Na </w:t>
      </w:r>
      <w:r>
        <w:fldChar w:fldCharType="begin"/>
      </w:r>
      <w:r>
        <w:instrText xml:space="preserve"> REF _Ref81815126 \h </w:instrText>
      </w:r>
      <w:r>
        <w:fldChar w:fldCharType="separate"/>
      </w:r>
      <w:r>
        <w:t xml:space="preserve">Figura </w:t>
      </w:r>
      <w:r>
        <w:rPr>
          <w:noProof/>
        </w:rPr>
        <w:t>3</w:t>
      </w:r>
      <w:r>
        <w:fldChar w:fldCharType="end"/>
      </w:r>
      <w:r>
        <w:t xml:space="preserve">, </w:t>
      </w:r>
      <w:proofErr w:type="spellStart"/>
      <w:r>
        <w:t>Krasner</w:t>
      </w:r>
      <w:proofErr w:type="spellEnd"/>
      <w:r>
        <w:t xml:space="preserve"> e Pope (1988) explicam como funciona o padrão de projeto MVC e suas camadas, sendo: o modelo (</w:t>
      </w:r>
      <w:proofErr w:type="spellStart"/>
      <w:r w:rsidRPr="00A24FA8">
        <w:rPr>
          <w:i/>
        </w:rPr>
        <w:t>Model</w:t>
      </w:r>
      <w:proofErr w:type="spellEnd"/>
      <w:r>
        <w:t>) tem a função de assumir a parte do sistema que gerencia todas as tarefas relacionadas aos dados, como por exemplo, validação e persistência de dados ligadas ao banco de dados; a visão (</w:t>
      </w:r>
      <w:proofErr w:type="spellStart"/>
      <w:r w:rsidRPr="00A24FA8">
        <w:rPr>
          <w:i/>
        </w:rPr>
        <w:t>View</w:t>
      </w:r>
      <w:proofErr w:type="spellEnd"/>
      <w:r>
        <w:t>) possui a função de interagir com o usuário por meio de interfaces gráficas gerenciáveis, ou seja, formulários, botões e todos os outros elementos gráficos da aplicação (parte visual</w:t>
      </w:r>
      <w:commentRangeStart w:id="76"/>
      <w:r>
        <w:t xml:space="preserve">); controlador </w:t>
      </w:r>
      <w:commentRangeEnd w:id="76"/>
      <w:r>
        <w:rPr>
          <w:rStyle w:val="Refdecomentrio"/>
        </w:rPr>
        <w:commentReference w:id="76"/>
      </w:r>
      <w:r>
        <w:t>(</w:t>
      </w:r>
      <w:proofErr w:type="spellStart"/>
      <w:r w:rsidRPr="00E718EF">
        <w:rPr>
          <w:i/>
        </w:rPr>
        <w:t>Controlle</w:t>
      </w:r>
      <w:commentRangeStart w:id="77"/>
      <w:r w:rsidRPr="00E718EF">
        <w:rPr>
          <w:i/>
        </w:rPr>
        <w:t>r</w:t>
      </w:r>
      <w:proofErr w:type="spellEnd"/>
      <w:r>
        <w:t>),tem</w:t>
      </w:r>
      <w:commentRangeEnd w:id="77"/>
      <w:r>
        <w:rPr>
          <w:rStyle w:val="Refdecomentrio"/>
        </w:rPr>
        <w:commentReference w:id="77"/>
      </w:r>
      <w:r>
        <w:t xml:space="preserve"> a responsabilidade de cuidar dos eventos disparados pela camada de visão ou acionados por um processo do sistema, ou seja, gerencia os eventos entre a camada de visão e a camada de modelo (KRASNER; POPE, 1988).</w:t>
      </w:r>
    </w:p>
    <w:p w14:paraId="44B1CAC6" w14:textId="77777777" w:rsidR="003F5880" w:rsidRDefault="003F5880" w:rsidP="00F81A80">
      <w:pPr>
        <w:pStyle w:val="TF-LEGENDA"/>
      </w:pPr>
      <w:commentRangeStart w:id="78"/>
      <w:commentRangeStart w:id="79"/>
      <w:r>
        <w:t>Fig</w:t>
      </w:r>
      <w:commentRangeEnd w:id="78"/>
      <w:r>
        <w:rPr>
          <w:rStyle w:val="Refdecomentrio"/>
        </w:rPr>
        <w:commentReference w:id="78"/>
      </w:r>
      <w:r>
        <w:t xml:space="preserve">ura </w:t>
      </w:r>
      <w:fldSimple w:instr=" SEQ Figura \* ARABIC ">
        <w:r>
          <w:rPr>
            <w:noProof/>
          </w:rPr>
          <w:t>3</w:t>
        </w:r>
      </w:fldSimple>
      <w:r>
        <w:t xml:space="preserve">- Conceito </w:t>
      </w:r>
      <w:commentRangeEnd w:id="79"/>
      <w:r>
        <w:rPr>
          <w:rStyle w:val="Refdecomentrio"/>
        </w:rPr>
        <w:commentReference w:id="79"/>
      </w:r>
      <w:r>
        <w:t>gráfico do padrão de projeto MVC</w:t>
      </w:r>
    </w:p>
    <w:p w14:paraId="73BCE764" w14:textId="77777777" w:rsidR="003F5880" w:rsidRDefault="000E246C" w:rsidP="00F81A80">
      <w:pPr>
        <w:pStyle w:val="TF-FIGURA"/>
        <w:rPr>
          <w:noProof/>
        </w:rPr>
      </w:pPr>
      <w:r>
        <w:rPr>
          <w:noProof/>
        </w:rPr>
      </w:r>
      <w:r w:rsidR="000E246C">
        <w:rPr>
          <w:noProof/>
        </w:rPr>
        <w:pict w14:anchorId="06EBEC12">
          <v:shape id="_x0000_i1027" type="#_x0000_t75" alt="" style="width:453.45pt;height:227.5pt;visibility:visible;mso-wrap-style:square;mso-width-percent:0;mso-height-percent:0;mso-width-percent:0;mso-height-percent:0" o:bordertopcolor="this" o:borderleftcolor="this" o:borderbottomcolor="this" o:borderrightcolor="this">
            <v:imagedata r:id="rId25" o:title=""/>
            <w10:bordertop type="single" width="4"/>
            <w10:borderleft type="single" width="4"/>
            <w10:borderbottom type="single" width="4"/>
            <w10:borderright type="single" width="4"/>
          </v:shape>
        </w:pict>
      </w:r>
    </w:p>
    <w:p w14:paraId="3105E2E3" w14:textId="77777777" w:rsidR="003F5880" w:rsidRDefault="003F5880" w:rsidP="00F81A80">
      <w:pPr>
        <w:pStyle w:val="TF-FONTE"/>
      </w:pPr>
      <w:r>
        <w:t xml:space="preserve">Fonte: </w:t>
      </w:r>
      <w:proofErr w:type="spellStart"/>
      <w:r>
        <w:t>Krasner</w:t>
      </w:r>
      <w:proofErr w:type="spellEnd"/>
      <w:r>
        <w:t xml:space="preserve"> e Pope (1988, p. </w:t>
      </w:r>
      <w:commentRangeStart w:id="80"/>
      <w:r>
        <w:t>5)</w:t>
      </w:r>
      <w:commentRangeEnd w:id="80"/>
      <w:r>
        <w:rPr>
          <w:rStyle w:val="Refdecomentrio"/>
        </w:rPr>
        <w:commentReference w:id="80"/>
      </w:r>
    </w:p>
    <w:p w14:paraId="49DDE62C" w14:textId="77777777" w:rsidR="003F5880" w:rsidRDefault="003F5880" w:rsidP="00A44581">
      <w:pPr>
        <w:pStyle w:val="TF-TEXTO"/>
      </w:pPr>
      <w:commentRangeStart w:id="81"/>
      <w:r>
        <w:lastRenderedPageBreak/>
        <w:t>Na</w:t>
      </w:r>
      <w:commentRangeEnd w:id="81"/>
      <w:r>
        <w:rPr>
          <w:rStyle w:val="Refdecomentrio"/>
        </w:rPr>
        <w:commentReference w:id="81"/>
      </w:r>
      <w:r>
        <w:t xml:space="preserve"> </w:t>
      </w:r>
      <w:r>
        <w:fldChar w:fldCharType="begin"/>
      </w:r>
      <w:r>
        <w:instrText xml:space="preserve"> REF _Ref81817261 \h </w:instrText>
      </w:r>
      <w:r>
        <w:fldChar w:fldCharType="separate"/>
      </w:r>
      <w:r>
        <w:t xml:space="preserve">Figura </w:t>
      </w:r>
      <w:r>
        <w:rPr>
          <w:noProof/>
        </w:rPr>
        <w:t>4</w:t>
      </w:r>
      <w:r>
        <w:fldChar w:fldCharType="end"/>
      </w:r>
      <w:r>
        <w:t xml:space="preserve"> tem-se as funcionalidades principais da ferramenta, sendo elas: criação de diagrama ER pelo usuário com apoio do editor do sistema no centro da tela acessada pela opção </w:t>
      </w:r>
      <w:commentRangeStart w:id="82"/>
      <w:r>
        <w:t>“</w:t>
      </w:r>
      <w:proofErr w:type="spellStart"/>
      <w:r>
        <w:t>Producción</w:t>
      </w:r>
      <w:proofErr w:type="spellEnd"/>
      <w:r>
        <w:t>”</w:t>
      </w:r>
      <w:commentRangeEnd w:id="82"/>
      <w:r>
        <w:rPr>
          <w:rStyle w:val="Refdecomentrio"/>
        </w:rPr>
        <w:commentReference w:id="82"/>
      </w:r>
      <w:r>
        <w:t xml:space="preserve">; geração do projeto base em Angular com as camadas de visões, modelos, controladores e </w:t>
      </w:r>
      <w:r w:rsidRPr="00081308">
        <w:rPr>
          <w:i/>
        </w:rPr>
        <w:t>script</w:t>
      </w:r>
      <w:r>
        <w:t xml:space="preserve"> do banco de dados compactada para </w:t>
      </w:r>
      <w:commentRangeStart w:id="83"/>
      <w:r w:rsidRPr="00876B6D">
        <w:rPr>
          <w:i/>
        </w:rPr>
        <w:t>download</w:t>
      </w:r>
      <w:r>
        <w:rPr>
          <w:i/>
        </w:rPr>
        <w:t xml:space="preserve"> </w:t>
      </w:r>
      <w:commentRangeEnd w:id="83"/>
      <w:r>
        <w:rPr>
          <w:rStyle w:val="Refdecomentrio"/>
        </w:rPr>
        <w:commentReference w:id="83"/>
      </w:r>
      <w:r>
        <w:t xml:space="preserve">localizada a esquerda na opção </w:t>
      </w:r>
      <w:commentRangeStart w:id="84"/>
      <w:r>
        <w:t>“Guardar Diagrama”</w:t>
      </w:r>
      <w:commentRangeEnd w:id="84"/>
      <w:r>
        <w:rPr>
          <w:rStyle w:val="Refdecomentrio"/>
        </w:rPr>
        <w:commentReference w:id="84"/>
      </w:r>
      <w:r>
        <w:t xml:space="preserve"> e aprendizado, permitindo o usuário gerar o código fonte, modifica-lo e estudar o funcionamento do padrão MVC a esquerda na opção </w:t>
      </w:r>
      <w:commentRangeStart w:id="85"/>
      <w:r>
        <w:t>“Aprender MVC”</w:t>
      </w:r>
      <w:commentRangeEnd w:id="85"/>
      <w:r>
        <w:rPr>
          <w:rStyle w:val="Refdecomentrio"/>
        </w:rPr>
        <w:commentReference w:id="85"/>
      </w:r>
      <w:r>
        <w:t xml:space="preserve"> (SOTO </w:t>
      </w:r>
      <w:r w:rsidRPr="00A00680">
        <w:rPr>
          <w:i/>
        </w:rPr>
        <w:t>et al.</w:t>
      </w:r>
      <w:r>
        <w:t>, 2020).</w:t>
      </w:r>
    </w:p>
    <w:p w14:paraId="60D3F94E" w14:textId="77777777" w:rsidR="003F5880" w:rsidRDefault="003F5880" w:rsidP="009E4A55">
      <w:pPr>
        <w:pStyle w:val="TF-LEGENDA"/>
      </w:pPr>
      <w:commentRangeStart w:id="86"/>
      <w:r>
        <w:t>Fi</w:t>
      </w:r>
      <w:commentRangeEnd w:id="86"/>
      <w:r>
        <w:rPr>
          <w:rStyle w:val="Refdecomentrio"/>
        </w:rPr>
        <w:commentReference w:id="86"/>
      </w:r>
      <w:r>
        <w:t xml:space="preserve">gura </w:t>
      </w:r>
      <w:fldSimple w:instr=" SEQ Figura \* ARABIC ">
        <w:r>
          <w:rPr>
            <w:noProof/>
          </w:rPr>
          <w:t>4</w:t>
        </w:r>
      </w:fldSimple>
      <w:r>
        <w:t>- Interface principal do sistema (editor de diagramas ER)</w:t>
      </w:r>
    </w:p>
    <w:p w14:paraId="3F0FFE93" w14:textId="77777777" w:rsidR="003F5880" w:rsidRDefault="000E246C" w:rsidP="004741E8">
      <w:pPr>
        <w:pStyle w:val="TF-FIGURA"/>
        <w:rPr>
          <w:noProof/>
        </w:rPr>
      </w:pPr>
      <w:r>
        <w:rPr>
          <w:noProof/>
        </w:rPr>
      </w:r>
      <w:r w:rsidR="000E246C">
        <w:rPr>
          <w:noProof/>
        </w:rPr>
        <w:pict w14:anchorId="669883C6">
          <v:shape id="_x0000_i1028" type="#_x0000_t75" alt="" style="width:453.45pt;height:207.55pt;visibility:visible;mso-wrap-style:square;mso-width-percent:0;mso-height-percent:0;mso-width-percent:0;mso-height-percent:0" o:bordertopcolor="this" o:borderleftcolor="this" o:borderbottomcolor="this" o:borderrightcolor="this">
            <v:imagedata r:id="rId9" o:title=""/>
            <w10:bordertop type="single" width="4"/>
            <w10:borderleft type="single" width="4"/>
            <w10:borderbottom type="single" width="4"/>
            <w10:borderright type="single" width="4"/>
          </v:shape>
        </w:pict>
      </w:r>
    </w:p>
    <w:p w14:paraId="63A6340D" w14:textId="77777777" w:rsidR="003F5880" w:rsidRDefault="003F5880" w:rsidP="004741E8">
      <w:pPr>
        <w:pStyle w:val="TF-FONTE"/>
      </w:pPr>
      <w:r>
        <w:t xml:space="preserve">Fonte: Soto </w:t>
      </w:r>
      <w:r w:rsidRPr="00A00680">
        <w:rPr>
          <w:i/>
        </w:rPr>
        <w:t>et al.</w:t>
      </w:r>
      <w:r>
        <w:t xml:space="preserve"> (2020, p. 6</w:t>
      </w:r>
      <w:commentRangeStart w:id="87"/>
      <w:r>
        <w:t>1)</w:t>
      </w:r>
      <w:commentRangeEnd w:id="87"/>
      <w:r>
        <w:rPr>
          <w:rStyle w:val="Refdecomentrio"/>
        </w:rPr>
        <w:commentReference w:id="87"/>
      </w:r>
    </w:p>
    <w:p w14:paraId="7A27D114" w14:textId="77777777" w:rsidR="003F5880" w:rsidRDefault="003F5880" w:rsidP="00421187">
      <w:pPr>
        <w:pStyle w:val="TF-TEXTO"/>
      </w:pPr>
      <w:r>
        <w:t xml:space="preserve">Na </w:t>
      </w:r>
      <w:r>
        <w:fldChar w:fldCharType="begin"/>
      </w:r>
      <w:r>
        <w:instrText xml:space="preserve"> REF _Ref81818004 \h </w:instrText>
      </w:r>
      <w:r>
        <w:fldChar w:fldCharType="separate"/>
      </w:r>
      <w:r>
        <w:t xml:space="preserve">Figura </w:t>
      </w:r>
      <w:r>
        <w:rPr>
          <w:noProof/>
        </w:rPr>
        <w:t>5</w:t>
      </w:r>
      <w:r>
        <w:fldChar w:fldCharType="end"/>
      </w:r>
      <w:r>
        <w:t xml:space="preserve"> é ilustrada a arquitetura de implementação do trabalho dividida em duas camadas, sendo elas: camada lógica de dados e camada de apresentação. A camada lógica de dados (na esquerda) possui: o servidor NodeJS2, representando o serviço para criação do projeto base em Angular; biblioteca GoJS3 para </w:t>
      </w:r>
      <w:proofErr w:type="spellStart"/>
      <w:r>
        <w:t>JavaScript</w:t>
      </w:r>
      <w:proofErr w:type="spellEnd"/>
      <w:r>
        <w:t xml:space="preserve"> e </w:t>
      </w:r>
      <w:proofErr w:type="spellStart"/>
      <w:r>
        <w:t>TypeScript</w:t>
      </w:r>
      <w:proofErr w:type="spellEnd"/>
      <w:r>
        <w:t xml:space="preserve"> permitindo modelar e projetar os diagramas ER na camada de apresentação do sistema; e JSON4, utilizado para transformar o diagrama ER em um objeto </w:t>
      </w:r>
      <w:commentRangeStart w:id="88"/>
      <w:r>
        <w:t xml:space="preserve">JSON </w:t>
      </w:r>
      <w:commentRangeEnd w:id="88"/>
      <w:r>
        <w:rPr>
          <w:rStyle w:val="Refdecomentrio"/>
        </w:rPr>
        <w:commentReference w:id="88"/>
      </w:r>
      <w:r>
        <w:t xml:space="preserve">para ser enviado e processado pelo servidor. Na camada de apresentação foram utilizados os componentes Angular 7, </w:t>
      </w:r>
      <w:proofErr w:type="spellStart"/>
      <w:r>
        <w:t>TypeScript</w:t>
      </w:r>
      <w:proofErr w:type="spellEnd"/>
      <w:r>
        <w:t xml:space="preserve">, </w:t>
      </w:r>
      <w:commentRangeStart w:id="89"/>
      <w:r>
        <w:t>HTML</w:t>
      </w:r>
      <w:commentRangeEnd w:id="89"/>
      <w:r>
        <w:rPr>
          <w:rStyle w:val="Refdecomentrio"/>
        </w:rPr>
        <w:commentReference w:id="89"/>
      </w:r>
      <w:r>
        <w:t xml:space="preserve">, </w:t>
      </w:r>
      <w:commentRangeStart w:id="90"/>
      <w:r>
        <w:t>CSS</w:t>
      </w:r>
      <w:commentRangeEnd w:id="90"/>
      <w:r>
        <w:rPr>
          <w:rStyle w:val="Refdecomentrio"/>
        </w:rPr>
        <w:commentReference w:id="90"/>
      </w:r>
      <w:r>
        <w:t xml:space="preserve">, </w:t>
      </w:r>
      <w:proofErr w:type="spellStart"/>
      <w:r>
        <w:t>JavaScript</w:t>
      </w:r>
      <w:proofErr w:type="spellEnd"/>
      <w:r>
        <w:t xml:space="preserve"> e </w:t>
      </w:r>
      <w:proofErr w:type="spellStart"/>
      <w:r>
        <w:t>Bootstrap</w:t>
      </w:r>
      <w:proofErr w:type="spellEnd"/>
      <w:r>
        <w:t xml:space="preserve"> com intuito de tornar a aplicação visualmente amigável (SOTO </w:t>
      </w:r>
      <w:r w:rsidRPr="00A00680">
        <w:rPr>
          <w:i/>
        </w:rPr>
        <w:t>et al.</w:t>
      </w:r>
      <w:r>
        <w:t>, 2020).</w:t>
      </w:r>
    </w:p>
    <w:p w14:paraId="648CDDDB" w14:textId="77777777" w:rsidR="003F5880" w:rsidRDefault="003F5880" w:rsidP="00A34C67">
      <w:pPr>
        <w:pStyle w:val="TF-LEGENDA"/>
      </w:pPr>
      <w:commentRangeStart w:id="91"/>
      <w:commentRangeStart w:id="92"/>
      <w:r>
        <w:t>Fig</w:t>
      </w:r>
      <w:commentRangeEnd w:id="91"/>
      <w:r>
        <w:rPr>
          <w:rStyle w:val="Refdecomentrio"/>
        </w:rPr>
        <w:commentReference w:id="91"/>
      </w:r>
      <w:r>
        <w:t xml:space="preserve">ura </w:t>
      </w:r>
      <w:fldSimple w:instr=" SEQ Figura \* ARABIC ">
        <w:r>
          <w:rPr>
            <w:noProof/>
          </w:rPr>
          <w:t>5</w:t>
        </w:r>
      </w:fldSimple>
      <w:r>
        <w:t xml:space="preserve">- </w:t>
      </w:r>
      <w:commentRangeEnd w:id="92"/>
      <w:r>
        <w:rPr>
          <w:rStyle w:val="Refdecomentrio"/>
        </w:rPr>
        <w:commentReference w:id="92"/>
      </w:r>
      <w:r>
        <w:t>Arquitetura da implementação do sistema</w:t>
      </w:r>
    </w:p>
    <w:p w14:paraId="0B28027D" w14:textId="77777777" w:rsidR="003F5880" w:rsidRDefault="000E246C" w:rsidP="004F6C32">
      <w:pPr>
        <w:pStyle w:val="TF-FIGURA"/>
        <w:rPr>
          <w:noProof/>
        </w:rPr>
      </w:pPr>
      <w:r>
        <w:rPr>
          <w:noProof/>
        </w:rPr>
      </w:r>
      <w:r w:rsidR="000E246C">
        <w:rPr>
          <w:noProof/>
        </w:rPr>
        <w:pict w14:anchorId="2F62C5A0">
          <v:shape id="_x0000_i1029" type="#_x0000_t75" alt="" style="width:309.45pt;height:3in;visibility:visible;mso-wrap-style:square;mso-width-percent:0;mso-height-percent:0;mso-width-percent:0;mso-height-percent:0" o:bordertopcolor="this" o:borderleftcolor="this" o:borderbottomcolor="this" o:borderrightcolor="this">
            <v:imagedata r:id="rId26" o:title=""/>
            <w10:bordertop type="single" width="8"/>
            <w10:borderleft type="single" width="8"/>
            <w10:borderbottom type="single" width="8"/>
            <w10:borderright type="single" width="8"/>
          </v:shape>
        </w:pict>
      </w:r>
    </w:p>
    <w:p w14:paraId="18F4266A" w14:textId="77777777" w:rsidR="003F5880" w:rsidRDefault="003F5880" w:rsidP="004F6C32">
      <w:pPr>
        <w:pStyle w:val="TF-FONTE"/>
      </w:pPr>
      <w:r>
        <w:t xml:space="preserve">Fonte: Soto </w:t>
      </w:r>
      <w:r w:rsidRPr="00A00680">
        <w:rPr>
          <w:i/>
        </w:rPr>
        <w:t>et al.</w:t>
      </w:r>
      <w:r>
        <w:t xml:space="preserve"> (2020, p. </w:t>
      </w:r>
      <w:commentRangeStart w:id="93"/>
      <w:r>
        <w:t>61)</w:t>
      </w:r>
      <w:commentRangeEnd w:id="93"/>
      <w:r>
        <w:rPr>
          <w:rStyle w:val="Refdecomentrio"/>
        </w:rPr>
        <w:commentReference w:id="93"/>
      </w:r>
    </w:p>
    <w:p w14:paraId="69728267" w14:textId="77777777" w:rsidR="003F5880" w:rsidRDefault="003F5880" w:rsidP="00784516">
      <w:pPr>
        <w:pStyle w:val="TF-TEXTO"/>
      </w:pPr>
      <w:r>
        <w:t xml:space="preserve">Como método de validação, Soto </w:t>
      </w:r>
      <w:r w:rsidRPr="00A00680">
        <w:rPr>
          <w:i/>
        </w:rPr>
        <w:t>et al.</w:t>
      </w:r>
      <w:r>
        <w:t xml:space="preserve"> (2020) utilizaram a escala de usabilidade do sistema (System </w:t>
      </w:r>
      <w:proofErr w:type="spellStart"/>
      <w:r>
        <w:t>Usability</w:t>
      </w:r>
      <w:proofErr w:type="spellEnd"/>
      <w:r>
        <w:t xml:space="preserve"> </w:t>
      </w:r>
      <w:proofErr w:type="spellStart"/>
      <w:r>
        <w:t>Scale</w:t>
      </w:r>
      <w:proofErr w:type="spellEnd"/>
      <w:r>
        <w:t xml:space="preserve"> - SUS) para quantificar o grau da usabilidade da ferramenta. Essa escala engloba 10 itens em sua avaliação, cujo os valores de cada item podem variar de 0 a 100 (SOTO </w:t>
      </w:r>
      <w:r w:rsidRPr="00784516">
        <w:rPr>
          <w:i/>
        </w:rPr>
        <w:t>et al.</w:t>
      </w:r>
      <w:r>
        <w:t xml:space="preserve">, </w:t>
      </w:r>
      <w:commentRangeStart w:id="94"/>
      <w:r>
        <w:t xml:space="preserve">2020), sendo </w:t>
      </w:r>
      <w:commentRangeEnd w:id="94"/>
      <w:r>
        <w:rPr>
          <w:rStyle w:val="Refdecomentrio"/>
        </w:rPr>
        <w:commentReference w:id="94"/>
      </w:r>
      <w:r>
        <w:t xml:space="preserve">eles: acho que gostaria de usar este sistema com frequência; achei o sistema desnecessariamente complexo; achei o sistema fácil de usar; acho que precisaria de apoio de um técnico para usar este sistema; achei que as várias funções deste sistema funcionavam bem integradas; eu pensei que havia muita inconsistência neste sistema; eu imagino que a maioria das pessoas aprenderiam a usar este sistema muito rapidamente; achei o sistema muito complicado de usar; me </w:t>
      </w:r>
      <w:r>
        <w:lastRenderedPageBreak/>
        <w:t xml:space="preserve">senti muito confiante ao usar o sistema e eu precisava aprender muitas coisas antes de conseguir usar este sistema (SOTO </w:t>
      </w:r>
      <w:r w:rsidRPr="00784516">
        <w:rPr>
          <w:i/>
        </w:rPr>
        <w:t>et al.</w:t>
      </w:r>
      <w:r>
        <w:t xml:space="preserve">, 2020). Ao final do trabalho Soto </w:t>
      </w:r>
      <w:r w:rsidRPr="00784516">
        <w:rPr>
          <w:i/>
        </w:rPr>
        <w:t>et al.</w:t>
      </w:r>
      <w:r>
        <w:t xml:space="preserve"> (2020) concluem que a ferramenta desenvolvida obteve ótimos resultados, pois após ter sido testada e qualificada por 18 usuários aleatórios, a média de pontos entre os 10 itens da escala de usabilidade do sistema (SUS) foi superior a 70 pontos.</w:t>
      </w:r>
    </w:p>
    <w:p w14:paraId="690197B6" w14:textId="77777777" w:rsidR="003F5880" w:rsidRDefault="003F5880" w:rsidP="00CD456D">
      <w:pPr>
        <w:pStyle w:val="TF-TEXTO"/>
      </w:pPr>
      <w:r>
        <w:t xml:space="preserve">Soto </w:t>
      </w:r>
      <w:r w:rsidRPr="00784516">
        <w:rPr>
          <w:i/>
        </w:rPr>
        <w:t>et al.</w:t>
      </w:r>
      <w:r>
        <w:t xml:space="preserve"> (2020) também concluem que a adoção do padrão de projeto MVC em desenvolvimento de sistemas aumenta a produtividade, evita tarefas monótonas e reduz significativamente os tempos de desenvolvimento, mesmo que eles não tenham testado diretamente isso. Nesse primeiro trabalho eles focaram a avaliação na usabilidade e pretendem posteriormente avaliarem aspectos de linhas de código economizadas e também o quanto pode impactar no tempo de desenvolvimento de sistemas (SOTO </w:t>
      </w:r>
      <w:r w:rsidRPr="00784516">
        <w:rPr>
          <w:i/>
        </w:rPr>
        <w:t>et al.</w:t>
      </w:r>
      <w:r>
        <w:t>, 2020).</w:t>
      </w:r>
    </w:p>
    <w:p w14:paraId="7D260957" w14:textId="77777777" w:rsidR="003F5880" w:rsidRDefault="003F5880" w:rsidP="00BC5813">
      <w:pPr>
        <w:pStyle w:val="Ttulo2"/>
      </w:pPr>
      <w:r>
        <w:t xml:space="preserve">Engenharia reversa de banco de dados relacional para modelo UML </w:t>
      </w:r>
    </w:p>
    <w:p w14:paraId="374141D9" w14:textId="77777777" w:rsidR="003F5880" w:rsidRDefault="003F5880" w:rsidP="00BF4C59">
      <w:pPr>
        <w:pStyle w:val="TF-TEXTO"/>
      </w:pPr>
      <w:proofErr w:type="spellStart"/>
      <w:r>
        <w:t>Zafar</w:t>
      </w:r>
      <w:proofErr w:type="spellEnd"/>
      <w:r>
        <w:t xml:space="preserve"> </w:t>
      </w:r>
      <w:r w:rsidRPr="00784516">
        <w:rPr>
          <w:i/>
        </w:rPr>
        <w:t>et al.</w:t>
      </w:r>
      <w:r>
        <w:t xml:space="preserve"> (2019) apresenta uma ferramenta de conversão de esquema de banco de dados SQL para arquivos </w:t>
      </w:r>
      <w:proofErr w:type="spellStart"/>
      <w:r>
        <w:t>eXtensible</w:t>
      </w:r>
      <w:proofErr w:type="spellEnd"/>
      <w:r>
        <w:t xml:space="preserve"> </w:t>
      </w:r>
      <w:proofErr w:type="spellStart"/>
      <w:r>
        <w:t>Markup</w:t>
      </w:r>
      <w:proofErr w:type="spellEnd"/>
      <w:r>
        <w:t xml:space="preserve"> </w:t>
      </w:r>
      <w:proofErr w:type="spellStart"/>
      <w:r>
        <w:t>Language</w:t>
      </w:r>
      <w:proofErr w:type="spellEnd"/>
      <w:r>
        <w:t xml:space="preserve"> </w:t>
      </w:r>
      <w:proofErr w:type="spellStart"/>
      <w:r w:rsidRPr="00784516">
        <w:rPr>
          <w:iCs/>
        </w:rPr>
        <w:t>Metadata</w:t>
      </w:r>
      <w:proofErr w:type="spellEnd"/>
      <w:r w:rsidRPr="00784516">
        <w:rPr>
          <w:iCs/>
        </w:rPr>
        <w:t xml:space="preserve"> </w:t>
      </w:r>
      <w:proofErr w:type="spellStart"/>
      <w:r w:rsidRPr="00784516">
        <w:rPr>
          <w:iCs/>
        </w:rPr>
        <w:t>Interchange</w:t>
      </w:r>
      <w:proofErr w:type="spellEnd"/>
      <w:r>
        <w:t xml:space="preserve"> (XMI) 2.1, por meio da engenharia reversa de entidades relacionais existentes em bancos de dados. O arquivo resultante dessa técnica é utilizado como entrada de dados em sistemas gráficos de modelagem UML, como por exemplo, o </w:t>
      </w:r>
      <w:proofErr w:type="spellStart"/>
      <w:r>
        <w:t>MagicDraw</w:t>
      </w:r>
      <w:proofErr w:type="spellEnd"/>
      <w:r>
        <w:t>.</w:t>
      </w:r>
    </w:p>
    <w:p w14:paraId="5D87E365" w14:textId="77777777" w:rsidR="003F5880" w:rsidRDefault="003F5880" w:rsidP="00013E3F">
      <w:pPr>
        <w:pStyle w:val="TF-TEXTO"/>
      </w:pPr>
      <w:r w:rsidRPr="00CD3314">
        <w:t xml:space="preserve">A </w:t>
      </w:r>
      <w:r>
        <w:t xml:space="preserve">técnica de </w:t>
      </w:r>
      <w:r w:rsidRPr="00CD3314">
        <w:t xml:space="preserve">engenharia reversa </w:t>
      </w:r>
      <w:r>
        <w:t xml:space="preserve">é utilizada para extrair </w:t>
      </w:r>
      <w:r w:rsidRPr="00CD3314">
        <w:t>informações ocultas de</w:t>
      </w:r>
      <w:r>
        <w:t xml:space="preserve"> um</w:t>
      </w:r>
      <w:r w:rsidRPr="00CD3314">
        <w:t xml:space="preserve"> baixo nível </w:t>
      </w:r>
      <w:r>
        <w:t xml:space="preserve">de abstração do banco de dados (descobri-las) </w:t>
      </w:r>
      <w:r w:rsidRPr="00CD3314">
        <w:t xml:space="preserve">e </w:t>
      </w:r>
      <w:r>
        <w:t xml:space="preserve">transformá-las em </w:t>
      </w:r>
      <w:r w:rsidRPr="00CD3314">
        <w:t xml:space="preserve">informações de alto nível </w:t>
      </w:r>
      <w:r>
        <w:t xml:space="preserve">de abstração (desenhos, </w:t>
      </w:r>
      <w:commentRangeStart w:id="95"/>
      <w:r>
        <w:t>gráficos, etc.</w:t>
      </w:r>
      <w:commentRangeEnd w:id="95"/>
      <w:r>
        <w:rPr>
          <w:rStyle w:val="Refdecomentrio"/>
        </w:rPr>
        <w:commentReference w:id="95"/>
      </w:r>
      <w:r>
        <w:t xml:space="preserve">), como por exemplo, </w:t>
      </w:r>
      <w:r w:rsidRPr="00CD3314">
        <w:t>modelos de diagramas da UML, aproximando as camadas de desenvolvimento</w:t>
      </w:r>
      <w:r>
        <w:t xml:space="preserve"> (desenvolvedores)</w:t>
      </w:r>
      <w:r w:rsidRPr="00CD3314">
        <w:t xml:space="preserve"> com as camadas de </w:t>
      </w:r>
      <w:r>
        <w:t>administradores de banco de dados (</w:t>
      </w:r>
      <w:proofErr w:type="spellStart"/>
      <w:r>
        <w:t>DBAs</w:t>
      </w:r>
      <w:proofErr w:type="spellEnd"/>
      <w:r>
        <w:t>).</w:t>
      </w:r>
      <w:r w:rsidRPr="00CD3314">
        <w:t xml:space="preserve"> </w:t>
      </w:r>
      <w:r>
        <w:t>Essa representação gráfica pode auxiliar</w:t>
      </w:r>
      <w:r w:rsidRPr="00CD3314">
        <w:t xml:space="preserve"> a manutenção dos sistemas, pois </w:t>
      </w:r>
      <w:r>
        <w:t>as funcionalidades da aplicação e</w:t>
      </w:r>
      <w:r w:rsidRPr="00CD3314">
        <w:t xml:space="preserve"> banco de dados podem ser modeladas em uma única linguagem usando UML, permitindo aos envolvidos em gestão de software, expressar seus pensamentos, ideias e requisitos</w:t>
      </w:r>
      <w:r>
        <w:t xml:space="preserve"> em um só idioma comum a todos (ZAFAR </w:t>
      </w:r>
      <w:r w:rsidRPr="00784516">
        <w:rPr>
          <w:i/>
        </w:rPr>
        <w:t>et al.</w:t>
      </w:r>
      <w:r>
        <w:t>, 2019)</w:t>
      </w:r>
      <w:r w:rsidRPr="00CD3314">
        <w:t>.</w:t>
      </w:r>
    </w:p>
    <w:p w14:paraId="412B710F" w14:textId="77777777" w:rsidR="003F5880" w:rsidRDefault="003F5880" w:rsidP="007539EE">
      <w:pPr>
        <w:pStyle w:val="TF-TEXTO"/>
      </w:pPr>
      <w:proofErr w:type="spellStart"/>
      <w:r>
        <w:t>Zafar</w:t>
      </w:r>
      <w:proofErr w:type="spellEnd"/>
      <w:r>
        <w:t xml:space="preserve"> </w:t>
      </w:r>
      <w:r w:rsidRPr="00784516">
        <w:rPr>
          <w:i/>
        </w:rPr>
        <w:t>et al.</w:t>
      </w:r>
      <w:r>
        <w:t xml:space="preserve"> (2019) esclarecem os principais objetos do artigo, sendo eles: identificar as entidades através de suas chaves primárias e identificar os relacionamentos que podem ser associações, generalizações, especializações e agregações. Para identificar os relacionamentos de associação entre duas entidades </w:t>
      </w:r>
      <w:commentRangeStart w:id="96"/>
      <w:r>
        <w:t>E1</w:t>
      </w:r>
      <w:commentRangeEnd w:id="96"/>
      <w:r>
        <w:rPr>
          <w:rStyle w:val="Refdecomentrio"/>
        </w:rPr>
        <w:commentReference w:id="96"/>
      </w:r>
      <w:r>
        <w:t xml:space="preserve"> e </w:t>
      </w:r>
      <w:commentRangeStart w:id="97"/>
      <w:r>
        <w:t>E2</w:t>
      </w:r>
      <w:commentRangeEnd w:id="97"/>
      <w:r>
        <w:rPr>
          <w:rStyle w:val="Refdecomentrio"/>
        </w:rPr>
        <w:commentReference w:id="97"/>
      </w:r>
      <w:r>
        <w:t xml:space="preserve">, foi utilizada a técnica de que se existe uma chave estrangeira entre </w:t>
      </w:r>
      <w:commentRangeStart w:id="98"/>
      <w:r>
        <w:t>E1</w:t>
      </w:r>
      <w:commentRangeEnd w:id="98"/>
      <w:r>
        <w:rPr>
          <w:rStyle w:val="Refdecomentrio"/>
        </w:rPr>
        <w:commentReference w:id="98"/>
      </w:r>
      <w:r>
        <w:t xml:space="preserve"> e </w:t>
      </w:r>
      <w:commentRangeStart w:id="99"/>
      <w:r>
        <w:t>E2</w:t>
      </w:r>
      <w:commentRangeEnd w:id="99"/>
      <w:r>
        <w:rPr>
          <w:rStyle w:val="Refdecomentrio"/>
        </w:rPr>
        <w:commentReference w:id="99"/>
      </w:r>
      <w:r>
        <w:t xml:space="preserve">, porém a chave primária for diferente entre elas, uma associação existe entre essas entidades. Para identificar os relacionamentos de generalização/especialização, foi utilizada a técnica de que se a chave primária das entidades </w:t>
      </w:r>
      <w:commentRangeStart w:id="100"/>
      <w:r>
        <w:t>E1</w:t>
      </w:r>
      <w:commentRangeEnd w:id="100"/>
      <w:r>
        <w:rPr>
          <w:rStyle w:val="Refdecomentrio"/>
        </w:rPr>
        <w:commentReference w:id="100"/>
      </w:r>
      <w:r>
        <w:t xml:space="preserve"> e </w:t>
      </w:r>
      <w:commentRangeStart w:id="101"/>
      <w:r>
        <w:t>E2</w:t>
      </w:r>
      <w:commentRangeEnd w:id="101"/>
      <w:r>
        <w:rPr>
          <w:rStyle w:val="Refdecomentrio"/>
        </w:rPr>
        <w:commentReference w:id="101"/>
      </w:r>
      <w:r>
        <w:t xml:space="preserve"> forem iguais e com chave estrangeira nessas chaves primárias, apontando de </w:t>
      </w:r>
      <w:commentRangeStart w:id="102"/>
      <w:r>
        <w:t>E1</w:t>
      </w:r>
      <w:commentRangeEnd w:id="102"/>
      <w:r>
        <w:rPr>
          <w:rStyle w:val="Refdecomentrio"/>
        </w:rPr>
        <w:commentReference w:id="102"/>
      </w:r>
      <w:r>
        <w:t xml:space="preserve"> para </w:t>
      </w:r>
      <w:commentRangeStart w:id="103"/>
      <w:r>
        <w:t>E2</w:t>
      </w:r>
      <w:commentRangeEnd w:id="103"/>
      <w:r>
        <w:rPr>
          <w:rStyle w:val="Refdecomentrio"/>
        </w:rPr>
        <w:commentReference w:id="103"/>
      </w:r>
      <w:r>
        <w:t xml:space="preserve"> ou vice-versa, significa que uma herança existe entre essas duas entidades. Para descobrir as cardinalidades de relacionamentos de associação, foi utilizada a técnica de que entre duas entidades </w:t>
      </w:r>
      <w:commentRangeStart w:id="104"/>
      <w:r>
        <w:t>E1</w:t>
      </w:r>
      <w:commentRangeEnd w:id="104"/>
      <w:r>
        <w:rPr>
          <w:rStyle w:val="Refdecomentrio"/>
        </w:rPr>
        <w:commentReference w:id="104"/>
      </w:r>
      <w:r>
        <w:t xml:space="preserve"> e </w:t>
      </w:r>
      <w:commentRangeStart w:id="105"/>
      <w:r>
        <w:t>E2</w:t>
      </w:r>
      <w:commentRangeEnd w:id="105"/>
      <w:r>
        <w:rPr>
          <w:rStyle w:val="Refdecomentrio"/>
        </w:rPr>
        <w:commentReference w:id="105"/>
      </w:r>
      <w:r>
        <w:t xml:space="preserve">, se a chave primária de </w:t>
      </w:r>
      <w:commentRangeStart w:id="106"/>
      <w:r>
        <w:t>E1</w:t>
      </w:r>
      <w:commentRangeEnd w:id="106"/>
      <w:r>
        <w:rPr>
          <w:rStyle w:val="Refdecomentrio"/>
        </w:rPr>
        <w:commentReference w:id="106"/>
      </w:r>
      <w:r>
        <w:t xml:space="preserve"> é uma chave estrangeira de </w:t>
      </w:r>
      <w:commentRangeStart w:id="107"/>
      <w:r>
        <w:t>E2</w:t>
      </w:r>
      <w:commentRangeEnd w:id="107"/>
      <w:r>
        <w:rPr>
          <w:rStyle w:val="Refdecomentrio"/>
        </w:rPr>
        <w:commentReference w:id="107"/>
      </w:r>
      <w:r>
        <w:t xml:space="preserve">, então cada instância de </w:t>
      </w:r>
      <w:commentRangeStart w:id="108"/>
      <w:r>
        <w:t>E2</w:t>
      </w:r>
      <w:commentRangeEnd w:id="108"/>
      <w:r>
        <w:rPr>
          <w:rStyle w:val="Refdecomentrio"/>
        </w:rPr>
        <w:commentReference w:id="108"/>
      </w:r>
      <w:r>
        <w:t xml:space="preserve"> é associada a exatamente uma instância de </w:t>
      </w:r>
      <w:commentRangeStart w:id="109"/>
      <w:r>
        <w:t>E1</w:t>
      </w:r>
      <w:commentRangeEnd w:id="109"/>
      <w:r>
        <w:rPr>
          <w:rStyle w:val="Refdecomentrio"/>
        </w:rPr>
        <w:commentReference w:id="109"/>
      </w:r>
      <w:r>
        <w:t xml:space="preserve"> (um para um). Se houver entre duas entidades </w:t>
      </w:r>
      <w:commentRangeStart w:id="110"/>
      <w:r>
        <w:t>E1</w:t>
      </w:r>
      <w:commentRangeEnd w:id="110"/>
      <w:r>
        <w:rPr>
          <w:rStyle w:val="Refdecomentrio"/>
        </w:rPr>
        <w:commentReference w:id="110"/>
      </w:r>
      <w:r>
        <w:t xml:space="preserve"> e </w:t>
      </w:r>
      <w:commentRangeStart w:id="111"/>
      <w:r>
        <w:t>E2</w:t>
      </w:r>
      <w:commentRangeEnd w:id="111"/>
      <w:r>
        <w:rPr>
          <w:rStyle w:val="Refdecomentrio"/>
        </w:rPr>
        <w:commentReference w:id="111"/>
      </w:r>
      <w:r>
        <w:t xml:space="preserve">, a chave primária de </w:t>
      </w:r>
      <w:commentRangeStart w:id="112"/>
      <w:r>
        <w:t>E1</w:t>
      </w:r>
      <w:commentRangeEnd w:id="112"/>
      <w:r>
        <w:rPr>
          <w:rStyle w:val="Refdecomentrio"/>
        </w:rPr>
        <w:commentReference w:id="112"/>
      </w:r>
      <w:r>
        <w:t xml:space="preserve"> e </w:t>
      </w:r>
      <w:commentRangeStart w:id="113"/>
      <w:r>
        <w:t>E2</w:t>
      </w:r>
      <w:commentRangeEnd w:id="113"/>
      <w:r>
        <w:rPr>
          <w:rStyle w:val="Refdecomentrio"/>
        </w:rPr>
        <w:commentReference w:id="113"/>
      </w:r>
      <w:r>
        <w:t xml:space="preserve"> serem composição de uma chave estrangeira correspondente a </w:t>
      </w:r>
      <w:commentRangeStart w:id="114"/>
      <w:r>
        <w:t>E1</w:t>
      </w:r>
      <w:commentRangeEnd w:id="114"/>
      <w:r>
        <w:rPr>
          <w:rStyle w:val="Refdecomentrio"/>
        </w:rPr>
        <w:commentReference w:id="114"/>
      </w:r>
      <w:r>
        <w:t xml:space="preserve"> e </w:t>
      </w:r>
      <w:commentRangeStart w:id="115"/>
      <w:r>
        <w:t>E2</w:t>
      </w:r>
      <w:commentRangeEnd w:id="115"/>
      <w:r>
        <w:rPr>
          <w:rStyle w:val="Refdecomentrio"/>
        </w:rPr>
        <w:commentReference w:id="115"/>
      </w:r>
      <w:r>
        <w:t xml:space="preserve">, então existe uma cardinalidade de muitos-muitos (ZAFAR </w:t>
      </w:r>
      <w:r w:rsidRPr="00784516">
        <w:rPr>
          <w:i/>
        </w:rPr>
        <w:t>et al.</w:t>
      </w:r>
      <w:r>
        <w:t>, 2019).</w:t>
      </w:r>
    </w:p>
    <w:p w14:paraId="3A9D1E59" w14:textId="77777777" w:rsidR="003F5880" w:rsidRDefault="003F5880" w:rsidP="00406612">
      <w:pPr>
        <w:pStyle w:val="TF-TEXTO"/>
      </w:pPr>
      <w:r>
        <w:t xml:space="preserve">No processo de tradução, um SQL de Linguagem de Definição de Dados (DDL) é analisado para gerar </w:t>
      </w:r>
      <w:proofErr w:type="spellStart"/>
      <w:r w:rsidRPr="00784516">
        <w:rPr>
          <w:i/>
          <w:iCs/>
        </w:rPr>
        <w:t>tokens</w:t>
      </w:r>
      <w:proofErr w:type="spellEnd"/>
      <w:r>
        <w:t xml:space="preserve"> e depois o XMI é elaborado para o </w:t>
      </w:r>
      <w:r w:rsidRPr="00784516">
        <w:t xml:space="preserve">modelo </w:t>
      </w:r>
      <w:proofErr w:type="spellStart"/>
      <w:r w:rsidRPr="00784516">
        <w:t>Unified</w:t>
      </w:r>
      <w:proofErr w:type="spellEnd"/>
      <w:r w:rsidRPr="00784516">
        <w:t xml:space="preserve"> </w:t>
      </w:r>
      <w:proofErr w:type="spellStart"/>
      <w:r w:rsidRPr="00784516">
        <w:t>Modeling</w:t>
      </w:r>
      <w:proofErr w:type="spellEnd"/>
      <w:r w:rsidRPr="00784516">
        <w:t xml:space="preserve"> </w:t>
      </w:r>
      <w:proofErr w:type="spellStart"/>
      <w:r w:rsidRPr="00784516">
        <w:t>Language</w:t>
      </w:r>
      <w:proofErr w:type="spellEnd"/>
      <w:r w:rsidRPr="00784516">
        <w:t xml:space="preserve"> (UML)</w:t>
      </w:r>
      <w:r>
        <w:t xml:space="preserve"> com os </w:t>
      </w:r>
      <w:proofErr w:type="spellStart"/>
      <w:r w:rsidRPr="00784516">
        <w:rPr>
          <w:i/>
          <w:iCs/>
        </w:rPr>
        <w:t>tokens</w:t>
      </w:r>
      <w:proofErr w:type="spellEnd"/>
      <w:r>
        <w:t xml:space="preserve"> gerados. Nessa abordagem, para gerar o arquivo XMI 2.1 foram extraídas informações explícitas e implícitas, como o mapeamento das cardinalidades, generalização, tipo de entidade, relacionamentos de dependência, associação entre outras. Em seguida, utilizou-se esse arquivo XMI como entrada na ferramenta </w:t>
      </w:r>
      <w:proofErr w:type="spellStart"/>
      <w:r>
        <w:t>MagicDraw</w:t>
      </w:r>
      <w:proofErr w:type="spellEnd"/>
      <w:r>
        <w:t xml:space="preserve"> para montar os diagramas da UML conhecidos (ZAFAT </w:t>
      </w:r>
      <w:r w:rsidRPr="00784516">
        <w:rPr>
          <w:i/>
        </w:rPr>
        <w:t>et al.</w:t>
      </w:r>
      <w:r>
        <w:t>, 2019).</w:t>
      </w:r>
    </w:p>
    <w:p w14:paraId="38A20444" w14:textId="77777777" w:rsidR="003F5880" w:rsidRDefault="003F5880" w:rsidP="00406612">
      <w:pPr>
        <w:pStyle w:val="TF-TEXTO"/>
      </w:pPr>
      <w:proofErr w:type="spellStart"/>
      <w:r>
        <w:t>Zafar</w:t>
      </w:r>
      <w:proofErr w:type="spellEnd"/>
      <w:r>
        <w:t xml:space="preserve"> et al. (2019) implementaram a ferramenta na linguagem de programação Java, com analisador de SQL e conversor de </w:t>
      </w:r>
      <w:proofErr w:type="spellStart"/>
      <w:r w:rsidRPr="00784516">
        <w:rPr>
          <w:i/>
          <w:iCs/>
        </w:rPr>
        <w:t>tokens</w:t>
      </w:r>
      <w:proofErr w:type="spellEnd"/>
      <w:r>
        <w:t xml:space="preserve">, a fim de gerar o documento XMI 2.1 para importação no </w:t>
      </w:r>
      <w:proofErr w:type="spellStart"/>
      <w:r>
        <w:t>MagicDraw</w:t>
      </w:r>
      <w:proofErr w:type="spellEnd"/>
      <w:r>
        <w:t xml:space="preserve">. A abordagem utilizou Modelo de Objeto de Documento (DOM), padrão </w:t>
      </w:r>
      <w:proofErr w:type="spellStart"/>
      <w:r w:rsidRPr="00784516">
        <w:rPr>
          <w:i/>
        </w:rPr>
        <w:t>Application</w:t>
      </w:r>
      <w:proofErr w:type="spellEnd"/>
      <w:r w:rsidRPr="00784516">
        <w:rPr>
          <w:i/>
        </w:rPr>
        <w:t xml:space="preserve"> </w:t>
      </w:r>
      <w:proofErr w:type="spellStart"/>
      <w:r w:rsidRPr="00784516">
        <w:rPr>
          <w:i/>
        </w:rPr>
        <w:t>Programming</w:t>
      </w:r>
      <w:proofErr w:type="spellEnd"/>
      <w:r w:rsidRPr="00784516">
        <w:rPr>
          <w:i/>
        </w:rPr>
        <w:t xml:space="preserve"> Interface</w:t>
      </w:r>
      <w:r>
        <w:t xml:space="preserve"> (API) em suporte com analisadores XML, para trabalhar com XMI e esse DOM é representado como árvores de nós. Para testar a ferramenta, </w:t>
      </w:r>
      <w:proofErr w:type="spellStart"/>
      <w:r>
        <w:t>Zafar</w:t>
      </w:r>
      <w:proofErr w:type="spellEnd"/>
      <w:r>
        <w:t xml:space="preserve"> </w:t>
      </w:r>
      <w:r w:rsidRPr="00784516">
        <w:rPr>
          <w:i/>
        </w:rPr>
        <w:t>et al.</w:t>
      </w:r>
      <w:r>
        <w:t xml:space="preserve"> (2019) realizaram a geração forçada de tabelas, que consiste em criar manualmente uma estrutura de tabelas e relacionamentos no SGBD fictícia, ou seja, que não é utilizada por ninguém, cujo propósito serviu apenas para validar suas técnicas e teorias (ZAFAR </w:t>
      </w:r>
      <w:r w:rsidRPr="00784516">
        <w:rPr>
          <w:i/>
        </w:rPr>
        <w:t>et al.</w:t>
      </w:r>
      <w:r>
        <w:t>, 2019).</w:t>
      </w:r>
    </w:p>
    <w:p w14:paraId="3A8A6691" w14:textId="77777777" w:rsidR="003F5880" w:rsidRPr="003305A9" w:rsidRDefault="003F5880" w:rsidP="00406612">
      <w:pPr>
        <w:pStyle w:val="TF-TEXTO"/>
      </w:pPr>
      <w:r>
        <w:t xml:space="preserve">Ao final do trabalho, </w:t>
      </w:r>
      <w:proofErr w:type="spellStart"/>
      <w:r>
        <w:t>Zafar</w:t>
      </w:r>
      <w:proofErr w:type="spellEnd"/>
      <w:r>
        <w:t xml:space="preserve"> </w:t>
      </w:r>
      <w:r w:rsidRPr="00784516">
        <w:rPr>
          <w:i/>
        </w:rPr>
        <w:t>et al.</w:t>
      </w:r>
      <w:r>
        <w:t xml:space="preserve"> (2019) concluem que a ferramenta é capaz de descobrir com sucesso, os seguintes componentes da UML: entidade, relação, generalização, dependência e mapeamento de cardinalidades. Contudo, </w:t>
      </w:r>
      <w:proofErr w:type="spellStart"/>
      <w:r>
        <w:t>Zafar</w:t>
      </w:r>
      <w:proofErr w:type="spellEnd"/>
      <w:r>
        <w:t xml:space="preserve"> </w:t>
      </w:r>
      <w:r w:rsidRPr="00784516">
        <w:rPr>
          <w:i/>
        </w:rPr>
        <w:t>et al.</w:t>
      </w:r>
      <w:r>
        <w:t xml:space="preserve"> (2019) destacam que a incorreta modelagem do banco pode acabar causando divergências nos resultados e que seguiram os padrões da UML para realizar a engenharia reversa das entidades do banco de dados. </w:t>
      </w:r>
      <w:proofErr w:type="spellStart"/>
      <w:r>
        <w:t>Zafar</w:t>
      </w:r>
      <w:proofErr w:type="spellEnd"/>
      <w:r>
        <w:t xml:space="preserve"> </w:t>
      </w:r>
      <w:r w:rsidRPr="00784516">
        <w:rPr>
          <w:i/>
        </w:rPr>
        <w:t>et al.</w:t>
      </w:r>
      <w:r>
        <w:t xml:space="preserve"> (2019) comentam que o diferencial do trabalho é gerar um arquivo universal para as ferramentas visuais, ao contrário de outros projetos que geram apenas arquivos em formatos próprios. </w:t>
      </w:r>
      <w:proofErr w:type="spellStart"/>
      <w:r>
        <w:t>Zafar</w:t>
      </w:r>
      <w:proofErr w:type="spellEnd"/>
      <w:r>
        <w:t xml:space="preserve"> </w:t>
      </w:r>
      <w:r w:rsidRPr="00784516">
        <w:rPr>
          <w:i/>
        </w:rPr>
        <w:t>et al.</w:t>
      </w:r>
      <w:r>
        <w:t xml:space="preserve"> (2019) ressaltam que melhorias ao projeto são bem-vindas futuramente, afim de enriquecer os diagramas, como por exemplo, resgatar informações sobre atributos multivalorado, relação </w:t>
      </w:r>
      <w:proofErr w:type="spellStart"/>
      <w:r>
        <w:t>N-ária</w:t>
      </w:r>
      <w:proofErr w:type="spellEnd"/>
      <w:r>
        <w:t>, entre outros.</w:t>
      </w:r>
    </w:p>
    <w:p w14:paraId="6A8D958D" w14:textId="77777777" w:rsidR="003F5880" w:rsidRDefault="003F5880" w:rsidP="00D43587">
      <w:pPr>
        <w:pStyle w:val="Ttulo1"/>
      </w:pPr>
      <w:r>
        <w:t>proposta</w:t>
      </w:r>
    </w:p>
    <w:p w14:paraId="54AF29FF" w14:textId="77777777" w:rsidR="003F5880" w:rsidRPr="00875788" w:rsidRDefault="003F5880" w:rsidP="00875788">
      <w:pPr>
        <w:pStyle w:val="TF-TEXTO"/>
      </w:pPr>
      <w:r>
        <w:t xml:space="preserve">Nas seções seguintes serão apresentadas as justificativas da proposta do projeto, os Requisitos Funcionais (RF), Requisitos Não Funcionais (RNF) e por fim as metodologias adotadas para a confecção. Na seção 3.1 está </w:t>
      </w:r>
      <w:r>
        <w:lastRenderedPageBreak/>
        <w:t>descrita a justificativa para o desenvolvimento do projeto. Na seção 3.2 estão os detalhes dos requisitos que englobarão o sistema. Por fim, na seção 3.3 estão as metodologias empregadas.</w:t>
      </w:r>
    </w:p>
    <w:p w14:paraId="5EEB0B6E" w14:textId="77777777" w:rsidR="003F5880" w:rsidRDefault="003F5880" w:rsidP="00E638A0">
      <w:pPr>
        <w:pStyle w:val="Ttulo2"/>
      </w:pPr>
      <w:r>
        <w:t>JUSTIFICATIVA</w:t>
      </w:r>
    </w:p>
    <w:p w14:paraId="7A225519" w14:textId="77777777" w:rsidR="003F5880" w:rsidRDefault="003F5880" w:rsidP="00EC3B2C">
      <w:pPr>
        <w:pStyle w:val="TF-TEXTO"/>
      </w:pPr>
      <w:r>
        <w:t xml:space="preserve">O </w:t>
      </w:r>
      <w:r>
        <w:fldChar w:fldCharType="begin"/>
      </w:r>
      <w:r>
        <w:instrText xml:space="preserve"> REF _Ref82875100 \h </w:instrText>
      </w:r>
      <w:r>
        <w:fldChar w:fldCharType="separate"/>
      </w:r>
      <w:r>
        <w:t xml:space="preserve">Quadro </w:t>
      </w:r>
      <w:r>
        <w:rPr>
          <w:noProof/>
        </w:rPr>
        <w:t>1</w:t>
      </w:r>
      <w:r>
        <w:fldChar w:fldCharType="end"/>
      </w:r>
      <w:r>
        <w:t xml:space="preserve"> mostra o comparativo entre os trabalhos correlatos apresentados nas seções anteriores. Nas linhas são referenciadas as funcionalidades enquanto que nas colunas ficam os trabalhos correlatos.</w:t>
      </w:r>
    </w:p>
    <w:p w14:paraId="12278DA1" w14:textId="77777777" w:rsidR="003F5880" w:rsidRDefault="003F5880" w:rsidP="00EC3B2C">
      <w:pPr>
        <w:pStyle w:val="TF-LEGENDA"/>
      </w:pPr>
      <w:r>
        <w:t xml:space="preserve">Quadro </w:t>
      </w:r>
      <w:fldSimple w:instr=" SEQ Quadro \* ARABIC ">
        <w:r>
          <w:rPr>
            <w:noProof/>
          </w:rPr>
          <w:t>1</w:t>
        </w:r>
      </w:fldSimple>
      <w:r>
        <w:t>- Comparativo dos trabalhos correlatos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7"/>
        <w:gridCol w:w="1746"/>
        <w:gridCol w:w="1746"/>
        <w:gridCol w:w="1747"/>
      </w:tblGrid>
      <w:tr w:rsidR="003F5880" w14:paraId="62298F9F" w14:textId="77777777" w:rsidTr="00802D0F">
        <w:trPr>
          <w:trHeight w:val="567"/>
        </w:trPr>
        <w:tc>
          <w:tcPr>
            <w:tcW w:w="3828" w:type="dxa"/>
            <w:tcBorders>
              <w:tl2br w:val="single" w:sz="4" w:space="0" w:color="auto"/>
            </w:tcBorders>
            <w:shd w:val="clear" w:color="auto" w:fill="A6A6A6"/>
          </w:tcPr>
          <w:commentRangeStart w:id="116"/>
          <w:p w14:paraId="1271228C" w14:textId="77777777" w:rsidR="003F5880" w:rsidRPr="007D4566" w:rsidRDefault="003F5880" w:rsidP="00FB5E4A">
            <w:pPr>
              <w:pStyle w:val="TF-TEXTOQUADRO"/>
            </w:pPr>
            <w:r>
              <w:rPr>
                <w:noProof/>
              </w:rPr>
              <mc:AlternateContent>
                <mc:Choice Requires="wpi">
                  <w:drawing>
                    <wp:anchor distT="0" distB="0" distL="114300" distR="114300" simplePos="0" relativeHeight="251664384" behindDoc="0" locked="0" layoutInCell="1" allowOverlap="1" wp14:anchorId="065E71E3" wp14:editId="7043B61A">
                      <wp:simplePos x="0" y="0"/>
                      <wp:positionH relativeFrom="column">
                        <wp:posOffset>-7316</wp:posOffset>
                      </wp:positionH>
                      <wp:positionV relativeFrom="paragraph">
                        <wp:posOffset>-236926</wp:posOffset>
                      </wp:positionV>
                      <wp:extent cx="34560" cy="600120"/>
                      <wp:effectExtent l="38100" t="38100" r="29210" b="34925"/>
                      <wp:wrapNone/>
                      <wp:docPr id="9" name="Tinta 9"/>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w14:cNvContentPartPr>
                            </w14:nvContentPartPr>
                            <w14:xfrm>
                              <a:off x="0" y="0"/>
                              <a:ext cx="34560" cy="600120"/>
                            </w14:xfrm>
                          </w14:contentPart>
                        </a:graphicData>
                      </a:graphic>
                    </wp:anchor>
                  </w:drawing>
                </mc:Choice>
                <mc:Fallback>
                  <w:pict>
                    <v:shape w14:anchorId="0B25BECD" id="Tinta 9" o:spid="_x0000_s1026" type="#_x0000_t75" style="position:absolute;margin-left:-1.8pt;margin-top:-19.85pt;width:5.15pt;height:49.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">
                      <v:imagedata r:id="rId28" o:title=""/>
                      <o:lock v:ext="edit" rotation="t" aspectratio="f"/>
                    </v:shape>
                  </w:pict>
                </mc:Fallback>
              </mc:AlternateContent>
            </w:r>
            <w:commentRangeEnd w:id="116"/>
            <w:r>
              <w:rPr>
                <w:rStyle w:val="Refdecomentrio"/>
              </w:rPr>
              <w:commentReference w:id="116"/>
            </w:r>
            <w:r w:rsidR="000E246C">
              <w:rPr>
                <w:noProof/>
              </w:rPr>
            </w:r>
            <w:r w:rsidR="000E246C">
              <w:rPr>
                <w:noProof/>
              </w:rPr>
              <w:pict w14:anchorId="080BE4CE">
                <v:shape id="_x0000_s1032" type="#_x0000_t202" style="position:absolute;margin-left:96.2pt;margin-top:4.2pt;width:104.55pt;height:2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" filled="f" stroked="f">
                  <o:lock v:ext="edit" aspectratio="t" verticies="t" text="t" shapetype="t"/>
                  <v:textbox>
                    <w:txbxContent>
                      <w:p w14:paraId="1C78F1A4" w14:textId="77777777" w:rsidR="003F5880" w:rsidRDefault="003F5880" w:rsidP="0054044B">
                        <w:pPr>
                          <w:pStyle w:val="TF-TEXTOQUADRO"/>
                          <w:jc w:val="center"/>
                        </w:pPr>
                        <w:r>
                          <w:t>Trabalhos Correlatos</w:t>
                        </w:r>
                      </w:p>
                    </w:txbxContent>
                  </v:textbox>
                  <w10:wrap type="square"/>
                </v:shape>
              </w:pict>
            </w:r>
            <w:r w:rsidR="000E246C">
              <w:rPr>
                <w:noProof/>
              </w:rPr>
            </w:r>
            <w:r w:rsidR="000E246C">
              <w:rPr>
                <w:noProof/>
              </w:rPr>
              <w:pict w14:anchorId="2617BEAD">
                <v:shape id="_x0000_s1033" type="#_x0000_t202" style="position:absolute;margin-left:-5.15pt;margin-top:21.5pt;width:79.5pt;height:2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" filled="f" stroked="f">
                  <o:lock v:ext="edit" aspectratio="t" verticies="t" text="t" shapetype="t"/>
                  <v:textbox>
                    <w:txbxContent>
                      <w:p w14:paraId="73FA6F46" w14:textId="77777777" w:rsidR="003F5880" w:rsidRDefault="003F5880" w:rsidP="006B0760">
                        <w:pPr>
                          <w:pStyle w:val="TF-TEXTO"/>
                          <w:ind w:firstLine="0"/>
                        </w:pPr>
                        <w:r>
                          <w:t>Características</w:t>
                        </w:r>
                      </w:p>
                    </w:txbxContent>
                  </v:textbox>
                  <w10:wrap type="square"/>
                </v:shape>
              </w:pict>
            </w:r>
          </w:p>
        </w:tc>
        <w:tc>
          <w:tcPr>
            <w:tcW w:w="1746" w:type="dxa"/>
            <w:shd w:val="clear" w:color="auto" w:fill="A6A6A6"/>
            <w:vAlign w:val="center"/>
          </w:tcPr>
          <w:p w14:paraId="19470C29" w14:textId="77777777" w:rsidR="003F5880" w:rsidRDefault="003F5880" w:rsidP="00802D0F">
            <w:pPr>
              <w:pStyle w:val="TF-TEXTOQUADRO"/>
              <w:jc w:val="center"/>
            </w:pPr>
            <w:r>
              <w:t xml:space="preserve">Web </w:t>
            </w:r>
            <w:proofErr w:type="spellStart"/>
            <w:r>
              <w:t>Modeler</w:t>
            </w:r>
            <w:proofErr w:type="spellEnd"/>
            <w:r>
              <w:t xml:space="preserve"> 2.0 (BUGMANN, 2012)</w:t>
            </w:r>
          </w:p>
        </w:tc>
        <w:tc>
          <w:tcPr>
            <w:tcW w:w="1746" w:type="dxa"/>
            <w:shd w:val="clear" w:color="auto" w:fill="A6A6A6"/>
            <w:vAlign w:val="center"/>
          </w:tcPr>
          <w:p w14:paraId="55AA3651" w14:textId="77777777" w:rsidR="003F5880" w:rsidRDefault="003F5880" w:rsidP="00802D0F">
            <w:pPr>
              <w:pStyle w:val="TF-TEXTOQUADRO"/>
              <w:jc w:val="center"/>
            </w:pPr>
            <w:r>
              <w:t xml:space="preserve">Ferramenta de geração </w:t>
            </w:r>
            <w:proofErr w:type="spellStart"/>
            <w:r>
              <w:t>Model-View-Controller</w:t>
            </w:r>
            <w:proofErr w:type="spellEnd"/>
            <w:r>
              <w:t xml:space="preserve"> (SOTO </w:t>
            </w:r>
            <w:r w:rsidRPr="00784516">
              <w:rPr>
                <w:i/>
              </w:rPr>
              <w:t>et al</w:t>
            </w:r>
            <w:r>
              <w:t>., 2020)</w:t>
            </w:r>
          </w:p>
        </w:tc>
        <w:tc>
          <w:tcPr>
            <w:tcW w:w="1747" w:type="dxa"/>
            <w:shd w:val="clear" w:color="auto" w:fill="A6A6A6"/>
            <w:vAlign w:val="center"/>
          </w:tcPr>
          <w:p w14:paraId="7DF2AED1" w14:textId="77777777" w:rsidR="003F5880" w:rsidRPr="007D4566" w:rsidRDefault="003F5880" w:rsidP="00802D0F">
            <w:pPr>
              <w:pStyle w:val="TF-TEXTOQUADRO"/>
              <w:jc w:val="center"/>
            </w:pPr>
            <w:r>
              <w:t xml:space="preserve">Ferramenta de engenharia reversa de banco de dados (ZAFAR </w:t>
            </w:r>
            <w:r w:rsidRPr="00784516">
              <w:rPr>
                <w:i/>
              </w:rPr>
              <w:t>et al.</w:t>
            </w:r>
            <w:r>
              <w:t>, 2019)</w:t>
            </w:r>
          </w:p>
        </w:tc>
      </w:tr>
      <w:tr w:rsidR="003F5880" w14:paraId="50550559" w14:textId="77777777" w:rsidTr="00802D0F">
        <w:tc>
          <w:tcPr>
            <w:tcW w:w="3828" w:type="dxa"/>
            <w:shd w:val="clear" w:color="auto" w:fill="auto"/>
          </w:tcPr>
          <w:p w14:paraId="6F779ECD" w14:textId="77777777" w:rsidR="003F5880" w:rsidRDefault="003F5880" w:rsidP="00FB5E4A">
            <w:pPr>
              <w:pStyle w:val="TF-TEXTOQUADRO"/>
            </w:pPr>
            <w:r>
              <w:t>Engenharia reversa de banco de dados</w:t>
            </w:r>
          </w:p>
        </w:tc>
        <w:tc>
          <w:tcPr>
            <w:tcW w:w="1746" w:type="dxa"/>
            <w:shd w:val="clear" w:color="auto" w:fill="auto"/>
          </w:tcPr>
          <w:p w14:paraId="5B1408B8" w14:textId="77777777" w:rsidR="003F5880" w:rsidRDefault="003F5880" w:rsidP="00784516">
            <w:pPr>
              <w:pStyle w:val="TF-TEXTOQUADRO"/>
              <w:jc w:val="center"/>
            </w:pPr>
            <w:r>
              <w:t>X</w:t>
            </w:r>
          </w:p>
        </w:tc>
        <w:tc>
          <w:tcPr>
            <w:tcW w:w="1746" w:type="dxa"/>
            <w:shd w:val="clear" w:color="auto" w:fill="auto"/>
          </w:tcPr>
          <w:p w14:paraId="2A9F6A90" w14:textId="77777777" w:rsidR="003F5880" w:rsidRDefault="003F5880" w:rsidP="00784516">
            <w:pPr>
              <w:pStyle w:val="TF-TEXTOQUADRO"/>
              <w:jc w:val="center"/>
            </w:pPr>
            <w:r>
              <w:t>X</w:t>
            </w:r>
          </w:p>
        </w:tc>
        <w:tc>
          <w:tcPr>
            <w:tcW w:w="1747" w:type="dxa"/>
            <w:shd w:val="clear" w:color="auto" w:fill="auto"/>
          </w:tcPr>
          <w:p w14:paraId="40C7E97C" w14:textId="77777777" w:rsidR="003F5880" w:rsidRDefault="003F5880" w:rsidP="00784516">
            <w:pPr>
              <w:pStyle w:val="TF-TEXTOQUADRO"/>
              <w:jc w:val="center"/>
            </w:pPr>
            <w:r>
              <w:t>X</w:t>
            </w:r>
          </w:p>
        </w:tc>
      </w:tr>
      <w:tr w:rsidR="003F5880" w14:paraId="008B1E0E" w14:textId="77777777" w:rsidTr="00802D0F">
        <w:tc>
          <w:tcPr>
            <w:tcW w:w="3828" w:type="dxa"/>
            <w:shd w:val="clear" w:color="auto" w:fill="auto"/>
          </w:tcPr>
          <w:p w14:paraId="68BB1639" w14:textId="77777777" w:rsidR="003F5880" w:rsidRDefault="003F5880" w:rsidP="00FB5E4A">
            <w:pPr>
              <w:pStyle w:val="TF-TEXTOQUADRO"/>
            </w:pPr>
            <w:r>
              <w:t>Geração de código-fonte</w:t>
            </w:r>
          </w:p>
        </w:tc>
        <w:tc>
          <w:tcPr>
            <w:tcW w:w="1746" w:type="dxa"/>
            <w:shd w:val="clear" w:color="auto" w:fill="auto"/>
          </w:tcPr>
          <w:p w14:paraId="6C508250" w14:textId="77777777" w:rsidR="003F5880" w:rsidRDefault="003F5880" w:rsidP="00784516">
            <w:pPr>
              <w:pStyle w:val="TF-TEXTOQUADRO"/>
              <w:jc w:val="center"/>
            </w:pPr>
          </w:p>
        </w:tc>
        <w:tc>
          <w:tcPr>
            <w:tcW w:w="1746" w:type="dxa"/>
            <w:shd w:val="clear" w:color="auto" w:fill="auto"/>
          </w:tcPr>
          <w:p w14:paraId="67A42FB2" w14:textId="77777777" w:rsidR="003F5880" w:rsidRDefault="003F5880" w:rsidP="00784516">
            <w:pPr>
              <w:pStyle w:val="TF-TEXTOQUADRO"/>
              <w:jc w:val="center"/>
            </w:pPr>
            <w:r>
              <w:t>X</w:t>
            </w:r>
          </w:p>
        </w:tc>
        <w:tc>
          <w:tcPr>
            <w:tcW w:w="1747" w:type="dxa"/>
            <w:shd w:val="clear" w:color="auto" w:fill="auto"/>
          </w:tcPr>
          <w:p w14:paraId="20C6AA97" w14:textId="77777777" w:rsidR="003F5880" w:rsidRDefault="003F5880" w:rsidP="00784516">
            <w:pPr>
              <w:pStyle w:val="TF-TEXTOQUADRO"/>
              <w:jc w:val="center"/>
            </w:pPr>
          </w:p>
        </w:tc>
      </w:tr>
      <w:tr w:rsidR="003F5880" w14:paraId="3CCCAC39" w14:textId="77777777" w:rsidTr="00802D0F">
        <w:tc>
          <w:tcPr>
            <w:tcW w:w="3828" w:type="dxa"/>
            <w:shd w:val="clear" w:color="auto" w:fill="auto"/>
          </w:tcPr>
          <w:p w14:paraId="740C9F3A" w14:textId="77777777" w:rsidR="003F5880" w:rsidRDefault="003F5880" w:rsidP="00FB5E4A">
            <w:pPr>
              <w:pStyle w:val="TF-TEXTOQUADRO"/>
            </w:pPr>
            <w:r>
              <w:t>Criação e edição de diagramas da UML</w:t>
            </w:r>
          </w:p>
        </w:tc>
        <w:tc>
          <w:tcPr>
            <w:tcW w:w="1746" w:type="dxa"/>
            <w:shd w:val="clear" w:color="auto" w:fill="auto"/>
          </w:tcPr>
          <w:p w14:paraId="2345715B" w14:textId="77777777" w:rsidR="003F5880" w:rsidRDefault="003F5880" w:rsidP="00784516">
            <w:pPr>
              <w:pStyle w:val="TF-TEXTOQUADRO"/>
              <w:jc w:val="center"/>
            </w:pPr>
            <w:r>
              <w:t>X</w:t>
            </w:r>
          </w:p>
        </w:tc>
        <w:tc>
          <w:tcPr>
            <w:tcW w:w="1746" w:type="dxa"/>
            <w:shd w:val="clear" w:color="auto" w:fill="auto"/>
          </w:tcPr>
          <w:p w14:paraId="3A1A63AF" w14:textId="77777777" w:rsidR="003F5880" w:rsidRDefault="003F5880" w:rsidP="00784516">
            <w:pPr>
              <w:pStyle w:val="TF-TEXTOQUADRO"/>
              <w:jc w:val="center"/>
            </w:pPr>
            <w:r>
              <w:t>X</w:t>
            </w:r>
          </w:p>
        </w:tc>
        <w:tc>
          <w:tcPr>
            <w:tcW w:w="1747" w:type="dxa"/>
            <w:shd w:val="clear" w:color="auto" w:fill="auto"/>
          </w:tcPr>
          <w:p w14:paraId="216F102F" w14:textId="77777777" w:rsidR="003F5880" w:rsidRDefault="003F5880" w:rsidP="00784516">
            <w:pPr>
              <w:pStyle w:val="TF-TEXTOQUADRO"/>
              <w:jc w:val="center"/>
            </w:pPr>
          </w:p>
        </w:tc>
      </w:tr>
      <w:tr w:rsidR="003F5880" w14:paraId="0E70F87E" w14:textId="77777777" w:rsidTr="00802D0F">
        <w:tc>
          <w:tcPr>
            <w:tcW w:w="3828" w:type="dxa"/>
            <w:shd w:val="clear" w:color="auto" w:fill="auto"/>
          </w:tcPr>
          <w:p w14:paraId="12F7D5AF" w14:textId="77777777" w:rsidR="003F5880" w:rsidRDefault="003F5880" w:rsidP="00FB5E4A">
            <w:pPr>
              <w:pStyle w:val="TF-TEXTOQUADRO"/>
            </w:pPr>
            <w:r>
              <w:t>Utilizado padrão de projeto MVC</w:t>
            </w:r>
          </w:p>
        </w:tc>
        <w:tc>
          <w:tcPr>
            <w:tcW w:w="1746" w:type="dxa"/>
            <w:shd w:val="clear" w:color="auto" w:fill="auto"/>
          </w:tcPr>
          <w:p w14:paraId="48CD5F49" w14:textId="77777777" w:rsidR="003F5880" w:rsidRDefault="003F5880" w:rsidP="00784516">
            <w:pPr>
              <w:pStyle w:val="TF-TEXTOQUADRO"/>
              <w:jc w:val="center"/>
            </w:pPr>
            <w:r>
              <w:t>X</w:t>
            </w:r>
          </w:p>
        </w:tc>
        <w:tc>
          <w:tcPr>
            <w:tcW w:w="1746" w:type="dxa"/>
            <w:shd w:val="clear" w:color="auto" w:fill="auto"/>
          </w:tcPr>
          <w:p w14:paraId="09CD3CA7" w14:textId="77777777" w:rsidR="003F5880" w:rsidRDefault="003F5880" w:rsidP="00784516">
            <w:pPr>
              <w:pStyle w:val="TF-TEXTOQUADRO"/>
              <w:jc w:val="center"/>
            </w:pPr>
          </w:p>
        </w:tc>
        <w:tc>
          <w:tcPr>
            <w:tcW w:w="1747" w:type="dxa"/>
            <w:shd w:val="clear" w:color="auto" w:fill="auto"/>
          </w:tcPr>
          <w:p w14:paraId="219C90F0" w14:textId="77777777" w:rsidR="003F5880" w:rsidRDefault="003F5880" w:rsidP="00784516">
            <w:pPr>
              <w:pStyle w:val="TF-TEXTOQUADRO"/>
              <w:jc w:val="center"/>
            </w:pPr>
          </w:p>
        </w:tc>
      </w:tr>
      <w:tr w:rsidR="003F5880" w14:paraId="0A0227FA" w14:textId="77777777" w:rsidTr="00802D0F">
        <w:tc>
          <w:tcPr>
            <w:tcW w:w="3828" w:type="dxa"/>
            <w:shd w:val="clear" w:color="auto" w:fill="auto"/>
          </w:tcPr>
          <w:p w14:paraId="1EF9C12F" w14:textId="77777777" w:rsidR="003F5880" w:rsidRDefault="003F5880" w:rsidP="00FB5E4A">
            <w:pPr>
              <w:pStyle w:val="TF-TEXTOQUADRO"/>
            </w:pPr>
            <w:r>
              <w:t>Ferramenta Web</w:t>
            </w:r>
          </w:p>
        </w:tc>
        <w:tc>
          <w:tcPr>
            <w:tcW w:w="1746" w:type="dxa"/>
            <w:shd w:val="clear" w:color="auto" w:fill="auto"/>
          </w:tcPr>
          <w:p w14:paraId="6E74DF85" w14:textId="77777777" w:rsidR="003F5880" w:rsidRDefault="003F5880" w:rsidP="00784516">
            <w:pPr>
              <w:pStyle w:val="TF-TEXTOQUADRO"/>
              <w:jc w:val="center"/>
            </w:pPr>
            <w:r>
              <w:t>X</w:t>
            </w:r>
          </w:p>
        </w:tc>
        <w:tc>
          <w:tcPr>
            <w:tcW w:w="1746" w:type="dxa"/>
            <w:shd w:val="clear" w:color="auto" w:fill="auto"/>
          </w:tcPr>
          <w:p w14:paraId="14AFDB0B" w14:textId="77777777" w:rsidR="003F5880" w:rsidRDefault="003F5880" w:rsidP="00784516">
            <w:pPr>
              <w:pStyle w:val="TF-TEXTOQUADRO"/>
              <w:jc w:val="center"/>
            </w:pPr>
            <w:r>
              <w:t>X</w:t>
            </w:r>
          </w:p>
        </w:tc>
        <w:tc>
          <w:tcPr>
            <w:tcW w:w="1747" w:type="dxa"/>
            <w:shd w:val="clear" w:color="auto" w:fill="auto"/>
          </w:tcPr>
          <w:p w14:paraId="3972F3DD" w14:textId="77777777" w:rsidR="003F5880" w:rsidRDefault="003F5880" w:rsidP="00784516">
            <w:pPr>
              <w:pStyle w:val="TF-TEXTOQUADRO"/>
              <w:jc w:val="center"/>
            </w:pPr>
          </w:p>
        </w:tc>
      </w:tr>
      <w:tr w:rsidR="003F5880" w14:paraId="6C200368" w14:textId="77777777" w:rsidTr="00802D0F">
        <w:tc>
          <w:tcPr>
            <w:tcW w:w="3828" w:type="dxa"/>
            <w:shd w:val="clear" w:color="auto" w:fill="auto"/>
          </w:tcPr>
          <w:p w14:paraId="0FC44843" w14:textId="77777777" w:rsidR="003F5880" w:rsidRDefault="003F5880" w:rsidP="00FB5E4A">
            <w:pPr>
              <w:pStyle w:val="TF-TEXTOQUADRO"/>
            </w:pPr>
            <w:r>
              <w:t>Geração de arquivo XMI 2.1</w:t>
            </w:r>
          </w:p>
        </w:tc>
        <w:tc>
          <w:tcPr>
            <w:tcW w:w="1746" w:type="dxa"/>
            <w:shd w:val="clear" w:color="auto" w:fill="auto"/>
          </w:tcPr>
          <w:p w14:paraId="7814ECC8" w14:textId="77777777" w:rsidR="003F5880" w:rsidRDefault="003F5880" w:rsidP="00784516">
            <w:pPr>
              <w:pStyle w:val="TF-TEXTOQUADRO"/>
              <w:jc w:val="center"/>
            </w:pPr>
          </w:p>
        </w:tc>
        <w:tc>
          <w:tcPr>
            <w:tcW w:w="1746" w:type="dxa"/>
            <w:shd w:val="clear" w:color="auto" w:fill="auto"/>
          </w:tcPr>
          <w:p w14:paraId="55CCA892" w14:textId="77777777" w:rsidR="003F5880" w:rsidRDefault="003F5880" w:rsidP="00784516">
            <w:pPr>
              <w:pStyle w:val="TF-TEXTOQUADRO"/>
              <w:jc w:val="center"/>
            </w:pPr>
          </w:p>
        </w:tc>
        <w:tc>
          <w:tcPr>
            <w:tcW w:w="1747" w:type="dxa"/>
            <w:shd w:val="clear" w:color="auto" w:fill="auto"/>
          </w:tcPr>
          <w:p w14:paraId="276BC2E1" w14:textId="77777777" w:rsidR="003F5880" w:rsidRDefault="003F5880" w:rsidP="00784516">
            <w:pPr>
              <w:pStyle w:val="TF-TEXTOQUADRO"/>
              <w:jc w:val="center"/>
            </w:pPr>
            <w:r>
              <w:t>X</w:t>
            </w:r>
          </w:p>
        </w:tc>
      </w:tr>
      <w:tr w:rsidR="003F5880" w14:paraId="21E1306C" w14:textId="77777777" w:rsidTr="00802D0F">
        <w:tc>
          <w:tcPr>
            <w:tcW w:w="3828" w:type="dxa"/>
            <w:shd w:val="clear" w:color="auto" w:fill="auto"/>
          </w:tcPr>
          <w:p w14:paraId="232FAC89" w14:textId="77777777" w:rsidR="003F5880" w:rsidRDefault="003F5880" w:rsidP="00FB5E4A">
            <w:pPr>
              <w:pStyle w:val="TF-TEXTOQUADRO"/>
            </w:pPr>
            <w:r>
              <w:t>Gerenciamento de estruturas de banco</w:t>
            </w:r>
          </w:p>
        </w:tc>
        <w:tc>
          <w:tcPr>
            <w:tcW w:w="1746" w:type="dxa"/>
            <w:shd w:val="clear" w:color="auto" w:fill="auto"/>
          </w:tcPr>
          <w:p w14:paraId="76FAD211" w14:textId="77777777" w:rsidR="003F5880" w:rsidRDefault="003F5880" w:rsidP="00784516">
            <w:pPr>
              <w:pStyle w:val="TF-TEXTOQUADRO"/>
              <w:jc w:val="center"/>
            </w:pPr>
            <w:r>
              <w:t>X</w:t>
            </w:r>
          </w:p>
        </w:tc>
        <w:tc>
          <w:tcPr>
            <w:tcW w:w="1746" w:type="dxa"/>
            <w:shd w:val="clear" w:color="auto" w:fill="auto"/>
          </w:tcPr>
          <w:p w14:paraId="0F59CF43" w14:textId="77777777" w:rsidR="003F5880" w:rsidRDefault="003F5880" w:rsidP="00784516">
            <w:pPr>
              <w:pStyle w:val="TF-TEXTOQUADRO"/>
              <w:jc w:val="center"/>
            </w:pPr>
            <w:r>
              <w:t>X</w:t>
            </w:r>
          </w:p>
        </w:tc>
        <w:tc>
          <w:tcPr>
            <w:tcW w:w="1747" w:type="dxa"/>
            <w:shd w:val="clear" w:color="auto" w:fill="auto"/>
          </w:tcPr>
          <w:p w14:paraId="03710533" w14:textId="77777777" w:rsidR="003F5880" w:rsidRDefault="003F5880" w:rsidP="00784516">
            <w:pPr>
              <w:pStyle w:val="TF-TEXTOQUADRO"/>
              <w:jc w:val="center"/>
            </w:pPr>
            <w:r>
              <w:t>X</w:t>
            </w:r>
          </w:p>
        </w:tc>
      </w:tr>
    </w:tbl>
    <w:p w14:paraId="570B703B" w14:textId="77777777" w:rsidR="003F5880" w:rsidRDefault="003F5880" w:rsidP="006B0760">
      <w:pPr>
        <w:pStyle w:val="TF-FONTE"/>
      </w:pPr>
      <w:r>
        <w:t>Fonte: elaborado pelo autor.</w:t>
      </w:r>
    </w:p>
    <w:p w14:paraId="6CDD6ED5" w14:textId="77777777" w:rsidR="003F5880" w:rsidRDefault="003F5880" w:rsidP="00065303">
      <w:pPr>
        <w:pStyle w:val="TF-TEXTO"/>
      </w:pPr>
      <w:r>
        <w:t xml:space="preserve">Conforme apresentando no </w:t>
      </w:r>
      <w:r>
        <w:fldChar w:fldCharType="begin"/>
      </w:r>
      <w:r>
        <w:instrText xml:space="preserve"> REF _Ref82875100 \h </w:instrText>
      </w:r>
      <w:r>
        <w:fldChar w:fldCharType="separate"/>
      </w:r>
      <w:r>
        <w:t xml:space="preserve">Quadro </w:t>
      </w:r>
      <w:r>
        <w:rPr>
          <w:noProof/>
        </w:rPr>
        <w:t>1</w:t>
      </w:r>
      <w:r>
        <w:fldChar w:fldCharType="end"/>
      </w:r>
      <w:r>
        <w:t xml:space="preserve"> todas as ferramentas realizam engenharia reversa e gerenciam as estruturas de </w:t>
      </w:r>
      <w:proofErr w:type="spellStart"/>
      <w:r>
        <w:t>SGBDs</w:t>
      </w:r>
      <w:proofErr w:type="spellEnd"/>
      <w:r>
        <w:t xml:space="preserve">, sendo as principais funcionalidades do projeto proposto. Dentre elas, apenas as ferramentas Web </w:t>
      </w:r>
      <w:proofErr w:type="spellStart"/>
      <w:r>
        <w:t>Modeler</w:t>
      </w:r>
      <w:proofErr w:type="spellEnd"/>
      <w:r>
        <w:t xml:space="preserve"> (</w:t>
      </w:r>
      <w:commentRangeStart w:id="117"/>
      <w:r>
        <w:t>2012</w:t>
      </w:r>
      <w:commentRangeEnd w:id="117"/>
      <w:r>
        <w:rPr>
          <w:rStyle w:val="Refdecomentrio"/>
        </w:rPr>
        <w:commentReference w:id="117"/>
      </w:r>
      <w:r>
        <w:t xml:space="preserve">) e Ferramenta de geração </w:t>
      </w:r>
      <w:proofErr w:type="spellStart"/>
      <w:r>
        <w:t>Model-View-Controller</w:t>
      </w:r>
      <w:proofErr w:type="spellEnd"/>
      <w:r>
        <w:t xml:space="preserve"> (</w:t>
      </w:r>
      <w:commentRangeStart w:id="118"/>
      <w:r>
        <w:t>2020</w:t>
      </w:r>
      <w:commentRangeEnd w:id="118"/>
      <w:r>
        <w:rPr>
          <w:rStyle w:val="Refdecomentrio"/>
        </w:rPr>
        <w:commentReference w:id="118"/>
      </w:r>
      <w:r>
        <w:t xml:space="preserve">) estão desenvolvidas na plataforma Web. Apenas a Ferramenta de geração </w:t>
      </w:r>
      <w:proofErr w:type="spellStart"/>
      <w:r>
        <w:t>Model-View-Controller</w:t>
      </w:r>
      <w:proofErr w:type="spellEnd"/>
      <w:r>
        <w:t xml:space="preserve"> (</w:t>
      </w:r>
      <w:commentRangeStart w:id="119"/>
      <w:r>
        <w:t>2020</w:t>
      </w:r>
      <w:commentRangeEnd w:id="119"/>
      <w:r>
        <w:rPr>
          <w:rStyle w:val="Refdecomentrio"/>
        </w:rPr>
        <w:commentReference w:id="119"/>
      </w:r>
      <w:r>
        <w:t xml:space="preserve">) permite a geração de código-fonte e apenas o Web </w:t>
      </w:r>
      <w:proofErr w:type="spellStart"/>
      <w:r>
        <w:t>Modeler</w:t>
      </w:r>
      <w:proofErr w:type="spellEnd"/>
      <w:r>
        <w:t xml:space="preserve"> (</w:t>
      </w:r>
      <w:commentRangeStart w:id="120"/>
      <w:r>
        <w:t>2012</w:t>
      </w:r>
      <w:commentRangeEnd w:id="120"/>
      <w:r>
        <w:rPr>
          <w:rStyle w:val="Refdecomentrio"/>
        </w:rPr>
        <w:commentReference w:id="120"/>
      </w:r>
      <w:r>
        <w:t>) utilizou o padrão de projeto MVC. A geração de arquivos XMI 2.1 só foi implementada na Ferramenta de engenharia reversa de banco de dados (</w:t>
      </w:r>
      <w:commentRangeStart w:id="121"/>
      <w:r>
        <w:t>2019</w:t>
      </w:r>
      <w:commentRangeEnd w:id="121"/>
      <w:r>
        <w:rPr>
          <w:rStyle w:val="Refdecomentrio"/>
        </w:rPr>
        <w:commentReference w:id="121"/>
      </w:r>
      <w:r>
        <w:t>).</w:t>
      </w:r>
    </w:p>
    <w:p w14:paraId="05F1D4B3" w14:textId="77777777" w:rsidR="003F5880" w:rsidRDefault="003F5880" w:rsidP="00065303">
      <w:pPr>
        <w:pStyle w:val="TF-TEXTO"/>
      </w:pPr>
      <w:r>
        <w:t xml:space="preserve">O projeto apresentado busca englobar parcialmente algumas das funcionalidades de cada trabalho correlato apresentado no </w:t>
      </w:r>
      <w:r>
        <w:fldChar w:fldCharType="begin"/>
      </w:r>
      <w:r>
        <w:instrText xml:space="preserve"> REF _Ref82875100 \h </w:instrText>
      </w:r>
      <w:r>
        <w:fldChar w:fldCharType="separate"/>
      </w:r>
      <w:r>
        <w:t xml:space="preserve">Quadro </w:t>
      </w:r>
      <w:r>
        <w:rPr>
          <w:noProof/>
        </w:rPr>
        <w:t>1</w:t>
      </w:r>
      <w:r>
        <w:fldChar w:fldCharType="end"/>
      </w:r>
      <w:r>
        <w:t xml:space="preserve">. Permitirá por meio de uma interface gráfica Web, manter as tabelas, seus campos e seus relacionamentos presentes nos </w:t>
      </w:r>
      <w:proofErr w:type="spellStart"/>
      <w:r>
        <w:t>SGBDs</w:t>
      </w:r>
      <w:proofErr w:type="spellEnd"/>
      <w:r>
        <w:t xml:space="preserve"> Oracle, realizar consultas na base de dados com o propósito de descobrir informações da estrutura dos </w:t>
      </w:r>
      <w:proofErr w:type="spellStart"/>
      <w:r>
        <w:t>SGBDs</w:t>
      </w:r>
      <w:proofErr w:type="spellEnd"/>
      <w:r>
        <w:t xml:space="preserve"> e transformá-las em informações gráficas de alto nível de abstração, como por exemplo, desenhos, </w:t>
      </w:r>
      <w:commentRangeStart w:id="122"/>
      <w:r>
        <w:t xml:space="preserve">gráficos, etc. </w:t>
      </w:r>
      <w:commentRangeEnd w:id="122"/>
      <w:r>
        <w:rPr>
          <w:rStyle w:val="Refdecomentrio"/>
        </w:rPr>
        <w:commentReference w:id="122"/>
      </w:r>
      <w:commentRangeStart w:id="123"/>
      <w:r>
        <w:t xml:space="preserve">Possibilitará gerar </w:t>
      </w:r>
      <w:commentRangeEnd w:id="123"/>
      <w:r>
        <w:rPr>
          <w:rStyle w:val="Refdecomentrio"/>
        </w:rPr>
        <w:commentReference w:id="123"/>
      </w:r>
      <w:r>
        <w:t xml:space="preserve">código-fonte para Delphi com as estruturas de tabelas e seus campos. O sistema também permitirá, através de interface gráfica, a conversão e atualização automática dos </w:t>
      </w:r>
      <w:proofErr w:type="spellStart"/>
      <w:r>
        <w:t>SGBDs</w:t>
      </w:r>
      <w:proofErr w:type="spellEnd"/>
      <w:r>
        <w:t xml:space="preserve"> com as alterações realizadas nas tabelas, campos e relacionamentos dentro da ferramenta gráfica, para reduzir desgastes com execução unitária de comandos DML e DDL.</w:t>
      </w:r>
    </w:p>
    <w:p w14:paraId="2979791F" w14:textId="77777777" w:rsidR="003F5880" w:rsidRPr="00065303" w:rsidRDefault="003F5880" w:rsidP="00065303">
      <w:pPr>
        <w:pStyle w:val="TF-TEXTO"/>
      </w:pPr>
      <w:r>
        <w:t xml:space="preserve">No âmbito social e tecnológico esse sistema contribuirá com a melhor organização estrutural de bancos de dados dos sistemas interessados em utilizar a ferramenta de auxílio no processo de engenharia de software, possibilitando a redução do tempo gasto no processo de engenharia de sistemas e melhorando a </w:t>
      </w:r>
      <w:proofErr w:type="spellStart"/>
      <w:r>
        <w:t>manutenibilidade</w:t>
      </w:r>
      <w:proofErr w:type="spellEnd"/>
      <w:r>
        <w:t xml:space="preserve"> dos mesmos.</w:t>
      </w:r>
    </w:p>
    <w:p w14:paraId="3428668A" w14:textId="77777777" w:rsidR="003F5880" w:rsidRDefault="003F5880" w:rsidP="00E638A0">
      <w:pPr>
        <w:pStyle w:val="Ttulo2"/>
      </w:pPr>
      <w:r>
        <w:t>REQUISITOS PRINCIPAIS DO PROBLEMA A SER TRABALHADO</w:t>
      </w:r>
    </w:p>
    <w:p w14:paraId="0CF29287" w14:textId="77777777" w:rsidR="003F5880" w:rsidRDefault="003F5880" w:rsidP="007C6E06">
      <w:pPr>
        <w:pStyle w:val="TF-TEXTO"/>
      </w:pPr>
      <w:r>
        <w:t>Nesta seção são apresentados os requisitos que acompanharão o projeto. Esses requisitos são divididos em Requisitos Funcionais (RF) e Requisitos Não Funcionais (RNF), conforme segue:</w:t>
      </w:r>
    </w:p>
    <w:p w14:paraId="50EC0914" w14:textId="77777777" w:rsidR="003F5880" w:rsidRDefault="003F5880" w:rsidP="00D43587">
      <w:pPr>
        <w:pStyle w:val="TF-TEXTO"/>
        <w:numPr>
          <w:ilvl w:val="0"/>
          <w:numId w:val="43"/>
        </w:numPr>
      </w:pPr>
      <w:r>
        <w:t>o sistema deverá possuir interface central com um menu lateral intuitivo (RF);</w:t>
      </w:r>
    </w:p>
    <w:p w14:paraId="0A251B69" w14:textId="77777777" w:rsidR="003F5880" w:rsidRDefault="003F5880" w:rsidP="00D43587">
      <w:pPr>
        <w:pStyle w:val="TF-TEXTO"/>
        <w:numPr>
          <w:ilvl w:val="0"/>
          <w:numId w:val="43"/>
        </w:numPr>
      </w:pPr>
      <w:r>
        <w:t>o sistema deverá manter tabelas (RF);</w:t>
      </w:r>
    </w:p>
    <w:p w14:paraId="4C994823" w14:textId="77777777" w:rsidR="003F5880" w:rsidRDefault="003F5880" w:rsidP="00D43587">
      <w:pPr>
        <w:pStyle w:val="TF-TEXTO"/>
        <w:numPr>
          <w:ilvl w:val="0"/>
          <w:numId w:val="43"/>
        </w:numPr>
      </w:pPr>
      <w:r>
        <w:t xml:space="preserve">o sistema deverá manter campos de tabelas (RF); </w:t>
      </w:r>
    </w:p>
    <w:p w14:paraId="2F713B03" w14:textId="77777777" w:rsidR="003F5880" w:rsidRDefault="003F5880" w:rsidP="00D43587">
      <w:pPr>
        <w:pStyle w:val="TF-TEXTO"/>
        <w:numPr>
          <w:ilvl w:val="0"/>
          <w:numId w:val="43"/>
        </w:numPr>
      </w:pPr>
      <w:r>
        <w:t>o sistema deverá manter o relacionamento entre as tabelas (RF);</w:t>
      </w:r>
    </w:p>
    <w:p w14:paraId="25F1A2D4" w14:textId="77777777" w:rsidR="003F5880" w:rsidRDefault="003F5880" w:rsidP="00D43587">
      <w:pPr>
        <w:pStyle w:val="TF-TEXTO"/>
        <w:numPr>
          <w:ilvl w:val="0"/>
          <w:numId w:val="43"/>
        </w:numPr>
      </w:pPr>
      <w:r>
        <w:t>o</w:t>
      </w:r>
      <w:r w:rsidRPr="003F171F">
        <w:t xml:space="preserve"> sistema deverá gerar uma interface gráfica </w:t>
      </w:r>
      <w:r>
        <w:t xml:space="preserve">das tabelas </w:t>
      </w:r>
      <w:r w:rsidRPr="003F171F">
        <w:t>por meio</w:t>
      </w:r>
      <w:r>
        <w:t xml:space="preserve"> da descoberta dos dados do SGBD utilizando consulta na base de dados (RF);</w:t>
      </w:r>
    </w:p>
    <w:p w14:paraId="42007675" w14:textId="77777777" w:rsidR="003F5880" w:rsidRDefault="003F5880" w:rsidP="00D43587">
      <w:pPr>
        <w:pStyle w:val="TF-TEXTO"/>
        <w:numPr>
          <w:ilvl w:val="0"/>
          <w:numId w:val="43"/>
        </w:numPr>
      </w:pPr>
      <w:r>
        <w:t>o sistema deverá permitir realizar login no SGBD Oracle escolhido (RF);</w:t>
      </w:r>
    </w:p>
    <w:p w14:paraId="26CD3F5F" w14:textId="77777777" w:rsidR="003F5880" w:rsidRDefault="003F5880" w:rsidP="00D43587">
      <w:pPr>
        <w:pStyle w:val="TF-TEXTO"/>
        <w:numPr>
          <w:ilvl w:val="0"/>
          <w:numId w:val="43"/>
        </w:numPr>
      </w:pPr>
      <w:r>
        <w:t>o sistema deverá permitir consultar as tabelas e suas referências com outras tabelas (RF);</w:t>
      </w:r>
    </w:p>
    <w:p w14:paraId="2B04E353" w14:textId="77777777" w:rsidR="003F5880" w:rsidRDefault="003F5880" w:rsidP="00D43587">
      <w:pPr>
        <w:pStyle w:val="TF-TEXTO"/>
        <w:numPr>
          <w:ilvl w:val="0"/>
          <w:numId w:val="43"/>
        </w:numPr>
      </w:pPr>
      <w:r>
        <w:t>o sistema deverá permitir realizar conversão e atualização automática da base de dados conforme informações das tabelas existentes na ferramenta (RF);</w:t>
      </w:r>
    </w:p>
    <w:p w14:paraId="7591A963" w14:textId="77777777" w:rsidR="003F5880" w:rsidRDefault="003F5880" w:rsidP="00D43587">
      <w:pPr>
        <w:pStyle w:val="TF-TEXTO"/>
        <w:numPr>
          <w:ilvl w:val="0"/>
          <w:numId w:val="43"/>
        </w:numPr>
      </w:pPr>
      <w:r>
        <w:t xml:space="preserve">o sistema deverá permitir carregar um arquivo fonte de extensão </w:t>
      </w:r>
      <w:r w:rsidRPr="00FF7918">
        <w:rPr>
          <w:rStyle w:val="TF-COURIER10"/>
        </w:rPr>
        <w:t>.</w:t>
      </w:r>
      <w:proofErr w:type="spellStart"/>
      <w:r w:rsidRPr="00FF7918">
        <w:rPr>
          <w:rStyle w:val="TF-COURIER10"/>
        </w:rPr>
        <w:t>pas</w:t>
      </w:r>
      <w:proofErr w:type="spellEnd"/>
      <w:r>
        <w:t xml:space="preserve"> por meio de engenharia reversa dele e importar as tabelas na ferramenta (RF);</w:t>
      </w:r>
    </w:p>
    <w:p w14:paraId="701C2AAE" w14:textId="77777777" w:rsidR="003F5880" w:rsidRDefault="003F5880" w:rsidP="00D43587">
      <w:pPr>
        <w:pStyle w:val="TF-TEXTO"/>
        <w:numPr>
          <w:ilvl w:val="0"/>
          <w:numId w:val="43"/>
        </w:numPr>
      </w:pPr>
      <w:r>
        <w:t>o sistema deverá ser desenvolvimento para plataforma Web (RNF);</w:t>
      </w:r>
    </w:p>
    <w:p w14:paraId="039E4ED3" w14:textId="77777777" w:rsidR="003F5880" w:rsidRDefault="003F5880" w:rsidP="00D43587">
      <w:pPr>
        <w:pStyle w:val="TF-TEXTO"/>
        <w:numPr>
          <w:ilvl w:val="0"/>
          <w:numId w:val="43"/>
        </w:numPr>
      </w:pPr>
      <w:r>
        <w:lastRenderedPageBreak/>
        <w:t xml:space="preserve">o sistema deverá ser desenvolvimento para comunicação nativa com </w:t>
      </w:r>
      <w:proofErr w:type="spellStart"/>
      <w:r>
        <w:t>SGBDs</w:t>
      </w:r>
      <w:proofErr w:type="spellEnd"/>
      <w:r>
        <w:t xml:space="preserve"> Oracle (RNF);</w:t>
      </w:r>
    </w:p>
    <w:p w14:paraId="6B42A0A2" w14:textId="77777777" w:rsidR="003F5880" w:rsidRDefault="003F5880" w:rsidP="00D43587">
      <w:pPr>
        <w:pStyle w:val="TF-TEXTO"/>
        <w:numPr>
          <w:ilvl w:val="0"/>
          <w:numId w:val="43"/>
        </w:numPr>
      </w:pPr>
      <w:r>
        <w:t xml:space="preserve">o sistema deverá ser desenvolvido em </w:t>
      </w:r>
      <w:proofErr w:type="spellStart"/>
      <w:r w:rsidRPr="007C6E06">
        <w:rPr>
          <w:i/>
        </w:rPr>
        <w:t>frontend</w:t>
      </w:r>
      <w:proofErr w:type="spellEnd"/>
      <w:r>
        <w:t xml:space="preserve">, utilizando as linguagens HTML, CSS, </w:t>
      </w:r>
      <w:proofErr w:type="spellStart"/>
      <w:r>
        <w:t>Javascript</w:t>
      </w:r>
      <w:proofErr w:type="spellEnd"/>
      <w:r>
        <w:t xml:space="preserve"> e Ajax na IDE Visual Studio </w:t>
      </w:r>
      <w:commentRangeStart w:id="124"/>
      <w:proofErr w:type="spellStart"/>
      <w:r>
        <w:t>Code</w:t>
      </w:r>
      <w:proofErr w:type="spellEnd"/>
      <w:r>
        <w:t>;</w:t>
      </w:r>
      <w:commentRangeEnd w:id="124"/>
      <w:r>
        <w:rPr>
          <w:rStyle w:val="Refdecomentrio"/>
        </w:rPr>
        <w:commentReference w:id="124"/>
      </w:r>
    </w:p>
    <w:p w14:paraId="76195897" w14:textId="77777777" w:rsidR="003F5880" w:rsidRDefault="003F5880" w:rsidP="00D43587">
      <w:pPr>
        <w:pStyle w:val="TF-TEXTO"/>
        <w:numPr>
          <w:ilvl w:val="0"/>
          <w:numId w:val="43"/>
        </w:numPr>
      </w:pPr>
      <w:r>
        <w:t xml:space="preserve">o sistema deverá ser desenvolvido em </w:t>
      </w:r>
      <w:proofErr w:type="spellStart"/>
      <w:r w:rsidRPr="007C6E06">
        <w:rPr>
          <w:i/>
        </w:rPr>
        <w:t>backend</w:t>
      </w:r>
      <w:proofErr w:type="spellEnd"/>
      <w:r>
        <w:t xml:space="preserve">, utilizando a linguagem de programação C#, com </w:t>
      </w:r>
      <w:proofErr w:type="spellStart"/>
      <w:r>
        <w:t>Rest</w:t>
      </w:r>
      <w:proofErr w:type="spellEnd"/>
      <w:r>
        <w:t xml:space="preserve"> Web </w:t>
      </w:r>
      <w:proofErr w:type="spellStart"/>
      <w:r>
        <w:t>Api</w:t>
      </w:r>
      <w:proofErr w:type="spellEnd"/>
      <w:r>
        <w:t xml:space="preserve"> na IDE Visual </w:t>
      </w:r>
      <w:commentRangeStart w:id="125"/>
      <w:r>
        <w:t>Studio.</w:t>
      </w:r>
      <w:commentRangeEnd w:id="125"/>
      <w:r>
        <w:rPr>
          <w:rStyle w:val="Refdecomentrio"/>
        </w:rPr>
        <w:commentReference w:id="125"/>
      </w:r>
    </w:p>
    <w:p w14:paraId="45688EDE" w14:textId="77777777" w:rsidR="003F5880" w:rsidRDefault="003F5880" w:rsidP="00E638A0">
      <w:pPr>
        <w:pStyle w:val="Ttulo2"/>
      </w:pPr>
      <w:r>
        <w:t>METODOLOGIA</w:t>
      </w:r>
    </w:p>
    <w:p w14:paraId="573DB7C9" w14:textId="77777777" w:rsidR="003F5880" w:rsidRPr="007E0D87" w:rsidRDefault="003F5880" w:rsidP="00451B94">
      <w:pPr>
        <w:pStyle w:val="TF-TEXTO"/>
      </w:pPr>
      <w:r>
        <w:t>O trabalho será desenvolvido observando as seguintes etapas:</w:t>
      </w:r>
    </w:p>
    <w:p w14:paraId="75C06B64" w14:textId="77777777" w:rsidR="003F5880" w:rsidRPr="00424AD5" w:rsidRDefault="003F5880" w:rsidP="00D43587">
      <w:pPr>
        <w:pStyle w:val="TF-ALNEA"/>
        <w:numPr>
          <w:ilvl w:val="0"/>
          <w:numId w:val="45"/>
        </w:numPr>
      </w:pPr>
      <w:r>
        <w:t xml:space="preserve">levantamento bibliográfico: realizar o levantamento bibliográfico sobre aplicação Web para gerar interface gráfica e comunicação nativa entre </w:t>
      </w:r>
      <w:proofErr w:type="spellStart"/>
      <w:r w:rsidRPr="00D43587">
        <w:rPr>
          <w:i/>
          <w:iCs/>
        </w:rPr>
        <w:t>frontend</w:t>
      </w:r>
      <w:proofErr w:type="spellEnd"/>
      <w:r>
        <w:t xml:space="preserve">, </w:t>
      </w:r>
      <w:proofErr w:type="spellStart"/>
      <w:r w:rsidRPr="00D43587">
        <w:rPr>
          <w:i/>
          <w:iCs/>
        </w:rPr>
        <w:t>backend</w:t>
      </w:r>
      <w:proofErr w:type="spellEnd"/>
      <w:r>
        <w:t xml:space="preserve"> e </w:t>
      </w:r>
      <w:proofErr w:type="spellStart"/>
      <w:r>
        <w:t>SGBDs</w:t>
      </w:r>
      <w:proofErr w:type="spellEnd"/>
      <w:r>
        <w:t xml:space="preserve"> Oracle, comandos </w:t>
      </w:r>
      <w:proofErr w:type="spellStart"/>
      <w:r>
        <w:t>SQLs</w:t>
      </w:r>
      <w:proofErr w:type="spellEnd"/>
      <w:r>
        <w:t xml:space="preserve"> para efetuar consultas nas estruturas da base de dados e complementar informações já vistas nos trabalhos correlatos;</w:t>
      </w:r>
    </w:p>
    <w:p w14:paraId="71E4BF34" w14:textId="77777777" w:rsidR="003F5880" w:rsidRPr="00424AD5" w:rsidRDefault="003F5880" w:rsidP="00424AD5">
      <w:pPr>
        <w:pStyle w:val="TF-ALNEA"/>
      </w:pPr>
      <w:r>
        <w:t xml:space="preserve">levantamento de requisitos: complementar o levantamento de </w:t>
      </w:r>
      <w:proofErr w:type="spellStart"/>
      <w:r>
        <w:t>RFs</w:t>
      </w:r>
      <w:proofErr w:type="spellEnd"/>
      <w:r>
        <w:t xml:space="preserve"> e </w:t>
      </w:r>
      <w:proofErr w:type="spellStart"/>
      <w:r>
        <w:t>RNFs</w:t>
      </w:r>
      <w:proofErr w:type="spellEnd"/>
      <w:r>
        <w:t xml:space="preserve"> já definidos na seção 3.2;</w:t>
      </w:r>
    </w:p>
    <w:p w14:paraId="6F883309" w14:textId="77777777" w:rsidR="003F5880" w:rsidRDefault="003F5880" w:rsidP="00424AD5">
      <w:pPr>
        <w:pStyle w:val="TF-ALNEA"/>
      </w:pPr>
      <w:r>
        <w:t xml:space="preserve">especificação: elaborar diagramas de caso de uso, atividades, Modelo Entidade e Relacionamento (MER), assim como os diagramas que forem necessários durante a construção do projeto, utilizando </w:t>
      </w:r>
      <w:proofErr w:type="spellStart"/>
      <w:r>
        <w:t>Astah</w:t>
      </w:r>
      <w:proofErr w:type="spellEnd"/>
      <w:r>
        <w:t xml:space="preserve"> UML</w:t>
      </w:r>
      <w:r w:rsidRPr="00424AD5">
        <w:t>;</w:t>
      </w:r>
    </w:p>
    <w:p w14:paraId="571AD7EE" w14:textId="77777777" w:rsidR="003F5880" w:rsidRPr="00424AD5" w:rsidRDefault="003F5880" w:rsidP="00424AD5">
      <w:pPr>
        <w:pStyle w:val="TF-ALNEA"/>
      </w:pPr>
      <w:r>
        <w:t xml:space="preserve">desenvolvimento da aplicação Web: será desenvolvido conforme proposto anteriormente nos RF e RNF. A aplicação será desenvolvida no Visual Studio e Visual Studio </w:t>
      </w:r>
      <w:proofErr w:type="spellStart"/>
      <w:r>
        <w:t>Code</w:t>
      </w:r>
      <w:proofErr w:type="spellEnd"/>
      <w:r>
        <w:t xml:space="preserve"> </w:t>
      </w:r>
      <w:commentRangeStart w:id="126"/>
      <w:r>
        <w:t>possuindo interface gráfica responsiva</w:t>
      </w:r>
      <w:commentRangeEnd w:id="126"/>
      <w:r>
        <w:rPr>
          <w:rStyle w:val="Refdecomentrio"/>
        </w:rPr>
        <w:commentReference w:id="126"/>
      </w:r>
      <w:r>
        <w:t>;</w:t>
      </w:r>
    </w:p>
    <w:p w14:paraId="3BDAA273" w14:textId="77777777" w:rsidR="003F5880" w:rsidRDefault="003F5880" w:rsidP="00316F62">
      <w:pPr>
        <w:pStyle w:val="TF-ALNEA"/>
      </w:pPr>
      <w:r>
        <w:t xml:space="preserve">testes e validação: serão realizados testes juntamente com a construção da ferramenta para validar que todas as funcionalidades do sistema estão bem projetadas. Serão realizados testes de comunicação com o </w:t>
      </w:r>
      <w:proofErr w:type="spellStart"/>
      <w:r w:rsidRPr="007C6E06">
        <w:rPr>
          <w:i/>
          <w:iCs/>
        </w:rPr>
        <w:t>frontend</w:t>
      </w:r>
      <w:proofErr w:type="spellEnd"/>
      <w:r>
        <w:t xml:space="preserve">, </w:t>
      </w:r>
      <w:proofErr w:type="spellStart"/>
      <w:r w:rsidRPr="007C6E06">
        <w:rPr>
          <w:i/>
          <w:iCs/>
        </w:rPr>
        <w:t>backend</w:t>
      </w:r>
      <w:proofErr w:type="spellEnd"/>
      <w:r>
        <w:t xml:space="preserve"> e base de dados, além de teste de usabilidade.</w:t>
      </w:r>
    </w:p>
    <w:p w14:paraId="4D96D936" w14:textId="77777777" w:rsidR="003F5880" w:rsidRDefault="003F5880" w:rsidP="00A02703">
      <w:pPr>
        <w:pStyle w:val="TF-ALNEA"/>
        <w:numPr>
          <w:ilvl w:val="0"/>
          <w:numId w:val="0"/>
        </w:numPr>
        <w:ind w:left="680"/>
      </w:pPr>
      <w:r>
        <w:t xml:space="preserve">As etapas serão realizadas nos períodos relacionados no </w:t>
      </w:r>
      <w:r>
        <w:fldChar w:fldCharType="begin"/>
      </w:r>
      <w:r>
        <w:instrText xml:space="preserve"> REF _Ref98650273 \h </w:instrText>
      </w:r>
      <w:r>
        <w:fldChar w:fldCharType="separate"/>
      </w:r>
      <w:r>
        <w:t xml:space="preserve">Quadro </w:t>
      </w:r>
      <w:r>
        <w:rPr>
          <w:noProof/>
        </w:rPr>
        <w:t>2</w:t>
      </w:r>
      <w:r>
        <w:fldChar w:fldCharType="end"/>
      </w:r>
      <w:r>
        <w:t>.</w:t>
      </w:r>
    </w:p>
    <w:p w14:paraId="2F17D8BD" w14:textId="77777777" w:rsidR="003F5880" w:rsidRPr="007E0D87" w:rsidRDefault="003F5880" w:rsidP="005B2E12">
      <w:pPr>
        <w:pStyle w:val="TF-LEGENDA"/>
      </w:pPr>
      <w:r>
        <w:t xml:space="preserve">Quadro </w:t>
      </w:r>
      <w:fldSimple w:instr=" SEQ Quadro \* ARABIC ">
        <w:r>
          <w:rPr>
            <w:noProof/>
          </w:rPr>
          <w:t>2</w:t>
        </w:r>
      </w:fldSimple>
      <w:r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3F5880" w:rsidRPr="007E0D87" w14:paraId="07DAF55D"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40E2A89F" w14:textId="77777777" w:rsidR="003F5880" w:rsidRPr="007E0D87" w:rsidRDefault="003F5880"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526BAD0F" w14:textId="77777777" w:rsidR="003F5880" w:rsidRPr="007E0D87" w:rsidRDefault="003F5880" w:rsidP="00470C41">
            <w:pPr>
              <w:pStyle w:val="TF-TEXTOQUADROCentralizado"/>
            </w:pPr>
            <w:r>
              <w:t>2022</w:t>
            </w:r>
          </w:p>
        </w:tc>
      </w:tr>
      <w:tr w:rsidR="003F5880" w:rsidRPr="007E0D87" w14:paraId="216F4410" w14:textId="77777777" w:rsidTr="00E51601">
        <w:trPr>
          <w:cantSplit/>
          <w:jc w:val="center"/>
        </w:trPr>
        <w:tc>
          <w:tcPr>
            <w:tcW w:w="6171" w:type="dxa"/>
            <w:tcBorders>
              <w:top w:val="nil"/>
              <w:left w:val="single" w:sz="4" w:space="0" w:color="auto"/>
              <w:bottom w:val="nil"/>
            </w:tcBorders>
            <w:shd w:val="clear" w:color="auto" w:fill="A6A6A6"/>
          </w:tcPr>
          <w:p w14:paraId="7603AD40" w14:textId="77777777" w:rsidR="003F5880" w:rsidRPr="007E0D87" w:rsidRDefault="003F5880" w:rsidP="00470C41">
            <w:pPr>
              <w:pStyle w:val="TF-TEXTOQUADRO"/>
            </w:pPr>
          </w:p>
        </w:tc>
        <w:tc>
          <w:tcPr>
            <w:tcW w:w="557" w:type="dxa"/>
            <w:gridSpan w:val="2"/>
            <w:shd w:val="clear" w:color="auto" w:fill="A6A6A6"/>
          </w:tcPr>
          <w:p w14:paraId="061A607F" w14:textId="77777777" w:rsidR="003F5880" w:rsidRPr="007E0D87" w:rsidRDefault="003F5880" w:rsidP="00470C41">
            <w:pPr>
              <w:pStyle w:val="TF-TEXTOQUADROCentralizado"/>
            </w:pPr>
            <w:r>
              <w:t>fev.</w:t>
            </w:r>
          </w:p>
        </w:tc>
        <w:tc>
          <w:tcPr>
            <w:tcW w:w="568" w:type="dxa"/>
            <w:gridSpan w:val="2"/>
            <w:shd w:val="clear" w:color="auto" w:fill="A6A6A6"/>
          </w:tcPr>
          <w:p w14:paraId="3CF49F82" w14:textId="77777777" w:rsidR="003F5880" w:rsidRPr="007E0D87" w:rsidRDefault="003F5880" w:rsidP="00470C41">
            <w:pPr>
              <w:pStyle w:val="TF-TEXTOQUADROCentralizado"/>
            </w:pPr>
            <w:r>
              <w:t>mar.</w:t>
            </w:r>
          </w:p>
        </w:tc>
        <w:tc>
          <w:tcPr>
            <w:tcW w:w="568" w:type="dxa"/>
            <w:gridSpan w:val="2"/>
            <w:shd w:val="clear" w:color="auto" w:fill="A6A6A6"/>
          </w:tcPr>
          <w:p w14:paraId="0F9820FC" w14:textId="77777777" w:rsidR="003F5880" w:rsidRPr="007E0D87" w:rsidRDefault="003F5880" w:rsidP="00470C41">
            <w:pPr>
              <w:pStyle w:val="TF-TEXTOQUADROCentralizado"/>
            </w:pPr>
            <w:r>
              <w:t>abr.</w:t>
            </w:r>
          </w:p>
        </w:tc>
        <w:tc>
          <w:tcPr>
            <w:tcW w:w="568" w:type="dxa"/>
            <w:gridSpan w:val="2"/>
            <w:shd w:val="clear" w:color="auto" w:fill="A6A6A6"/>
          </w:tcPr>
          <w:p w14:paraId="5A362675" w14:textId="77777777" w:rsidR="003F5880" w:rsidRPr="007E0D87" w:rsidRDefault="003F5880" w:rsidP="00470C41">
            <w:pPr>
              <w:pStyle w:val="TF-TEXTOQUADROCentralizado"/>
            </w:pPr>
            <w:commentRangeStart w:id="127"/>
            <w:r>
              <w:t>mai.</w:t>
            </w:r>
            <w:commentRangeEnd w:id="127"/>
            <w:r>
              <w:rPr>
                <w:rStyle w:val="Refdecomentrio"/>
              </w:rPr>
              <w:commentReference w:id="127"/>
            </w:r>
          </w:p>
        </w:tc>
        <w:tc>
          <w:tcPr>
            <w:tcW w:w="573" w:type="dxa"/>
            <w:gridSpan w:val="2"/>
            <w:shd w:val="clear" w:color="auto" w:fill="A6A6A6"/>
          </w:tcPr>
          <w:p w14:paraId="6A6E3835" w14:textId="77777777" w:rsidR="003F5880" w:rsidRPr="007E0D87" w:rsidRDefault="003F5880" w:rsidP="00470C41">
            <w:pPr>
              <w:pStyle w:val="TF-TEXTOQUADROCentralizado"/>
            </w:pPr>
            <w:r>
              <w:t>jun.</w:t>
            </w:r>
          </w:p>
        </w:tc>
      </w:tr>
      <w:tr w:rsidR="003F5880" w:rsidRPr="007E0D87" w14:paraId="08BB6B38" w14:textId="77777777" w:rsidTr="00E51601">
        <w:trPr>
          <w:cantSplit/>
          <w:jc w:val="center"/>
        </w:trPr>
        <w:tc>
          <w:tcPr>
            <w:tcW w:w="6171" w:type="dxa"/>
            <w:tcBorders>
              <w:top w:val="nil"/>
              <w:left w:val="single" w:sz="4" w:space="0" w:color="auto"/>
            </w:tcBorders>
            <w:shd w:val="clear" w:color="auto" w:fill="A6A6A6"/>
          </w:tcPr>
          <w:p w14:paraId="4492E87D" w14:textId="77777777" w:rsidR="003F5880" w:rsidRPr="007E0D87" w:rsidRDefault="003F5880" w:rsidP="00470C41">
            <w:pPr>
              <w:pStyle w:val="TF-TEXTOQUADRO"/>
            </w:pPr>
            <w:r w:rsidRPr="007E0D87">
              <w:t>etapas / quinzenas</w:t>
            </w:r>
          </w:p>
        </w:tc>
        <w:tc>
          <w:tcPr>
            <w:tcW w:w="273" w:type="dxa"/>
            <w:tcBorders>
              <w:bottom w:val="single" w:sz="4" w:space="0" w:color="auto"/>
            </w:tcBorders>
            <w:shd w:val="clear" w:color="auto" w:fill="A6A6A6"/>
          </w:tcPr>
          <w:p w14:paraId="52EDD29C" w14:textId="77777777" w:rsidR="003F5880" w:rsidRPr="007E0D87" w:rsidRDefault="003F5880" w:rsidP="00470C41">
            <w:pPr>
              <w:pStyle w:val="TF-TEXTOQUADROCentralizado"/>
            </w:pPr>
            <w:r w:rsidRPr="007E0D87">
              <w:t>1</w:t>
            </w:r>
          </w:p>
        </w:tc>
        <w:tc>
          <w:tcPr>
            <w:tcW w:w="284" w:type="dxa"/>
            <w:tcBorders>
              <w:bottom w:val="single" w:sz="4" w:space="0" w:color="auto"/>
            </w:tcBorders>
            <w:shd w:val="clear" w:color="auto" w:fill="A6A6A6"/>
          </w:tcPr>
          <w:p w14:paraId="08B5844A" w14:textId="77777777" w:rsidR="003F5880" w:rsidRPr="007E0D87" w:rsidRDefault="003F5880" w:rsidP="00470C41">
            <w:pPr>
              <w:pStyle w:val="TF-TEXTOQUADROCentralizado"/>
            </w:pPr>
            <w:r w:rsidRPr="007E0D87">
              <w:t>2</w:t>
            </w:r>
          </w:p>
        </w:tc>
        <w:tc>
          <w:tcPr>
            <w:tcW w:w="284" w:type="dxa"/>
            <w:tcBorders>
              <w:bottom w:val="single" w:sz="4" w:space="0" w:color="auto"/>
            </w:tcBorders>
            <w:shd w:val="clear" w:color="auto" w:fill="A6A6A6"/>
          </w:tcPr>
          <w:p w14:paraId="36A0C7A7" w14:textId="77777777" w:rsidR="003F5880" w:rsidRPr="007E0D87" w:rsidRDefault="003F5880" w:rsidP="00470C41">
            <w:pPr>
              <w:pStyle w:val="TF-TEXTOQUADROCentralizado"/>
            </w:pPr>
            <w:r w:rsidRPr="007E0D87">
              <w:t>1</w:t>
            </w:r>
          </w:p>
        </w:tc>
        <w:tc>
          <w:tcPr>
            <w:tcW w:w="284" w:type="dxa"/>
            <w:tcBorders>
              <w:bottom w:val="single" w:sz="4" w:space="0" w:color="auto"/>
            </w:tcBorders>
            <w:shd w:val="clear" w:color="auto" w:fill="A6A6A6"/>
          </w:tcPr>
          <w:p w14:paraId="5118110E" w14:textId="77777777" w:rsidR="003F5880" w:rsidRPr="007E0D87" w:rsidRDefault="003F5880" w:rsidP="00470C41">
            <w:pPr>
              <w:pStyle w:val="TF-TEXTOQUADROCentralizado"/>
            </w:pPr>
            <w:r w:rsidRPr="007E0D87">
              <w:t>2</w:t>
            </w:r>
          </w:p>
        </w:tc>
        <w:tc>
          <w:tcPr>
            <w:tcW w:w="284" w:type="dxa"/>
            <w:tcBorders>
              <w:bottom w:val="single" w:sz="4" w:space="0" w:color="auto"/>
            </w:tcBorders>
            <w:shd w:val="clear" w:color="auto" w:fill="A6A6A6"/>
          </w:tcPr>
          <w:p w14:paraId="2353398D" w14:textId="77777777" w:rsidR="003F5880" w:rsidRPr="007E0D87" w:rsidRDefault="003F5880" w:rsidP="00470C41">
            <w:pPr>
              <w:pStyle w:val="TF-TEXTOQUADROCentralizado"/>
            </w:pPr>
            <w:r w:rsidRPr="007E0D87">
              <w:t>1</w:t>
            </w:r>
          </w:p>
        </w:tc>
        <w:tc>
          <w:tcPr>
            <w:tcW w:w="284" w:type="dxa"/>
            <w:tcBorders>
              <w:bottom w:val="single" w:sz="4" w:space="0" w:color="auto"/>
            </w:tcBorders>
            <w:shd w:val="clear" w:color="auto" w:fill="A6A6A6"/>
          </w:tcPr>
          <w:p w14:paraId="4AD3AC8A" w14:textId="77777777" w:rsidR="003F5880" w:rsidRPr="007E0D87" w:rsidRDefault="003F5880" w:rsidP="00470C41">
            <w:pPr>
              <w:pStyle w:val="TF-TEXTOQUADROCentralizado"/>
            </w:pPr>
            <w:r w:rsidRPr="007E0D87">
              <w:t>2</w:t>
            </w:r>
          </w:p>
        </w:tc>
        <w:tc>
          <w:tcPr>
            <w:tcW w:w="284" w:type="dxa"/>
            <w:tcBorders>
              <w:bottom w:val="single" w:sz="4" w:space="0" w:color="auto"/>
            </w:tcBorders>
            <w:shd w:val="clear" w:color="auto" w:fill="A6A6A6"/>
          </w:tcPr>
          <w:p w14:paraId="358F0D90" w14:textId="77777777" w:rsidR="003F5880" w:rsidRPr="007E0D87" w:rsidRDefault="003F5880" w:rsidP="00470C41">
            <w:pPr>
              <w:pStyle w:val="TF-TEXTOQUADROCentralizado"/>
            </w:pPr>
            <w:r w:rsidRPr="007E0D87">
              <w:t>1</w:t>
            </w:r>
          </w:p>
        </w:tc>
        <w:tc>
          <w:tcPr>
            <w:tcW w:w="284" w:type="dxa"/>
            <w:tcBorders>
              <w:bottom w:val="single" w:sz="4" w:space="0" w:color="auto"/>
            </w:tcBorders>
            <w:shd w:val="clear" w:color="auto" w:fill="A6A6A6"/>
          </w:tcPr>
          <w:p w14:paraId="4C082893" w14:textId="77777777" w:rsidR="003F5880" w:rsidRPr="007E0D87" w:rsidRDefault="003F5880" w:rsidP="00470C41">
            <w:pPr>
              <w:pStyle w:val="TF-TEXTOQUADROCentralizado"/>
            </w:pPr>
            <w:r w:rsidRPr="007E0D87">
              <w:t>2</w:t>
            </w:r>
          </w:p>
        </w:tc>
        <w:tc>
          <w:tcPr>
            <w:tcW w:w="284" w:type="dxa"/>
            <w:tcBorders>
              <w:bottom w:val="single" w:sz="4" w:space="0" w:color="auto"/>
            </w:tcBorders>
            <w:shd w:val="clear" w:color="auto" w:fill="A6A6A6"/>
          </w:tcPr>
          <w:p w14:paraId="70097261" w14:textId="77777777" w:rsidR="003F5880" w:rsidRPr="007E0D87" w:rsidRDefault="003F5880" w:rsidP="00470C41">
            <w:pPr>
              <w:pStyle w:val="TF-TEXTOQUADROCentralizado"/>
            </w:pPr>
            <w:r w:rsidRPr="007E0D87">
              <w:t>1</w:t>
            </w:r>
          </w:p>
        </w:tc>
        <w:tc>
          <w:tcPr>
            <w:tcW w:w="289" w:type="dxa"/>
            <w:tcBorders>
              <w:bottom w:val="single" w:sz="4" w:space="0" w:color="auto"/>
            </w:tcBorders>
            <w:shd w:val="clear" w:color="auto" w:fill="A6A6A6"/>
          </w:tcPr>
          <w:p w14:paraId="3575F16B" w14:textId="77777777" w:rsidR="003F5880" w:rsidRPr="007E0D87" w:rsidRDefault="003F5880" w:rsidP="00470C41">
            <w:pPr>
              <w:pStyle w:val="TF-TEXTOQUADROCentralizado"/>
            </w:pPr>
            <w:r w:rsidRPr="007E0D87">
              <w:t>2</w:t>
            </w:r>
          </w:p>
        </w:tc>
      </w:tr>
      <w:tr w:rsidR="003F5880" w:rsidRPr="007E0D87" w14:paraId="5819FACC" w14:textId="77777777" w:rsidTr="00CB47CB">
        <w:trPr>
          <w:jc w:val="center"/>
        </w:trPr>
        <w:tc>
          <w:tcPr>
            <w:tcW w:w="6171" w:type="dxa"/>
            <w:tcBorders>
              <w:left w:val="single" w:sz="4" w:space="0" w:color="auto"/>
            </w:tcBorders>
          </w:tcPr>
          <w:p w14:paraId="190CF28D" w14:textId="77777777" w:rsidR="003F5880" w:rsidRPr="007E0D87" w:rsidRDefault="003F5880" w:rsidP="00FF7918">
            <w:pPr>
              <w:pStyle w:val="TF-TEXTOQUADRO"/>
              <w:rPr>
                <w:bCs/>
              </w:rPr>
            </w:pPr>
            <w:r>
              <w:rPr>
                <w:bCs/>
              </w:rPr>
              <w:t>levantamento bibliográfico</w:t>
            </w:r>
          </w:p>
        </w:tc>
        <w:tc>
          <w:tcPr>
            <w:tcW w:w="273" w:type="dxa"/>
            <w:tcBorders>
              <w:bottom w:val="single" w:sz="4" w:space="0" w:color="auto"/>
            </w:tcBorders>
            <w:shd w:val="clear" w:color="auto" w:fill="auto"/>
          </w:tcPr>
          <w:p w14:paraId="20C1CF56" w14:textId="77777777" w:rsidR="003F5880" w:rsidRPr="007E0D87" w:rsidRDefault="003F5880" w:rsidP="00FF7918">
            <w:pPr>
              <w:pStyle w:val="TF-TEXTOQUADROCentralizado"/>
            </w:pPr>
          </w:p>
        </w:tc>
        <w:tc>
          <w:tcPr>
            <w:tcW w:w="284" w:type="dxa"/>
            <w:tcBorders>
              <w:bottom w:val="single" w:sz="4" w:space="0" w:color="auto"/>
            </w:tcBorders>
            <w:shd w:val="clear" w:color="auto" w:fill="AEAAAA"/>
          </w:tcPr>
          <w:p w14:paraId="463BCDFD" w14:textId="77777777" w:rsidR="003F5880" w:rsidRPr="007E0D87" w:rsidRDefault="003F5880" w:rsidP="00FF7918">
            <w:pPr>
              <w:pStyle w:val="TF-TEXTOQUADROCentralizado"/>
            </w:pPr>
          </w:p>
        </w:tc>
        <w:tc>
          <w:tcPr>
            <w:tcW w:w="284" w:type="dxa"/>
            <w:tcBorders>
              <w:bottom w:val="single" w:sz="4" w:space="0" w:color="auto"/>
            </w:tcBorders>
            <w:shd w:val="clear" w:color="auto" w:fill="AEAAAA"/>
          </w:tcPr>
          <w:p w14:paraId="7F5A4224" w14:textId="77777777" w:rsidR="003F5880" w:rsidRPr="007E0D87" w:rsidRDefault="003F5880" w:rsidP="00FF7918">
            <w:pPr>
              <w:pStyle w:val="TF-TEXTOQUADROCentralizado"/>
            </w:pPr>
          </w:p>
        </w:tc>
        <w:tc>
          <w:tcPr>
            <w:tcW w:w="284" w:type="dxa"/>
            <w:tcBorders>
              <w:bottom w:val="single" w:sz="4" w:space="0" w:color="auto"/>
            </w:tcBorders>
          </w:tcPr>
          <w:p w14:paraId="44A85A1C" w14:textId="77777777" w:rsidR="003F5880" w:rsidRPr="007E0D87" w:rsidRDefault="003F5880" w:rsidP="00FF7918">
            <w:pPr>
              <w:pStyle w:val="TF-TEXTOQUADROCentralizado"/>
            </w:pPr>
          </w:p>
        </w:tc>
        <w:tc>
          <w:tcPr>
            <w:tcW w:w="284" w:type="dxa"/>
            <w:tcBorders>
              <w:bottom w:val="single" w:sz="4" w:space="0" w:color="auto"/>
            </w:tcBorders>
          </w:tcPr>
          <w:p w14:paraId="0995C7E8" w14:textId="77777777" w:rsidR="003F5880" w:rsidRPr="007E0D87" w:rsidRDefault="003F5880" w:rsidP="00FF7918">
            <w:pPr>
              <w:pStyle w:val="TF-TEXTOQUADROCentralizado"/>
            </w:pPr>
          </w:p>
        </w:tc>
        <w:tc>
          <w:tcPr>
            <w:tcW w:w="284" w:type="dxa"/>
            <w:tcBorders>
              <w:bottom w:val="single" w:sz="4" w:space="0" w:color="auto"/>
            </w:tcBorders>
          </w:tcPr>
          <w:p w14:paraId="5222B9B1" w14:textId="77777777" w:rsidR="003F5880" w:rsidRPr="007E0D87" w:rsidRDefault="003F5880" w:rsidP="00FF7918">
            <w:pPr>
              <w:pStyle w:val="TF-TEXTOQUADROCentralizado"/>
            </w:pPr>
          </w:p>
        </w:tc>
        <w:tc>
          <w:tcPr>
            <w:tcW w:w="284" w:type="dxa"/>
            <w:tcBorders>
              <w:bottom w:val="single" w:sz="4" w:space="0" w:color="auto"/>
            </w:tcBorders>
          </w:tcPr>
          <w:p w14:paraId="193A8DCD" w14:textId="77777777" w:rsidR="003F5880" w:rsidRPr="007E0D87" w:rsidRDefault="003F5880" w:rsidP="00FF7918">
            <w:pPr>
              <w:pStyle w:val="TF-TEXTOQUADROCentralizado"/>
            </w:pPr>
          </w:p>
        </w:tc>
        <w:tc>
          <w:tcPr>
            <w:tcW w:w="284" w:type="dxa"/>
            <w:tcBorders>
              <w:bottom w:val="single" w:sz="4" w:space="0" w:color="auto"/>
            </w:tcBorders>
          </w:tcPr>
          <w:p w14:paraId="765EA46C" w14:textId="77777777" w:rsidR="003F5880" w:rsidRPr="007E0D87" w:rsidRDefault="003F5880" w:rsidP="00FF7918">
            <w:pPr>
              <w:pStyle w:val="TF-TEXTOQUADROCentralizado"/>
            </w:pPr>
          </w:p>
        </w:tc>
        <w:tc>
          <w:tcPr>
            <w:tcW w:w="284" w:type="dxa"/>
            <w:tcBorders>
              <w:bottom w:val="single" w:sz="4" w:space="0" w:color="auto"/>
            </w:tcBorders>
          </w:tcPr>
          <w:p w14:paraId="27D6B0DB" w14:textId="77777777" w:rsidR="003F5880" w:rsidRPr="007E0D87" w:rsidRDefault="003F5880" w:rsidP="00FF7918">
            <w:pPr>
              <w:pStyle w:val="TF-TEXTOQUADROCentralizado"/>
            </w:pPr>
          </w:p>
        </w:tc>
        <w:tc>
          <w:tcPr>
            <w:tcW w:w="289" w:type="dxa"/>
          </w:tcPr>
          <w:p w14:paraId="724B9181" w14:textId="77777777" w:rsidR="003F5880" w:rsidRPr="007E0D87" w:rsidRDefault="003F5880" w:rsidP="00FF7918">
            <w:pPr>
              <w:pStyle w:val="TF-TEXTOQUADROCentralizado"/>
            </w:pPr>
          </w:p>
        </w:tc>
      </w:tr>
      <w:tr w:rsidR="003F5880" w:rsidRPr="007E0D87" w14:paraId="2A019AB5" w14:textId="77777777" w:rsidTr="007C6E06">
        <w:trPr>
          <w:jc w:val="center"/>
        </w:trPr>
        <w:tc>
          <w:tcPr>
            <w:tcW w:w="6171" w:type="dxa"/>
            <w:tcBorders>
              <w:left w:val="single" w:sz="4" w:space="0" w:color="auto"/>
            </w:tcBorders>
          </w:tcPr>
          <w:p w14:paraId="77B7448A" w14:textId="77777777" w:rsidR="003F5880" w:rsidRPr="007E0D87" w:rsidRDefault="003F5880" w:rsidP="00FF7918">
            <w:pPr>
              <w:pStyle w:val="TF-TEXTOQUADRO"/>
            </w:pPr>
            <w:r>
              <w:t>levantamento de requisitos</w:t>
            </w:r>
          </w:p>
        </w:tc>
        <w:tc>
          <w:tcPr>
            <w:tcW w:w="273" w:type="dxa"/>
            <w:tcBorders>
              <w:top w:val="single" w:sz="4" w:space="0" w:color="auto"/>
            </w:tcBorders>
          </w:tcPr>
          <w:p w14:paraId="4CCD5991" w14:textId="77777777" w:rsidR="003F5880" w:rsidRPr="007E0D87" w:rsidRDefault="003F5880" w:rsidP="00FF7918">
            <w:pPr>
              <w:pStyle w:val="TF-TEXTOQUADROCentralizado"/>
            </w:pPr>
          </w:p>
        </w:tc>
        <w:tc>
          <w:tcPr>
            <w:tcW w:w="284" w:type="dxa"/>
            <w:tcBorders>
              <w:top w:val="single" w:sz="4" w:space="0" w:color="auto"/>
            </w:tcBorders>
            <w:shd w:val="clear" w:color="auto" w:fill="auto"/>
          </w:tcPr>
          <w:p w14:paraId="7CF1FE31" w14:textId="77777777" w:rsidR="003F5880" w:rsidRPr="007E0D87" w:rsidRDefault="003F5880" w:rsidP="00FF7918">
            <w:pPr>
              <w:pStyle w:val="TF-TEXTOQUADROCentralizado"/>
            </w:pPr>
          </w:p>
        </w:tc>
        <w:tc>
          <w:tcPr>
            <w:tcW w:w="284" w:type="dxa"/>
            <w:tcBorders>
              <w:top w:val="single" w:sz="4" w:space="0" w:color="auto"/>
            </w:tcBorders>
            <w:shd w:val="clear" w:color="auto" w:fill="AEAAAA"/>
          </w:tcPr>
          <w:p w14:paraId="6AB19AEE" w14:textId="77777777" w:rsidR="003F5880" w:rsidRPr="007E0D87" w:rsidRDefault="003F5880" w:rsidP="00FF7918">
            <w:pPr>
              <w:pStyle w:val="TF-TEXTOQUADROCentralizado"/>
            </w:pPr>
          </w:p>
        </w:tc>
        <w:tc>
          <w:tcPr>
            <w:tcW w:w="284" w:type="dxa"/>
            <w:tcBorders>
              <w:top w:val="single" w:sz="4" w:space="0" w:color="auto"/>
            </w:tcBorders>
          </w:tcPr>
          <w:p w14:paraId="3A91837D" w14:textId="77777777" w:rsidR="003F5880" w:rsidRPr="007E0D87" w:rsidRDefault="003F5880" w:rsidP="00FF7918">
            <w:pPr>
              <w:pStyle w:val="TF-TEXTOQUADROCentralizado"/>
            </w:pPr>
          </w:p>
        </w:tc>
        <w:tc>
          <w:tcPr>
            <w:tcW w:w="284" w:type="dxa"/>
            <w:tcBorders>
              <w:top w:val="single" w:sz="4" w:space="0" w:color="auto"/>
            </w:tcBorders>
          </w:tcPr>
          <w:p w14:paraId="7B6E22E1" w14:textId="77777777" w:rsidR="003F5880" w:rsidRPr="007E0D87" w:rsidRDefault="003F5880" w:rsidP="00FF7918">
            <w:pPr>
              <w:pStyle w:val="TF-TEXTOQUADROCentralizado"/>
            </w:pPr>
          </w:p>
        </w:tc>
        <w:tc>
          <w:tcPr>
            <w:tcW w:w="284" w:type="dxa"/>
            <w:tcBorders>
              <w:top w:val="single" w:sz="4" w:space="0" w:color="auto"/>
            </w:tcBorders>
          </w:tcPr>
          <w:p w14:paraId="4B3D1516" w14:textId="77777777" w:rsidR="003F5880" w:rsidRPr="007E0D87" w:rsidRDefault="003F5880" w:rsidP="00FF7918">
            <w:pPr>
              <w:pStyle w:val="TF-TEXTOQUADROCentralizado"/>
            </w:pPr>
          </w:p>
        </w:tc>
        <w:tc>
          <w:tcPr>
            <w:tcW w:w="284" w:type="dxa"/>
            <w:tcBorders>
              <w:top w:val="single" w:sz="4" w:space="0" w:color="auto"/>
            </w:tcBorders>
          </w:tcPr>
          <w:p w14:paraId="015ED6DF" w14:textId="77777777" w:rsidR="003F5880" w:rsidRPr="007E0D87" w:rsidRDefault="003F5880" w:rsidP="00FF7918">
            <w:pPr>
              <w:pStyle w:val="TF-TEXTOQUADROCentralizado"/>
            </w:pPr>
          </w:p>
        </w:tc>
        <w:tc>
          <w:tcPr>
            <w:tcW w:w="284" w:type="dxa"/>
            <w:tcBorders>
              <w:top w:val="single" w:sz="4" w:space="0" w:color="auto"/>
            </w:tcBorders>
          </w:tcPr>
          <w:p w14:paraId="2E65CF60" w14:textId="77777777" w:rsidR="003F5880" w:rsidRPr="007E0D87" w:rsidRDefault="003F5880" w:rsidP="00FF7918">
            <w:pPr>
              <w:pStyle w:val="TF-TEXTOQUADROCentralizado"/>
            </w:pPr>
          </w:p>
        </w:tc>
        <w:tc>
          <w:tcPr>
            <w:tcW w:w="284" w:type="dxa"/>
            <w:tcBorders>
              <w:top w:val="single" w:sz="4" w:space="0" w:color="auto"/>
            </w:tcBorders>
          </w:tcPr>
          <w:p w14:paraId="12D16FB8" w14:textId="77777777" w:rsidR="003F5880" w:rsidRPr="007E0D87" w:rsidRDefault="003F5880" w:rsidP="00FF7918">
            <w:pPr>
              <w:pStyle w:val="TF-TEXTOQUADROCentralizado"/>
            </w:pPr>
          </w:p>
        </w:tc>
        <w:tc>
          <w:tcPr>
            <w:tcW w:w="289" w:type="dxa"/>
          </w:tcPr>
          <w:p w14:paraId="07B79CA8" w14:textId="77777777" w:rsidR="003F5880" w:rsidRPr="007E0D87" w:rsidRDefault="003F5880" w:rsidP="00FF7918">
            <w:pPr>
              <w:pStyle w:val="TF-TEXTOQUADROCentralizado"/>
            </w:pPr>
          </w:p>
        </w:tc>
      </w:tr>
      <w:tr w:rsidR="003F5880" w:rsidRPr="007E0D87" w14:paraId="27FD45CB" w14:textId="77777777" w:rsidTr="00CB47CB">
        <w:trPr>
          <w:jc w:val="center"/>
        </w:trPr>
        <w:tc>
          <w:tcPr>
            <w:tcW w:w="6171" w:type="dxa"/>
            <w:tcBorders>
              <w:left w:val="single" w:sz="4" w:space="0" w:color="auto"/>
            </w:tcBorders>
          </w:tcPr>
          <w:p w14:paraId="1A98E065" w14:textId="77777777" w:rsidR="003F5880" w:rsidRPr="007E0D87" w:rsidRDefault="003F5880" w:rsidP="00FF7918">
            <w:pPr>
              <w:pStyle w:val="TF-TEXTOQUADRO"/>
            </w:pPr>
            <w:r>
              <w:t>especificação</w:t>
            </w:r>
          </w:p>
        </w:tc>
        <w:tc>
          <w:tcPr>
            <w:tcW w:w="273" w:type="dxa"/>
            <w:tcBorders>
              <w:bottom w:val="single" w:sz="4" w:space="0" w:color="auto"/>
            </w:tcBorders>
          </w:tcPr>
          <w:p w14:paraId="75E53B39" w14:textId="77777777" w:rsidR="003F5880" w:rsidRPr="007E0D87" w:rsidRDefault="003F5880" w:rsidP="00FF7918">
            <w:pPr>
              <w:pStyle w:val="TF-TEXTOQUADROCentralizado"/>
            </w:pPr>
          </w:p>
        </w:tc>
        <w:tc>
          <w:tcPr>
            <w:tcW w:w="284" w:type="dxa"/>
            <w:tcBorders>
              <w:bottom w:val="single" w:sz="4" w:space="0" w:color="auto"/>
            </w:tcBorders>
          </w:tcPr>
          <w:p w14:paraId="761DE88F" w14:textId="77777777" w:rsidR="003F5880" w:rsidRPr="007E0D87" w:rsidRDefault="003F5880" w:rsidP="00FF7918">
            <w:pPr>
              <w:pStyle w:val="TF-TEXTOQUADROCentralizado"/>
            </w:pPr>
          </w:p>
        </w:tc>
        <w:tc>
          <w:tcPr>
            <w:tcW w:w="284" w:type="dxa"/>
            <w:tcBorders>
              <w:bottom w:val="single" w:sz="4" w:space="0" w:color="auto"/>
            </w:tcBorders>
            <w:shd w:val="clear" w:color="auto" w:fill="AEAAAA"/>
          </w:tcPr>
          <w:p w14:paraId="746FBF4A" w14:textId="77777777" w:rsidR="003F5880" w:rsidRPr="007E0D87" w:rsidRDefault="003F5880" w:rsidP="00FF7918">
            <w:pPr>
              <w:pStyle w:val="TF-TEXTOQUADROCentralizado"/>
            </w:pPr>
          </w:p>
        </w:tc>
        <w:tc>
          <w:tcPr>
            <w:tcW w:w="284" w:type="dxa"/>
            <w:tcBorders>
              <w:bottom w:val="single" w:sz="4" w:space="0" w:color="auto"/>
            </w:tcBorders>
            <w:shd w:val="clear" w:color="auto" w:fill="AEAAAA"/>
          </w:tcPr>
          <w:p w14:paraId="7E0A7822" w14:textId="77777777" w:rsidR="003F5880" w:rsidRPr="007E0D87" w:rsidRDefault="003F5880" w:rsidP="00FF7918">
            <w:pPr>
              <w:pStyle w:val="TF-TEXTOQUADROCentralizado"/>
            </w:pPr>
          </w:p>
        </w:tc>
        <w:tc>
          <w:tcPr>
            <w:tcW w:w="284" w:type="dxa"/>
            <w:tcBorders>
              <w:bottom w:val="single" w:sz="4" w:space="0" w:color="auto"/>
            </w:tcBorders>
          </w:tcPr>
          <w:p w14:paraId="72AFB319" w14:textId="77777777" w:rsidR="003F5880" w:rsidRPr="007E0D87" w:rsidRDefault="003F5880" w:rsidP="00FF7918">
            <w:pPr>
              <w:pStyle w:val="TF-TEXTOQUADROCentralizado"/>
            </w:pPr>
          </w:p>
        </w:tc>
        <w:tc>
          <w:tcPr>
            <w:tcW w:w="284" w:type="dxa"/>
            <w:tcBorders>
              <w:bottom w:val="single" w:sz="4" w:space="0" w:color="auto"/>
            </w:tcBorders>
          </w:tcPr>
          <w:p w14:paraId="5976C4EF" w14:textId="77777777" w:rsidR="003F5880" w:rsidRPr="007E0D87" w:rsidRDefault="003F5880" w:rsidP="00FF7918">
            <w:pPr>
              <w:pStyle w:val="TF-TEXTOQUADROCentralizado"/>
            </w:pPr>
          </w:p>
        </w:tc>
        <w:tc>
          <w:tcPr>
            <w:tcW w:w="284" w:type="dxa"/>
            <w:tcBorders>
              <w:bottom w:val="single" w:sz="4" w:space="0" w:color="auto"/>
            </w:tcBorders>
          </w:tcPr>
          <w:p w14:paraId="3C6DF298" w14:textId="77777777" w:rsidR="003F5880" w:rsidRPr="007E0D87" w:rsidRDefault="003F5880" w:rsidP="00FF7918">
            <w:pPr>
              <w:pStyle w:val="TF-TEXTOQUADROCentralizado"/>
            </w:pPr>
          </w:p>
        </w:tc>
        <w:tc>
          <w:tcPr>
            <w:tcW w:w="284" w:type="dxa"/>
            <w:tcBorders>
              <w:bottom w:val="single" w:sz="4" w:space="0" w:color="auto"/>
            </w:tcBorders>
          </w:tcPr>
          <w:p w14:paraId="61008F07" w14:textId="77777777" w:rsidR="003F5880" w:rsidRPr="007E0D87" w:rsidRDefault="003F5880" w:rsidP="00FF7918">
            <w:pPr>
              <w:pStyle w:val="TF-TEXTOQUADROCentralizado"/>
            </w:pPr>
          </w:p>
        </w:tc>
        <w:tc>
          <w:tcPr>
            <w:tcW w:w="284" w:type="dxa"/>
            <w:tcBorders>
              <w:bottom w:val="single" w:sz="4" w:space="0" w:color="auto"/>
            </w:tcBorders>
          </w:tcPr>
          <w:p w14:paraId="6D7BE944" w14:textId="77777777" w:rsidR="003F5880" w:rsidRPr="007E0D87" w:rsidRDefault="003F5880" w:rsidP="00FF7918">
            <w:pPr>
              <w:pStyle w:val="TF-TEXTOQUADROCentralizado"/>
            </w:pPr>
          </w:p>
        </w:tc>
        <w:tc>
          <w:tcPr>
            <w:tcW w:w="289" w:type="dxa"/>
          </w:tcPr>
          <w:p w14:paraId="45B0BADB" w14:textId="77777777" w:rsidR="003F5880" w:rsidRPr="007E0D87" w:rsidRDefault="003F5880" w:rsidP="00FF7918">
            <w:pPr>
              <w:pStyle w:val="TF-TEXTOQUADROCentralizado"/>
            </w:pPr>
          </w:p>
        </w:tc>
      </w:tr>
      <w:tr w:rsidR="003F5880" w:rsidRPr="007E0D87" w14:paraId="3451FF28" w14:textId="77777777" w:rsidTr="00CB47CB">
        <w:trPr>
          <w:jc w:val="center"/>
        </w:trPr>
        <w:tc>
          <w:tcPr>
            <w:tcW w:w="6171" w:type="dxa"/>
            <w:tcBorders>
              <w:left w:val="single" w:sz="4" w:space="0" w:color="auto"/>
            </w:tcBorders>
          </w:tcPr>
          <w:p w14:paraId="3A6B353E" w14:textId="77777777" w:rsidR="003F5880" w:rsidRPr="007E0D87" w:rsidRDefault="003F5880" w:rsidP="00FF7918">
            <w:pPr>
              <w:pStyle w:val="TF-TEXTOQUADRO"/>
            </w:pPr>
            <w:r>
              <w:t>desenvolvimento da aplicação Web</w:t>
            </w:r>
          </w:p>
        </w:tc>
        <w:tc>
          <w:tcPr>
            <w:tcW w:w="273" w:type="dxa"/>
          </w:tcPr>
          <w:p w14:paraId="3DE663B7" w14:textId="77777777" w:rsidR="003F5880" w:rsidRPr="007E0D87" w:rsidRDefault="003F5880" w:rsidP="00FF7918">
            <w:pPr>
              <w:pStyle w:val="TF-TEXTOQUADROCentralizado"/>
            </w:pPr>
          </w:p>
        </w:tc>
        <w:tc>
          <w:tcPr>
            <w:tcW w:w="284" w:type="dxa"/>
          </w:tcPr>
          <w:p w14:paraId="4A8C354D" w14:textId="77777777" w:rsidR="003F5880" w:rsidRPr="007E0D87" w:rsidRDefault="003F5880" w:rsidP="00FF7918">
            <w:pPr>
              <w:pStyle w:val="TF-TEXTOQUADROCentralizado"/>
            </w:pPr>
          </w:p>
        </w:tc>
        <w:tc>
          <w:tcPr>
            <w:tcW w:w="284" w:type="dxa"/>
          </w:tcPr>
          <w:p w14:paraId="7FE5B24C" w14:textId="77777777" w:rsidR="003F5880" w:rsidRPr="007E0D87" w:rsidRDefault="003F5880" w:rsidP="00FF7918">
            <w:pPr>
              <w:pStyle w:val="TF-TEXTOQUADROCentralizado"/>
            </w:pPr>
          </w:p>
        </w:tc>
        <w:tc>
          <w:tcPr>
            <w:tcW w:w="284" w:type="dxa"/>
            <w:shd w:val="clear" w:color="auto" w:fill="AEAAAA"/>
          </w:tcPr>
          <w:p w14:paraId="29F5F9F5" w14:textId="77777777" w:rsidR="003F5880" w:rsidRPr="007E0D87" w:rsidRDefault="003F5880" w:rsidP="00FF7918">
            <w:pPr>
              <w:pStyle w:val="TF-TEXTOQUADROCentralizado"/>
            </w:pPr>
          </w:p>
        </w:tc>
        <w:tc>
          <w:tcPr>
            <w:tcW w:w="284" w:type="dxa"/>
            <w:shd w:val="clear" w:color="auto" w:fill="AEAAAA"/>
          </w:tcPr>
          <w:p w14:paraId="5C82F8A7" w14:textId="77777777" w:rsidR="003F5880" w:rsidRPr="007E0D87" w:rsidRDefault="003F5880" w:rsidP="00FF7918">
            <w:pPr>
              <w:pStyle w:val="TF-TEXTOQUADROCentralizado"/>
            </w:pPr>
          </w:p>
        </w:tc>
        <w:tc>
          <w:tcPr>
            <w:tcW w:w="284" w:type="dxa"/>
            <w:shd w:val="clear" w:color="auto" w:fill="AEAAAA"/>
          </w:tcPr>
          <w:p w14:paraId="278A17E7" w14:textId="77777777" w:rsidR="003F5880" w:rsidRPr="007E0D87" w:rsidRDefault="003F5880" w:rsidP="00FF7918">
            <w:pPr>
              <w:pStyle w:val="TF-TEXTOQUADROCentralizado"/>
            </w:pPr>
          </w:p>
        </w:tc>
        <w:tc>
          <w:tcPr>
            <w:tcW w:w="284" w:type="dxa"/>
            <w:shd w:val="clear" w:color="auto" w:fill="AEAAAA"/>
          </w:tcPr>
          <w:p w14:paraId="77C3CEB5" w14:textId="77777777" w:rsidR="003F5880" w:rsidRPr="007E0D87" w:rsidRDefault="003F5880" w:rsidP="00FF7918">
            <w:pPr>
              <w:pStyle w:val="TF-TEXTOQUADROCentralizado"/>
            </w:pPr>
          </w:p>
        </w:tc>
        <w:tc>
          <w:tcPr>
            <w:tcW w:w="284" w:type="dxa"/>
            <w:shd w:val="clear" w:color="auto" w:fill="AEAAAA"/>
          </w:tcPr>
          <w:p w14:paraId="2DDDF522" w14:textId="77777777" w:rsidR="003F5880" w:rsidRPr="007E0D87" w:rsidRDefault="003F5880" w:rsidP="00FF7918">
            <w:pPr>
              <w:pStyle w:val="TF-TEXTOQUADROCentralizado"/>
            </w:pPr>
          </w:p>
        </w:tc>
        <w:tc>
          <w:tcPr>
            <w:tcW w:w="284" w:type="dxa"/>
            <w:shd w:val="clear" w:color="auto" w:fill="AEAAAA"/>
          </w:tcPr>
          <w:p w14:paraId="3711EB19" w14:textId="77777777" w:rsidR="003F5880" w:rsidRPr="007E0D87" w:rsidRDefault="003F5880" w:rsidP="00FF7918">
            <w:pPr>
              <w:pStyle w:val="TF-TEXTOQUADROCentralizado"/>
            </w:pPr>
          </w:p>
        </w:tc>
        <w:tc>
          <w:tcPr>
            <w:tcW w:w="289" w:type="dxa"/>
          </w:tcPr>
          <w:p w14:paraId="4574FE71" w14:textId="77777777" w:rsidR="003F5880" w:rsidRPr="007E0D87" w:rsidRDefault="003F5880" w:rsidP="00FF7918">
            <w:pPr>
              <w:pStyle w:val="TF-TEXTOQUADROCentralizado"/>
            </w:pPr>
          </w:p>
        </w:tc>
      </w:tr>
      <w:tr w:rsidR="003F5880" w:rsidRPr="007E0D87" w14:paraId="64F7E405" w14:textId="77777777" w:rsidTr="00A84C94">
        <w:trPr>
          <w:jc w:val="center"/>
        </w:trPr>
        <w:tc>
          <w:tcPr>
            <w:tcW w:w="6171" w:type="dxa"/>
            <w:tcBorders>
              <w:left w:val="single" w:sz="4" w:space="0" w:color="auto"/>
              <w:bottom w:val="single" w:sz="4" w:space="0" w:color="auto"/>
            </w:tcBorders>
          </w:tcPr>
          <w:p w14:paraId="48B66DA8" w14:textId="77777777" w:rsidR="003F5880" w:rsidRDefault="003F5880" w:rsidP="00FF7918">
            <w:pPr>
              <w:pStyle w:val="TF-TEXTOQUADRO"/>
            </w:pPr>
            <w:r>
              <w:t>testes e validações</w:t>
            </w:r>
          </w:p>
        </w:tc>
        <w:tc>
          <w:tcPr>
            <w:tcW w:w="273" w:type="dxa"/>
            <w:tcBorders>
              <w:bottom w:val="single" w:sz="4" w:space="0" w:color="auto"/>
            </w:tcBorders>
          </w:tcPr>
          <w:p w14:paraId="1999B4DA" w14:textId="77777777" w:rsidR="003F5880" w:rsidRPr="007E0D87" w:rsidRDefault="003F5880" w:rsidP="00FF7918">
            <w:pPr>
              <w:pStyle w:val="TF-TEXTOQUADROCentralizado"/>
            </w:pPr>
          </w:p>
        </w:tc>
        <w:tc>
          <w:tcPr>
            <w:tcW w:w="284" w:type="dxa"/>
            <w:tcBorders>
              <w:bottom w:val="single" w:sz="4" w:space="0" w:color="auto"/>
            </w:tcBorders>
          </w:tcPr>
          <w:p w14:paraId="38BBDB79" w14:textId="77777777" w:rsidR="003F5880" w:rsidRPr="007E0D87" w:rsidRDefault="003F5880" w:rsidP="00FF7918">
            <w:pPr>
              <w:pStyle w:val="TF-TEXTOQUADROCentralizado"/>
            </w:pPr>
          </w:p>
        </w:tc>
        <w:tc>
          <w:tcPr>
            <w:tcW w:w="284" w:type="dxa"/>
            <w:tcBorders>
              <w:bottom w:val="single" w:sz="4" w:space="0" w:color="auto"/>
            </w:tcBorders>
          </w:tcPr>
          <w:p w14:paraId="19DF875A" w14:textId="77777777" w:rsidR="003F5880" w:rsidRPr="007E0D87" w:rsidRDefault="003F5880" w:rsidP="00FF7918">
            <w:pPr>
              <w:pStyle w:val="TF-TEXTOQUADROCentralizado"/>
            </w:pPr>
          </w:p>
        </w:tc>
        <w:tc>
          <w:tcPr>
            <w:tcW w:w="284" w:type="dxa"/>
            <w:tcBorders>
              <w:bottom w:val="single" w:sz="4" w:space="0" w:color="auto"/>
            </w:tcBorders>
            <w:shd w:val="clear" w:color="auto" w:fill="FFFFFF"/>
          </w:tcPr>
          <w:p w14:paraId="2F584BBB" w14:textId="77777777" w:rsidR="003F5880" w:rsidRPr="007E0D87" w:rsidRDefault="003F5880" w:rsidP="00FF7918">
            <w:pPr>
              <w:pStyle w:val="TF-TEXTOQUADROCentralizado"/>
            </w:pPr>
          </w:p>
        </w:tc>
        <w:tc>
          <w:tcPr>
            <w:tcW w:w="284" w:type="dxa"/>
            <w:tcBorders>
              <w:bottom w:val="single" w:sz="4" w:space="0" w:color="auto"/>
            </w:tcBorders>
            <w:shd w:val="clear" w:color="auto" w:fill="AEAAAA"/>
          </w:tcPr>
          <w:p w14:paraId="695E1C13" w14:textId="77777777" w:rsidR="003F5880" w:rsidRPr="007E0D87" w:rsidRDefault="003F5880" w:rsidP="00FF7918">
            <w:pPr>
              <w:pStyle w:val="TF-TEXTOQUADROCentralizado"/>
            </w:pPr>
          </w:p>
        </w:tc>
        <w:tc>
          <w:tcPr>
            <w:tcW w:w="284" w:type="dxa"/>
            <w:tcBorders>
              <w:bottom w:val="single" w:sz="4" w:space="0" w:color="auto"/>
            </w:tcBorders>
            <w:shd w:val="clear" w:color="auto" w:fill="AEAAAA"/>
          </w:tcPr>
          <w:p w14:paraId="5A67E842" w14:textId="77777777" w:rsidR="003F5880" w:rsidRPr="007E0D87" w:rsidRDefault="003F5880" w:rsidP="00FF7918">
            <w:pPr>
              <w:pStyle w:val="TF-TEXTOQUADROCentralizado"/>
            </w:pPr>
          </w:p>
        </w:tc>
        <w:tc>
          <w:tcPr>
            <w:tcW w:w="284" w:type="dxa"/>
            <w:tcBorders>
              <w:bottom w:val="single" w:sz="4" w:space="0" w:color="auto"/>
            </w:tcBorders>
            <w:shd w:val="clear" w:color="auto" w:fill="AEAAAA"/>
          </w:tcPr>
          <w:p w14:paraId="5F460045" w14:textId="77777777" w:rsidR="003F5880" w:rsidRPr="007E0D87" w:rsidRDefault="003F5880" w:rsidP="00FF7918">
            <w:pPr>
              <w:pStyle w:val="TF-TEXTOQUADROCentralizado"/>
            </w:pPr>
          </w:p>
        </w:tc>
        <w:tc>
          <w:tcPr>
            <w:tcW w:w="284" w:type="dxa"/>
            <w:tcBorders>
              <w:bottom w:val="single" w:sz="4" w:space="0" w:color="auto"/>
            </w:tcBorders>
            <w:shd w:val="clear" w:color="auto" w:fill="AEAAAA"/>
          </w:tcPr>
          <w:p w14:paraId="1B853E2C" w14:textId="77777777" w:rsidR="003F5880" w:rsidRPr="007E0D87" w:rsidRDefault="003F5880" w:rsidP="00FF7918">
            <w:pPr>
              <w:pStyle w:val="TF-TEXTOQUADROCentralizado"/>
            </w:pPr>
          </w:p>
        </w:tc>
        <w:tc>
          <w:tcPr>
            <w:tcW w:w="284" w:type="dxa"/>
            <w:tcBorders>
              <w:bottom w:val="single" w:sz="4" w:space="0" w:color="auto"/>
            </w:tcBorders>
            <w:shd w:val="clear" w:color="auto" w:fill="AEAAAA"/>
          </w:tcPr>
          <w:p w14:paraId="61AECF10" w14:textId="77777777" w:rsidR="003F5880" w:rsidRPr="007E0D87" w:rsidRDefault="003F5880" w:rsidP="00FF7918">
            <w:pPr>
              <w:pStyle w:val="TF-TEXTOQUADROCentralizado"/>
            </w:pPr>
          </w:p>
        </w:tc>
        <w:tc>
          <w:tcPr>
            <w:tcW w:w="289" w:type="dxa"/>
            <w:tcBorders>
              <w:bottom w:val="single" w:sz="4" w:space="0" w:color="auto"/>
            </w:tcBorders>
          </w:tcPr>
          <w:p w14:paraId="0A4A71AE" w14:textId="77777777" w:rsidR="003F5880" w:rsidRPr="007E0D87" w:rsidRDefault="003F5880" w:rsidP="00FF7918">
            <w:pPr>
              <w:pStyle w:val="TF-TEXTOQUADROCentralizado"/>
            </w:pPr>
          </w:p>
        </w:tc>
      </w:tr>
    </w:tbl>
    <w:p w14:paraId="14F37C6B" w14:textId="77777777" w:rsidR="003F5880" w:rsidRDefault="003F5880" w:rsidP="00FC4A9F">
      <w:pPr>
        <w:pStyle w:val="TF-FONTE"/>
      </w:pPr>
      <w:r>
        <w:t>Fonte: elaborado pelo autor.</w:t>
      </w:r>
    </w:p>
    <w:p w14:paraId="5BF8DE39" w14:textId="77777777" w:rsidR="003F5880" w:rsidRPr="007A1883" w:rsidRDefault="003F5880" w:rsidP="00D43587">
      <w:pPr>
        <w:pStyle w:val="Ttulo1"/>
      </w:pPr>
      <w:r>
        <w:t>REVISÃO BIBLIOGRÁFICA</w:t>
      </w:r>
    </w:p>
    <w:p w14:paraId="75722A3D" w14:textId="77777777" w:rsidR="003F5880" w:rsidRDefault="003F5880" w:rsidP="008542A3">
      <w:pPr>
        <w:pStyle w:val="TF-TEXTO"/>
      </w:pPr>
      <w:commentRangeStart w:id="128"/>
      <w:r>
        <w:t xml:space="preserve">Este capítulo </w:t>
      </w:r>
      <w:commentRangeEnd w:id="128"/>
      <w:r>
        <w:rPr>
          <w:rStyle w:val="Refdecomentrio"/>
        </w:rPr>
        <w:commentReference w:id="128"/>
      </w:r>
      <w:r>
        <w:t>tem como objetivo explorar os conceitos e fundamentos mais importantes para realização desse trabalho: sistema legado e engenharia reversa, mas especificadamente de banco de dados.</w:t>
      </w:r>
    </w:p>
    <w:p w14:paraId="37CB57D4" w14:textId="77777777" w:rsidR="003F5880" w:rsidRDefault="003F5880" w:rsidP="008542A3">
      <w:pPr>
        <w:pStyle w:val="TF-TEXTO"/>
      </w:pPr>
      <w:r>
        <w:t xml:space="preserve">Define-se sistema legado como sistema crítico que está em uso a um longo período, onde possivelmente foi desenvolvido com tecnologias ultrapassadas e que é peça fundamental para a organização que o mantem (BARBOSA; CANDIDO, 2017). Na contramão da tecnologia, em constante evolução estes sistemas costumam entrar em produção desatualizados tecnologicamente, devido a atrasos no desenvolvimento (PINTO; BRAGA, 2004). Uma das possíveis explicações do por que esses sistemas ainda existem até hoje é uma questão de custo, pois seu desenvolvimento inicial pode ter levado a um custo muito alto e que só haverá retorno desse investimento após vários anos de uso (PINTO; GRABA, 2004). O tempo de duração de sistemas de software é muito variável e sistemas de grande porte permanecem em uso por mais de dez anos (PINTO; BRAGA, </w:t>
      </w:r>
      <w:commentRangeStart w:id="129"/>
      <w:r>
        <w:t>2004</w:t>
      </w:r>
      <w:commentRangeEnd w:id="129"/>
      <w:r>
        <w:rPr>
          <w:rStyle w:val="Refdecomentrio"/>
        </w:rPr>
        <w:commentReference w:id="129"/>
      </w:r>
      <w:r>
        <w:t xml:space="preserve">). Outra possível explicação pode estar ligada ao quão importante esse sistema é para organização que o desenvolveu e para as empresas que o utilizam, onde uma simples falha dos serviços desse sistema possa causar sérios efeitos colaterais no dia-a-dia de ambos (PINTO; BRAGA, </w:t>
      </w:r>
      <w:commentRangeStart w:id="130"/>
      <w:r>
        <w:t>2004</w:t>
      </w:r>
      <w:commentRangeEnd w:id="130"/>
      <w:r>
        <w:rPr>
          <w:rStyle w:val="Refdecomentrio"/>
        </w:rPr>
        <w:commentReference w:id="130"/>
      </w:r>
      <w:r>
        <w:t>).</w:t>
      </w:r>
    </w:p>
    <w:p w14:paraId="0EF528A0" w14:textId="77777777" w:rsidR="003F5880" w:rsidRPr="008542A3" w:rsidRDefault="003F5880" w:rsidP="000C6811">
      <w:pPr>
        <w:pStyle w:val="TF-TEXTO"/>
      </w:pPr>
      <w:r>
        <w:t xml:space="preserve">Engenharia reversa para banco de dados é o processo de entender como algo funciona através da análise de sua estrutura, função e operação permitindo </w:t>
      </w:r>
      <w:commentRangeStart w:id="131"/>
      <w:r>
        <w:t xml:space="preserve">conhecer ele </w:t>
      </w:r>
      <w:commentRangeEnd w:id="131"/>
      <w:r>
        <w:rPr>
          <w:rStyle w:val="Refdecomentrio"/>
        </w:rPr>
        <w:commentReference w:id="131"/>
      </w:r>
      <w:r>
        <w:t xml:space="preserve">foi pensado e desenhado mesmo sem possuir o projeto original. Engenharia reversa pode ser usada para entender como algo funciona, ou como foi feito, mesmo sem possuir a sua documentação (SANTOS; BIANCHINI, 2019). O resultado da engenharia reversa é a especificação de um produto que é gerada a partir das análises realizadas no sistema. Com isso nos permite entender o funcionamento do mesmo, para alterar ou realizar manutenções futuras, ou até mesmo acrescentar novas funcionalidades ao software em questão (SANTOS; BIANCHINI, 2019). Essa técnica de engenharia reversa cresceu muito, e hoje possibilita o entendimento e melhoria do software, até na descoberta de segredos indústria e comerciais (SANTOS; BIANCHINI, 2019). Para Barbosa e Candido (2017),  a manutenção e evolução do sistema pode eventualmente se tornar financeiramente inviável quando não se tem a documentação do sistema, pois qualquer modificação pode impactar em outras funcionalidade do software, assim como o tempo pode acabar se </w:t>
      </w:r>
      <w:r>
        <w:lastRenderedPageBreak/>
        <w:t xml:space="preserve">estendendo por longos </w:t>
      </w:r>
      <w:commentRangeStart w:id="132"/>
      <w:r>
        <w:t xml:space="preserve">prazos (BARBOSA; CANDIDO, 2017). </w:t>
      </w:r>
      <w:commentRangeEnd w:id="132"/>
      <w:r>
        <w:rPr>
          <w:rStyle w:val="Refdecomentrio"/>
        </w:rPr>
        <w:commentReference w:id="132"/>
      </w:r>
      <w:r>
        <w:t>Para isso pode-se fazer uso da engenharia reversa para documentar o que já está em funcionamento, no intuito de criar uma documentação para entender seu funcionamento e facilitar as alterações (BARBOSA; CANDIDO, 2017).</w:t>
      </w:r>
    </w:p>
    <w:p w14:paraId="6E2435F9" w14:textId="77777777" w:rsidR="003F5880" w:rsidRDefault="003F5880" w:rsidP="00F83A19">
      <w:pPr>
        <w:pStyle w:val="TF-refernciasbibliogrficasTTULO"/>
      </w:pPr>
      <w:r>
        <w:t>Referências</w:t>
      </w:r>
    </w:p>
    <w:p w14:paraId="7E3785F8" w14:textId="77777777" w:rsidR="003F5880" w:rsidRDefault="003F5880" w:rsidP="003B564E">
      <w:pPr>
        <w:pStyle w:val="TF-REFERNCIASITEM0"/>
      </w:pPr>
      <w:r>
        <w:t xml:space="preserve">BARBOSA, Pedro L. S.; CANDIDO, Adriano L. </w:t>
      </w:r>
      <w:r w:rsidRPr="00041C76">
        <w:t>Diferenças entre engenharia reversa e reengenharia nos sistemas de informação</w:t>
      </w:r>
      <w:r>
        <w:t xml:space="preserve">. </w:t>
      </w:r>
      <w:r>
        <w:rPr>
          <w:b/>
        </w:rPr>
        <w:t>Revista interfaces</w:t>
      </w:r>
      <w:r>
        <w:t>, Icó-CE, v. 4, n. 13, Dez. 2017.</w:t>
      </w:r>
    </w:p>
    <w:p w14:paraId="331B6651" w14:textId="77777777" w:rsidR="003F5880" w:rsidRPr="006C6A81" w:rsidRDefault="003F5880" w:rsidP="00920258">
      <w:pPr>
        <w:pStyle w:val="TF-REFERNCIASITEM0"/>
        <w:rPr>
          <w:lang w:val="en-US"/>
        </w:rPr>
      </w:pPr>
      <w:r>
        <w:t xml:space="preserve">BUGMANN, Paulo A. Ferramenta web para modelagem lógica em projetos de bancos de dados relacionais. </w:t>
      </w:r>
      <w:r w:rsidRPr="006C6A81">
        <w:rPr>
          <w:b/>
          <w:lang w:val="en-US"/>
        </w:rPr>
        <w:t>FURB</w:t>
      </w:r>
      <w:r w:rsidRPr="006C6A81">
        <w:rPr>
          <w:lang w:val="en-US"/>
        </w:rPr>
        <w:t>. Blumenau-SC, p. 7-84, Dez. 2012.</w:t>
      </w:r>
    </w:p>
    <w:p w14:paraId="3D310891" w14:textId="77777777" w:rsidR="003F5880" w:rsidRPr="006C6A81" w:rsidRDefault="003F5880" w:rsidP="003B564E">
      <w:pPr>
        <w:pStyle w:val="TF-REFERNCIASITEM0"/>
        <w:rPr>
          <w:lang w:val="en-US"/>
        </w:rPr>
      </w:pPr>
      <w:r w:rsidRPr="006C6A81">
        <w:rPr>
          <w:lang w:val="en-US"/>
        </w:rPr>
        <w:t xml:space="preserve">KRASNER, Glenn E.; POPE, Stephen. A Description of the Model-View-Controller User Interface Paradigm in the Smalltalk80 System. </w:t>
      </w:r>
      <w:r w:rsidRPr="006C6A81">
        <w:rPr>
          <w:b/>
          <w:lang w:val="en-US"/>
        </w:rPr>
        <w:t>Journal Of Object Oriented Programming</w:t>
      </w:r>
      <w:r w:rsidRPr="006C6A81">
        <w:rPr>
          <w:lang w:val="en-US"/>
        </w:rPr>
        <w:t>, Santa Bárbara-CA, vol. 1, Jan. 1988.</w:t>
      </w:r>
    </w:p>
    <w:p w14:paraId="1D228608" w14:textId="77777777" w:rsidR="003F5880" w:rsidRDefault="003F5880" w:rsidP="00CB068B">
      <w:pPr>
        <w:pStyle w:val="TF-REFERNCIASITEM0"/>
      </w:pPr>
      <w:r>
        <w:t xml:space="preserve">VIEIRA, Luiz Flavio. </w:t>
      </w:r>
      <w:commentRangeStart w:id="133"/>
      <w:r w:rsidRPr="00CB068B">
        <w:t>COMPARAÇÃ</w:t>
      </w:r>
      <w:r w:rsidRPr="007F19B8">
        <w:t>O</w:t>
      </w:r>
      <w:r>
        <w:t xml:space="preserve"> DE PERFORMANCE DE SISTEMAS GERENCIADORES DE BANCO DE DADOS</w:t>
      </w:r>
      <w:commentRangeEnd w:id="133"/>
      <w:r>
        <w:rPr>
          <w:rStyle w:val="Refdecomentrio"/>
        </w:rPr>
        <w:commentReference w:id="133"/>
      </w:r>
      <w:r>
        <w:t>. 104 f. Trabalho de Conclusão de Curso – Curso de Ciência da Computação, Universidade Tecnológica Federal do Paraná. Medianeira, 2020.</w:t>
      </w:r>
    </w:p>
    <w:p w14:paraId="507CB533" w14:textId="77777777" w:rsidR="003F5880" w:rsidRPr="00C10B9B" w:rsidRDefault="003F5880" w:rsidP="00CB068B">
      <w:pPr>
        <w:pStyle w:val="TF-REFERNCIASITEM0"/>
        <w:rPr>
          <w:b/>
        </w:rPr>
      </w:pPr>
      <w:r>
        <w:t xml:space="preserve">PINTO, Herbert L. M.; BRAGA, José L. Sistemas legados e as novas tecnologias: técnicas de integração e estudo de caso. </w:t>
      </w:r>
      <w:r>
        <w:rPr>
          <w:b/>
        </w:rPr>
        <w:t>Informática Pública</w:t>
      </w:r>
      <w:r>
        <w:t>,, v. 8, n. 1, p. 47-69, 2005.</w:t>
      </w:r>
    </w:p>
    <w:p w14:paraId="5B404CA1" w14:textId="77777777" w:rsidR="003F5880" w:rsidRPr="006C6A81" w:rsidRDefault="003F5880" w:rsidP="003B564E">
      <w:pPr>
        <w:pStyle w:val="TF-REFERNCIASITEM0"/>
        <w:rPr>
          <w:lang w:val="en-US"/>
        </w:rPr>
      </w:pPr>
      <w:r>
        <w:t xml:space="preserve">SANTOS, Ademir C.; BIANCHINI, Calebe P. Engenharia reversa de um sistema </w:t>
      </w:r>
      <w:proofErr w:type="spellStart"/>
      <w:r>
        <w:t>pdv</w:t>
      </w:r>
      <w:proofErr w:type="spellEnd"/>
      <w:r>
        <w:t xml:space="preserve">. </w:t>
      </w:r>
      <w:proofErr w:type="spellStart"/>
      <w:r w:rsidRPr="006C6A81">
        <w:rPr>
          <w:b/>
          <w:lang w:val="en-US"/>
        </w:rPr>
        <w:t>Scholar.google</w:t>
      </w:r>
      <w:proofErr w:type="spellEnd"/>
      <w:r w:rsidRPr="006C6A81">
        <w:rPr>
          <w:lang w:val="en-US"/>
        </w:rPr>
        <w:t xml:space="preserve">, </w:t>
      </w:r>
      <w:proofErr w:type="spellStart"/>
      <w:r w:rsidRPr="006C6A81">
        <w:rPr>
          <w:lang w:val="en-US"/>
        </w:rPr>
        <w:t>Consolação</w:t>
      </w:r>
      <w:proofErr w:type="spellEnd"/>
      <w:r w:rsidRPr="006C6A81">
        <w:rPr>
          <w:lang w:val="en-US"/>
        </w:rPr>
        <w:t>-SP, p. 2-15, Nov. 2019.</w:t>
      </w:r>
    </w:p>
    <w:p w14:paraId="4CC893EE" w14:textId="77777777" w:rsidR="003F5880" w:rsidRPr="006C6A81" w:rsidRDefault="003F5880" w:rsidP="00542DBA">
      <w:pPr>
        <w:pStyle w:val="TF-REFERNCIASITEM0"/>
        <w:rPr>
          <w:lang w:val="en-US"/>
        </w:rPr>
      </w:pPr>
      <w:r w:rsidRPr="006C6A81">
        <w:rPr>
          <w:lang w:val="en-US"/>
        </w:rPr>
        <w:t xml:space="preserve">SOTO, </w:t>
      </w:r>
      <w:proofErr w:type="spellStart"/>
      <w:r w:rsidRPr="006C6A81">
        <w:rPr>
          <w:lang w:val="en-US"/>
        </w:rPr>
        <w:t>Jésus</w:t>
      </w:r>
      <w:proofErr w:type="spellEnd"/>
      <w:r w:rsidRPr="006C6A81">
        <w:rPr>
          <w:lang w:val="en-US"/>
        </w:rPr>
        <w:t xml:space="preserve"> et al., A software tool to generate a Model-View-Controller architecture based on the Entity-Relationship Model. </w:t>
      </w:r>
      <w:r w:rsidRPr="006C6A81">
        <w:rPr>
          <w:b/>
          <w:lang w:val="en-US"/>
        </w:rPr>
        <w:t>IEEE Xplore</w:t>
      </w:r>
      <w:r w:rsidRPr="006C6A81">
        <w:rPr>
          <w:lang w:val="en-US"/>
        </w:rPr>
        <w:t>, Chetumal-Mexico, p. 1-7, Abr./Jun. 2020.</w:t>
      </w:r>
    </w:p>
    <w:p w14:paraId="45DFEA53" w14:textId="77777777" w:rsidR="003F5880" w:rsidRDefault="003F5880" w:rsidP="00542DBA">
      <w:pPr>
        <w:pStyle w:val="TF-REFERNCIASITEM0"/>
      </w:pPr>
      <w:r w:rsidRPr="006C6A81">
        <w:rPr>
          <w:lang w:val="en-US"/>
        </w:rPr>
        <w:t xml:space="preserve">ZAFAR, </w:t>
      </w:r>
      <w:proofErr w:type="spellStart"/>
      <w:r w:rsidRPr="006C6A81">
        <w:rPr>
          <w:lang w:val="en-US"/>
        </w:rPr>
        <w:t>Sherin</w:t>
      </w:r>
      <w:proofErr w:type="spellEnd"/>
      <w:r w:rsidRPr="006C6A81">
        <w:rPr>
          <w:lang w:val="en-US"/>
        </w:rPr>
        <w:t xml:space="preserve"> et al. Reverse Engineering of Relational Database Schema to UML Model. </w:t>
      </w:r>
      <w:r w:rsidRPr="00C10B9B">
        <w:rPr>
          <w:b/>
        </w:rPr>
        <w:t xml:space="preserve">IEEE </w:t>
      </w:r>
      <w:proofErr w:type="spellStart"/>
      <w:r w:rsidRPr="00C10B9B">
        <w:rPr>
          <w:b/>
        </w:rPr>
        <w:t>Xplore</w:t>
      </w:r>
      <w:proofErr w:type="spellEnd"/>
      <w:r>
        <w:t xml:space="preserve">, </w:t>
      </w:r>
      <w:proofErr w:type="spellStart"/>
      <w:r>
        <w:t>Aligarh-India</w:t>
      </w:r>
      <w:proofErr w:type="spellEnd"/>
      <w:r>
        <w:t>, Ago./Out. 2019.</w:t>
      </w:r>
    </w:p>
    <w:p w14:paraId="3A2D5C54" w14:textId="77777777" w:rsidR="003F5880" w:rsidRDefault="003F5880" w:rsidP="0003071E">
      <w:pPr>
        <w:pStyle w:val="TF-xAvalTTULO"/>
        <w:ind w:left="0" w:firstLine="0"/>
        <w:jc w:val="left"/>
      </w:pPr>
    </w:p>
    <w:p w14:paraId="793BC4C0" w14:textId="77777777" w:rsidR="003F5880" w:rsidRDefault="003F5880" w:rsidP="0003071E">
      <w:pPr>
        <w:pStyle w:val="TF-xAvalTTULO"/>
        <w:ind w:left="0" w:firstLine="0"/>
        <w:jc w:val="left"/>
      </w:pPr>
      <w:r>
        <w:t xml:space="preserve"> </w:t>
      </w:r>
    </w:p>
    <w:p w14:paraId="04F7E979" w14:textId="77777777" w:rsidR="003F5880" w:rsidRPr="00320BFA" w:rsidRDefault="003F5880" w:rsidP="00037486">
      <w:pPr>
        <w:pStyle w:val="TF-xAvalTTULO"/>
      </w:pPr>
      <w:r>
        <w:br w:type="page"/>
      </w:r>
      <w:r>
        <w:lastRenderedPageBreak/>
        <w:t>FORMULÁRIO  DE  avaliação BCC</w:t>
      </w:r>
      <w:r w:rsidRPr="00320BFA">
        <w:t xml:space="preserve"> – PROFESSOR TCC I</w:t>
      </w:r>
    </w:p>
    <w:p w14:paraId="35C473D7" w14:textId="77777777" w:rsidR="003F5880" w:rsidRDefault="003F5880" w:rsidP="00037486">
      <w:pPr>
        <w:pStyle w:val="TF-xAvalLINHA"/>
      </w:pPr>
      <w:r w:rsidRPr="00320BFA">
        <w:t>Avaliador(a):</w:t>
      </w:r>
      <w:r w:rsidRPr="00320BFA">
        <w:tab/>
      </w:r>
      <w:r>
        <w:t>Dalton Solano dos Reis</w:t>
      </w:r>
    </w:p>
    <w:p w14:paraId="4C9CD160" w14:textId="77777777" w:rsidR="003F5880" w:rsidRPr="00320BFA" w:rsidRDefault="003F5880" w:rsidP="00037486">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104"/>
        <w:gridCol w:w="356"/>
        <w:gridCol w:w="837"/>
        <w:gridCol w:w="353"/>
      </w:tblGrid>
      <w:tr w:rsidR="003F5880" w:rsidRPr="00320BFA" w14:paraId="50061F7E" w14:textId="77777777" w:rsidTr="008F1BCC">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37193AA6" w14:textId="77777777" w:rsidR="003F5880" w:rsidRPr="00320BFA" w:rsidRDefault="003F5880" w:rsidP="008F1BCC">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5DEBC5EC" w14:textId="77777777" w:rsidR="003F5880" w:rsidRPr="00320BFA" w:rsidRDefault="003F5880" w:rsidP="008F1BCC">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3914E3D9" w14:textId="77777777" w:rsidR="003F5880" w:rsidRPr="00320BFA" w:rsidRDefault="003F5880" w:rsidP="008F1BCC">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7175D1FF" w14:textId="77777777" w:rsidR="003F5880" w:rsidRPr="00320BFA" w:rsidRDefault="003F5880" w:rsidP="008F1BCC">
            <w:pPr>
              <w:pStyle w:val="TF-xAvalITEMTABELA"/>
            </w:pPr>
            <w:r w:rsidRPr="00320BFA">
              <w:t>não atende</w:t>
            </w:r>
          </w:p>
        </w:tc>
      </w:tr>
      <w:tr w:rsidR="003F5880" w:rsidRPr="00320BFA" w14:paraId="0017BD50" w14:textId="77777777" w:rsidTr="008F1BCC">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15F3085B" w14:textId="77777777" w:rsidR="003F5880" w:rsidRPr="00320BFA" w:rsidRDefault="003F5880" w:rsidP="008F1BCC">
            <w:pPr>
              <w:pStyle w:val="TF-xAvalITEMTABELA"/>
            </w:pPr>
            <w:r w:rsidRPr="00A70FF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27944DE5" w14:textId="77777777" w:rsidR="003F5880" w:rsidRPr="00821EE8" w:rsidRDefault="003F5880" w:rsidP="00D43587">
            <w:pPr>
              <w:pStyle w:val="TF-xAvalITEM"/>
              <w:numPr>
                <w:ilvl w:val="0"/>
                <w:numId w:val="47"/>
              </w:numPr>
            </w:pPr>
            <w:r w:rsidRPr="00821EE8">
              <w:t>INTRODUÇÃO</w:t>
            </w:r>
          </w:p>
          <w:p w14:paraId="7F7D24ED" w14:textId="77777777" w:rsidR="003F5880" w:rsidRPr="00821EE8" w:rsidRDefault="003F5880" w:rsidP="008F1BCC">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7EFE9706" w14:textId="77777777" w:rsidR="003F5880" w:rsidRPr="00320BFA" w:rsidRDefault="003F5880" w:rsidP="008F1BCC">
            <w:pPr>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07F4B5FF" w14:textId="77777777" w:rsidR="003F5880" w:rsidRPr="00320BFA" w:rsidRDefault="003F5880" w:rsidP="008F1BCC">
            <w:pPr>
              <w:ind w:left="709" w:hanging="709"/>
              <w:jc w:val="center"/>
              <w:rPr>
                <w:sz w:val="18"/>
              </w:rPr>
            </w:pPr>
            <w:commentRangeStart w:id="134"/>
            <w:r>
              <w:rPr>
                <w:sz w:val="18"/>
              </w:rPr>
              <w:t>X</w:t>
            </w:r>
            <w:commentRangeEnd w:id="134"/>
            <w:r>
              <w:rPr>
                <w:rStyle w:val="Refdecomentrio"/>
              </w:rPr>
              <w:commentReference w:id="134"/>
            </w:r>
          </w:p>
        </w:tc>
        <w:tc>
          <w:tcPr>
            <w:tcW w:w="262" w:type="pct"/>
            <w:tcBorders>
              <w:top w:val="single" w:sz="12" w:space="0" w:color="auto"/>
              <w:left w:val="single" w:sz="4" w:space="0" w:color="auto"/>
              <w:bottom w:val="single" w:sz="4" w:space="0" w:color="auto"/>
              <w:right w:val="single" w:sz="12" w:space="0" w:color="auto"/>
            </w:tcBorders>
          </w:tcPr>
          <w:p w14:paraId="51F6B201" w14:textId="77777777" w:rsidR="003F5880" w:rsidRPr="00320BFA" w:rsidRDefault="003F5880" w:rsidP="008F1BCC">
            <w:pPr>
              <w:ind w:left="709" w:hanging="709"/>
              <w:jc w:val="center"/>
              <w:rPr>
                <w:sz w:val="18"/>
              </w:rPr>
            </w:pPr>
          </w:p>
        </w:tc>
      </w:tr>
      <w:tr w:rsidR="003F5880" w:rsidRPr="00320BFA" w14:paraId="375D539D" w14:textId="77777777" w:rsidTr="008F1BCC">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9C65D96" w14:textId="77777777" w:rsidR="003F5880" w:rsidRPr="00320BFA" w:rsidRDefault="003F5880" w:rsidP="008F1BC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A010DD3" w14:textId="77777777" w:rsidR="003F5880" w:rsidRPr="00821EE8" w:rsidRDefault="003F5880" w:rsidP="008F1BCC">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557C1FF5" w14:textId="77777777" w:rsidR="003F5880" w:rsidRPr="00320BFA" w:rsidRDefault="003F5880" w:rsidP="008F1BCC">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5E2DEB6" w14:textId="77777777" w:rsidR="003F5880" w:rsidRPr="00320BFA" w:rsidRDefault="003F5880" w:rsidP="008F1BCC">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B86A464" w14:textId="77777777" w:rsidR="003F5880" w:rsidRPr="00320BFA" w:rsidRDefault="003F5880" w:rsidP="008F1BCC">
            <w:pPr>
              <w:ind w:left="709" w:hanging="709"/>
              <w:jc w:val="center"/>
              <w:rPr>
                <w:sz w:val="18"/>
              </w:rPr>
            </w:pPr>
          </w:p>
        </w:tc>
      </w:tr>
      <w:tr w:rsidR="003F5880" w:rsidRPr="00320BFA" w14:paraId="6F6EE194" w14:textId="77777777" w:rsidTr="008F1BCC">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25D8C39" w14:textId="77777777" w:rsidR="003F5880" w:rsidRPr="00320BFA" w:rsidRDefault="003F5880" w:rsidP="008F1BC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9D9268C" w14:textId="77777777" w:rsidR="003F5880" w:rsidRPr="00320BFA" w:rsidRDefault="003F5880" w:rsidP="003F5880">
            <w:pPr>
              <w:pStyle w:val="TF-xAvalITEM"/>
            </w:pPr>
            <w:r w:rsidRPr="00320BFA">
              <w:t>OBJETIVOS</w:t>
            </w:r>
          </w:p>
          <w:p w14:paraId="0AA89969" w14:textId="77777777" w:rsidR="003F5880" w:rsidRPr="00320BFA" w:rsidRDefault="003F5880" w:rsidP="008F1BCC">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01120EBD" w14:textId="77777777" w:rsidR="003F5880" w:rsidRPr="00320BFA" w:rsidRDefault="003F5880" w:rsidP="008F1BCC">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CCC27FA" w14:textId="77777777" w:rsidR="003F5880" w:rsidRPr="00320BFA" w:rsidRDefault="003F5880" w:rsidP="008F1BCC">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F2667F5" w14:textId="77777777" w:rsidR="003F5880" w:rsidRPr="00320BFA" w:rsidRDefault="003F5880" w:rsidP="008F1BCC">
            <w:pPr>
              <w:ind w:left="709" w:hanging="709"/>
              <w:jc w:val="center"/>
              <w:rPr>
                <w:sz w:val="18"/>
              </w:rPr>
            </w:pPr>
          </w:p>
        </w:tc>
      </w:tr>
      <w:tr w:rsidR="003F5880" w:rsidRPr="00320BFA" w14:paraId="30E875E3" w14:textId="77777777" w:rsidTr="008F1BCC">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BD0DC79" w14:textId="77777777" w:rsidR="003F5880" w:rsidRPr="00320BFA" w:rsidRDefault="003F5880" w:rsidP="008F1BC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6A6C6D3" w14:textId="77777777" w:rsidR="003F5880" w:rsidRPr="00320BFA" w:rsidRDefault="003F5880" w:rsidP="008F1BCC">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272687B0" w14:textId="77777777" w:rsidR="003F5880" w:rsidRPr="00320BFA" w:rsidRDefault="003F5880" w:rsidP="008F1BCC">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C302828" w14:textId="77777777" w:rsidR="003F5880" w:rsidRPr="00320BFA" w:rsidRDefault="003F5880" w:rsidP="008F1BCC">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E81495E" w14:textId="77777777" w:rsidR="003F5880" w:rsidRPr="00320BFA" w:rsidRDefault="003F5880" w:rsidP="008F1BCC">
            <w:pPr>
              <w:ind w:left="709" w:hanging="709"/>
              <w:jc w:val="center"/>
              <w:rPr>
                <w:sz w:val="18"/>
              </w:rPr>
            </w:pPr>
          </w:p>
        </w:tc>
      </w:tr>
      <w:tr w:rsidR="003F5880" w:rsidRPr="00320BFA" w14:paraId="2157F43E" w14:textId="77777777" w:rsidTr="008F1BCC">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0FF5E07" w14:textId="77777777" w:rsidR="003F5880" w:rsidRPr="00320BFA" w:rsidRDefault="003F5880" w:rsidP="008F1BC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FC72735" w14:textId="77777777" w:rsidR="003F5880" w:rsidRPr="00EE20C1" w:rsidRDefault="003F5880" w:rsidP="003F5880">
            <w:pPr>
              <w:pStyle w:val="TF-xAvalITEM"/>
            </w:pPr>
            <w:r w:rsidRPr="00EE20C1">
              <w:t>JUSTIFICATIVA</w:t>
            </w:r>
          </w:p>
          <w:p w14:paraId="5637EEF9" w14:textId="77777777" w:rsidR="003F5880" w:rsidRPr="00EE20C1" w:rsidRDefault="003F5880" w:rsidP="008F1BCC">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3AD7B4AD" w14:textId="77777777" w:rsidR="003F5880" w:rsidRPr="00320BFA" w:rsidRDefault="003F5880" w:rsidP="008F1BCC">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03B321C" w14:textId="77777777" w:rsidR="003F5880" w:rsidRPr="00320BFA" w:rsidRDefault="003F5880" w:rsidP="008F1BCC">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9FE06CE" w14:textId="77777777" w:rsidR="003F5880" w:rsidRPr="00320BFA" w:rsidRDefault="003F5880" w:rsidP="008F1BCC">
            <w:pPr>
              <w:ind w:left="709" w:hanging="709"/>
              <w:jc w:val="center"/>
              <w:rPr>
                <w:sz w:val="18"/>
              </w:rPr>
            </w:pPr>
          </w:p>
        </w:tc>
      </w:tr>
      <w:tr w:rsidR="003F5880" w:rsidRPr="00320BFA" w14:paraId="5F142922" w14:textId="77777777" w:rsidTr="008F1BCC">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641A37F" w14:textId="77777777" w:rsidR="003F5880" w:rsidRPr="00320BFA" w:rsidRDefault="003F5880" w:rsidP="008F1BC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F2A2915" w14:textId="77777777" w:rsidR="003F5880" w:rsidRPr="00EE20C1" w:rsidRDefault="003F5880" w:rsidP="008F1BCC">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6F7704AF" w14:textId="77777777" w:rsidR="003F5880" w:rsidRPr="00320BFA" w:rsidRDefault="003F5880" w:rsidP="008F1BCC">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3FBA9A8" w14:textId="77777777" w:rsidR="003F5880" w:rsidRPr="00320BFA" w:rsidRDefault="003F5880" w:rsidP="008F1BCC">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8A86414" w14:textId="77777777" w:rsidR="003F5880" w:rsidRPr="00320BFA" w:rsidRDefault="003F5880" w:rsidP="008F1BCC">
            <w:pPr>
              <w:ind w:left="709" w:hanging="709"/>
              <w:jc w:val="center"/>
              <w:rPr>
                <w:sz w:val="18"/>
              </w:rPr>
            </w:pPr>
          </w:p>
        </w:tc>
      </w:tr>
      <w:tr w:rsidR="003F5880" w:rsidRPr="00320BFA" w14:paraId="36C468B2" w14:textId="77777777" w:rsidTr="008F1BCC">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37ADD56" w14:textId="77777777" w:rsidR="003F5880" w:rsidRPr="00320BFA" w:rsidRDefault="003F5880" w:rsidP="008F1BC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B89F9DE" w14:textId="77777777" w:rsidR="003F5880" w:rsidRPr="00320BFA" w:rsidRDefault="003F5880" w:rsidP="003F5880">
            <w:pPr>
              <w:pStyle w:val="TF-xAvalITEM"/>
            </w:pPr>
            <w:r w:rsidRPr="00320BFA">
              <w:t>METODOLOGIA</w:t>
            </w:r>
          </w:p>
          <w:p w14:paraId="37439A62" w14:textId="77777777" w:rsidR="003F5880" w:rsidRPr="00320BFA" w:rsidRDefault="003F5880" w:rsidP="008F1BCC">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3786682F" w14:textId="77777777" w:rsidR="003F5880" w:rsidRPr="00320BFA" w:rsidRDefault="003F5880" w:rsidP="008F1BCC">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A57B0F6" w14:textId="77777777" w:rsidR="003F5880" w:rsidRPr="00320BFA" w:rsidRDefault="003F5880" w:rsidP="008F1BCC">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12C97B2" w14:textId="77777777" w:rsidR="003F5880" w:rsidRPr="00320BFA" w:rsidRDefault="003F5880" w:rsidP="008F1BCC">
            <w:pPr>
              <w:ind w:left="709" w:hanging="709"/>
              <w:jc w:val="center"/>
              <w:rPr>
                <w:sz w:val="18"/>
              </w:rPr>
            </w:pPr>
          </w:p>
        </w:tc>
      </w:tr>
      <w:tr w:rsidR="003F5880" w:rsidRPr="00320BFA" w14:paraId="30094C8B" w14:textId="77777777" w:rsidTr="008F1BCC">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7F1571F" w14:textId="77777777" w:rsidR="003F5880" w:rsidRPr="00320BFA" w:rsidRDefault="003F5880" w:rsidP="008F1BC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0A80DA9" w14:textId="77777777" w:rsidR="003F5880" w:rsidRPr="00320BFA" w:rsidRDefault="003F5880" w:rsidP="008F1BCC">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7A20FE95" w14:textId="77777777" w:rsidR="003F5880" w:rsidRPr="00320BFA" w:rsidRDefault="003F5880" w:rsidP="008F1BCC">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ED39370" w14:textId="77777777" w:rsidR="003F5880" w:rsidRPr="00320BFA" w:rsidRDefault="003F5880" w:rsidP="008F1BCC">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5CC0C85" w14:textId="77777777" w:rsidR="003F5880" w:rsidRPr="00320BFA" w:rsidRDefault="003F5880" w:rsidP="008F1BCC">
            <w:pPr>
              <w:ind w:left="709" w:hanging="709"/>
              <w:jc w:val="center"/>
              <w:rPr>
                <w:sz w:val="18"/>
              </w:rPr>
            </w:pPr>
          </w:p>
        </w:tc>
      </w:tr>
      <w:tr w:rsidR="003F5880" w:rsidRPr="00320BFA" w14:paraId="2644C14A" w14:textId="77777777" w:rsidTr="008F1BCC">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FCA3EA5" w14:textId="77777777" w:rsidR="003F5880" w:rsidRPr="00320BFA" w:rsidRDefault="003F5880" w:rsidP="008F1BC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CD22B17" w14:textId="77777777" w:rsidR="003F5880" w:rsidRPr="00801036" w:rsidRDefault="003F5880" w:rsidP="003F5880">
            <w:pPr>
              <w:pStyle w:val="TF-xAvalITEM"/>
            </w:pPr>
            <w:r w:rsidRPr="00801036">
              <w:t>REVISÃO BIBLIOGRÁFICA (atenção para a diferença de conteúdo entre projeto e pré-projeto)</w:t>
            </w:r>
          </w:p>
          <w:p w14:paraId="65CBE19A" w14:textId="77777777" w:rsidR="003F5880" w:rsidRPr="00801036" w:rsidRDefault="003F5880" w:rsidP="008F1BCC">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599ABF63" w14:textId="77777777" w:rsidR="003F5880" w:rsidRPr="00801036" w:rsidRDefault="003F5880" w:rsidP="008F1BCC">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0AD2F21" w14:textId="77777777" w:rsidR="003F5880" w:rsidRPr="00801036" w:rsidRDefault="003F5880" w:rsidP="008F1BCC">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EF5C9A0" w14:textId="77777777" w:rsidR="003F5880" w:rsidRPr="00320BFA" w:rsidRDefault="003F5880" w:rsidP="008F1BCC">
            <w:pPr>
              <w:ind w:left="709" w:hanging="709"/>
              <w:jc w:val="center"/>
              <w:rPr>
                <w:sz w:val="18"/>
              </w:rPr>
            </w:pPr>
          </w:p>
        </w:tc>
      </w:tr>
      <w:tr w:rsidR="003F5880" w:rsidRPr="00320BFA" w14:paraId="1FB0BEF8" w14:textId="77777777" w:rsidTr="008F1BCC">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6B7F645" w14:textId="77777777" w:rsidR="003F5880" w:rsidRPr="00320BFA" w:rsidRDefault="003F5880" w:rsidP="008F1BCC">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4A6F8C5C" w14:textId="77777777" w:rsidR="003F5880" w:rsidRPr="00320BFA" w:rsidRDefault="003F5880" w:rsidP="003F5880">
            <w:pPr>
              <w:pStyle w:val="TF-xAvalITEM"/>
            </w:pPr>
            <w:r w:rsidRPr="00320BFA">
              <w:t>LINGUAGEM USADA (redação)</w:t>
            </w:r>
          </w:p>
          <w:p w14:paraId="3468705A" w14:textId="77777777" w:rsidR="003F5880" w:rsidRPr="00320BFA" w:rsidRDefault="003F5880" w:rsidP="008F1BCC">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25AAF8C0" w14:textId="77777777" w:rsidR="003F5880" w:rsidRPr="00320BFA" w:rsidRDefault="003F5880" w:rsidP="008F1BCC">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2B159F3D" w14:textId="77777777" w:rsidR="003F5880" w:rsidRPr="00320BFA" w:rsidRDefault="003F5880" w:rsidP="008F1BCC">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778AB78E" w14:textId="77777777" w:rsidR="003F5880" w:rsidRPr="00320BFA" w:rsidRDefault="003F5880" w:rsidP="008F1BCC">
            <w:pPr>
              <w:ind w:left="709" w:hanging="709"/>
              <w:jc w:val="center"/>
              <w:rPr>
                <w:sz w:val="18"/>
              </w:rPr>
            </w:pPr>
          </w:p>
        </w:tc>
      </w:tr>
      <w:tr w:rsidR="003F5880" w:rsidRPr="00320BFA" w14:paraId="0829E62C" w14:textId="77777777" w:rsidTr="008F1BCC">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A9AF7A6" w14:textId="77777777" w:rsidR="003F5880" w:rsidRPr="00320BFA" w:rsidRDefault="003F5880" w:rsidP="008F1BC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61B870E" w14:textId="77777777" w:rsidR="003F5880" w:rsidRPr="00320BFA" w:rsidRDefault="003F5880" w:rsidP="008F1BCC">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6918DF34" w14:textId="77777777" w:rsidR="003F5880" w:rsidRPr="00320BFA" w:rsidRDefault="003F5880" w:rsidP="008F1BCC">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A37B3CA" w14:textId="77777777" w:rsidR="003F5880" w:rsidRPr="00320BFA" w:rsidRDefault="003F5880" w:rsidP="008F1BCC">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5F94DC9" w14:textId="77777777" w:rsidR="003F5880" w:rsidRPr="00320BFA" w:rsidRDefault="003F5880" w:rsidP="008F1BCC">
            <w:pPr>
              <w:ind w:left="709" w:hanging="709"/>
              <w:jc w:val="center"/>
              <w:rPr>
                <w:sz w:val="18"/>
              </w:rPr>
            </w:pPr>
          </w:p>
        </w:tc>
      </w:tr>
      <w:tr w:rsidR="003F5880" w:rsidRPr="00320BFA" w14:paraId="63768872" w14:textId="77777777" w:rsidTr="008F1BCC">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A6FEAC5" w14:textId="77777777" w:rsidR="003F5880" w:rsidRPr="00320BFA" w:rsidRDefault="003F5880" w:rsidP="008F1BC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28E57AA" w14:textId="77777777" w:rsidR="003F5880" w:rsidRPr="00320BFA" w:rsidRDefault="003F5880" w:rsidP="003F5880">
            <w:pPr>
              <w:pStyle w:val="TF-xAvalITEM"/>
            </w:pPr>
            <w:r w:rsidRPr="00320BFA">
              <w:t>ORGANIZAÇÃO E APRESENTAÇÃO GRÁFICA DO TEXTO</w:t>
            </w:r>
          </w:p>
          <w:p w14:paraId="69C5F543" w14:textId="77777777" w:rsidR="003F5880" w:rsidRPr="00320BFA" w:rsidRDefault="003F5880" w:rsidP="008F1BCC">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6A5F09BE" w14:textId="77777777" w:rsidR="003F5880" w:rsidRPr="00320BFA" w:rsidRDefault="003F5880" w:rsidP="008F1BCC">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B05A845" w14:textId="77777777" w:rsidR="003F5880" w:rsidRPr="00320BFA" w:rsidRDefault="003F5880" w:rsidP="008F1BCC">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3154EA4" w14:textId="77777777" w:rsidR="003F5880" w:rsidRPr="00320BFA" w:rsidRDefault="003F5880" w:rsidP="008F1BCC">
            <w:pPr>
              <w:ind w:left="709" w:hanging="709"/>
              <w:jc w:val="center"/>
              <w:rPr>
                <w:sz w:val="18"/>
              </w:rPr>
            </w:pPr>
          </w:p>
        </w:tc>
      </w:tr>
      <w:tr w:rsidR="003F5880" w:rsidRPr="00320BFA" w14:paraId="12EDDBFB" w14:textId="77777777" w:rsidTr="008F1BCC">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55D7753" w14:textId="77777777" w:rsidR="003F5880" w:rsidRPr="00320BFA" w:rsidRDefault="003F5880" w:rsidP="008F1BC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DB789EF" w14:textId="77777777" w:rsidR="003F5880" w:rsidRPr="00320BFA" w:rsidRDefault="003F5880" w:rsidP="003F5880">
            <w:pPr>
              <w:pStyle w:val="TF-xAvalITEM"/>
            </w:pPr>
            <w:r w:rsidRPr="00320BFA">
              <w:t>ILUSTRAÇÕES (figuras, quadros, tabelas)</w:t>
            </w:r>
          </w:p>
          <w:p w14:paraId="05338D6A" w14:textId="77777777" w:rsidR="003F5880" w:rsidRPr="00320BFA" w:rsidRDefault="003F5880" w:rsidP="008F1BCC">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25C4CB17" w14:textId="77777777" w:rsidR="003F5880" w:rsidRPr="00320BFA" w:rsidRDefault="003F5880" w:rsidP="008F1BCC">
            <w:pPr>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9AFF1F3" w14:textId="77777777" w:rsidR="003F5880" w:rsidRPr="00320BFA" w:rsidRDefault="003F5880" w:rsidP="008F1BCC">
            <w:pPr>
              <w:spacing w:before="80" w:after="80"/>
              <w:ind w:left="709" w:hanging="709"/>
              <w:jc w:val="center"/>
              <w:rPr>
                <w:sz w:val="18"/>
              </w:rPr>
            </w:pPr>
            <w:commentRangeStart w:id="135"/>
            <w:r>
              <w:rPr>
                <w:sz w:val="18"/>
              </w:rPr>
              <w:t>X</w:t>
            </w:r>
            <w:commentRangeEnd w:id="135"/>
            <w:r>
              <w:rPr>
                <w:rStyle w:val="Refdecomentrio"/>
              </w:rPr>
              <w:commentReference w:id="135"/>
            </w:r>
          </w:p>
        </w:tc>
        <w:tc>
          <w:tcPr>
            <w:tcW w:w="262" w:type="pct"/>
            <w:tcBorders>
              <w:top w:val="single" w:sz="4" w:space="0" w:color="auto"/>
              <w:left w:val="single" w:sz="4" w:space="0" w:color="auto"/>
              <w:bottom w:val="single" w:sz="4" w:space="0" w:color="auto"/>
              <w:right w:val="single" w:sz="12" w:space="0" w:color="auto"/>
            </w:tcBorders>
          </w:tcPr>
          <w:p w14:paraId="3DE19A6B" w14:textId="77777777" w:rsidR="003F5880" w:rsidRPr="00320BFA" w:rsidRDefault="003F5880" w:rsidP="008F1BCC">
            <w:pPr>
              <w:spacing w:before="80" w:after="80"/>
              <w:ind w:left="709" w:hanging="709"/>
              <w:jc w:val="center"/>
              <w:rPr>
                <w:sz w:val="18"/>
              </w:rPr>
            </w:pPr>
          </w:p>
        </w:tc>
      </w:tr>
      <w:tr w:rsidR="003F5880" w:rsidRPr="00320BFA" w14:paraId="3E074FE1" w14:textId="77777777" w:rsidTr="008F1BCC">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A1CEF3E" w14:textId="77777777" w:rsidR="003F5880" w:rsidRPr="00320BFA" w:rsidRDefault="003F5880" w:rsidP="008F1BC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3130D2A" w14:textId="77777777" w:rsidR="003F5880" w:rsidRPr="00320BFA" w:rsidRDefault="003F5880" w:rsidP="003F5880">
            <w:pPr>
              <w:pStyle w:val="TF-xAvalITEM"/>
            </w:pPr>
            <w:r w:rsidRPr="00320BFA">
              <w:t>REFERÊNCIAS E CITAÇÕES</w:t>
            </w:r>
          </w:p>
          <w:p w14:paraId="1CECF6D3" w14:textId="77777777" w:rsidR="003F5880" w:rsidRPr="00320BFA" w:rsidRDefault="003F5880" w:rsidP="008F1BCC">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49C5CC13" w14:textId="77777777" w:rsidR="003F5880" w:rsidRPr="00320BFA" w:rsidRDefault="003F5880" w:rsidP="008F1BCC">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432E36C" w14:textId="77777777" w:rsidR="003F5880" w:rsidRPr="00320BFA" w:rsidRDefault="003F5880" w:rsidP="008F1BCC">
            <w:pPr>
              <w:ind w:left="709" w:hanging="709"/>
              <w:jc w:val="center"/>
              <w:rPr>
                <w:sz w:val="18"/>
              </w:rPr>
            </w:pPr>
            <w:commentRangeStart w:id="136"/>
            <w:r>
              <w:rPr>
                <w:sz w:val="18"/>
              </w:rPr>
              <w:t>X</w:t>
            </w:r>
            <w:commentRangeEnd w:id="136"/>
            <w:r>
              <w:rPr>
                <w:rStyle w:val="Refdecomentrio"/>
              </w:rPr>
              <w:commentReference w:id="136"/>
            </w:r>
          </w:p>
        </w:tc>
        <w:tc>
          <w:tcPr>
            <w:tcW w:w="262" w:type="pct"/>
            <w:tcBorders>
              <w:top w:val="single" w:sz="4" w:space="0" w:color="auto"/>
              <w:left w:val="single" w:sz="4" w:space="0" w:color="auto"/>
              <w:bottom w:val="single" w:sz="4" w:space="0" w:color="auto"/>
              <w:right w:val="single" w:sz="12" w:space="0" w:color="auto"/>
            </w:tcBorders>
          </w:tcPr>
          <w:p w14:paraId="6F4B7D00" w14:textId="77777777" w:rsidR="003F5880" w:rsidRPr="00320BFA" w:rsidRDefault="003F5880" w:rsidP="008F1BCC">
            <w:pPr>
              <w:ind w:left="709" w:hanging="709"/>
              <w:jc w:val="center"/>
              <w:rPr>
                <w:sz w:val="18"/>
              </w:rPr>
            </w:pPr>
          </w:p>
        </w:tc>
      </w:tr>
      <w:tr w:rsidR="003F5880" w:rsidRPr="00320BFA" w14:paraId="0D5186EB" w14:textId="77777777" w:rsidTr="008F1BCC">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9902D5A" w14:textId="77777777" w:rsidR="003F5880" w:rsidRPr="00320BFA" w:rsidRDefault="003F5880" w:rsidP="008F1BC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B289B87" w14:textId="77777777" w:rsidR="003F5880" w:rsidRPr="00320BFA" w:rsidRDefault="003F5880" w:rsidP="008F1BCC">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0FE36EFA" w14:textId="77777777" w:rsidR="003F5880" w:rsidRPr="00320BFA" w:rsidRDefault="003F5880" w:rsidP="008F1BCC">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32513B6" w14:textId="77777777" w:rsidR="003F5880" w:rsidRPr="00320BFA" w:rsidRDefault="003F5880" w:rsidP="008F1BCC">
            <w:pPr>
              <w:ind w:left="709" w:hanging="709"/>
              <w:jc w:val="center"/>
              <w:rPr>
                <w:sz w:val="18"/>
              </w:rPr>
            </w:pPr>
            <w:commentRangeStart w:id="137"/>
            <w:r>
              <w:rPr>
                <w:sz w:val="18"/>
              </w:rPr>
              <w:t>X</w:t>
            </w:r>
            <w:commentRangeEnd w:id="137"/>
            <w:r>
              <w:rPr>
                <w:rStyle w:val="Refdecomentrio"/>
              </w:rPr>
              <w:commentReference w:id="137"/>
            </w:r>
          </w:p>
        </w:tc>
        <w:tc>
          <w:tcPr>
            <w:tcW w:w="262" w:type="pct"/>
            <w:tcBorders>
              <w:top w:val="single" w:sz="4" w:space="0" w:color="auto"/>
              <w:left w:val="single" w:sz="4" w:space="0" w:color="auto"/>
              <w:bottom w:val="single" w:sz="4" w:space="0" w:color="auto"/>
              <w:right w:val="single" w:sz="12" w:space="0" w:color="auto"/>
            </w:tcBorders>
          </w:tcPr>
          <w:p w14:paraId="6071EB02" w14:textId="77777777" w:rsidR="003F5880" w:rsidRPr="00320BFA" w:rsidRDefault="003F5880" w:rsidP="008F1BCC">
            <w:pPr>
              <w:ind w:left="709" w:hanging="709"/>
              <w:jc w:val="center"/>
              <w:rPr>
                <w:sz w:val="18"/>
              </w:rPr>
            </w:pPr>
          </w:p>
        </w:tc>
      </w:tr>
      <w:tr w:rsidR="003F5880" w:rsidRPr="00320BFA" w14:paraId="4D19662F" w14:textId="77777777" w:rsidTr="008F1BCC">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BB19B06" w14:textId="77777777" w:rsidR="003F5880" w:rsidRPr="00320BFA" w:rsidRDefault="003F5880" w:rsidP="008F1BCC">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3794EAC1" w14:textId="77777777" w:rsidR="003F5880" w:rsidRPr="00320BFA" w:rsidRDefault="003F5880" w:rsidP="008F1BCC">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66FEC314" w14:textId="77777777" w:rsidR="003F5880" w:rsidRPr="00320BFA" w:rsidRDefault="003F5880" w:rsidP="008F1BCC">
            <w:pPr>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568ED5B8" w14:textId="77777777" w:rsidR="003F5880" w:rsidRPr="00320BFA" w:rsidRDefault="003F5880" w:rsidP="008F1BCC">
            <w:pPr>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40A9CC8F" w14:textId="77777777" w:rsidR="003F5880" w:rsidRPr="00320BFA" w:rsidRDefault="003F5880" w:rsidP="008F1BCC">
            <w:pPr>
              <w:ind w:left="709" w:hanging="709"/>
              <w:jc w:val="center"/>
              <w:rPr>
                <w:sz w:val="18"/>
              </w:rPr>
            </w:pPr>
          </w:p>
        </w:tc>
      </w:tr>
    </w:tbl>
    <w:p w14:paraId="627209EA" w14:textId="77777777" w:rsidR="003F5880" w:rsidRDefault="003F5880" w:rsidP="0003071E">
      <w:pPr>
        <w:pStyle w:val="TF-xAvalTTULO"/>
        <w:ind w:left="0" w:firstLine="0"/>
        <w:jc w:val="left"/>
      </w:pPr>
    </w:p>
    <w:p w14:paraId="117139ED" w14:textId="78E8AD35" w:rsidR="003F5880" w:rsidRDefault="003F5880">
      <w:r>
        <w:br w:type="page"/>
      </w:r>
    </w:p>
    <w:tbl>
      <w:tblPr>
        <w:tblW w:w="5000" w:type="pct"/>
        <w:tblLook w:val="0000" w:firstRow="0" w:lastRow="0" w:firstColumn="0" w:lastColumn="0" w:noHBand="0" w:noVBand="0"/>
      </w:tblPr>
      <w:tblGrid>
        <w:gridCol w:w="1792"/>
        <w:gridCol w:w="7279"/>
      </w:tblGrid>
      <w:tr w:rsidR="003F5880" w14:paraId="53B50CCB" w14:textId="77777777" w:rsidTr="00671D82">
        <w:trPr>
          <w:trHeight w:val="721"/>
        </w:trPr>
        <w:tc>
          <w:tcPr>
            <w:tcW w:w="988" w:type="pct"/>
            <w:tcBorders>
              <w:top w:val="nil"/>
              <w:left w:val="nil"/>
              <w:bottom w:val="nil"/>
              <w:right w:val="nil"/>
            </w:tcBorders>
            <w:vAlign w:val="center"/>
          </w:tcPr>
          <w:p w14:paraId="31099421" w14:textId="77777777" w:rsidR="003F5880" w:rsidRDefault="003F5880" w:rsidP="00D43587">
            <w:pPr>
              <w:pStyle w:val="Ttulo3"/>
              <w:numPr>
                <w:ilvl w:val="0"/>
                <w:numId w:val="0"/>
              </w:numPr>
            </w:pPr>
            <w:r>
              <w:rPr>
                <w:noProof/>
              </w:rPr>
              <w:lastRenderedPageBreak/>
              <w:drawing>
                <wp:inline distT="0" distB="0" distL="0" distR="0" wp14:anchorId="3A7DE57F" wp14:editId="0AD9FADA">
                  <wp:extent cx="943117" cy="590550"/>
                  <wp:effectExtent l="0" t="0" r="9525" b="0"/>
                  <wp:docPr id="15" name="Imagem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578480FE" w14:textId="77777777" w:rsidR="003F5880" w:rsidRPr="00951D18" w:rsidRDefault="003F5880"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1155634C" w14:textId="77777777" w:rsidR="003F5880" w:rsidRDefault="003F5880"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13CF17FB" w14:textId="77777777" w:rsidR="003F5880" w:rsidRDefault="003F5880"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0AD7A299" w14:textId="77777777" w:rsidR="003F5880" w:rsidRDefault="003F5880"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0D8573B8" w14:textId="77777777" w:rsidR="003F5880" w:rsidRPr="00951D18" w:rsidRDefault="003F5880" w:rsidP="00671D82">
            <w:pPr>
              <w:jc w:val="both"/>
              <w:rPr>
                <w:smallCaps/>
                <w:sz w:val="22"/>
              </w:rPr>
            </w:pPr>
          </w:p>
        </w:tc>
      </w:tr>
    </w:tbl>
    <w:p w14:paraId="63B8B55D" w14:textId="77777777" w:rsidR="003F5880" w:rsidRDefault="003F5880">
      <w:pPr>
        <w:spacing w:line="360" w:lineRule="auto"/>
        <w:rPr>
          <w:rFonts w:ascii="Arial" w:hAnsi="Arial" w:cs="Arial"/>
          <w:sz w:val="22"/>
        </w:rPr>
      </w:pPr>
    </w:p>
    <w:p w14:paraId="4012A706" w14:textId="77777777" w:rsidR="003F5880" w:rsidRPr="00126703" w:rsidRDefault="003F5880"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269E5CC9" w14:textId="77777777" w:rsidR="003F5880" w:rsidRPr="00874578" w:rsidRDefault="003F5880" w:rsidP="00874578">
      <w:pPr>
        <w:pStyle w:val="Recuodecorpodetexto"/>
        <w:spacing w:before="12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 </w:t>
      </w:r>
      <w:r w:rsidRPr="00B939B7">
        <w:rPr>
          <w:rFonts w:ascii="Arial" w:hAnsi="Arial" w:cs="Arial"/>
          <w:sz w:val="22"/>
        </w:rPr>
        <w:t>realizado pelo(a) acadêmico(a),</w:t>
      </w:r>
      <w:r>
        <w:rPr>
          <w:rFonts w:ascii="Arial" w:hAnsi="Arial" w:cs="Arial"/>
          <w:sz w:val="22"/>
        </w:rPr>
        <w:t xml:space="preserve"> </w:t>
      </w:r>
      <w:r w:rsidRPr="00874578">
        <w:rPr>
          <w:rFonts w:ascii="Arial" w:hAnsi="Arial" w:cs="Arial"/>
          <w:sz w:val="22"/>
        </w:rPr>
        <w:t>William</w:t>
      </w:r>
      <w:r>
        <w:rPr>
          <w:rFonts w:ascii="Arial" w:hAnsi="Arial" w:cs="Arial"/>
          <w:sz w:val="22"/>
        </w:rPr>
        <w:t xml:space="preserve"> </w:t>
      </w:r>
      <w:r w:rsidRPr="00874578">
        <w:rPr>
          <w:rFonts w:ascii="Arial" w:hAnsi="Arial" w:cs="Arial"/>
          <w:sz w:val="22"/>
        </w:rPr>
        <w:t>Mello</w:t>
      </w:r>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3C5422">
        <w:rPr>
          <w:rFonts w:ascii="Arial" w:hAnsi="Arial" w:cs="Arial"/>
          <w:sz w:val="22"/>
        </w:rPr>
        <w:t>com o título</w:t>
      </w:r>
      <w:r>
        <w:rPr>
          <w:rFonts w:ascii="Arial" w:hAnsi="Arial" w:cs="Arial"/>
          <w:sz w:val="22"/>
        </w:rPr>
        <w:t xml:space="preserve"> </w:t>
      </w:r>
      <w:r w:rsidRPr="00874578">
        <w:rPr>
          <w:rFonts w:ascii="Arial" w:hAnsi="Arial" w:cs="Arial"/>
          <w:sz w:val="22"/>
        </w:rPr>
        <w:t>SISTEMA GERENCIADOR DE BASE DADOS E DICIONÁRIO</w:t>
      </w:r>
      <w:r w:rsidRPr="003C5422">
        <w:rPr>
          <w:rFonts w:ascii="Arial" w:hAnsi="Arial" w:cs="Arial"/>
          <w:sz w:val="22"/>
        </w:rPr>
        <w:t>.</w:t>
      </w:r>
    </w:p>
    <w:p w14:paraId="245A4910" w14:textId="77777777" w:rsidR="003F5880" w:rsidRDefault="003F5880" w:rsidP="00610451">
      <w:pPr>
        <w:pStyle w:val="Recuodecorpodetexto"/>
        <w:spacing w:before="120"/>
        <w:ind w:firstLine="0"/>
        <w:jc w:val="both"/>
        <w:rPr>
          <w:rFonts w:ascii="Arial" w:hAnsi="Arial" w:cs="Arial"/>
          <w:sz w:val="22"/>
        </w:rPr>
      </w:pPr>
    </w:p>
    <w:p w14:paraId="36B1AD93" w14:textId="77777777" w:rsidR="003F5880" w:rsidRDefault="003F5880"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3F5880" w14:paraId="01D3286E"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595CB42C" w14:textId="77777777" w:rsidR="003F5880" w:rsidRDefault="003F5880"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5478D8AB" w14:textId="77777777" w:rsidR="003F5880" w:rsidRDefault="003F5880"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3B1D0C69" w14:textId="77777777" w:rsidR="003F5880" w:rsidRDefault="003F5880"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6471EE63" w14:textId="77777777" w:rsidR="003F5880" w:rsidRDefault="003F5880"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3F5880" w14:paraId="420F1E9E"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1CC2BCFC" w14:textId="77777777" w:rsidR="003F5880" w:rsidRDefault="003F5880" w:rsidP="0054485F">
            <w:pPr>
              <w:pStyle w:val="Corpodetexto"/>
              <w:spacing w:line="240" w:lineRule="auto"/>
              <w:jc w:val="left"/>
              <w:rPr>
                <w:rFonts w:ascii="Arial" w:hAnsi="Arial" w:cs="Arial"/>
                <w:sz w:val="22"/>
              </w:rPr>
            </w:pPr>
            <w:r>
              <w:rPr>
                <w:rFonts w:ascii="Arial" w:hAnsi="Arial" w:cs="Arial"/>
                <w:sz w:val="22"/>
              </w:rPr>
              <w:t xml:space="preserve">Professor(a) Orientador(a): </w:t>
            </w:r>
          </w:p>
          <w:p w14:paraId="75D8CBCA" w14:textId="77777777" w:rsidR="003F5880" w:rsidRPr="00874578" w:rsidRDefault="003F5880" w:rsidP="00874578">
            <w:pPr>
              <w:pStyle w:val="Corpodetexto"/>
              <w:rPr>
                <w:rFonts w:ascii="Arial" w:hAnsi="Arial" w:cs="Arial"/>
                <w:b w:val="0"/>
                <w:bCs w:val="0"/>
                <w:sz w:val="22"/>
              </w:rPr>
            </w:pPr>
            <w:r w:rsidRPr="00874578">
              <w:rPr>
                <w:rFonts w:ascii="Arial" w:hAnsi="Arial" w:cs="Arial"/>
                <w:b w:val="0"/>
                <w:bCs w:val="0"/>
                <w:sz w:val="22"/>
              </w:rPr>
              <w:t xml:space="preserve"> Luciana Pereira de Araújo </w:t>
            </w:r>
            <w:proofErr w:type="spellStart"/>
            <w:r w:rsidRPr="00874578">
              <w:rPr>
                <w:rFonts w:ascii="Arial" w:hAnsi="Arial" w:cs="Arial"/>
                <w:b w:val="0"/>
                <w:bCs w:val="0"/>
                <w:sz w:val="22"/>
              </w:rPr>
              <w:t>Kohler</w:t>
            </w:r>
            <w:proofErr w:type="spellEnd"/>
          </w:p>
        </w:tc>
        <w:tc>
          <w:tcPr>
            <w:tcW w:w="1519" w:type="dxa"/>
            <w:vAlign w:val="center"/>
          </w:tcPr>
          <w:p w14:paraId="190EF6BA" w14:textId="77777777" w:rsidR="003F5880" w:rsidRDefault="003F5880"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9,5</w:t>
            </w:r>
          </w:p>
        </w:tc>
        <w:tc>
          <w:tcPr>
            <w:tcW w:w="236" w:type="dxa"/>
            <w:tcBorders>
              <w:top w:val="nil"/>
              <w:left w:val="single" w:sz="4" w:space="0" w:color="auto"/>
              <w:bottom w:val="nil"/>
              <w:right w:val="nil"/>
            </w:tcBorders>
            <w:vAlign w:val="center"/>
          </w:tcPr>
          <w:p w14:paraId="6E1BF83D" w14:textId="77777777" w:rsidR="003F5880" w:rsidRDefault="003F5880"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591660F3" w14:textId="77777777" w:rsidR="003F5880" w:rsidRDefault="003F5880" w:rsidP="0072263E">
      <w:pPr>
        <w:pStyle w:val="Recuodecorpodetexto"/>
        <w:spacing w:before="240"/>
        <w:ind w:firstLine="0"/>
        <w:jc w:val="both"/>
        <w:rPr>
          <w:rFonts w:ascii="Arial" w:hAnsi="Arial" w:cs="Arial"/>
          <w:sz w:val="22"/>
        </w:rPr>
      </w:pPr>
      <w:r>
        <w:rPr>
          <w:rFonts w:ascii="Arial" w:hAnsi="Arial" w:cs="Arial"/>
          <w:sz w:val="22"/>
        </w:rPr>
        <w:t>A apresentação aconteceu em ___/ ___ / 2021 na sala de reunião virtual do MS-</w:t>
      </w:r>
      <w:proofErr w:type="spellStart"/>
      <w:r>
        <w:rPr>
          <w:rFonts w:ascii="Arial" w:hAnsi="Arial" w:cs="Arial"/>
          <w:sz w:val="22"/>
        </w:rPr>
        <w:t>Teams</w:t>
      </w:r>
      <w:proofErr w:type="spellEnd"/>
      <w:r>
        <w:rPr>
          <w:rFonts w:ascii="Arial" w:hAnsi="Arial" w:cs="Arial"/>
          <w:sz w:val="22"/>
        </w:rPr>
        <w:t xml:space="preserve">, tendo início às __:__ </w:t>
      </w:r>
      <w:proofErr w:type="spellStart"/>
      <w:r>
        <w:rPr>
          <w:rFonts w:ascii="Arial" w:hAnsi="Arial" w:cs="Arial"/>
          <w:sz w:val="22"/>
        </w:rPr>
        <w:t>hs</w:t>
      </w:r>
      <w:proofErr w:type="spellEnd"/>
      <w:r>
        <w:rPr>
          <w:rFonts w:ascii="Arial" w:hAnsi="Arial" w:cs="Arial"/>
          <w:sz w:val="22"/>
        </w:rPr>
        <w:t xml:space="preserve"> e foi encerrada às __:__ </w:t>
      </w:r>
      <w:proofErr w:type="spellStart"/>
      <w:r>
        <w:rPr>
          <w:rFonts w:ascii="Arial" w:hAnsi="Arial" w:cs="Arial"/>
          <w:sz w:val="22"/>
        </w:rPr>
        <w:t>hs</w:t>
      </w:r>
      <w:proofErr w:type="spellEnd"/>
      <w:r>
        <w:rPr>
          <w:rFonts w:ascii="Arial" w:hAnsi="Arial" w:cs="Arial"/>
          <w:sz w:val="22"/>
        </w:rPr>
        <w:t>.</w:t>
      </w:r>
    </w:p>
    <w:p w14:paraId="4A92240B" w14:textId="77777777" w:rsidR="003F5880" w:rsidRDefault="003F5880" w:rsidP="00584D96">
      <w:pPr>
        <w:spacing w:line="360" w:lineRule="auto"/>
        <w:jc w:val="right"/>
        <w:rPr>
          <w:rFonts w:ascii="Arial" w:hAnsi="Arial" w:cs="Arial"/>
          <w:sz w:val="22"/>
          <w:szCs w:val="22"/>
        </w:rPr>
      </w:pPr>
    </w:p>
    <w:p w14:paraId="637D84B3" w14:textId="77777777" w:rsidR="003F5880" w:rsidRPr="0001192F" w:rsidRDefault="003F5880"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29" w:history="1">
        <w:r w:rsidRPr="00F72701">
          <w:rPr>
            <w:rStyle w:val="Hyperlink"/>
            <w:rFonts w:ascii="Arial" w:hAnsi="Arial" w:cs="Arial"/>
            <w:sz w:val="18"/>
            <w:szCs w:val="18"/>
          </w:rPr>
          <w:t>dalton@furb.br</w:t>
        </w:r>
      </w:hyperlink>
      <w:r>
        <w:rPr>
          <w:rFonts w:ascii="Arial" w:hAnsi="Arial" w:cs="Arial"/>
          <w:sz w:val="18"/>
          <w:szCs w:val="18"/>
        </w:rPr>
        <w:t xml:space="preserve">). Lembro que os </w:t>
      </w:r>
      <w:r w:rsidRPr="0001192F">
        <w:rPr>
          <w:rFonts w:ascii="Arial" w:hAnsi="Arial" w:cs="Arial"/>
          <w:sz w:val="18"/>
          <w:szCs w:val="18"/>
        </w:rPr>
        <w:t>arquivo</w:t>
      </w:r>
      <w:r>
        <w:rPr>
          <w:rFonts w:ascii="Arial" w:hAnsi="Arial" w:cs="Arial"/>
          <w:sz w:val="18"/>
          <w:szCs w:val="18"/>
        </w:rPr>
        <w:t>s</w:t>
      </w:r>
      <w:r w:rsidRPr="0001192F">
        <w:rPr>
          <w:rFonts w:ascii="Arial" w:hAnsi="Arial" w:cs="Arial"/>
          <w:sz w:val="18"/>
          <w:szCs w:val="18"/>
        </w:rPr>
        <w:t xml:space="preserve"> com as anotações da</w:t>
      </w:r>
      <w:r>
        <w:rPr>
          <w:rFonts w:ascii="Arial" w:hAnsi="Arial" w:cs="Arial"/>
          <w:sz w:val="18"/>
          <w:szCs w:val="18"/>
        </w:rPr>
        <w:t>s</w:t>
      </w:r>
      <w:r w:rsidRPr="0001192F">
        <w:rPr>
          <w:rFonts w:ascii="Arial" w:hAnsi="Arial" w:cs="Arial"/>
          <w:sz w:val="18"/>
          <w:szCs w:val="18"/>
        </w:rPr>
        <w:t xml:space="preserve"> revis</w:t>
      </w:r>
      <w:r>
        <w:rPr>
          <w:rFonts w:ascii="Arial" w:hAnsi="Arial" w:cs="Arial"/>
          <w:sz w:val="18"/>
          <w:szCs w:val="18"/>
        </w:rPr>
        <w:t xml:space="preserve">ões do professor de TCC1 e Avaliador serão </w:t>
      </w:r>
      <w:r w:rsidRPr="0001192F">
        <w:rPr>
          <w:rFonts w:ascii="Arial" w:hAnsi="Arial" w:cs="Arial"/>
          <w:sz w:val="18"/>
          <w:szCs w:val="18"/>
        </w:rPr>
        <w:t>enviado</w:t>
      </w:r>
      <w:r>
        <w:rPr>
          <w:rFonts w:ascii="Arial" w:hAnsi="Arial" w:cs="Arial"/>
          <w:sz w:val="18"/>
          <w:szCs w:val="18"/>
        </w:rPr>
        <w:t>s para o</w:t>
      </w:r>
      <w:r w:rsidRPr="0001192F">
        <w:rPr>
          <w:rFonts w:ascii="Arial" w:hAnsi="Arial" w:cs="Arial"/>
          <w:sz w:val="18"/>
          <w:szCs w:val="18"/>
        </w:rPr>
        <w:t xml:space="preserve"> orientando</w:t>
      </w:r>
      <w:r>
        <w:rPr>
          <w:rFonts w:ascii="Arial" w:hAnsi="Arial" w:cs="Arial"/>
          <w:sz w:val="18"/>
          <w:szCs w:val="18"/>
        </w:rPr>
        <w:t xml:space="preserve"> </w:t>
      </w:r>
      <w:r w:rsidRPr="0001192F">
        <w:rPr>
          <w:rFonts w:ascii="Arial" w:hAnsi="Arial" w:cs="Arial"/>
          <w:sz w:val="18"/>
          <w:szCs w:val="18"/>
        </w:rPr>
        <w:t>e</w:t>
      </w:r>
      <w:r>
        <w:rPr>
          <w:rFonts w:ascii="Arial" w:hAnsi="Arial" w:cs="Arial"/>
          <w:sz w:val="18"/>
          <w:szCs w:val="18"/>
        </w:rPr>
        <w:t xml:space="preserve"> professor </w:t>
      </w:r>
      <w:r w:rsidRPr="0001192F">
        <w:rPr>
          <w:rFonts w:ascii="Arial" w:hAnsi="Arial" w:cs="Arial"/>
          <w:sz w:val="18"/>
          <w:szCs w:val="18"/>
        </w:rPr>
        <w:t>orientador</w:t>
      </w:r>
      <w:r>
        <w:rPr>
          <w:rFonts w:ascii="Arial" w:hAnsi="Arial" w:cs="Arial"/>
          <w:sz w:val="18"/>
          <w:szCs w:val="18"/>
        </w:rPr>
        <w:t xml:space="preserve"> a</w:t>
      </w:r>
      <w:r w:rsidRPr="0001192F">
        <w:rPr>
          <w:rFonts w:ascii="Arial" w:hAnsi="Arial" w:cs="Arial"/>
          <w:sz w:val="18"/>
          <w:szCs w:val="18"/>
        </w:rPr>
        <w:t xml:space="preserve">pós </w:t>
      </w:r>
      <w:r>
        <w:rPr>
          <w:rFonts w:ascii="Arial" w:hAnsi="Arial" w:cs="Arial"/>
          <w:sz w:val="18"/>
          <w:szCs w:val="18"/>
        </w:rPr>
        <w:t>o professor de TCC1 receber esta ata preenchida</w:t>
      </w:r>
      <w:r w:rsidRPr="0001192F">
        <w:rPr>
          <w:rFonts w:ascii="Arial" w:hAnsi="Arial" w:cs="Arial"/>
          <w:sz w:val="18"/>
          <w:szCs w:val="18"/>
        </w:rPr>
        <w:t>. Caso julgue necessário fazer mais alguma consideração relacionada ao pré-projeto ou a defesa, favor usar o espaço abaixo.</w:t>
      </w:r>
    </w:p>
    <w:p w14:paraId="6158A489" w14:textId="77777777" w:rsidR="003F5880" w:rsidRDefault="003F5880" w:rsidP="0001192F">
      <w:pPr>
        <w:spacing w:line="360" w:lineRule="auto"/>
        <w:jc w:val="both"/>
        <w:rPr>
          <w:rFonts w:ascii="Arial" w:hAnsi="Arial" w:cs="Arial"/>
          <w:sz w:val="22"/>
          <w:szCs w:val="22"/>
        </w:rPr>
      </w:pPr>
    </w:p>
    <w:p w14:paraId="20AD0FFC" w14:textId="77777777" w:rsidR="003F5880" w:rsidRDefault="003F5880" w:rsidP="0001192F">
      <w:pPr>
        <w:spacing w:line="360" w:lineRule="auto"/>
        <w:rPr>
          <w:rFonts w:ascii="Arial" w:hAnsi="Arial" w:cs="Arial"/>
          <w:sz w:val="22"/>
          <w:szCs w:val="22"/>
        </w:rPr>
      </w:pPr>
      <w:r>
        <w:rPr>
          <w:rFonts w:ascii="Arial" w:hAnsi="Arial" w:cs="Arial"/>
          <w:sz w:val="22"/>
          <w:szCs w:val="22"/>
        </w:rPr>
        <w:t>Observações da apresentação:</w:t>
      </w:r>
    </w:p>
    <w:p w14:paraId="2A4B05D3" w14:textId="77777777" w:rsidR="003F5880" w:rsidRDefault="003F5880" w:rsidP="0001192F">
      <w:pPr>
        <w:spacing w:line="360" w:lineRule="auto"/>
        <w:rPr>
          <w:rFonts w:ascii="Arial" w:hAnsi="Arial" w:cs="Arial"/>
          <w:sz w:val="22"/>
          <w:szCs w:val="22"/>
        </w:rPr>
      </w:pPr>
    </w:p>
    <w:p w14:paraId="1B2B29E0" w14:textId="77777777" w:rsidR="003F5880" w:rsidRDefault="003F5880" w:rsidP="0001192F">
      <w:pPr>
        <w:spacing w:line="360" w:lineRule="auto"/>
        <w:rPr>
          <w:rFonts w:ascii="Arial" w:hAnsi="Arial" w:cs="Arial"/>
          <w:sz w:val="22"/>
          <w:szCs w:val="22"/>
        </w:rPr>
      </w:pPr>
    </w:p>
    <w:p w14:paraId="61F22F05" w14:textId="77777777" w:rsidR="003F5880" w:rsidRDefault="003F5880" w:rsidP="0001192F">
      <w:pPr>
        <w:spacing w:line="360" w:lineRule="auto"/>
        <w:rPr>
          <w:rFonts w:ascii="Arial" w:hAnsi="Arial" w:cs="Arial"/>
          <w:sz w:val="22"/>
          <w:szCs w:val="22"/>
        </w:rPr>
      </w:pPr>
    </w:p>
    <w:p w14:paraId="2302B8F2" w14:textId="77777777" w:rsidR="003F5880" w:rsidRDefault="003F5880" w:rsidP="0001192F">
      <w:pPr>
        <w:spacing w:line="360" w:lineRule="auto"/>
        <w:rPr>
          <w:rFonts w:ascii="Arial" w:hAnsi="Arial" w:cs="Arial"/>
          <w:sz w:val="22"/>
          <w:szCs w:val="22"/>
        </w:rPr>
      </w:pPr>
    </w:p>
    <w:p w14:paraId="1149C72A" w14:textId="77777777" w:rsidR="003F5880" w:rsidRPr="0080416A" w:rsidRDefault="003F5880" w:rsidP="0080416A">
      <w:pPr>
        <w:jc w:val="both"/>
      </w:pPr>
    </w:p>
    <w:sectPr w:rsidR="003F5880" w:rsidRPr="0080416A" w:rsidSect="000E246C">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Dalton Solano dos Reis" w:date="2021-12-18T13:45:00Z" w:initials="DSdR">
    <w:p w14:paraId="062EE0D5" w14:textId="77777777" w:rsidR="00D43587" w:rsidRDefault="00D43587" w:rsidP="00701CA5">
      <w:pPr>
        <w:pStyle w:val="Textodecomentrio"/>
      </w:pPr>
      <w:r>
        <w:rPr>
          <w:rStyle w:val="Refdecomentrio"/>
        </w:rPr>
        <w:annotationRef/>
      </w:r>
      <w:r>
        <w:t>É ARIEL ou AIRES?</w:t>
      </w:r>
    </w:p>
  </w:comment>
  <w:comment w:id="7" w:author="Dalton Solano dos Reis" w:date="2021-12-18T13:46:00Z" w:initials="DSdR">
    <w:p w14:paraId="4F73F94F" w14:textId="77777777" w:rsidR="00D43587" w:rsidRDefault="00D43587" w:rsidP="00701CA5">
      <w:pPr>
        <w:pStyle w:val="Textodecomentrio"/>
      </w:pPr>
      <w:r>
        <w:rPr>
          <w:rStyle w:val="Refdecomentrio"/>
        </w:rPr>
        <w:annotationRef/>
      </w:r>
      <w:r>
        <w:t>É ARIEL ou AIRES?</w:t>
      </w:r>
    </w:p>
  </w:comment>
  <w:comment w:id="8" w:author="Dalton Solano dos Reis" w:date="2021-12-18T13:46:00Z" w:initials="DSdR">
    <w:p w14:paraId="2F3032CD" w14:textId="77777777" w:rsidR="00D43587" w:rsidRDefault="00D43587" w:rsidP="00701CA5">
      <w:pPr>
        <w:pStyle w:val="Textodecomentrio"/>
      </w:pPr>
      <w:r>
        <w:rPr>
          <w:rStyle w:val="Refdecomentrio"/>
        </w:rPr>
        <w:annotationRef/>
      </w:r>
      <w:r>
        <w:t>É ARIEL ou AIRES?</w:t>
      </w:r>
    </w:p>
  </w:comment>
  <w:comment w:id="18" w:author="Alexander Roberto Valdameri" w:date="2021-10-13T09:20:00Z" w:initials="ARV">
    <w:p w14:paraId="3F7E770C" w14:textId="77777777" w:rsidR="003F5880" w:rsidRDefault="003F5880">
      <w:pPr>
        <w:pStyle w:val="Textodecomentrio"/>
      </w:pPr>
      <w:r>
        <w:rPr>
          <w:rStyle w:val="Refdecomentrio"/>
        </w:rPr>
        <w:annotationRef/>
      </w:r>
      <w:r>
        <w:t>Falar mais sobre esta extensão PAS... só conheço como sendo código fonte do PASCAL (rs)...</w:t>
      </w:r>
    </w:p>
  </w:comment>
  <w:comment w:id="33" w:author="Alexander Roberto Valdameri" w:date="2021-10-13T09:21:00Z" w:initials="ARV">
    <w:p w14:paraId="71A9E58B" w14:textId="77777777" w:rsidR="003F5880" w:rsidRDefault="003F5880">
      <w:pPr>
        <w:pStyle w:val="Textodecomentrio"/>
      </w:pPr>
      <w:r>
        <w:rPr>
          <w:rStyle w:val="Refdecomentrio"/>
        </w:rPr>
        <w:annotationRef/>
      </w:r>
      <w:r>
        <w:t>Opa, é Pascal. Será utilizado onde? DELPHI?</w:t>
      </w:r>
    </w:p>
  </w:comment>
  <w:comment w:id="56" w:author="Alexander Roberto Valdameri" w:date="2021-10-13T09:25:00Z" w:initials="ARV">
    <w:p w14:paraId="1DD7EBB3" w14:textId="77777777" w:rsidR="003F5880" w:rsidRDefault="003F5880">
      <w:pPr>
        <w:pStyle w:val="Textodecomentrio"/>
      </w:pPr>
      <w:r>
        <w:rPr>
          <w:rStyle w:val="Refdecomentrio"/>
        </w:rPr>
        <w:annotationRef/>
      </w:r>
      <w:r>
        <w:t>Necessário mesmo abordar isso?</w:t>
      </w:r>
    </w:p>
  </w:comment>
  <w:comment w:id="58" w:author="Dalton Solano dos Reis" w:date="2021-10-20T16:56:00Z" w:initials="DSdR">
    <w:p w14:paraId="0CB6EE89" w14:textId="77777777" w:rsidR="003F5880" w:rsidRDefault="003F5880">
      <w:pPr>
        <w:pStyle w:val="Textodecomentrio"/>
      </w:pPr>
      <w:r>
        <w:rPr>
          <w:rStyle w:val="Refdecomentrio"/>
        </w:rPr>
        <w:annotationRef/>
      </w:r>
      <w:r>
        <w:t>Profa.</w:t>
      </w:r>
    </w:p>
  </w:comment>
  <w:comment w:id="59" w:author="Dalton Solano dos Reis" w:date="2021-10-20T17:18:00Z" w:initials="DSdR">
    <w:p w14:paraId="60E9C566" w14:textId="77777777" w:rsidR="003F5880" w:rsidRDefault="003F5880">
      <w:pPr>
        <w:pStyle w:val="Textodecomentrio"/>
      </w:pPr>
      <w:r>
        <w:rPr>
          <w:rStyle w:val="Refdecomentrio"/>
        </w:rPr>
        <w:annotationRef/>
      </w:r>
      <w:r>
        <w:t>Não sei ... mas me parece que falta um “elo” entre assuntos explorados nos parágrafos. Inicia com “legado”, vai para tecnologia, depois engenharia reversa ... mas falta uma “ligação” na troca dos assuntos .. e assim por diante (SQL,SGBD,etc.).</w:t>
      </w:r>
    </w:p>
  </w:comment>
  <w:comment w:id="60" w:author="Dalton Solano dos Reis" w:date="2021-10-20T17:17:00Z" w:initials="DSdR">
    <w:p w14:paraId="0346CCC6" w14:textId="77777777" w:rsidR="003F5880" w:rsidRPr="003F5880" w:rsidRDefault="003F5880">
      <w:pPr>
        <w:pStyle w:val="Textodecomentrio"/>
        <w:rPr>
          <w:lang w:val="en-US"/>
        </w:rPr>
      </w:pPr>
      <w:r>
        <w:rPr>
          <w:rStyle w:val="Refdecomentrio"/>
        </w:rPr>
        <w:annotationRef/>
      </w:r>
      <w:r w:rsidRPr="003F5880">
        <w:rPr>
          <w:lang w:val="en-US"/>
        </w:rPr>
        <w:t>Fonte: courier new.</w:t>
      </w:r>
    </w:p>
  </w:comment>
  <w:comment w:id="61" w:author="Dalton Solano dos Reis" w:date="2021-10-20T17:18:00Z" w:initials="DSdR">
    <w:p w14:paraId="4E2A7EED" w14:textId="77777777" w:rsidR="003F5880" w:rsidRPr="005A2996" w:rsidRDefault="003F5880">
      <w:pPr>
        <w:pStyle w:val="Textodecomentrio"/>
        <w:rPr>
          <w:lang w:val="en-US"/>
        </w:rPr>
      </w:pPr>
      <w:r>
        <w:rPr>
          <w:rStyle w:val="Refdecomentrio"/>
        </w:rPr>
        <w:annotationRef/>
      </w:r>
      <w:r w:rsidRPr="005A2996">
        <w:rPr>
          <w:lang w:val="en-US"/>
        </w:rPr>
        <w:t>Fonte: courier new.</w:t>
      </w:r>
    </w:p>
  </w:comment>
  <w:comment w:id="62" w:author="Dalton Solano dos Reis" w:date="2021-10-20T19:04:00Z" w:initials="DSdR">
    <w:p w14:paraId="4F543060" w14:textId="77777777" w:rsidR="003F5880" w:rsidRDefault="003F5880">
      <w:pPr>
        <w:pStyle w:val="Textodecomentrio"/>
      </w:pPr>
      <w:r>
        <w:rPr>
          <w:rStyle w:val="Refdecomentrio"/>
        </w:rPr>
        <w:annotationRef/>
      </w:r>
      <w:r>
        <w:t>Nessa seção</w:t>
      </w:r>
    </w:p>
  </w:comment>
  <w:comment w:id="63" w:author="Dalton Solano dos Reis" w:date="2021-10-20T19:06:00Z" w:initials="DSdR">
    <w:p w14:paraId="6BD0C164" w14:textId="77777777" w:rsidR="003F5880" w:rsidRDefault="003F5880">
      <w:pPr>
        <w:pStyle w:val="Textodecomentrio"/>
      </w:pPr>
      <w:r>
        <w:rPr>
          <w:rStyle w:val="Refdecomentrio"/>
        </w:rPr>
        <w:annotationRef/>
      </w:r>
      <w:r>
        <w:t>Citação não referenciada.</w:t>
      </w:r>
    </w:p>
  </w:comment>
  <w:comment w:id="64" w:author="Dalton Solano dos Reis" w:date="2021-10-20T19:08:00Z" w:initials="DSdR">
    <w:p w14:paraId="42981675" w14:textId="77777777" w:rsidR="003F5880" w:rsidRDefault="003F5880">
      <w:pPr>
        <w:pStyle w:val="Textodecomentrio"/>
      </w:pPr>
      <w:r>
        <w:rPr>
          <w:rStyle w:val="Refdecomentrio"/>
        </w:rPr>
        <w:annotationRef/>
      </w:r>
      <w:r>
        <w:t>Espaço em branco entre as palavras.</w:t>
      </w:r>
    </w:p>
  </w:comment>
  <w:comment w:id="65" w:author="Dalton Solano dos Reis" w:date="2021-10-20T19:12:00Z" w:initials="DSdR">
    <w:p w14:paraId="5FA26D87" w14:textId="77777777" w:rsidR="003F5880" w:rsidRDefault="003F5880">
      <w:pPr>
        <w:pStyle w:val="Textodecomentrio"/>
      </w:pPr>
      <w:r>
        <w:rPr>
          <w:rStyle w:val="Refdecomentrio"/>
        </w:rPr>
        <w:annotationRef/>
      </w:r>
      <w:r>
        <w:t>Borda inferior na figura.</w:t>
      </w:r>
    </w:p>
  </w:comment>
  <w:comment w:id="66" w:author="Dalton Solano dos Reis" w:date="2021-10-20T20:03:00Z" w:initials="DSdR">
    <w:p w14:paraId="7550CAE0" w14:textId="77777777" w:rsidR="003F5880" w:rsidRDefault="003F5880">
      <w:pPr>
        <w:pStyle w:val="Textodecomentrio"/>
      </w:pPr>
      <w:r>
        <w:rPr>
          <w:rStyle w:val="Refdecomentrio"/>
        </w:rPr>
        <w:annotationRef/>
      </w:r>
      <w:r>
        <w:t>Citação não referenciada.</w:t>
      </w:r>
    </w:p>
  </w:comment>
  <w:comment w:id="67" w:author="Dalton Solano dos Reis" w:date="2021-10-20T16:57:00Z" w:initials="DSdR">
    <w:p w14:paraId="3783F6BA" w14:textId="77777777" w:rsidR="003F5880" w:rsidRDefault="003F5880">
      <w:pPr>
        <w:pStyle w:val="Textodecomentrio"/>
      </w:pPr>
      <w:r>
        <w:rPr>
          <w:rStyle w:val="Refdecomentrio"/>
        </w:rPr>
        <w:annotationRef/>
      </w:r>
      <w:r>
        <w:t>Inserir ponto final.</w:t>
      </w:r>
    </w:p>
  </w:comment>
  <w:comment w:id="68" w:author="Dalton Solano dos Reis" w:date="2021-10-20T19:14:00Z" w:initials="DSdR">
    <w:p w14:paraId="5C9D0114" w14:textId="77777777" w:rsidR="003F5880" w:rsidRDefault="003F5880">
      <w:pPr>
        <w:pStyle w:val="Textodecomentrio"/>
      </w:pPr>
      <w:r>
        <w:rPr>
          <w:rStyle w:val="Refdecomentrio"/>
        </w:rPr>
        <w:annotationRef/>
      </w:r>
      <w:r>
        <w:t>). Ou</w:t>
      </w:r>
    </w:p>
  </w:comment>
  <w:comment w:id="69" w:author="Dalton Solano dos Reis" w:date="2021-10-20T19:16:00Z" w:initials="DSdR">
    <w:p w14:paraId="0E3F4F5C" w14:textId="77777777" w:rsidR="003F5880" w:rsidRPr="003F5880" w:rsidRDefault="003F5880">
      <w:pPr>
        <w:pStyle w:val="Textodecomentrio"/>
      </w:pPr>
      <w:r w:rsidRPr="003F5880">
        <w:t>Fonte courier</w:t>
      </w:r>
    </w:p>
  </w:comment>
  <w:comment w:id="70" w:author="Dalton Solano dos Reis" w:date="2021-10-20T19:16:00Z" w:initials="DSdR">
    <w:p w14:paraId="2DD42FE6" w14:textId="77777777" w:rsidR="003F5880" w:rsidRPr="003F5880" w:rsidRDefault="003F5880">
      <w:pPr>
        <w:pStyle w:val="Textodecomentrio"/>
      </w:pPr>
      <w:r>
        <w:rPr>
          <w:rStyle w:val="Refdecomentrio"/>
        </w:rPr>
        <w:annotationRef/>
      </w:r>
      <w:r w:rsidRPr="003F5880">
        <w:t xml:space="preserve">Fonte courier </w:t>
      </w:r>
    </w:p>
  </w:comment>
  <w:comment w:id="71" w:author="Dalton Solano dos Reis" w:date="2021-10-20T19:16:00Z" w:initials="DSdR">
    <w:p w14:paraId="403E5C3A" w14:textId="77777777" w:rsidR="003F5880" w:rsidRPr="003F5880" w:rsidRDefault="003F5880">
      <w:pPr>
        <w:pStyle w:val="Textodecomentrio"/>
      </w:pPr>
      <w:r>
        <w:rPr>
          <w:rStyle w:val="Refdecomentrio"/>
        </w:rPr>
        <w:annotationRef/>
      </w:r>
      <w:r w:rsidRPr="003F5880">
        <w:t>Fonte courier E</w:t>
      </w:r>
    </w:p>
  </w:comment>
  <w:comment w:id="72" w:author="Dalton Solano dos Reis" w:date="2021-10-20T19:17:00Z" w:initials="DSdR">
    <w:p w14:paraId="3364F676" w14:textId="77777777" w:rsidR="003F5880" w:rsidRDefault="003F5880">
      <w:pPr>
        <w:pStyle w:val="Textodecomentrio"/>
      </w:pPr>
      <w:r>
        <w:rPr>
          <w:rStyle w:val="Refdecomentrio"/>
        </w:rPr>
        <w:annotationRef/>
      </w:r>
      <w:r>
        <w:t>Citação não referenciada.</w:t>
      </w:r>
    </w:p>
  </w:comment>
  <w:comment w:id="73" w:author="Dalton Solano dos Reis" w:date="2021-10-20T19:12:00Z" w:initials="DSdR">
    <w:p w14:paraId="434FDB18" w14:textId="77777777" w:rsidR="003F5880" w:rsidRDefault="003F5880">
      <w:pPr>
        <w:pStyle w:val="Textodecomentrio"/>
      </w:pPr>
      <w:r>
        <w:rPr>
          <w:rStyle w:val="Refdecomentrio"/>
        </w:rPr>
        <w:annotationRef/>
      </w:r>
      <w:r>
        <w:t>Borda inferior na figura.</w:t>
      </w:r>
    </w:p>
  </w:comment>
  <w:comment w:id="74" w:author="Dalton Solano dos Reis" w:date="2021-10-20T20:04:00Z" w:initials="DSdR">
    <w:p w14:paraId="6994F378" w14:textId="77777777" w:rsidR="003F5880" w:rsidRDefault="003F5880">
      <w:pPr>
        <w:pStyle w:val="Textodecomentrio"/>
      </w:pPr>
      <w:r>
        <w:rPr>
          <w:rStyle w:val="Refdecomentrio"/>
        </w:rPr>
        <w:annotationRef/>
      </w:r>
      <w:r>
        <w:t>Citação não referenciada.</w:t>
      </w:r>
    </w:p>
  </w:comment>
  <w:comment w:id="75" w:author="Dalton Solano dos Reis" w:date="2021-10-20T16:57:00Z" w:initials="DSdR">
    <w:p w14:paraId="124D34F0" w14:textId="77777777" w:rsidR="003F5880" w:rsidRDefault="003F5880">
      <w:pPr>
        <w:pStyle w:val="Textodecomentrio"/>
      </w:pPr>
      <w:r>
        <w:rPr>
          <w:rStyle w:val="Refdecomentrio"/>
        </w:rPr>
        <w:annotationRef/>
      </w:r>
      <w:r>
        <w:t>Inserir ponto final.</w:t>
      </w:r>
    </w:p>
  </w:comment>
  <w:comment w:id="76" w:author="Dalton Solano dos Reis" w:date="2021-10-20T19:21:00Z" w:initials="DSdR">
    <w:p w14:paraId="36F495B5" w14:textId="77777777" w:rsidR="003F5880" w:rsidRDefault="003F5880">
      <w:pPr>
        <w:pStyle w:val="Textodecomentrio"/>
      </w:pPr>
      <w:r>
        <w:rPr>
          <w:rStyle w:val="Refdecomentrio"/>
        </w:rPr>
        <w:annotationRef/>
      </w:r>
      <w:r>
        <w:t>); e controlador</w:t>
      </w:r>
    </w:p>
  </w:comment>
  <w:comment w:id="77" w:author="Dalton Solano dos Reis" w:date="2021-10-20T19:21:00Z" w:initials="DSdR">
    <w:p w14:paraId="60201545" w14:textId="77777777" w:rsidR="003F5880" w:rsidRDefault="003F5880">
      <w:pPr>
        <w:pStyle w:val="Textodecomentrio"/>
      </w:pPr>
      <w:r>
        <w:rPr>
          <w:rStyle w:val="Refdecomentrio"/>
        </w:rPr>
        <w:annotationRef/>
      </w:r>
      <w:r>
        <w:t>Espaço em branco após a vírgula.</w:t>
      </w:r>
    </w:p>
  </w:comment>
  <w:comment w:id="78" w:author="Dalton Solano dos Reis" w:date="2021-10-20T19:12:00Z" w:initials="DSdR">
    <w:p w14:paraId="49DCF413" w14:textId="77777777" w:rsidR="003F5880" w:rsidRDefault="003F5880">
      <w:pPr>
        <w:pStyle w:val="Textodecomentrio"/>
      </w:pPr>
      <w:r>
        <w:rPr>
          <w:rStyle w:val="Refdecomentrio"/>
        </w:rPr>
        <w:annotationRef/>
      </w:r>
      <w:r>
        <w:t>Borda inferior na figura.</w:t>
      </w:r>
    </w:p>
  </w:comment>
  <w:comment w:id="79" w:author="Dalton Solano dos Reis" w:date="2021-10-20T19:28:00Z" w:initials="DSdR">
    <w:p w14:paraId="3C8C47FB" w14:textId="77777777" w:rsidR="003F5880" w:rsidRDefault="003F5880">
      <w:pPr>
        <w:pStyle w:val="Textodecomentrio"/>
      </w:pPr>
      <w:r>
        <w:rPr>
          <w:rStyle w:val="Refdecomentrio"/>
        </w:rPr>
        <w:annotationRef/>
      </w:r>
      <w:r>
        <w:t>Traduzir português os textos da figura.</w:t>
      </w:r>
    </w:p>
  </w:comment>
  <w:comment w:id="80" w:author="Dalton Solano dos Reis" w:date="2021-10-20T16:57:00Z" w:initials="DSdR">
    <w:p w14:paraId="6CB2422C" w14:textId="77777777" w:rsidR="003F5880" w:rsidRDefault="003F5880">
      <w:pPr>
        <w:pStyle w:val="Textodecomentrio"/>
      </w:pPr>
      <w:r>
        <w:rPr>
          <w:rStyle w:val="Refdecomentrio"/>
        </w:rPr>
        <w:annotationRef/>
      </w:r>
      <w:r>
        <w:t>Inserir ponto final.</w:t>
      </w:r>
    </w:p>
  </w:comment>
  <w:comment w:id="81" w:author="Dalton Solano dos Reis" w:date="2021-10-20T19:23:00Z" w:initials="DSdR">
    <w:p w14:paraId="0DA17199" w14:textId="77777777" w:rsidR="003F5880" w:rsidRDefault="003F5880">
      <w:pPr>
        <w:pStyle w:val="Textodecomentrio"/>
      </w:pPr>
      <w:r>
        <w:rPr>
          <w:rStyle w:val="Refdecomentrio"/>
        </w:rPr>
        <w:annotationRef/>
      </w:r>
      <w:r>
        <w:t>Evitar parágrafo de 1 frase.</w:t>
      </w:r>
    </w:p>
  </w:comment>
  <w:comment w:id="82" w:author="Dalton Solano dos Reis" w:date="2021-10-20T19:25:00Z" w:initials="DSdR">
    <w:p w14:paraId="058FA55F" w14:textId="77777777" w:rsidR="003F5880" w:rsidRDefault="003F5880">
      <w:pPr>
        <w:pStyle w:val="Textodecomentrio"/>
      </w:pPr>
      <w:r>
        <w:rPr>
          <w:rStyle w:val="Refdecomentrio"/>
        </w:rPr>
        <w:annotationRef/>
      </w:r>
      <w:r>
        <w:t>Não aspas duplas.</w:t>
      </w:r>
    </w:p>
    <w:p w14:paraId="72C7D61F" w14:textId="77777777" w:rsidR="003F5880" w:rsidRDefault="003F5880">
      <w:pPr>
        <w:pStyle w:val="Textodecomentrio"/>
      </w:pPr>
      <w:r>
        <w:t>Fonte courier</w:t>
      </w:r>
    </w:p>
  </w:comment>
  <w:comment w:id="83" w:author="Dalton Solano dos Reis" w:date="2021-10-20T19:24:00Z" w:initials="DSdR">
    <w:p w14:paraId="776E4E55" w14:textId="77777777" w:rsidR="003F5880" w:rsidRDefault="003F5880">
      <w:pPr>
        <w:pStyle w:val="Textodecomentrio"/>
      </w:pPr>
      <w:r>
        <w:rPr>
          <w:rStyle w:val="Refdecomentrio"/>
        </w:rPr>
        <w:annotationRef/>
      </w:r>
      <w:r>
        <w:t>Não itálico.</w:t>
      </w:r>
    </w:p>
  </w:comment>
  <w:comment w:id="84" w:author="Dalton Solano dos Reis" w:date="2021-10-20T19:25:00Z" w:initials="DSdR">
    <w:p w14:paraId="5DC00272" w14:textId="77777777" w:rsidR="003F5880" w:rsidRDefault="003F5880" w:rsidP="00845212">
      <w:pPr>
        <w:pStyle w:val="Textodecomentrio"/>
      </w:pPr>
      <w:r>
        <w:rPr>
          <w:rStyle w:val="Refdecomentrio"/>
        </w:rPr>
        <w:annotationRef/>
      </w:r>
      <w:r>
        <w:t>Não aspas duplas.</w:t>
      </w:r>
    </w:p>
    <w:p w14:paraId="2A2ABB16" w14:textId="77777777" w:rsidR="003F5880" w:rsidRDefault="003F5880">
      <w:pPr>
        <w:pStyle w:val="Textodecomentrio"/>
      </w:pPr>
      <w:r>
        <w:t>Fonte courier</w:t>
      </w:r>
    </w:p>
  </w:comment>
  <w:comment w:id="85" w:author="Dalton Solano dos Reis" w:date="2021-10-20T19:25:00Z" w:initials="DSdR">
    <w:p w14:paraId="44581581" w14:textId="77777777" w:rsidR="003F5880" w:rsidRDefault="003F5880" w:rsidP="00845212">
      <w:pPr>
        <w:pStyle w:val="Textodecomentrio"/>
      </w:pPr>
      <w:r>
        <w:rPr>
          <w:rStyle w:val="Refdecomentrio"/>
        </w:rPr>
        <w:annotationRef/>
      </w:r>
      <w:r>
        <w:t>Não aspas duplas.</w:t>
      </w:r>
    </w:p>
    <w:p w14:paraId="023DDFE4" w14:textId="77777777" w:rsidR="003F5880" w:rsidRDefault="003F5880">
      <w:pPr>
        <w:pStyle w:val="Textodecomentrio"/>
      </w:pPr>
      <w:r>
        <w:t>Fonte courier</w:t>
      </w:r>
    </w:p>
  </w:comment>
  <w:comment w:id="86" w:author="Dalton Solano dos Reis" w:date="2021-10-20T19:12:00Z" w:initials="DSdR">
    <w:p w14:paraId="1AC2E221" w14:textId="77777777" w:rsidR="003F5880" w:rsidRDefault="003F5880">
      <w:pPr>
        <w:pStyle w:val="Textodecomentrio"/>
      </w:pPr>
      <w:r>
        <w:rPr>
          <w:rStyle w:val="Refdecomentrio"/>
        </w:rPr>
        <w:annotationRef/>
      </w:r>
      <w:r>
        <w:t>Borda inferior na figura.</w:t>
      </w:r>
    </w:p>
  </w:comment>
  <w:comment w:id="87" w:author="Dalton Solano dos Reis" w:date="2021-10-20T16:57:00Z" w:initials="DSdR">
    <w:p w14:paraId="4169DD96" w14:textId="77777777" w:rsidR="003F5880" w:rsidRDefault="003F5880">
      <w:pPr>
        <w:pStyle w:val="Textodecomentrio"/>
      </w:pPr>
      <w:r>
        <w:rPr>
          <w:rStyle w:val="Refdecomentrio"/>
        </w:rPr>
        <w:annotationRef/>
      </w:r>
      <w:r>
        <w:t>Inserir ponto final.</w:t>
      </w:r>
    </w:p>
  </w:comment>
  <w:comment w:id="88" w:author="Dalton Solano dos Reis" w:date="2021-10-20T19:27:00Z" w:initials="DSdR">
    <w:p w14:paraId="1566ACEB" w14:textId="77777777" w:rsidR="003F5880" w:rsidRDefault="003F5880">
      <w:pPr>
        <w:pStyle w:val="Textodecomentrio"/>
      </w:pPr>
      <w:r>
        <w:rPr>
          <w:rStyle w:val="Refdecomentrio"/>
        </w:rPr>
        <w:annotationRef/>
      </w:r>
      <w:r>
        <w:t>Extenso (sigla)</w:t>
      </w:r>
    </w:p>
  </w:comment>
  <w:comment w:id="89" w:author="Dalton Solano dos Reis" w:date="2021-10-20T19:27:00Z" w:initials="DSdR">
    <w:p w14:paraId="1F047CA7" w14:textId="77777777" w:rsidR="003F5880" w:rsidRDefault="003F5880">
      <w:pPr>
        <w:pStyle w:val="Textodecomentrio"/>
      </w:pPr>
      <w:r>
        <w:rPr>
          <w:rStyle w:val="Refdecomentrio"/>
        </w:rPr>
        <w:annotationRef/>
      </w:r>
      <w:r>
        <w:t>Extenso (sigla)</w:t>
      </w:r>
    </w:p>
  </w:comment>
  <w:comment w:id="90" w:author="Dalton Solano dos Reis" w:date="2021-10-20T19:27:00Z" w:initials="DSdR">
    <w:p w14:paraId="0A2EDEE0" w14:textId="77777777" w:rsidR="003F5880" w:rsidRDefault="003F5880">
      <w:pPr>
        <w:pStyle w:val="Textodecomentrio"/>
      </w:pPr>
      <w:r>
        <w:rPr>
          <w:rStyle w:val="Refdecomentrio"/>
        </w:rPr>
        <w:annotationRef/>
      </w:r>
      <w:r>
        <w:t>Extenso (sigla)</w:t>
      </w:r>
    </w:p>
  </w:comment>
  <w:comment w:id="91" w:author="Dalton Solano dos Reis" w:date="2021-10-20T19:12:00Z" w:initials="DSdR">
    <w:p w14:paraId="4328E070" w14:textId="77777777" w:rsidR="003F5880" w:rsidRDefault="003F5880">
      <w:pPr>
        <w:pStyle w:val="Textodecomentrio"/>
      </w:pPr>
      <w:r>
        <w:rPr>
          <w:rStyle w:val="Refdecomentrio"/>
        </w:rPr>
        <w:annotationRef/>
      </w:r>
      <w:r>
        <w:t>Borda inferior na figura.</w:t>
      </w:r>
    </w:p>
  </w:comment>
  <w:comment w:id="92" w:author="Dalton Solano dos Reis" w:date="2021-10-20T19:28:00Z" w:initials="DSdR">
    <w:p w14:paraId="1236F0D9" w14:textId="77777777" w:rsidR="003F5880" w:rsidRDefault="003F5880">
      <w:pPr>
        <w:pStyle w:val="Textodecomentrio"/>
      </w:pPr>
      <w:r>
        <w:rPr>
          <w:rStyle w:val="Refdecomentrio"/>
        </w:rPr>
        <w:annotationRef/>
      </w:r>
      <w:r>
        <w:t>Traduzir português os textos da figura.</w:t>
      </w:r>
    </w:p>
  </w:comment>
  <w:comment w:id="93" w:author="Dalton Solano dos Reis" w:date="2021-10-20T16:58:00Z" w:initials="DSdR">
    <w:p w14:paraId="60C2653C" w14:textId="77777777" w:rsidR="003F5880" w:rsidRDefault="003F5880">
      <w:pPr>
        <w:pStyle w:val="Textodecomentrio"/>
      </w:pPr>
      <w:r>
        <w:rPr>
          <w:rStyle w:val="Refdecomentrio"/>
        </w:rPr>
        <w:annotationRef/>
      </w:r>
      <w:r>
        <w:t>Inserir ponto final.</w:t>
      </w:r>
    </w:p>
  </w:comment>
  <w:comment w:id="94" w:author="Dalton Solano dos Reis" w:date="2021-10-20T19:29:00Z" w:initials="DSdR">
    <w:p w14:paraId="1CB295AD" w14:textId="77777777" w:rsidR="003F5880" w:rsidRDefault="003F5880">
      <w:pPr>
        <w:pStyle w:val="Textodecomentrio"/>
      </w:pPr>
      <w:r>
        <w:rPr>
          <w:rStyle w:val="Refdecomentrio"/>
        </w:rPr>
        <w:annotationRef/>
      </w:r>
      <w:r>
        <w:t>2020). Sendo</w:t>
      </w:r>
    </w:p>
  </w:comment>
  <w:comment w:id="95" w:author="Dalton Solano dos Reis" w:date="2021-10-20T19:32:00Z" w:initials="DSdR">
    <w:p w14:paraId="0A24D063" w14:textId="77777777" w:rsidR="003F5880" w:rsidRDefault="003F5880">
      <w:pPr>
        <w:pStyle w:val="Textodecomentrio"/>
      </w:pPr>
      <w:r>
        <w:rPr>
          <w:rStyle w:val="Refdecomentrio"/>
        </w:rPr>
        <w:annotationRef/>
      </w:r>
      <w:r>
        <w:t>gráficos etc.</w:t>
      </w:r>
    </w:p>
  </w:comment>
  <w:comment w:id="96" w:author="Dalton Solano dos Reis" w:date="2021-10-20T19:34:00Z" w:initials="DSdR">
    <w:p w14:paraId="415B24D4" w14:textId="77777777" w:rsidR="003F5880" w:rsidRPr="003F5880" w:rsidRDefault="003F5880">
      <w:pPr>
        <w:pStyle w:val="Textodecomentrio"/>
        <w:rPr>
          <w:lang w:val="en-US"/>
        </w:rPr>
      </w:pPr>
      <w:r>
        <w:rPr>
          <w:rStyle w:val="Refdecomentrio"/>
        </w:rPr>
        <w:annotationRef/>
      </w:r>
      <w:r w:rsidRPr="003F5880">
        <w:rPr>
          <w:lang w:val="en-US"/>
        </w:rPr>
        <w:t>Fonte courier</w:t>
      </w:r>
    </w:p>
  </w:comment>
  <w:comment w:id="97" w:author="Dalton Solano dos Reis" w:date="2021-10-20T19:34:00Z" w:initials="DSdR">
    <w:p w14:paraId="60A0C210" w14:textId="77777777" w:rsidR="003F5880" w:rsidRPr="003F5880" w:rsidRDefault="003F5880">
      <w:pPr>
        <w:pStyle w:val="Textodecomentrio"/>
        <w:rPr>
          <w:lang w:val="en-US"/>
        </w:rPr>
      </w:pPr>
      <w:r>
        <w:rPr>
          <w:rStyle w:val="Refdecomentrio"/>
        </w:rPr>
        <w:annotationRef/>
      </w:r>
      <w:r w:rsidRPr="003F5880">
        <w:rPr>
          <w:lang w:val="en-US"/>
        </w:rPr>
        <w:t>Fonte courier</w:t>
      </w:r>
    </w:p>
  </w:comment>
  <w:comment w:id="98" w:author="Dalton Solano dos Reis" w:date="2021-10-20T19:34:00Z" w:initials="DSdR">
    <w:p w14:paraId="1241D2FB" w14:textId="77777777" w:rsidR="003F5880" w:rsidRPr="00B27EB8" w:rsidRDefault="003F5880">
      <w:pPr>
        <w:pStyle w:val="Textodecomentrio"/>
        <w:rPr>
          <w:lang w:val="en-US"/>
        </w:rPr>
      </w:pPr>
      <w:r>
        <w:rPr>
          <w:rStyle w:val="Refdecomentrio"/>
        </w:rPr>
        <w:annotationRef/>
      </w:r>
      <w:r w:rsidRPr="00B27EB8">
        <w:rPr>
          <w:lang w:val="en-US"/>
        </w:rPr>
        <w:t>Fonte courier</w:t>
      </w:r>
    </w:p>
  </w:comment>
  <w:comment w:id="99" w:author="Dalton Solano dos Reis" w:date="2021-10-20T19:34:00Z" w:initials="DSdR">
    <w:p w14:paraId="0247A1A2" w14:textId="77777777" w:rsidR="003F5880" w:rsidRPr="00B27EB8" w:rsidRDefault="003F5880">
      <w:pPr>
        <w:pStyle w:val="Textodecomentrio"/>
        <w:rPr>
          <w:lang w:val="en-US"/>
        </w:rPr>
      </w:pPr>
      <w:r>
        <w:rPr>
          <w:rStyle w:val="Refdecomentrio"/>
        </w:rPr>
        <w:annotationRef/>
      </w:r>
      <w:r w:rsidRPr="00B27EB8">
        <w:rPr>
          <w:lang w:val="en-US"/>
        </w:rPr>
        <w:t>Fonte courier</w:t>
      </w:r>
    </w:p>
  </w:comment>
  <w:comment w:id="100" w:author="Dalton Solano dos Reis" w:date="2021-10-20T19:35:00Z" w:initials="DSdR">
    <w:p w14:paraId="11106B0B" w14:textId="77777777" w:rsidR="003F5880" w:rsidRPr="00B27EB8" w:rsidRDefault="003F5880">
      <w:pPr>
        <w:pStyle w:val="Textodecomentrio"/>
        <w:rPr>
          <w:lang w:val="en-US"/>
        </w:rPr>
      </w:pPr>
      <w:r>
        <w:rPr>
          <w:rStyle w:val="Refdecomentrio"/>
        </w:rPr>
        <w:annotationRef/>
      </w:r>
      <w:r w:rsidRPr="00B27EB8">
        <w:rPr>
          <w:lang w:val="en-US"/>
        </w:rPr>
        <w:t>Fonte courier</w:t>
      </w:r>
    </w:p>
  </w:comment>
  <w:comment w:id="101" w:author="Dalton Solano dos Reis" w:date="2021-10-20T19:35:00Z" w:initials="DSdR">
    <w:p w14:paraId="3DE73866" w14:textId="77777777" w:rsidR="003F5880" w:rsidRPr="00B27EB8" w:rsidRDefault="003F5880">
      <w:pPr>
        <w:pStyle w:val="Textodecomentrio"/>
        <w:rPr>
          <w:lang w:val="en-US"/>
        </w:rPr>
      </w:pPr>
      <w:r>
        <w:rPr>
          <w:rStyle w:val="Refdecomentrio"/>
        </w:rPr>
        <w:annotationRef/>
      </w:r>
      <w:r w:rsidRPr="00B27EB8">
        <w:rPr>
          <w:lang w:val="en-US"/>
        </w:rPr>
        <w:t>Fonte courier</w:t>
      </w:r>
    </w:p>
  </w:comment>
  <w:comment w:id="102" w:author="Dalton Solano dos Reis" w:date="2021-10-20T19:35:00Z" w:initials="DSdR">
    <w:p w14:paraId="6A6B82C2" w14:textId="77777777" w:rsidR="003F5880" w:rsidRPr="00B27EB8" w:rsidRDefault="003F5880">
      <w:pPr>
        <w:pStyle w:val="Textodecomentrio"/>
        <w:rPr>
          <w:lang w:val="en-US"/>
        </w:rPr>
      </w:pPr>
      <w:r>
        <w:rPr>
          <w:rStyle w:val="Refdecomentrio"/>
        </w:rPr>
        <w:annotationRef/>
      </w:r>
      <w:r w:rsidRPr="00B27EB8">
        <w:rPr>
          <w:lang w:val="en-US"/>
        </w:rPr>
        <w:t>Fonte courier</w:t>
      </w:r>
    </w:p>
  </w:comment>
  <w:comment w:id="103" w:author="Dalton Solano dos Reis" w:date="2021-10-20T19:35:00Z" w:initials="DSdR">
    <w:p w14:paraId="39844749" w14:textId="77777777" w:rsidR="003F5880" w:rsidRPr="00B27EB8" w:rsidRDefault="003F5880">
      <w:pPr>
        <w:pStyle w:val="Textodecomentrio"/>
        <w:rPr>
          <w:lang w:val="en-US"/>
        </w:rPr>
      </w:pPr>
      <w:r>
        <w:rPr>
          <w:rStyle w:val="Refdecomentrio"/>
        </w:rPr>
        <w:annotationRef/>
      </w:r>
      <w:r w:rsidRPr="00B27EB8">
        <w:rPr>
          <w:lang w:val="en-US"/>
        </w:rPr>
        <w:t>Fonte courier</w:t>
      </w:r>
    </w:p>
  </w:comment>
  <w:comment w:id="104" w:author="Dalton Solano dos Reis" w:date="2021-10-20T19:39:00Z" w:initials="DSdR">
    <w:p w14:paraId="22AF8A32" w14:textId="77777777" w:rsidR="003F5880" w:rsidRPr="00B27EB8" w:rsidRDefault="003F5880">
      <w:pPr>
        <w:pStyle w:val="Textodecomentrio"/>
        <w:rPr>
          <w:lang w:val="en-US"/>
        </w:rPr>
      </w:pPr>
      <w:r>
        <w:rPr>
          <w:rStyle w:val="Refdecomentrio"/>
        </w:rPr>
        <w:annotationRef/>
      </w:r>
      <w:r w:rsidRPr="00B27EB8">
        <w:rPr>
          <w:lang w:val="en-US"/>
        </w:rPr>
        <w:t>Fonte courier</w:t>
      </w:r>
    </w:p>
  </w:comment>
  <w:comment w:id="105" w:author="Dalton Solano dos Reis" w:date="2021-10-20T19:39:00Z" w:initials="DSdR">
    <w:p w14:paraId="43556F5D" w14:textId="77777777" w:rsidR="003F5880" w:rsidRPr="00B27EB8" w:rsidRDefault="003F5880">
      <w:pPr>
        <w:pStyle w:val="Textodecomentrio"/>
        <w:rPr>
          <w:lang w:val="en-US"/>
        </w:rPr>
      </w:pPr>
      <w:r>
        <w:rPr>
          <w:rStyle w:val="Refdecomentrio"/>
        </w:rPr>
        <w:annotationRef/>
      </w:r>
      <w:r w:rsidRPr="00B27EB8">
        <w:rPr>
          <w:lang w:val="en-US"/>
        </w:rPr>
        <w:t>Fonte courier</w:t>
      </w:r>
    </w:p>
  </w:comment>
  <w:comment w:id="106" w:author="Dalton Solano dos Reis" w:date="2021-10-20T19:39:00Z" w:initials="DSdR">
    <w:p w14:paraId="3F9E1C66" w14:textId="77777777" w:rsidR="003F5880" w:rsidRPr="00B27EB8" w:rsidRDefault="003F5880">
      <w:pPr>
        <w:pStyle w:val="Textodecomentrio"/>
        <w:rPr>
          <w:lang w:val="en-US"/>
        </w:rPr>
      </w:pPr>
      <w:r>
        <w:rPr>
          <w:rStyle w:val="Refdecomentrio"/>
        </w:rPr>
        <w:annotationRef/>
      </w:r>
      <w:r w:rsidRPr="00B27EB8">
        <w:rPr>
          <w:lang w:val="en-US"/>
        </w:rPr>
        <w:t>Fonte courier</w:t>
      </w:r>
    </w:p>
  </w:comment>
  <w:comment w:id="107" w:author="Dalton Solano dos Reis" w:date="2021-10-20T19:39:00Z" w:initials="DSdR">
    <w:p w14:paraId="2FB45830" w14:textId="77777777" w:rsidR="003F5880" w:rsidRPr="003F5880" w:rsidRDefault="003F5880">
      <w:pPr>
        <w:pStyle w:val="Textodecomentrio"/>
        <w:rPr>
          <w:lang w:val="en-US"/>
        </w:rPr>
      </w:pPr>
      <w:r>
        <w:rPr>
          <w:rStyle w:val="Refdecomentrio"/>
        </w:rPr>
        <w:annotationRef/>
      </w:r>
      <w:r w:rsidRPr="003F5880">
        <w:rPr>
          <w:lang w:val="en-US"/>
        </w:rPr>
        <w:t>Fonte courier</w:t>
      </w:r>
    </w:p>
  </w:comment>
  <w:comment w:id="108" w:author="Dalton Solano dos Reis" w:date="2021-10-20T19:40:00Z" w:initials="DSdR">
    <w:p w14:paraId="34A7E8D4" w14:textId="77777777" w:rsidR="003F5880" w:rsidRPr="00B27EB8" w:rsidRDefault="003F5880">
      <w:pPr>
        <w:pStyle w:val="Textodecomentrio"/>
        <w:rPr>
          <w:lang w:val="en-US"/>
        </w:rPr>
      </w:pPr>
      <w:r>
        <w:rPr>
          <w:rStyle w:val="Refdecomentrio"/>
        </w:rPr>
        <w:annotationRef/>
      </w:r>
      <w:r w:rsidRPr="00B27EB8">
        <w:rPr>
          <w:lang w:val="en-US"/>
        </w:rPr>
        <w:t>Fonte courier</w:t>
      </w:r>
    </w:p>
  </w:comment>
  <w:comment w:id="109" w:author="Dalton Solano dos Reis" w:date="2021-10-20T19:40:00Z" w:initials="DSdR">
    <w:p w14:paraId="289BDA1E" w14:textId="77777777" w:rsidR="003F5880" w:rsidRPr="00B27EB8" w:rsidRDefault="003F5880">
      <w:pPr>
        <w:pStyle w:val="Textodecomentrio"/>
        <w:rPr>
          <w:lang w:val="en-US"/>
        </w:rPr>
      </w:pPr>
      <w:r>
        <w:rPr>
          <w:rStyle w:val="Refdecomentrio"/>
        </w:rPr>
        <w:annotationRef/>
      </w:r>
      <w:r w:rsidRPr="00B27EB8">
        <w:rPr>
          <w:lang w:val="en-US"/>
        </w:rPr>
        <w:t>Fonte courier</w:t>
      </w:r>
    </w:p>
  </w:comment>
  <w:comment w:id="110" w:author="Dalton Solano dos Reis" w:date="2021-10-20T19:40:00Z" w:initials="DSdR">
    <w:p w14:paraId="7E0B8736" w14:textId="77777777" w:rsidR="003F5880" w:rsidRPr="00B27EB8" w:rsidRDefault="003F5880">
      <w:pPr>
        <w:pStyle w:val="Textodecomentrio"/>
        <w:rPr>
          <w:lang w:val="en-US"/>
        </w:rPr>
      </w:pPr>
      <w:r>
        <w:rPr>
          <w:rStyle w:val="Refdecomentrio"/>
        </w:rPr>
        <w:annotationRef/>
      </w:r>
      <w:r w:rsidRPr="00B27EB8">
        <w:rPr>
          <w:lang w:val="en-US"/>
        </w:rPr>
        <w:t>Fonte courier</w:t>
      </w:r>
    </w:p>
  </w:comment>
  <w:comment w:id="111" w:author="Dalton Solano dos Reis" w:date="2021-10-20T19:40:00Z" w:initials="DSdR">
    <w:p w14:paraId="1B4F2C6A" w14:textId="77777777" w:rsidR="003F5880" w:rsidRPr="00B27EB8" w:rsidRDefault="003F5880">
      <w:pPr>
        <w:pStyle w:val="Textodecomentrio"/>
        <w:rPr>
          <w:lang w:val="en-US"/>
        </w:rPr>
      </w:pPr>
      <w:r>
        <w:rPr>
          <w:rStyle w:val="Refdecomentrio"/>
        </w:rPr>
        <w:annotationRef/>
      </w:r>
      <w:r w:rsidRPr="00B27EB8">
        <w:rPr>
          <w:lang w:val="en-US"/>
        </w:rPr>
        <w:t>Fonte courier</w:t>
      </w:r>
    </w:p>
  </w:comment>
  <w:comment w:id="112" w:author="Dalton Solano dos Reis" w:date="2021-10-20T19:40:00Z" w:initials="DSdR">
    <w:p w14:paraId="4767937B" w14:textId="77777777" w:rsidR="003F5880" w:rsidRPr="00B27EB8" w:rsidRDefault="003F5880">
      <w:pPr>
        <w:pStyle w:val="Textodecomentrio"/>
        <w:rPr>
          <w:lang w:val="en-US"/>
        </w:rPr>
      </w:pPr>
      <w:r>
        <w:rPr>
          <w:rStyle w:val="Refdecomentrio"/>
        </w:rPr>
        <w:annotationRef/>
      </w:r>
      <w:r w:rsidRPr="00B27EB8">
        <w:rPr>
          <w:lang w:val="en-US"/>
        </w:rPr>
        <w:t>Fonte courier</w:t>
      </w:r>
    </w:p>
  </w:comment>
  <w:comment w:id="113" w:author="Dalton Solano dos Reis" w:date="2021-10-20T19:40:00Z" w:initials="DSdR">
    <w:p w14:paraId="6B91BFA1" w14:textId="77777777" w:rsidR="003F5880" w:rsidRPr="00B27EB8" w:rsidRDefault="003F5880">
      <w:pPr>
        <w:pStyle w:val="Textodecomentrio"/>
        <w:rPr>
          <w:lang w:val="en-US"/>
        </w:rPr>
      </w:pPr>
      <w:r>
        <w:rPr>
          <w:rStyle w:val="Refdecomentrio"/>
        </w:rPr>
        <w:annotationRef/>
      </w:r>
      <w:r w:rsidRPr="00B27EB8">
        <w:rPr>
          <w:lang w:val="en-US"/>
        </w:rPr>
        <w:t>Fonte courier</w:t>
      </w:r>
    </w:p>
  </w:comment>
  <w:comment w:id="114" w:author="Dalton Solano dos Reis" w:date="2021-10-20T19:40:00Z" w:initials="DSdR">
    <w:p w14:paraId="51717D8C" w14:textId="77777777" w:rsidR="003F5880" w:rsidRDefault="003F5880">
      <w:pPr>
        <w:pStyle w:val="Textodecomentrio"/>
      </w:pPr>
      <w:r>
        <w:rPr>
          <w:rStyle w:val="Refdecomentrio"/>
        </w:rPr>
        <w:annotationRef/>
      </w:r>
      <w:r>
        <w:t>Fonte courier</w:t>
      </w:r>
    </w:p>
  </w:comment>
  <w:comment w:id="115" w:author="Dalton Solano dos Reis" w:date="2021-10-20T19:40:00Z" w:initials="DSdR">
    <w:p w14:paraId="09EA39A8" w14:textId="77777777" w:rsidR="003F5880" w:rsidRDefault="003F5880">
      <w:pPr>
        <w:pStyle w:val="Textodecomentrio"/>
      </w:pPr>
      <w:r>
        <w:rPr>
          <w:rStyle w:val="Refdecomentrio"/>
        </w:rPr>
        <w:annotationRef/>
      </w:r>
      <w:r>
        <w:t>Fonte courier</w:t>
      </w:r>
    </w:p>
  </w:comment>
  <w:comment w:id="116" w:author="Dalton Solano dos Reis" w:date="2021-10-20T16:54:00Z" w:initials="DSdR">
    <w:p w14:paraId="79B294AE" w14:textId="77777777" w:rsidR="003F5880" w:rsidRDefault="003F5880">
      <w:pPr>
        <w:pStyle w:val="Textodecomentrio"/>
      </w:pPr>
      <w:r>
        <w:rPr>
          <w:rStyle w:val="Refdecomentrio"/>
        </w:rPr>
        <w:annotationRef/>
      </w:r>
      <w:r>
        <w:t>Borda do quadro não ultrapassar margem esquerda.</w:t>
      </w:r>
    </w:p>
  </w:comment>
  <w:comment w:id="117" w:author="Dalton Solano dos Reis" w:date="2021-10-20T19:44:00Z" w:initials="DSdR">
    <w:p w14:paraId="52FECF52" w14:textId="77777777" w:rsidR="003F5880" w:rsidRPr="00947889" w:rsidRDefault="003F5880">
      <w:pPr>
        <w:pStyle w:val="Textodecomentrio"/>
        <w:rPr>
          <w:lang w:val="en-US"/>
        </w:rPr>
      </w:pPr>
      <w:r>
        <w:rPr>
          <w:rStyle w:val="Refdecomentrio"/>
        </w:rPr>
        <w:annotationRef/>
      </w:r>
      <w:r w:rsidRPr="00947889">
        <w:rPr>
          <w:lang w:val="en-US"/>
        </w:rPr>
        <w:t>BUGMANN, 2012</w:t>
      </w:r>
    </w:p>
  </w:comment>
  <w:comment w:id="118" w:author="Dalton Solano dos Reis" w:date="2021-10-20T19:45:00Z" w:initials="DSdR">
    <w:p w14:paraId="14645D3A" w14:textId="77777777" w:rsidR="003F5880" w:rsidRPr="00947889" w:rsidRDefault="003F5880">
      <w:pPr>
        <w:pStyle w:val="Textodecomentrio"/>
        <w:rPr>
          <w:lang w:val="en-US"/>
        </w:rPr>
      </w:pPr>
      <w:r>
        <w:rPr>
          <w:rStyle w:val="Refdecomentrio"/>
        </w:rPr>
        <w:annotationRef/>
      </w:r>
      <w:r w:rsidRPr="00947889">
        <w:rPr>
          <w:lang w:val="en-US"/>
        </w:rPr>
        <w:t xml:space="preserve">SOTO </w:t>
      </w:r>
      <w:r w:rsidRPr="00947889">
        <w:rPr>
          <w:i/>
          <w:lang w:val="en-US"/>
        </w:rPr>
        <w:t>et al</w:t>
      </w:r>
      <w:r w:rsidRPr="00947889">
        <w:rPr>
          <w:lang w:val="en-US"/>
        </w:rPr>
        <w:t>., 2020</w:t>
      </w:r>
    </w:p>
  </w:comment>
  <w:comment w:id="119" w:author="Dalton Solano dos Reis" w:date="2021-10-20T19:45:00Z" w:initials="DSdR">
    <w:p w14:paraId="695924C7" w14:textId="77777777" w:rsidR="003F5880" w:rsidRPr="00947889" w:rsidRDefault="003F5880">
      <w:pPr>
        <w:pStyle w:val="Textodecomentrio"/>
        <w:rPr>
          <w:lang w:val="en-US"/>
        </w:rPr>
      </w:pPr>
      <w:r>
        <w:rPr>
          <w:rStyle w:val="Refdecomentrio"/>
        </w:rPr>
        <w:annotationRef/>
      </w:r>
      <w:r w:rsidRPr="00947889">
        <w:rPr>
          <w:lang w:val="en-US"/>
        </w:rPr>
        <w:t xml:space="preserve">SOTO </w:t>
      </w:r>
      <w:r w:rsidRPr="00947889">
        <w:rPr>
          <w:i/>
          <w:lang w:val="en-US"/>
        </w:rPr>
        <w:t>et al</w:t>
      </w:r>
      <w:r w:rsidRPr="00947889">
        <w:rPr>
          <w:lang w:val="en-US"/>
        </w:rPr>
        <w:t>., 2020</w:t>
      </w:r>
    </w:p>
  </w:comment>
  <w:comment w:id="120" w:author="Dalton Solano dos Reis" w:date="2021-10-20T19:45:00Z" w:initials="DSdR">
    <w:p w14:paraId="1BE4D4AA" w14:textId="77777777" w:rsidR="003F5880" w:rsidRPr="003F5880" w:rsidRDefault="003F5880">
      <w:pPr>
        <w:pStyle w:val="Textodecomentrio"/>
      </w:pPr>
      <w:r>
        <w:rPr>
          <w:rStyle w:val="Refdecomentrio"/>
        </w:rPr>
        <w:annotationRef/>
      </w:r>
      <w:r w:rsidRPr="003F5880">
        <w:t>BUGMANN, 2012</w:t>
      </w:r>
    </w:p>
  </w:comment>
  <w:comment w:id="121" w:author="Dalton Solano dos Reis" w:date="2021-10-20T19:46:00Z" w:initials="DSdR">
    <w:p w14:paraId="34BF4697" w14:textId="77777777" w:rsidR="003F5880" w:rsidRDefault="003F5880">
      <w:pPr>
        <w:pStyle w:val="Textodecomentrio"/>
      </w:pPr>
      <w:r>
        <w:rPr>
          <w:rStyle w:val="Refdecomentrio"/>
        </w:rPr>
        <w:annotationRef/>
      </w:r>
      <w:r>
        <w:t xml:space="preserve">ZAFAR </w:t>
      </w:r>
      <w:r w:rsidRPr="00784516">
        <w:rPr>
          <w:i/>
        </w:rPr>
        <w:t>et al.</w:t>
      </w:r>
      <w:r>
        <w:t>, 2019</w:t>
      </w:r>
    </w:p>
  </w:comment>
  <w:comment w:id="122" w:author="Dalton Solano dos Reis" w:date="2021-10-20T19:46:00Z" w:initials="DSdR">
    <w:p w14:paraId="2903D79D" w14:textId="77777777" w:rsidR="003F5880" w:rsidRDefault="003F5880">
      <w:pPr>
        <w:pStyle w:val="Textodecomentrio"/>
      </w:pPr>
      <w:r>
        <w:rPr>
          <w:rStyle w:val="Refdecomentrio"/>
        </w:rPr>
        <w:annotationRef/>
      </w:r>
      <w:r>
        <w:t>gráficos etc.</w:t>
      </w:r>
    </w:p>
  </w:comment>
  <w:comment w:id="123" w:author="Dalton Solano dos Reis" w:date="2021-10-20T19:46:00Z" w:initials="DSdR">
    <w:p w14:paraId="137363D3" w14:textId="77777777" w:rsidR="003F5880" w:rsidRDefault="003F5880">
      <w:pPr>
        <w:pStyle w:val="Textodecomentrio"/>
      </w:pPr>
      <w:r>
        <w:rPr>
          <w:rStyle w:val="Refdecomentrio"/>
        </w:rPr>
        <w:annotationRef/>
      </w:r>
      <w:r>
        <w:t>Desta forma, este projeto possibilitará gerar</w:t>
      </w:r>
    </w:p>
  </w:comment>
  <w:comment w:id="124" w:author="Dalton Solano dos Reis" w:date="2021-10-20T16:58:00Z" w:initials="DSdR">
    <w:p w14:paraId="4CC95B8F" w14:textId="77777777" w:rsidR="003F5880" w:rsidRPr="00947889" w:rsidRDefault="003F5880" w:rsidP="001F715F">
      <w:pPr>
        <w:pStyle w:val="TF-TEXTO"/>
        <w:ind w:firstLine="0"/>
      </w:pPr>
      <w:r>
        <w:rPr>
          <w:rStyle w:val="Refdecomentrio"/>
        </w:rPr>
        <w:annotationRef/>
      </w:r>
      <w:r w:rsidRPr="00947889">
        <w:t>Code (RFN);</w:t>
      </w:r>
    </w:p>
  </w:comment>
  <w:comment w:id="125" w:author="Dalton Solano dos Reis" w:date="2021-10-20T16:58:00Z" w:initials="DSdR">
    <w:p w14:paraId="63CA68D8" w14:textId="77777777" w:rsidR="003F5880" w:rsidRPr="003F5880" w:rsidRDefault="003F5880">
      <w:pPr>
        <w:pStyle w:val="Textodecomentrio"/>
      </w:pPr>
      <w:r>
        <w:rPr>
          <w:rStyle w:val="Refdecomentrio"/>
        </w:rPr>
        <w:annotationRef/>
      </w:r>
      <w:r w:rsidRPr="003F5880">
        <w:t>Studio (RFN).</w:t>
      </w:r>
    </w:p>
  </w:comment>
  <w:comment w:id="126" w:author="Dalton Solano dos Reis" w:date="2021-10-20T19:56:00Z" w:initials="DSdR">
    <w:p w14:paraId="672515E3" w14:textId="77777777" w:rsidR="003F5880" w:rsidRDefault="003F5880">
      <w:pPr>
        <w:pStyle w:val="Textodecomentrio"/>
      </w:pPr>
      <w:r>
        <w:rPr>
          <w:rStyle w:val="Refdecomentrio"/>
        </w:rPr>
        <w:annotationRef/>
      </w:r>
      <w:r>
        <w:t>Não aparece nos requisitos?</w:t>
      </w:r>
    </w:p>
  </w:comment>
  <w:comment w:id="127" w:author="Dalton Solano dos Reis" w:date="2021-10-20T16:59:00Z" w:initials="DSdR">
    <w:p w14:paraId="14C58321" w14:textId="77777777" w:rsidR="003F5880" w:rsidRDefault="003F5880">
      <w:pPr>
        <w:pStyle w:val="Textodecomentrio"/>
      </w:pPr>
      <w:r>
        <w:rPr>
          <w:rStyle w:val="Refdecomentrio"/>
        </w:rPr>
        <w:annotationRef/>
      </w:r>
      <w:r>
        <w:t>maio</w:t>
      </w:r>
    </w:p>
  </w:comment>
  <w:comment w:id="128" w:author="Dalton Solano dos Reis" w:date="2021-10-20T19:57:00Z" w:initials="DSdR">
    <w:p w14:paraId="78443E69" w14:textId="77777777" w:rsidR="003F5880" w:rsidRDefault="003F5880">
      <w:pPr>
        <w:pStyle w:val="Textodecomentrio"/>
      </w:pPr>
      <w:r>
        <w:rPr>
          <w:rStyle w:val="Refdecomentrio"/>
        </w:rPr>
        <w:annotationRef/>
      </w:r>
      <w:r>
        <w:t>Esta seção</w:t>
      </w:r>
    </w:p>
  </w:comment>
  <w:comment w:id="129" w:author="Dalton Solano dos Reis" w:date="2021-10-20T19:58:00Z" w:initials="DSdR">
    <w:p w14:paraId="6D1B2F8A" w14:textId="77777777" w:rsidR="003F5880" w:rsidRDefault="003F5880">
      <w:pPr>
        <w:pStyle w:val="Textodecomentrio"/>
      </w:pPr>
      <w:r>
        <w:rPr>
          <w:rStyle w:val="Refdecomentrio"/>
        </w:rPr>
        <w:annotationRef/>
      </w:r>
      <w:r>
        <w:t>2004 ou 2005</w:t>
      </w:r>
    </w:p>
  </w:comment>
  <w:comment w:id="130" w:author="Dalton Solano dos Reis" w:date="2021-10-20T19:58:00Z" w:initials="DSdR">
    <w:p w14:paraId="46FBA277" w14:textId="77777777" w:rsidR="003F5880" w:rsidRDefault="003F5880">
      <w:pPr>
        <w:pStyle w:val="Textodecomentrio"/>
      </w:pPr>
      <w:r>
        <w:rPr>
          <w:rStyle w:val="Refdecomentrio"/>
        </w:rPr>
        <w:annotationRef/>
      </w:r>
      <w:r>
        <w:t>2004 ou 2005</w:t>
      </w:r>
    </w:p>
  </w:comment>
  <w:comment w:id="131" w:author="Dalton Solano dos Reis" w:date="2021-10-20T19:59:00Z" w:initials="DSdR">
    <w:p w14:paraId="3E948746" w14:textId="77777777" w:rsidR="003F5880" w:rsidRDefault="003F5880">
      <w:pPr>
        <w:pStyle w:val="Textodecomentrio"/>
      </w:pPr>
      <w:r>
        <w:rPr>
          <w:rStyle w:val="Refdecomentrio"/>
        </w:rPr>
        <w:annotationRef/>
      </w:r>
      <w:r>
        <w:t>conhecer como ele</w:t>
      </w:r>
    </w:p>
  </w:comment>
  <w:comment w:id="132" w:author="Dalton Solano dos Reis" w:date="2021-10-20T20:01:00Z" w:initials="DSdR">
    <w:p w14:paraId="63164C50" w14:textId="77777777" w:rsidR="003F5880" w:rsidRDefault="003F5880">
      <w:pPr>
        <w:pStyle w:val="Textodecomentrio"/>
      </w:pPr>
      <w:r>
        <w:rPr>
          <w:rStyle w:val="Refdecomentrio"/>
        </w:rPr>
        <w:annotationRef/>
      </w:r>
      <w:r>
        <w:t>prazos.</w:t>
      </w:r>
    </w:p>
  </w:comment>
  <w:comment w:id="133" w:author="Dalton Solano dos Reis" w:date="2021-10-20T20:02:00Z" w:initials="DSdR">
    <w:p w14:paraId="697A88A1" w14:textId="77777777" w:rsidR="003F5880" w:rsidRDefault="003F5880">
      <w:pPr>
        <w:pStyle w:val="Textodecomentrio"/>
      </w:pPr>
      <w:r>
        <w:rPr>
          <w:rStyle w:val="Refdecomentrio"/>
        </w:rPr>
        <w:annotationRef/>
      </w:r>
      <w:r>
        <w:t>Negrito.</w:t>
      </w:r>
    </w:p>
    <w:p w14:paraId="1CD87416" w14:textId="77777777" w:rsidR="003F5880" w:rsidRDefault="003F5880">
      <w:pPr>
        <w:pStyle w:val="Textodecomentrio"/>
      </w:pPr>
      <w:r>
        <w:t>Só as inicias em maiúsculo.</w:t>
      </w:r>
    </w:p>
  </w:comment>
  <w:comment w:id="134" w:author="Dalton Solano dos Reis" w:date="2021-10-20T20:05:00Z" w:initials="DSdR">
    <w:p w14:paraId="36EA438A" w14:textId="77777777" w:rsidR="003F5880" w:rsidRDefault="003F5880">
      <w:pPr>
        <w:pStyle w:val="Textodecomentrio"/>
      </w:pPr>
      <w:r>
        <w:rPr>
          <w:rStyle w:val="Refdecomentrio"/>
        </w:rPr>
        <w:annotationRef/>
      </w:r>
      <w:r>
        <w:t>Descrito no texto.</w:t>
      </w:r>
    </w:p>
  </w:comment>
  <w:comment w:id="135" w:author="Dalton Solano dos Reis" w:date="2021-10-20T20:06:00Z" w:initials="DSdR">
    <w:p w14:paraId="542DCCEA" w14:textId="77777777" w:rsidR="003F5880" w:rsidRDefault="003F5880">
      <w:pPr>
        <w:pStyle w:val="Textodecomentrio"/>
      </w:pPr>
      <w:r>
        <w:rPr>
          <w:rStyle w:val="Refdecomentrio"/>
        </w:rPr>
        <w:annotationRef/>
      </w:r>
      <w:r>
        <w:t>Descrito no texto.</w:t>
      </w:r>
    </w:p>
  </w:comment>
  <w:comment w:id="136" w:author="Dalton Solano dos Reis" w:date="2021-10-20T20:06:00Z" w:initials="DSdR">
    <w:p w14:paraId="7C1B074B" w14:textId="77777777" w:rsidR="003F5880" w:rsidRDefault="003F5880">
      <w:pPr>
        <w:pStyle w:val="Textodecomentrio"/>
      </w:pPr>
      <w:r>
        <w:rPr>
          <w:rStyle w:val="Refdecomentrio"/>
        </w:rPr>
        <w:annotationRef/>
      </w:r>
      <w:r>
        <w:t>Descrito no texto.</w:t>
      </w:r>
    </w:p>
  </w:comment>
  <w:comment w:id="137" w:author="Dalton Solano dos Reis" w:date="2021-10-20T20:06:00Z" w:initials="DSdR">
    <w:p w14:paraId="33F3C3BB" w14:textId="77777777" w:rsidR="003F5880" w:rsidRDefault="003F5880">
      <w:pPr>
        <w:pStyle w:val="Textodecomentrio"/>
      </w:pPr>
      <w:r>
        <w:rPr>
          <w:rStyle w:val="Refdecomentrio"/>
        </w:rPr>
        <w:annotationRef/>
      </w:r>
      <w:r>
        <w:t>Descrito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2EE0D5" w15:done="0"/>
  <w15:commentEx w15:paraId="4F73F94F" w15:done="0"/>
  <w15:commentEx w15:paraId="2F3032CD" w15:done="0"/>
  <w15:commentEx w15:paraId="3F7E770C" w15:done="0"/>
  <w15:commentEx w15:paraId="71A9E58B" w15:done="0"/>
  <w15:commentEx w15:paraId="1DD7EBB3" w15:done="0"/>
  <w15:commentEx w15:paraId="0CB6EE89" w15:done="0"/>
  <w15:commentEx w15:paraId="60E9C566" w15:done="0"/>
  <w15:commentEx w15:paraId="0346CCC6" w15:done="0"/>
  <w15:commentEx w15:paraId="4E2A7EED" w15:done="0"/>
  <w15:commentEx w15:paraId="4F543060" w15:done="0"/>
  <w15:commentEx w15:paraId="6BD0C164" w15:done="0"/>
  <w15:commentEx w15:paraId="42981675" w15:done="0"/>
  <w15:commentEx w15:paraId="5FA26D87" w15:done="0"/>
  <w15:commentEx w15:paraId="7550CAE0" w15:done="0"/>
  <w15:commentEx w15:paraId="3783F6BA" w15:done="0"/>
  <w15:commentEx w15:paraId="5C9D0114" w15:done="0"/>
  <w15:commentEx w15:paraId="0E3F4F5C" w15:done="0"/>
  <w15:commentEx w15:paraId="2DD42FE6" w15:done="0"/>
  <w15:commentEx w15:paraId="403E5C3A" w15:done="0"/>
  <w15:commentEx w15:paraId="3364F676" w15:done="0"/>
  <w15:commentEx w15:paraId="434FDB18" w15:done="0"/>
  <w15:commentEx w15:paraId="6994F378" w15:done="0"/>
  <w15:commentEx w15:paraId="124D34F0" w15:done="0"/>
  <w15:commentEx w15:paraId="36F495B5" w15:done="0"/>
  <w15:commentEx w15:paraId="60201545" w15:done="0"/>
  <w15:commentEx w15:paraId="49DCF413" w15:done="0"/>
  <w15:commentEx w15:paraId="3C8C47FB" w15:done="0"/>
  <w15:commentEx w15:paraId="6CB2422C" w15:done="0"/>
  <w15:commentEx w15:paraId="0DA17199" w15:done="0"/>
  <w15:commentEx w15:paraId="72C7D61F" w15:done="0"/>
  <w15:commentEx w15:paraId="776E4E55" w15:done="0"/>
  <w15:commentEx w15:paraId="2A2ABB16" w15:done="0"/>
  <w15:commentEx w15:paraId="023DDFE4" w15:done="0"/>
  <w15:commentEx w15:paraId="1AC2E221" w15:done="0"/>
  <w15:commentEx w15:paraId="4169DD96" w15:done="0"/>
  <w15:commentEx w15:paraId="1566ACEB" w15:done="0"/>
  <w15:commentEx w15:paraId="1F047CA7" w15:done="0"/>
  <w15:commentEx w15:paraId="0A2EDEE0" w15:done="0"/>
  <w15:commentEx w15:paraId="4328E070" w15:done="0"/>
  <w15:commentEx w15:paraId="1236F0D9" w15:done="0"/>
  <w15:commentEx w15:paraId="60C2653C" w15:done="0"/>
  <w15:commentEx w15:paraId="1CB295AD" w15:done="0"/>
  <w15:commentEx w15:paraId="0A24D063" w15:done="0"/>
  <w15:commentEx w15:paraId="415B24D4" w15:done="0"/>
  <w15:commentEx w15:paraId="60A0C210" w15:done="0"/>
  <w15:commentEx w15:paraId="1241D2FB" w15:done="0"/>
  <w15:commentEx w15:paraId="0247A1A2" w15:done="0"/>
  <w15:commentEx w15:paraId="11106B0B" w15:done="0"/>
  <w15:commentEx w15:paraId="3DE73866" w15:done="0"/>
  <w15:commentEx w15:paraId="6A6B82C2" w15:done="0"/>
  <w15:commentEx w15:paraId="39844749" w15:done="0"/>
  <w15:commentEx w15:paraId="22AF8A32" w15:done="0"/>
  <w15:commentEx w15:paraId="43556F5D" w15:done="0"/>
  <w15:commentEx w15:paraId="3F9E1C66" w15:done="0"/>
  <w15:commentEx w15:paraId="2FB45830" w15:done="0"/>
  <w15:commentEx w15:paraId="34A7E8D4" w15:done="0"/>
  <w15:commentEx w15:paraId="289BDA1E" w15:done="0"/>
  <w15:commentEx w15:paraId="7E0B8736" w15:done="0"/>
  <w15:commentEx w15:paraId="1B4F2C6A" w15:done="0"/>
  <w15:commentEx w15:paraId="4767937B" w15:done="0"/>
  <w15:commentEx w15:paraId="6B91BFA1" w15:done="0"/>
  <w15:commentEx w15:paraId="51717D8C" w15:done="0"/>
  <w15:commentEx w15:paraId="09EA39A8" w15:done="0"/>
  <w15:commentEx w15:paraId="79B294AE" w15:done="0"/>
  <w15:commentEx w15:paraId="52FECF52" w15:done="0"/>
  <w15:commentEx w15:paraId="14645D3A" w15:done="0"/>
  <w15:commentEx w15:paraId="695924C7" w15:done="0"/>
  <w15:commentEx w15:paraId="1BE4D4AA" w15:done="0"/>
  <w15:commentEx w15:paraId="34BF4697" w15:done="0"/>
  <w15:commentEx w15:paraId="2903D79D" w15:done="0"/>
  <w15:commentEx w15:paraId="137363D3" w15:done="0"/>
  <w15:commentEx w15:paraId="4CC95B8F" w15:done="0"/>
  <w15:commentEx w15:paraId="63CA68D8" w15:done="0"/>
  <w15:commentEx w15:paraId="672515E3" w15:done="0"/>
  <w15:commentEx w15:paraId="14C58321" w15:done="0"/>
  <w15:commentEx w15:paraId="78443E69" w15:done="0"/>
  <w15:commentEx w15:paraId="6D1B2F8A" w15:done="0"/>
  <w15:commentEx w15:paraId="46FBA277" w15:done="0"/>
  <w15:commentEx w15:paraId="3E948746" w15:done="0"/>
  <w15:commentEx w15:paraId="63164C50" w15:done="0"/>
  <w15:commentEx w15:paraId="1CD87416" w15:done="0"/>
  <w15:commentEx w15:paraId="36EA438A" w15:done="0"/>
  <w15:commentEx w15:paraId="542DCCEA" w15:done="0"/>
  <w15:commentEx w15:paraId="7C1B074B" w15:done="0"/>
  <w15:commentEx w15:paraId="33F3C3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86488" w16cex:dateUtc="2021-12-18T16:45:00Z"/>
  <w16cex:commentExtensible w16cex:durableId="256864A5" w16cex:dateUtc="2021-12-18T16:46:00Z"/>
  <w16cex:commentExtensible w16cex:durableId="256864AB" w16cex:dateUtc="2021-12-18T16:46:00Z"/>
  <w16cex:commentExtensible w16cex:durableId="25112345" w16cex:dateUtc="2021-10-13T12:20:00Z"/>
  <w16cex:commentExtensible w16cex:durableId="2511239C" w16cex:dateUtc="2021-10-13T12:21:00Z"/>
  <w16cex:commentExtensible w16cex:durableId="25112486" w16cex:dateUtc="2021-10-13T12:25:00Z"/>
  <w16cex:commentExtensible w16cex:durableId="251AC8CD" w16cex:dateUtc="2021-10-20T19:56:00Z"/>
  <w16cex:commentExtensible w16cex:durableId="251ACDED" w16cex:dateUtc="2021-10-20T20:18:00Z"/>
  <w16cex:commentExtensible w16cex:durableId="251ACDC1" w16cex:dateUtc="2021-10-20T20:17:00Z"/>
  <w16cex:commentExtensible w16cex:durableId="251ACDD2" w16cex:dateUtc="2021-10-20T20:18:00Z"/>
  <w16cex:commentExtensible w16cex:durableId="251AE6D9" w16cex:dateUtc="2021-10-20T22:04:00Z"/>
  <w16cex:commentExtensible w16cex:durableId="251AE751" w16cex:dateUtc="2021-10-20T22:06:00Z"/>
  <w16cex:commentExtensible w16cex:durableId="251AE7BE" w16cex:dateUtc="2021-10-20T22:08:00Z"/>
  <w16cex:commentExtensible w16cex:durableId="251AE885" w16cex:dateUtc="2021-10-20T22:12:00Z"/>
  <w16cex:commentExtensible w16cex:durableId="251AF4AE" w16cex:dateUtc="2021-10-20T23:03:00Z"/>
  <w16cex:commentExtensible w16cex:durableId="251AC8DF" w16cex:dateUtc="2021-10-20T19:57:00Z"/>
  <w16cex:commentExtensible w16cex:durableId="251AE909" w16cex:dateUtc="2021-10-20T22:14:00Z"/>
  <w16cex:commentExtensible w16cex:durableId="251AE987" w16cex:dateUtc="2021-10-20T22:16:00Z"/>
  <w16cex:commentExtensible w16cex:durableId="251AE98E" w16cex:dateUtc="2021-10-20T22:16:00Z"/>
  <w16cex:commentExtensible w16cex:durableId="251AE994" w16cex:dateUtc="2021-10-20T22:16:00Z"/>
  <w16cex:commentExtensible w16cex:durableId="251AE9BE" w16cex:dateUtc="2021-10-20T22:17:00Z"/>
  <w16cex:commentExtensible w16cex:durableId="251AE89E" w16cex:dateUtc="2021-10-20T22:12:00Z"/>
  <w16cex:commentExtensible w16cex:durableId="251AF4C8" w16cex:dateUtc="2021-10-20T23:04:00Z"/>
  <w16cex:commentExtensible w16cex:durableId="251AC8F4" w16cex:dateUtc="2021-10-20T19:57:00Z"/>
  <w16cex:commentExtensible w16cex:durableId="251AEAC0" w16cex:dateUtc="2021-10-20T22:21:00Z"/>
  <w16cex:commentExtensible w16cex:durableId="251AEAD1" w16cex:dateUtc="2021-10-20T22:21:00Z"/>
  <w16cex:commentExtensible w16cex:durableId="251AE8A7" w16cex:dateUtc="2021-10-20T22:12:00Z"/>
  <w16cex:commentExtensible w16cex:durableId="251AEC52" w16cex:dateUtc="2021-10-20T22:28:00Z"/>
  <w16cex:commentExtensible w16cex:durableId="251AC904" w16cex:dateUtc="2021-10-20T19:57:00Z"/>
  <w16cex:commentExtensible w16cex:durableId="251AEB35" w16cex:dateUtc="2021-10-20T22:23:00Z"/>
  <w16cex:commentExtensible w16cex:durableId="251AEB8E" w16cex:dateUtc="2021-10-20T22:25:00Z"/>
  <w16cex:commentExtensible w16cex:durableId="251AEB5E" w16cex:dateUtc="2021-10-20T22:24:00Z"/>
  <w16cex:commentExtensible w16cex:durableId="251AEBB7" w16cex:dateUtc="2021-10-20T22:25:00Z"/>
  <w16cex:commentExtensible w16cex:durableId="251AEBC5" w16cex:dateUtc="2021-10-20T22:25:00Z"/>
  <w16cex:commentExtensible w16cex:durableId="251AE8B0" w16cex:dateUtc="2021-10-20T22:12:00Z"/>
  <w16cex:commentExtensible w16cex:durableId="251AC913" w16cex:dateUtc="2021-10-20T19:57:00Z"/>
  <w16cex:commentExtensible w16cex:durableId="251AEC18" w16cex:dateUtc="2021-10-20T22:27:00Z"/>
  <w16cex:commentExtensible w16cex:durableId="251AEC2B" w16cex:dateUtc="2021-10-20T22:27:00Z"/>
  <w16cex:commentExtensible w16cex:durableId="251AEC2F" w16cex:dateUtc="2021-10-20T22:27:00Z"/>
  <w16cex:commentExtensible w16cex:durableId="251AE8B7" w16cex:dateUtc="2021-10-20T22:12:00Z"/>
  <w16cex:commentExtensible w16cex:durableId="251AEC6D" w16cex:dateUtc="2021-10-20T22:28:00Z"/>
  <w16cex:commentExtensible w16cex:durableId="251AC91B" w16cex:dateUtc="2021-10-20T19:58:00Z"/>
  <w16cex:commentExtensible w16cex:durableId="251AECA0" w16cex:dateUtc="2021-10-20T22:29:00Z"/>
  <w16cex:commentExtensible w16cex:durableId="251AED3F" w16cex:dateUtc="2021-10-20T22:32:00Z"/>
  <w16cex:commentExtensible w16cex:durableId="251AEDBD" w16cex:dateUtc="2021-10-20T22:34:00Z"/>
  <w16cex:commentExtensible w16cex:durableId="251AEDC4" w16cex:dateUtc="2021-10-20T22:34:00Z"/>
  <w16cex:commentExtensible w16cex:durableId="251AEDDD" w16cex:dateUtc="2021-10-20T22:34:00Z"/>
  <w16cex:commentExtensible w16cex:durableId="251AEDE3" w16cex:dateUtc="2021-10-20T22:34:00Z"/>
  <w16cex:commentExtensible w16cex:durableId="251AEE00" w16cex:dateUtc="2021-10-20T22:35:00Z"/>
  <w16cex:commentExtensible w16cex:durableId="251AEE08" w16cex:dateUtc="2021-10-20T22:35:00Z"/>
  <w16cex:commentExtensible w16cex:durableId="251AEE0D" w16cex:dateUtc="2021-10-20T22:35:00Z"/>
  <w16cex:commentExtensible w16cex:durableId="251AEE11" w16cex:dateUtc="2021-10-20T22:35:00Z"/>
  <w16cex:commentExtensible w16cex:durableId="251AEEFA" w16cex:dateUtc="2021-10-20T22:39:00Z"/>
  <w16cex:commentExtensible w16cex:durableId="251AEEFF" w16cex:dateUtc="2021-10-20T22:39:00Z"/>
  <w16cex:commentExtensible w16cex:durableId="251AEF03" w16cex:dateUtc="2021-10-20T22:39:00Z"/>
  <w16cex:commentExtensible w16cex:durableId="251AEF0B" w16cex:dateUtc="2021-10-20T22:39:00Z"/>
  <w16cex:commentExtensible w16cex:durableId="251AEF13" w16cex:dateUtc="2021-10-20T22:40:00Z"/>
  <w16cex:commentExtensible w16cex:durableId="251AEF1C" w16cex:dateUtc="2021-10-20T22:40:00Z"/>
  <w16cex:commentExtensible w16cex:durableId="251AEF2F" w16cex:dateUtc="2021-10-20T22:40:00Z"/>
  <w16cex:commentExtensible w16cex:durableId="251AEF35" w16cex:dateUtc="2021-10-20T22:40:00Z"/>
  <w16cex:commentExtensible w16cex:durableId="251AEF39" w16cex:dateUtc="2021-10-20T22:40:00Z"/>
  <w16cex:commentExtensible w16cex:durableId="251AEF3C" w16cex:dateUtc="2021-10-20T22:40:00Z"/>
  <w16cex:commentExtensible w16cex:durableId="251AEF42" w16cex:dateUtc="2021-10-20T22:40:00Z"/>
  <w16cex:commentExtensible w16cex:durableId="251AEF48" w16cex:dateUtc="2021-10-20T22:40:00Z"/>
  <w16cex:commentExtensible w16cex:durableId="251AC830" w16cex:dateUtc="2021-10-20T19:54:00Z"/>
  <w16cex:commentExtensible w16cex:durableId="251AF037" w16cex:dateUtc="2021-10-20T22:44:00Z"/>
  <w16cex:commentExtensible w16cex:durableId="251AF046" w16cex:dateUtc="2021-10-20T22:45:00Z"/>
  <w16cex:commentExtensible w16cex:durableId="251AF05A" w16cex:dateUtc="2021-10-20T22:45:00Z"/>
  <w16cex:commentExtensible w16cex:durableId="251AF06A" w16cex:dateUtc="2021-10-20T22:45:00Z"/>
  <w16cex:commentExtensible w16cex:durableId="251AF07E" w16cex:dateUtc="2021-10-20T22:46:00Z"/>
  <w16cex:commentExtensible w16cex:durableId="251AF09E" w16cex:dateUtc="2021-10-20T22:46:00Z"/>
  <w16cex:commentExtensible w16cex:durableId="251AF0B1" w16cex:dateUtc="2021-10-20T22:46:00Z"/>
  <w16cex:commentExtensible w16cex:durableId="251AC933" w16cex:dateUtc="2021-10-20T19:58:00Z"/>
  <w16cex:commentExtensible w16cex:durableId="251AC950" w16cex:dateUtc="2021-10-20T19:58:00Z"/>
  <w16cex:commentExtensible w16cex:durableId="251AF2E6" w16cex:dateUtc="2021-10-20T22:56:00Z"/>
  <w16cex:commentExtensible w16cex:durableId="251AC965" w16cex:dateUtc="2021-10-20T19:59:00Z"/>
  <w16cex:commentExtensible w16cex:durableId="251AF30E" w16cex:dateUtc="2021-10-20T22:57:00Z"/>
  <w16cex:commentExtensible w16cex:durableId="251AF358" w16cex:dateUtc="2021-10-20T22:58:00Z"/>
  <w16cex:commentExtensible w16cex:durableId="251AF37E" w16cex:dateUtc="2021-10-20T22:58:00Z"/>
  <w16cex:commentExtensible w16cex:durableId="251AF3A8" w16cex:dateUtc="2021-10-20T22:59:00Z"/>
  <w16cex:commentExtensible w16cex:durableId="251AF419" w16cex:dateUtc="2021-10-20T23:01:00Z"/>
  <w16cex:commentExtensible w16cex:durableId="251AF441" w16cex:dateUtc="2021-10-20T23:02:00Z"/>
  <w16cex:commentExtensible w16cex:durableId="251AF521" w16cex:dateUtc="2021-10-20T23:05:00Z"/>
  <w16cex:commentExtensible w16cex:durableId="251AF52E" w16cex:dateUtc="2021-10-20T23:06:00Z"/>
  <w16cex:commentExtensible w16cex:durableId="251AF532" w16cex:dateUtc="2021-10-20T23:06:00Z"/>
  <w16cex:commentExtensible w16cex:durableId="251AF535" w16cex:dateUtc="2021-10-20T2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2EE0D5" w16cid:durableId="25686488"/>
  <w16cid:commentId w16cid:paraId="4F73F94F" w16cid:durableId="256864A5"/>
  <w16cid:commentId w16cid:paraId="2F3032CD" w16cid:durableId="256864AB"/>
  <w16cid:commentId w16cid:paraId="3F7E770C" w16cid:durableId="25112345"/>
  <w16cid:commentId w16cid:paraId="71A9E58B" w16cid:durableId="2511239C"/>
  <w16cid:commentId w16cid:paraId="1DD7EBB3" w16cid:durableId="25112486"/>
  <w16cid:commentId w16cid:paraId="0CB6EE89" w16cid:durableId="251AC8CD"/>
  <w16cid:commentId w16cid:paraId="60E9C566" w16cid:durableId="251ACDED"/>
  <w16cid:commentId w16cid:paraId="0346CCC6" w16cid:durableId="251ACDC1"/>
  <w16cid:commentId w16cid:paraId="4E2A7EED" w16cid:durableId="251ACDD2"/>
  <w16cid:commentId w16cid:paraId="4F543060" w16cid:durableId="251AE6D9"/>
  <w16cid:commentId w16cid:paraId="6BD0C164" w16cid:durableId="251AE751"/>
  <w16cid:commentId w16cid:paraId="42981675" w16cid:durableId="251AE7BE"/>
  <w16cid:commentId w16cid:paraId="5FA26D87" w16cid:durableId="251AE885"/>
  <w16cid:commentId w16cid:paraId="7550CAE0" w16cid:durableId="251AF4AE"/>
  <w16cid:commentId w16cid:paraId="3783F6BA" w16cid:durableId="251AC8DF"/>
  <w16cid:commentId w16cid:paraId="5C9D0114" w16cid:durableId="251AE909"/>
  <w16cid:commentId w16cid:paraId="0E3F4F5C" w16cid:durableId="251AE987"/>
  <w16cid:commentId w16cid:paraId="2DD42FE6" w16cid:durableId="251AE98E"/>
  <w16cid:commentId w16cid:paraId="403E5C3A" w16cid:durableId="251AE994"/>
  <w16cid:commentId w16cid:paraId="3364F676" w16cid:durableId="251AE9BE"/>
  <w16cid:commentId w16cid:paraId="434FDB18" w16cid:durableId="251AE89E"/>
  <w16cid:commentId w16cid:paraId="6994F378" w16cid:durableId="251AF4C8"/>
  <w16cid:commentId w16cid:paraId="124D34F0" w16cid:durableId="251AC8F4"/>
  <w16cid:commentId w16cid:paraId="36F495B5" w16cid:durableId="251AEAC0"/>
  <w16cid:commentId w16cid:paraId="60201545" w16cid:durableId="251AEAD1"/>
  <w16cid:commentId w16cid:paraId="49DCF413" w16cid:durableId="251AE8A7"/>
  <w16cid:commentId w16cid:paraId="3C8C47FB" w16cid:durableId="251AEC52"/>
  <w16cid:commentId w16cid:paraId="6CB2422C" w16cid:durableId="251AC904"/>
  <w16cid:commentId w16cid:paraId="0DA17199" w16cid:durableId="251AEB35"/>
  <w16cid:commentId w16cid:paraId="72C7D61F" w16cid:durableId="251AEB8E"/>
  <w16cid:commentId w16cid:paraId="776E4E55" w16cid:durableId="251AEB5E"/>
  <w16cid:commentId w16cid:paraId="2A2ABB16" w16cid:durableId="251AEBB7"/>
  <w16cid:commentId w16cid:paraId="023DDFE4" w16cid:durableId="251AEBC5"/>
  <w16cid:commentId w16cid:paraId="1AC2E221" w16cid:durableId="251AE8B0"/>
  <w16cid:commentId w16cid:paraId="4169DD96" w16cid:durableId="251AC913"/>
  <w16cid:commentId w16cid:paraId="1566ACEB" w16cid:durableId="251AEC18"/>
  <w16cid:commentId w16cid:paraId="1F047CA7" w16cid:durableId="251AEC2B"/>
  <w16cid:commentId w16cid:paraId="0A2EDEE0" w16cid:durableId="251AEC2F"/>
  <w16cid:commentId w16cid:paraId="4328E070" w16cid:durableId="251AE8B7"/>
  <w16cid:commentId w16cid:paraId="1236F0D9" w16cid:durableId="251AEC6D"/>
  <w16cid:commentId w16cid:paraId="60C2653C" w16cid:durableId="251AC91B"/>
  <w16cid:commentId w16cid:paraId="1CB295AD" w16cid:durableId="251AECA0"/>
  <w16cid:commentId w16cid:paraId="0A24D063" w16cid:durableId="251AED3F"/>
  <w16cid:commentId w16cid:paraId="415B24D4" w16cid:durableId="251AEDBD"/>
  <w16cid:commentId w16cid:paraId="60A0C210" w16cid:durableId="251AEDC4"/>
  <w16cid:commentId w16cid:paraId="1241D2FB" w16cid:durableId="251AEDDD"/>
  <w16cid:commentId w16cid:paraId="0247A1A2" w16cid:durableId="251AEDE3"/>
  <w16cid:commentId w16cid:paraId="11106B0B" w16cid:durableId="251AEE00"/>
  <w16cid:commentId w16cid:paraId="3DE73866" w16cid:durableId="251AEE08"/>
  <w16cid:commentId w16cid:paraId="6A6B82C2" w16cid:durableId="251AEE0D"/>
  <w16cid:commentId w16cid:paraId="39844749" w16cid:durableId="251AEE11"/>
  <w16cid:commentId w16cid:paraId="22AF8A32" w16cid:durableId="251AEEFA"/>
  <w16cid:commentId w16cid:paraId="43556F5D" w16cid:durableId="251AEEFF"/>
  <w16cid:commentId w16cid:paraId="3F9E1C66" w16cid:durableId="251AEF03"/>
  <w16cid:commentId w16cid:paraId="2FB45830" w16cid:durableId="251AEF0B"/>
  <w16cid:commentId w16cid:paraId="34A7E8D4" w16cid:durableId="251AEF13"/>
  <w16cid:commentId w16cid:paraId="289BDA1E" w16cid:durableId="251AEF1C"/>
  <w16cid:commentId w16cid:paraId="7E0B8736" w16cid:durableId="251AEF2F"/>
  <w16cid:commentId w16cid:paraId="1B4F2C6A" w16cid:durableId="251AEF35"/>
  <w16cid:commentId w16cid:paraId="4767937B" w16cid:durableId="251AEF39"/>
  <w16cid:commentId w16cid:paraId="6B91BFA1" w16cid:durableId="251AEF3C"/>
  <w16cid:commentId w16cid:paraId="51717D8C" w16cid:durableId="251AEF42"/>
  <w16cid:commentId w16cid:paraId="09EA39A8" w16cid:durableId="251AEF48"/>
  <w16cid:commentId w16cid:paraId="79B294AE" w16cid:durableId="251AC830"/>
  <w16cid:commentId w16cid:paraId="52FECF52" w16cid:durableId="251AF037"/>
  <w16cid:commentId w16cid:paraId="14645D3A" w16cid:durableId="251AF046"/>
  <w16cid:commentId w16cid:paraId="695924C7" w16cid:durableId="251AF05A"/>
  <w16cid:commentId w16cid:paraId="1BE4D4AA" w16cid:durableId="251AF06A"/>
  <w16cid:commentId w16cid:paraId="34BF4697" w16cid:durableId="251AF07E"/>
  <w16cid:commentId w16cid:paraId="2903D79D" w16cid:durableId="251AF09E"/>
  <w16cid:commentId w16cid:paraId="137363D3" w16cid:durableId="251AF0B1"/>
  <w16cid:commentId w16cid:paraId="4CC95B8F" w16cid:durableId="251AC933"/>
  <w16cid:commentId w16cid:paraId="63CA68D8" w16cid:durableId="251AC950"/>
  <w16cid:commentId w16cid:paraId="672515E3" w16cid:durableId="251AF2E6"/>
  <w16cid:commentId w16cid:paraId="14C58321" w16cid:durableId="251AC965"/>
  <w16cid:commentId w16cid:paraId="78443E69" w16cid:durableId="251AF30E"/>
  <w16cid:commentId w16cid:paraId="6D1B2F8A" w16cid:durableId="251AF358"/>
  <w16cid:commentId w16cid:paraId="46FBA277" w16cid:durableId="251AF37E"/>
  <w16cid:commentId w16cid:paraId="3E948746" w16cid:durableId="251AF3A8"/>
  <w16cid:commentId w16cid:paraId="63164C50" w16cid:durableId="251AF419"/>
  <w16cid:commentId w16cid:paraId="1CD87416" w16cid:durableId="251AF441"/>
  <w16cid:commentId w16cid:paraId="36EA438A" w16cid:durableId="251AF521"/>
  <w16cid:commentId w16cid:paraId="542DCCEA" w16cid:durableId="251AF52E"/>
  <w16cid:commentId w16cid:paraId="7C1B074B" w16cid:durableId="251AF532"/>
  <w16cid:commentId w16cid:paraId="33F3C3BB" w16cid:durableId="251AF53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notTrueType/>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E24E6E8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4D4E67"/>
    <w:multiLevelType w:val="hybridMultilevel"/>
    <w:tmpl w:val="31E45734"/>
    <w:lvl w:ilvl="0" w:tplc="FFFFFFFF">
      <w:start w:val="1"/>
      <w:numFmt w:val="lowerLetter"/>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5722375"/>
    <w:multiLevelType w:val="multilevel"/>
    <w:tmpl w:val="FD88D4AA"/>
    <w:styleLink w:val="Listaatual11"/>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8195BBF"/>
    <w:multiLevelType w:val="multilevel"/>
    <w:tmpl w:val="31E45734"/>
    <w:styleLink w:val="Listaatual12"/>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7" w15:restartNumberingAfterBreak="0">
    <w:nsid w:val="0E923998"/>
    <w:multiLevelType w:val="multilevel"/>
    <w:tmpl w:val="FD88D4AA"/>
    <w:styleLink w:val="Listaatual13"/>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172E6D22"/>
    <w:multiLevelType w:val="hybridMultilevel"/>
    <w:tmpl w:val="4516C280"/>
    <w:lvl w:ilvl="0" w:tplc="FFFFFFFF">
      <w:start w:val="1"/>
      <w:numFmt w:val="lowerLetter"/>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9" w15:restartNumberingAfterBreak="0">
    <w:nsid w:val="1A67072B"/>
    <w:multiLevelType w:val="multilevel"/>
    <w:tmpl w:val="FD88D4AA"/>
    <w:styleLink w:val="Listaatual3"/>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23325DE5"/>
    <w:multiLevelType w:val="multilevel"/>
    <w:tmpl w:val="24E25218"/>
    <w:styleLink w:val="Listaatual1"/>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 w15:restartNumberingAfterBreak="0">
    <w:nsid w:val="310D00FC"/>
    <w:multiLevelType w:val="multilevel"/>
    <w:tmpl w:val="A2F08072"/>
    <w:styleLink w:val="Listaatual4"/>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2" w15:restartNumberingAfterBreak="0">
    <w:nsid w:val="3D4E17DD"/>
    <w:multiLevelType w:val="multilevel"/>
    <w:tmpl w:val="63669DBE"/>
    <w:styleLink w:val="Listaatual9"/>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3" w15:restartNumberingAfterBreak="0">
    <w:nsid w:val="42295062"/>
    <w:multiLevelType w:val="multilevel"/>
    <w:tmpl w:val="FD88D4AA"/>
    <w:styleLink w:val="Listaatual8"/>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44DA256D"/>
    <w:multiLevelType w:val="hybridMultilevel"/>
    <w:tmpl w:val="0D40CD14"/>
    <w:lvl w:ilvl="0" w:tplc="FC8E875E">
      <w:start w:val="1"/>
      <w:numFmt w:val="bullet"/>
      <w:pStyle w:val="Sub-inciso"/>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4A4A4ABA"/>
    <w:multiLevelType w:val="multilevel"/>
    <w:tmpl w:val="89E48C4A"/>
    <w:styleLink w:val="Listaatual1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6" w15:restartNumberingAfterBreak="0">
    <w:nsid w:val="562C309B"/>
    <w:multiLevelType w:val="hybridMultilevel"/>
    <w:tmpl w:val="F370BB7E"/>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7" w15:restartNumberingAfterBreak="0">
    <w:nsid w:val="66F92CD6"/>
    <w:multiLevelType w:val="hybridMultilevel"/>
    <w:tmpl w:val="63669DBE"/>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68BF312A"/>
    <w:multiLevelType w:val="multilevel"/>
    <w:tmpl w:val="89E48C4A"/>
    <w:styleLink w:val="Listaatual14"/>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9" w15:restartNumberingAfterBreak="0">
    <w:nsid w:val="692C00F2"/>
    <w:multiLevelType w:val="multilevel"/>
    <w:tmpl w:val="89E48C4A"/>
    <w:styleLink w:val="Listaatual6"/>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0" w15:restartNumberingAfterBreak="0">
    <w:nsid w:val="6A6505DE"/>
    <w:multiLevelType w:val="multilevel"/>
    <w:tmpl w:val="FD88D4AA"/>
    <w:styleLink w:val="Listaatual5"/>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2" w15:restartNumberingAfterBreak="0">
    <w:nsid w:val="6BB41892"/>
    <w:multiLevelType w:val="hybridMultilevel"/>
    <w:tmpl w:val="4516C280"/>
    <w:lvl w:ilvl="0" w:tplc="FFFFFFFF">
      <w:start w:val="1"/>
      <w:numFmt w:val="lowerLetter"/>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3" w15:restartNumberingAfterBreak="0">
    <w:nsid w:val="6EB86520"/>
    <w:multiLevelType w:val="multilevel"/>
    <w:tmpl w:val="F22E8D88"/>
    <w:styleLink w:val="Listaatual7"/>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4"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26" w15:restartNumberingAfterBreak="0">
    <w:nsid w:val="7E3620AA"/>
    <w:multiLevelType w:val="multilevel"/>
    <w:tmpl w:val="6B94A14A"/>
    <w:styleLink w:val="Listaatual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num w:numId="1">
    <w:abstractNumId w:val="0"/>
  </w:num>
  <w:num w:numId="2">
    <w:abstractNumId w:val="5"/>
  </w:num>
  <w:num w:numId="3">
    <w:abstractNumId w:val="2"/>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21"/>
  </w:num>
  <w:num w:numId="11">
    <w:abstractNumId w:val="21"/>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17"/>
  </w:num>
  <w:num w:numId="19">
    <w:abstractNumId w:val="14"/>
  </w:num>
  <w:num w:numId="20">
    <w:abstractNumId w:val="10"/>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1"/>
  </w:num>
  <w:num w:numId="28">
    <w:abstractNumId w:val="20"/>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22"/>
  </w:num>
  <w:num w:numId="38">
    <w:abstractNumId w:val="15"/>
  </w:num>
  <w:num w:numId="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num>
  <w:num w:numId="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num>
  <w:num w:numId="43">
    <w:abstractNumId w:val="8"/>
  </w:num>
  <w:num w:numId="44">
    <w:abstractNumId w:val="7"/>
  </w:num>
  <w:num w:numId="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8"/>
  </w:num>
  <w:num w:numId="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rson w15:author="Alexander Roberto Valdameri">
    <w15:presenceInfo w15:providerId="None" w15:userId="Alexander Roberto Valdam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1"/>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0"/>
    <w:rsid w:val="000E246C"/>
    <w:rsid w:val="0029300C"/>
    <w:rsid w:val="0036712C"/>
    <w:rsid w:val="00395801"/>
    <w:rsid w:val="003C5448"/>
    <w:rsid w:val="003F5880"/>
    <w:rsid w:val="00557348"/>
    <w:rsid w:val="005A5022"/>
    <w:rsid w:val="0080416A"/>
    <w:rsid w:val="00A151C9"/>
    <w:rsid w:val="00BC76D0"/>
    <w:rsid w:val="00C01E3E"/>
    <w:rsid w:val="00C169FA"/>
    <w:rsid w:val="00D43587"/>
    <w:rsid w:val="00DF11FD"/>
    <w:rsid w:val="00DF6E9B"/>
    <w:rsid w:val="00FB6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241E73F1"/>
  <w15:chartTrackingRefBased/>
  <w15:docId w15:val="{5D1C6105-EC14-664D-B44B-93EF353B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F-TÍTULO 1"/>
    <w:basedOn w:val="Normal"/>
    <w:next w:val="TF-TEXTO"/>
    <w:link w:val="Ttulo1Char"/>
    <w:autoRedefine/>
    <w:qFormat/>
    <w:rsid w:val="00D43587"/>
    <w:pPr>
      <w:keepNext/>
      <w:keepLines/>
      <w:numPr>
        <w:numId w:val="1"/>
      </w:numPr>
      <w:tabs>
        <w:tab w:val="left" w:pos="284"/>
      </w:tabs>
      <w:spacing w:before="120" w:line="360" w:lineRule="auto"/>
      <w:jc w:val="both"/>
      <w:outlineLvl w:val="0"/>
    </w:pPr>
    <w:rPr>
      <w:rFonts w:ascii="Times New Roman" w:eastAsia="Times New Roman" w:hAnsi="Times New Roman" w:cs="Times New Roman"/>
      <w:b/>
      <w:caps/>
      <w:sz w:val="20"/>
      <w:lang w:eastAsia="pt-BR"/>
    </w:rPr>
  </w:style>
  <w:style w:type="paragraph" w:styleId="Ttulo2">
    <w:name w:val="heading 2"/>
    <w:aliases w:val="TF-TÍTULO 2"/>
    <w:next w:val="TF-TEXTO"/>
    <w:link w:val="Ttulo2Char"/>
    <w:autoRedefine/>
    <w:qFormat/>
    <w:rsid w:val="003F5880"/>
    <w:pPr>
      <w:keepNext/>
      <w:keepLines/>
      <w:numPr>
        <w:ilvl w:val="1"/>
        <w:numId w:val="1"/>
      </w:numPr>
      <w:spacing w:before="120" w:after="120"/>
      <w:jc w:val="both"/>
      <w:outlineLvl w:val="1"/>
    </w:pPr>
    <w:rPr>
      <w:rFonts w:ascii="Times New Roman" w:eastAsia="Times New Roman" w:hAnsi="Times New Roman" w:cs="Times New Roman"/>
      <w:caps/>
      <w:color w:val="000000"/>
      <w:sz w:val="20"/>
      <w:szCs w:val="20"/>
      <w:lang w:eastAsia="pt-BR"/>
    </w:rPr>
  </w:style>
  <w:style w:type="paragraph" w:styleId="Ttulo3">
    <w:name w:val="heading 3"/>
    <w:aliases w:val="TF-TÍTULO 3"/>
    <w:next w:val="TF-TEXTO"/>
    <w:link w:val="Ttulo3Char"/>
    <w:autoRedefine/>
    <w:qFormat/>
    <w:rsid w:val="003F5880"/>
    <w:pPr>
      <w:keepNext/>
      <w:keepLines/>
      <w:numPr>
        <w:ilvl w:val="2"/>
        <w:numId w:val="1"/>
      </w:numPr>
      <w:spacing w:before="240" w:line="360" w:lineRule="auto"/>
      <w:jc w:val="both"/>
      <w:outlineLvl w:val="2"/>
    </w:pPr>
    <w:rPr>
      <w:rFonts w:ascii="Times New Roman" w:eastAsia="Times New Roman" w:hAnsi="Times New Roman" w:cs="Times New Roman"/>
      <w:color w:val="000000"/>
      <w:sz w:val="20"/>
      <w:szCs w:val="20"/>
      <w:lang w:eastAsia="pt-BR"/>
    </w:rPr>
  </w:style>
  <w:style w:type="paragraph" w:styleId="Ttulo4">
    <w:name w:val="heading 4"/>
    <w:aliases w:val="TF-TÍTULO 4"/>
    <w:next w:val="TF-TEXTO"/>
    <w:link w:val="Ttulo4Char"/>
    <w:autoRedefine/>
    <w:qFormat/>
    <w:rsid w:val="003F5880"/>
    <w:pPr>
      <w:keepNext/>
      <w:keepLines/>
      <w:numPr>
        <w:ilvl w:val="3"/>
        <w:numId w:val="1"/>
      </w:numPr>
      <w:spacing w:before="240" w:line="360" w:lineRule="auto"/>
      <w:jc w:val="both"/>
      <w:outlineLvl w:val="3"/>
    </w:pPr>
    <w:rPr>
      <w:rFonts w:ascii="Times New Roman" w:eastAsia="Times New Roman" w:hAnsi="Times New Roman" w:cs="Times New Roman"/>
      <w:color w:val="000000"/>
      <w:sz w:val="20"/>
      <w:szCs w:val="20"/>
      <w:lang w:eastAsia="pt-BR"/>
    </w:rPr>
  </w:style>
  <w:style w:type="paragraph" w:styleId="Ttulo5">
    <w:name w:val="heading 5"/>
    <w:aliases w:val="TF-TÍTULO 5"/>
    <w:next w:val="TF-TEXTO"/>
    <w:link w:val="Ttulo5Char"/>
    <w:autoRedefine/>
    <w:qFormat/>
    <w:rsid w:val="003F5880"/>
    <w:pPr>
      <w:keepNext/>
      <w:keepLines/>
      <w:numPr>
        <w:ilvl w:val="4"/>
        <w:numId w:val="1"/>
      </w:numPr>
      <w:spacing w:before="240" w:line="360" w:lineRule="auto"/>
      <w:jc w:val="both"/>
      <w:outlineLvl w:val="4"/>
    </w:pPr>
    <w:rPr>
      <w:rFonts w:ascii="Times New Roman" w:eastAsia="Times New Roman" w:hAnsi="Times New Roman" w:cs="Times New Roman"/>
      <w:color w:val="000000"/>
      <w:sz w:val="20"/>
      <w:szCs w:val="20"/>
      <w:lang w:eastAsia="pt-BR"/>
    </w:rPr>
  </w:style>
  <w:style w:type="paragraph" w:styleId="Ttulo6">
    <w:name w:val="heading 6"/>
    <w:next w:val="TF-TEXTO"/>
    <w:link w:val="Ttulo6Char"/>
    <w:autoRedefine/>
    <w:qFormat/>
    <w:rsid w:val="003F5880"/>
    <w:pPr>
      <w:keepNext/>
      <w:numPr>
        <w:ilvl w:val="5"/>
        <w:numId w:val="1"/>
      </w:numPr>
      <w:spacing w:before="360" w:after="240"/>
      <w:jc w:val="both"/>
      <w:outlineLvl w:val="5"/>
    </w:pPr>
    <w:rPr>
      <w:rFonts w:ascii="Times New Roman" w:eastAsia="Times New Roman" w:hAnsi="Times New Roman" w:cs="Times New Roman"/>
      <w:noProof/>
      <w:color w:val="000000"/>
      <w:szCs w:val="20"/>
      <w:lang w:eastAsia="pt-BR"/>
    </w:rPr>
  </w:style>
  <w:style w:type="paragraph" w:styleId="Ttulo7">
    <w:name w:val="heading 7"/>
    <w:next w:val="TF-TEXTO"/>
    <w:link w:val="Ttulo7Char"/>
    <w:autoRedefine/>
    <w:qFormat/>
    <w:rsid w:val="003F5880"/>
    <w:pPr>
      <w:keepNext/>
      <w:numPr>
        <w:ilvl w:val="6"/>
        <w:numId w:val="1"/>
      </w:numPr>
      <w:spacing w:before="360" w:after="240"/>
      <w:jc w:val="both"/>
      <w:outlineLvl w:val="6"/>
    </w:pPr>
    <w:rPr>
      <w:rFonts w:ascii="Times" w:eastAsia="Times New Roman" w:hAnsi="Times" w:cs="Times New Roman"/>
      <w:szCs w:val="20"/>
      <w:lang w:eastAsia="pt-BR"/>
    </w:rPr>
  </w:style>
  <w:style w:type="paragraph" w:styleId="Ttulo8">
    <w:name w:val="heading 8"/>
    <w:next w:val="TF-TEXTO"/>
    <w:link w:val="Ttulo8Char"/>
    <w:autoRedefine/>
    <w:qFormat/>
    <w:rsid w:val="003F5880"/>
    <w:pPr>
      <w:keepNext/>
      <w:numPr>
        <w:ilvl w:val="7"/>
        <w:numId w:val="1"/>
      </w:numPr>
      <w:spacing w:before="360" w:after="240"/>
      <w:jc w:val="both"/>
      <w:outlineLvl w:val="7"/>
    </w:pPr>
    <w:rPr>
      <w:rFonts w:ascii="Times" w:eastAsia="Times New Roman" w:hAnsi="Times" w:cs="Times New Roman"/>
      <w:color w:val="000000"/>
      <w:szCs w:val="20"/>
      <w:lang w:eastAsia="pt-BR"/>
    </w:rPr>
  </w:style>
  <w:style w:type="paragraph" w:styleId="Ttulo9">
    <w:name w:val="heading 9"/>
    <w:next w:val="TF-TEXTO"/>
    <w:link w:val="Ttulo9Char"/>
    <w:qFormat/>
    <w:rsid w:val="003F5880"/>
    <w:pPr>
      <w:keepNext/>
      <w:numPr>
        <w:ilvl w:val="8"/>
        <w:numId w:val="1"/>
      </w:numPr>
      <w:spacing w:before="360" w:after="360"/>
      <w:jc w:val="both"/>
      <w:outlineLvl w:val="8"/>
    </w:pPr>
    <w:rPr>
      <w:rFonts w:ascii="Times New Roman" w:eastAsia="Times New Roman" w:hAnsi="Times New Roman" w:cs="Times New Roman"/>
      <w:b/>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F-TÍTULO 1 Char"/>
    <w:basedOn w:val="Fontepargpadro"/>
    <w:link w:val="Ttulo1"/>
    <w:rsid w:val="00D43587"/>
    <w:rPr>
      <w:rFonts w:ascii="Times New Roman" w:eastAsia="Times New Roman" w:hAnsi="Times New Roman" w:cs="Times New Roman"/>
      <w:b/>
      <w:caps/>
      <w:sz w:val="20"/>
      <w:lang w:eastAsia="pt-BR"/>
    </w:rPr>
  </w:style>
  <w:style w:type="character" w:customStyle="1" w:styleId="Ttulo2Char">
    <w:name w:val="Título 2 Char"/>
    <w:aliases w:val="TF-TÍTULO 2 Char"/>
    <w:basedOn w:val="Fontepargpadro"/>
    <w:link w:val="Ttulo2"/>
    <w:rsid w:val="003F5880"/>
    <w:rPr>
      <w:rFonts w:ascii="Times New Roman" w:eastAsia="Times New Roman" w:hAnsi="Times New Roman" w:cs="Times New Roman"/>
      <w:caps/>
      <w:color w:val="000000"/>
      <w:sz w:val="20"/>
      <w:szCs w:val="20"/>
      <w:lang w:eastAsia="pt-BR"/>
    </w:rPr>
  </w:style>
  <w:style w:type="character" w:customStyle="1" w:styleId="Ttulo3Char">
    <w:name w:val="Título 3 Char"/>
    <w:aliases w:val="TF-TÍTULO 3 Char"/>
    <w:basedOn w:val="Fontepargpadro"/>
    <w:link w:val="Ttulo3"/>
    <w:rsid w:val="003F5880"/>
    <w:rPr>
      <w:rFonts w:ascii="Times New Roman" w:eastAsia="Times New Roman" w:hAnsi="Times New Roman" w:cs="Times New Roman"/>
      <w:color w:val="000000"/>
      <w:sz w:val="20"/>
      <w:szCs w:val="20"/>
      <w:lang w:eastAsia="pt-BR"/>
    </w:rPr>
  </w:style>
  <w:style w:type="character" w:customStyle="1" w:styleId="Ttulo4Char">
    <w:name w:val="Título 4 Char"/>
    <w:aliases w:val="TF-TÍTULO 4 Char"/>
    <w:basedOn w:val="Fontepargpadro"/>
    <w:link w:val="Ttulo4"/>
    <w:rsid w:val="003F5880"/>
    <w:rPr>
      <w:rFonts w:ascii="Times New Roman" w:eastAsia="Times New Roman" w:hAnsi="Times New Roman" w:cs="Times New Roman"/>
      <w:color w:val="000000"/>
      <w:sz w:val="20"/>
      <w:szCs w:val="20"/>
      <w:lang w:eastAsia="pt-BR"/>
    </w:rPr>
  </w:style>
  <w:style w:type="character" w:customStyle="1" w:styleId="Ttulo5Char">
    <w:name w:val="Título 5 Char"/>
    <w:aliases w:val="TF-TÍTULO 5 Char"/>
    <w:basedOn w:val="Fontepargpadro"/>
    <w:link w:val="Ttulo5"/>
    <w:rsid w:val="003F5880"/>
    <w:rPr>
      <w:rFonts w:ascii="Times New Roman" w:eastAsia="Times New Roman" w:hAnsi="Times New Roman" w:cs="Times New Roman"/>
      <w:color w:val="000000"/>
      <w:sz w:val="20"/>
      <w:szCs w:val="20"/>
      <w:lang w:eastAsia="pt-BR"/>
    </w:rPr>
  </w:style>
  <w:style w:type="character" w:customStyle="1" w:styleId="Ttulo6Char">
    <w:name w:val="Título 6 Char"/>
    <w:basedOn w:val="Fontepargpadro"/>
    <w:link w:val="Ttulo6"/>
    <w:rsid w:val="003F5880"/>
    <w:rPr>
      <w:rFonts w:ascii="Times New Roman" w:eastAsia="Times New Roman" w:hAnsi="Times New Roman" w:cs="Times New Roman"/>
      <w:noProof/>
      <w:color w:val="000000"/>
      <w:szCs w:val="20"/>
      <w:lang w:eastAsia="pt-BR"/>
    </w:rPr>
  </w:style>
  <w:style w:type="character" w:customStyle="1" w:styleId="Ttulo7Char">
    <w:name w:val="Título 7 Char"/>
    <w:basedOn w:val="Fontepargpadro"/>
    <w:link w:val="Ttulo7"/>
    <w:rsid w:val="003F5880"/>
    <w:rPr>
      <w:rFonts w:ascii="Times" w:eastAsia="Times New Roman" w:hAnsi="Times" w:cs="Times New Roman"/>
      <w:szCs w:val="20"/>
      <w:lang w:eastAsia="pt-BR"/>
    </w:rPr>
  </w:style>
  <w:style w:type="character" w:customStyle="1" w:styleId="Ttulo8Char">
    <w:name w:val="Título 8 Char"/>
    <w:basedOn w:val="Fontepargpadro"/>
    <w:link w:val="Ttulo8"/>
    <w:rsid w:val="003F5880"/>
    <w:rPr>
      <w:rFonts w:ascii="Times" w:eastAsia="Times New Roman" w:hAnsi="Times" w:cs="Times New Roman"/>
      <w:color w:val="000000"/>
      <w:szCs w:val="20"/>
      <w:lang w:eastAsia="pt-BR"/>
    </w:rPr>
  </w:style>
  <w:style w:type="character" w:customStyle="1" w:styleId="Ttulo9Char">
    <w:name w:val="Título 9 Char"/>
    <w:basedOn w:val="Fontepargpadro"/>
    <w:link w:val="Ttulo9"/>
    <w:rsid w:val="003F5880"/>
    <w:rPr>
      <w:rFonts w:ascii="Times New Roman" w:eastAsia="Times New Roman" w:hAnsi="Times New Roman" w:cs="Times New Roman"/>
      <w:b/>
      <w:color w:val="000000"/>
      <w:szCs w:val="20"/>
      <w:lang w:eastAsia="pt-BR"/>
    </w:rPr>
  </w:style>
  <w:style w:type="paragraph" w:customStyle="1" w:styleId="TF-TEXTO">
    <w:name w:val="TF-TEXTO"/>
    <w:qFormat/>
    <w:rsid w:val="003F5880"/>
    <w:pPr>
      <w:spacing w:after="120"/>
      <w:ind w:firstLine="680"/>
      <w:jc w:val="both"/>
    </w:pPr>
    <w:rPr>
      <w:rFonts w:ascii="Times New Roman" w:eastAsia="Times New Roman" w:hAnsi="Times New Roman" w:cs="Times New Roman"/>
      <w:sz w:val="20"/>
      <w:szCs w:val="20"/>
      <w:lang w:eastAsia="pt-BR"/>
    </w:rPr>
  </w:style>
  <w:style w:type="paragraph" w:styleId="ndicedeilustraes">
    <w:name w:val="table of figures"/>
    <w:basedOn w:val="Normal"/>
    <w:next w:val="Normal"/>
    <w:uiPriority w:val="99"/>
    <w:rsid w:val="003F5880"/>
    <w:pPr>
      <w:spacing w:line="360" w:lineRule="auto"/>
      <w:ind w:left="1134" w:hanging="1134"/>
    </w:pPr>
    <w:rPr>
      <w:rFonts w:ascii="Times New Roman" w:eastAsia="Times New Roman" w:hAnsi="Times New Roman" w:cs="Times New Roman"/>
      <w:lang w:eastAsia="pt-BR"/>
    </w:rPr>
  </w:style>
  <w:style w:type="paragraph" w:customStyle="1" w:styleId="TF-capaCABEALHO">
    <w:name w:val="TF-capa CABEÇALHO"/>
    <w:semiHidden/>
    <w:rsid w:val="003F5880"/>
    <w:pPr>
      <w:spacing w:line="480" w:lineRule="auto"/>
      <w:jc w:val="center"/>
    </w:pPr>
    <w:rPr>
      <w:rFonts w:ascii="Times New Roman" w:eastAsia="Times New Roman" w:hAnsi="Times New Roman" w:cs="Times New Roman"/>
      <w:b/>
      <w:caps/>
      <w:szCs w:val="20"/>
      <w:lang w:eastAsia="pt-BR"/>
    </w:rPr>
  </w:style>
  <w:style w:type="paragraph" w:customStyle="1" w:styleId="TF-capaTTULO">
    <w:name w:val="TF-capa TÍTULO"/>
    <w:next w:val="TF-capaAUTOR"/>
    <w:semiHidden/>
    <w:rsid w:val="003F5880"/>
    <w:pPr>
      <w:spacing w:before="4600" w:line="480" w:lineRule="auto"/>
      <w:jc w:val="center"/>
    </w:pPr>
    <w:rPr>
      <w:rFonts w:ascii="Times New Roman" w:eastAsia="Times New Roman" w:hAnsi="Times New Roman" w:cs="Times New Roman"/>
      <w:b/>
      <w:caps/>
      <w:sz w:val="32"/>
      <w:szCs w:val="20"/>
      <w:lang w:eastAsia="pt-BR"/>
    </w:rPr>
  </w:style>
  <w:style w:type="paragraph" w:customStyle="1" w:styleId="TF-capaAUTOR">
    <w:name w:val="TF-capa AUTOR"/>
    <w:semiHidden/>
    <w:rsid w:val="003F5880"/>
    <w:pPr>
      <w:spacing w:before="720"/>
      <w:jc w:val="right"/>
    </w:pPr>
    <w:rPr>
      <w:rFonts w:ascii="Times New Roman" w:eastAsia="Times New Roman" w:hAnsi="Times New Roman" w:cs="Times New Roman"/>
      <w:b/>
      <w:caps/>
      <w:szCs w:val="20"/>
      <w:lang w:eastAsia="pt-BR"/>
    </w:rPr>
  </w:style>
  <w:style w:type="paragraph" w:customStyle="1" w:styleId="TF-capaID">
    <w:name w:val="TF-capa ID"/>
    <w:semiHidden/>
    <w:rsid w:val="003F5880"/>
    <w:pPr>
      <w:jc w:val="right"/>
    </w:pPr>
    <w:rPr>
      <w:rFonts w:ascii="Times New Roman" w:eastAsia="Times New Roman" w:hAnsi="Times New Roman" w:cs="Times New Roman"/>
      <w:b/>
      <w:caps/>
      <w:szCs w:val="20"/>
      <w:lang w:eastAsia="pt-BR"/>
    </w:rPr>
  </w:style>
  <w:style w:type="paragraph" w:customStyle="1" w:styleId="TF-folharostoAUTOR">
    <w:name w:val="TF-folha rosto AUTOR"/>
    <w:basedOn w:val="TF-capaAUTOR"/>
    <w:semiHidden/>
    <w:rsid w:val="003F5880"/>
    <w:pPr>
      <w:widowControl w:val="0"/>
      <w:spacing w:before="0"/>
      <w:jc w:val="center"/>
    </w:pPr>
  </w:style>
  <w:style w:type="paragraph" w:customStyle="1" w:styleId="TF-folharostoFINALIDADE">
    <w:name w:val="TF-folha rosto FINALIDADE"/>
    <w:semiHidden/>
    <w:rsid w:val="003F5880"/>
    <w:pPr>
      <w:spacing w:before="720"/>
      <w:ind w:left="4536"/>
      <w:jc w:val="both"/>
    </w:pPr>
    <w:rPr>
      <w:rFonts w:ascii="Times New Roman" w:eastAsia="Times New Roman" w:hAnsi="Times New Roman" w:cs="Times New Roman"/>
      <w:color w:val="000000"/>
      <w:szCs w:val="20"/>
      <w:lang w:eastAsia="pt-BR"/>
    </w:rPr>
  </w:style>
  <w:style w:type="paragraph" w:customStyle="1" w:styleId="TF-folharostoTTULO">
    <w:name w:val="TF-folha rosto TÍTULO"/>
    <w:basedOn w:val="TF-capaTTULO"/>
    <w:semiHidden/>
    <w:rsid w:val="003F5880"/>
    <w:pPr>
      <w:spacing w:before="2000"/>
    </w:pPr>
  </w:style>
  <w:style w:type="paragraph" w:customStyle="1" w:styleId="TF-autor">
    <w:name w:val="TF-autor"/>
    <w:basedOn w:val="TF-folharostoFINALIDADE"/>
    <w:semiHidden/>
    <w:rsid w:val="003F5880"/>
    <w:pPr>
      <w:keepNext/>
      <w:keepLines/>
      <w:spacing w:before="0"/>
      <w:ind w:left="0"/>
      <w:jc w:val="right"/>
    </w:pPr>
  </w:style>
  <w:style w:type="paragraph" w:customStyle="1" w:styleId="TF-folharostoANO">
    <w:name w:val="TF-folha rosto ANO"/>
    <w:next w:val="TF-folharostoID"/>
    <w:semiHidden/>
    <w:rsid w:val="003F5880"/>
    <w:pPr>
      <w:jc w:val="center"/>
    </w:pPr>
    <w:rPr>
      <w:rFonts w:ascii="Times New Roman" w:eastAsia="Times New Roman" w:hAnsi="Times New Roman" w:cs="Times New Roman"/>
      <w:b/>
      <w:caps/>
      <w:color w:val="000000"/>
      <w:szCs w:val="20"/>
      <w:lang w:eastAsia="pt-BR"/>
    </w:rPr>
  </w:style>
  <w:style w:type="paragraph" w:customStyle="1" w:styleId="TF-folharostoID">
    <w:name w:val="TF-folha rosto ID"/>
    <w:basedOn w:val="TF-capaID"/>
    <w:semiHidden/>
    <w:rsid w:val="003F5880"/>
  </w:style>
  <w:style w:type="paragraph" w:customStyle="1" w:styleId="TF-folhaaprovaoTTULO">
    <w:name w:val="TF-folha aprovação TÍTULO"/>
    <w:basedOn w:val="TF-capaTTULO"/>
    <w:semiHidden/>
    <w:rsid w:val="003F5880"/>
    <w:pPr>
      <w:pageBreakBefore/>
      <w:spacing w:before="0"/>
    </w:pPr>
  </w:style>
  <w:style w:type="paragraph" w:customStyle="1" w:styleId="TF-folhaaprovaoPOR">
    <w:name w:val="TF-folha aprovação POR"/>
    <w:semiHidden/>
    <w:rsid w:val="003F5880"/>
    <w:pPr>
      <w:spacing w:before="1000"/>
      <w:jc w:val="center"/>
    </w:pPr>
    <w:rPr>
      <w:rFonts w:ascii="Times New Roman" w:eastAsia="Times New Roman" w:hAnsi="Times New Roman" w:cs="Times New Roman"/>
      <w:color w:val="000000"/>
      <w:szCs w:val="20"/>
      <w:lang w:eastAsia="pt-BR"/>
    </w:rPr>
  </w:style>
  <w:style w:type="paragraph" w:customStyle="1" w:styleId="TF-folhaaprovaoAUTOR">
    <w:name w:val="TF-folha aprovação AUTOR"/>
    <w:semiHidden/>
    <w:rsid w:val="003F5880"/>
    <w:pPr>
      <w:spacing w:before="1000"/>
      <w:jc w:val="center"/>
    </w:pPr>
    <w:rPr>
      <w:rFonts w:ascii="Times New Roman" w:eastAsia="Times New Roman" w:hAnsi="Times New Roman" w:cs="Times New Roman"/>
      <w:b/>
      <w:caps/>
      <w:szCs w:val="20"/>
      <w:lang w:eastAsia="pt-BR"/>
    </w:rPr>
  </w:style>
  <w:style w:type="paragraph" w:customStyle="1" w:styleId="TF-folhaaprovaoASSINATURA">
    <w:name w:val="TF-folha aprovação ASSINATURA"/>
    <w:semiHidden/>
    <w:rsid w:val="003F5880"/>
    <w:pPr>
      <w:spacing w:before="360"/>
      <w:ind w:left="2268"/>
    </w:pPr>
    <w:rPr>
      <w:rFonts w:ascii="Times New Roman" w:eastAsia="Times New Roman" w:hAnsi="Times New Roman" w:cs="Times New Roman"/>
      <w:b/>
      <w:color w:val="000000"/>
      <w:szCs w:val="20"/>
      <w:lang w:eastAsia="pt-BR"/>
    </w:rPr>
  </w:style>
  <w:style w:type="paragraph" w:customStyle="1" w:styleId="TF-folhaaprovaoFUNO">
    <w:name w:val="TF-folha aprovação FUNÇÃO"/>
    <w:semiHidden/>
    <w:rsid w:val="003F5880"/>
    <w:pPr>
      <w:tabs>
        <w:tab w:val="left" w:pos="2268"/>
      </w:tabs>
    </w:pPr>
    <w:rPr>
      <w:rFonts w:ascii="Times New Roman" w:eastAsia="Times New Roman" w:hAnsi="Times New Roman" w:cs="Times New Roman"/>
      <w:color w:val="000000"/>
      <w:szCs w:val="20"/>
      <w:lang w:eastAsia="pt-BR"/>
    </w:rPr>
  </w:style>
  <w:style w:type="paragraph" w:customStyle="1" w:styleId="TF-folhaaprovaoDATA">
    <w:name w:val="TF-folha aprovação DATA"/>
    <w:semiHidden/>
    <w:rsid w:val="003F5880"/>
    <w:pPr>
      <w:keepLines/>
      <w:jc w:val="center"/>
    </w:pPr>
    <w:rPr>
      <w:rFonts w:ascii="Times New Roman" w:eastAsia="Times New Roman" w:hAnsi="Times New Roman" w:cs="Times New Roman"/>
      <w:color w:val="000000"/>
      <w:szCs w:val="20"/>
      <w:lang w:eastAsia="pt-BR"/>
    </w:rPr>
  </w:style>
  <w:style w:type="paragraph" w:customStyle="1" w:styleId="TF-folhaaprovaoFINALIDADE">
    <w:name w:val="TF-folha aprovação FINALIDADE"/>
    <w:semiHidden/>
    <w:rsid w:val="003F5880"/>
    <w:pPr>
      <w:spacing w:before="1000" w:after="1000"/>
      <w:ind w:left="4536"/>
      <w:jc w:val="both"/>
    </w:pPr>
    <w:rPr>
      <w:rFonts w:ascii="Times New Roman" w:eastAsia="Times New Roman" w:hAnsi="Times New Roman" w:cs="Times New Roman"/>
      <w:color w:val="000000"/>
      <w:szCs w:val="20"/>
      <w:lang w:eastAsia="pt-BR"/>
    </w:rPr>
  </w:style>
  <w:style w:type="paragraph" w:customStyle="1" w:styleId="TF-capaLOCAL">
    <w:name w:val="TF-capa LOCAL"/>
    <w:next w:val="TF-capaANO"/>
    <w:semiHidden/>
    <w:rsid w:val="003F5880"/>
    <w:pPr>
      <w:jc w:val="center"/>
    </w:pPr>
    <w:rPr>
      <w:rFonts w:ascii="Times New Roman" w:eastAsia="Times New Roman" w:hAnsi="Times New Roman" w:cs="Times New Roman"/>
      <w:b/>
      <w:caps/>
      <w:szCs w:val="20"/>
      <w:lang w:eastAsia="pt-BR"/>
    </w:rPr>
  </w:style>
  <w:style w:type="paragraph" w:customStyle="1" w:styleId="TF-capaANO">
    <w:name w:val="TF-capa ANO"/>
    <w:next w:val="TF-capaID"/>
    <w:semiHidden/>
    <w:rsid w:val="003F5880"/>
    <w:pPr>
      <w:jc w:val="center"/>
    </w:pPr>
    <w:rPr>
      <w:rFonts w:ascii="Times New Roman" w:eastAsia="Times New Roman" w:hAnsi="Times New Roman" w:cs="Times New Roman"/>
      <w:b/>
      <w:caps/>
      <w:szCs w:val="20"/>
      <w:lang w:eastAsia="pt-BR"/>
    </w:rPr>
  </w:style>
  <w:style w:type="paragraph" w:customStyle="1" w:styleId="TF-folharostoLOCAL">
    <w:name w:val="TF-folha rosto LOCAL"/>
    <w:semiHidden/>
    <w:rsid w:val="003F5880"/>
    <w:pPr>
      <w:jc w:val="center"/>
    </w:pPr>
    <w:rPr>
      <w:rFonts w:ascii="Times New Roman" w:eastAsia="Times New Roman" w:hAnsi="Times New Roman" w:cs="Times New Roman"/>
      <w:b/>
      <w:caps/>
      <w:szCs w:val="20"/>
      <w:lang w:eastAsia="pt-BR"/>
    </w:rPr>
  </w:style>
  <w:style w:type="paragraph" w:customStyle="1" w:styleId="TF-dedicatria">
    <w:name w:val="TF-dedicatória"/>
    <w:semiHidden/>
    <w:rsid w:val="003F5880"/>
    <w:pPr>
      <w:keepLines/>
      <w:pageBreakBefore/>
      <w:spacing w:before="6400"/>
      <w:ind w:left="4536"/>
      <w:jc w:val="both"/>
    </w:pPr>
    <w:rPr>
      <w:rFonts w:ascii="Times New Roman" w:eastAsia="Times New Roman" w:hAnsi="Times New Roman" w:cs="Times New Roman"/>
      <w:szCs w:val="20"/>
      <w:lang w:eastAsia="pt-BR"/>
    </w:rPr>
  </w:style>
  <w:style w:type="paragraph" w:customStyle="1" w:styleId="TF-agradecimentosTEXTO">
    <w:name w:val="TF-agradecimentos TEXTO"/>
    <w:semiHidden/>
    <w:rsid w:val="003F5880"/>
    <w:pPr>
      <w:spacing w:line="480" w:lineRule="auto"/>
      <w:ind w:firstLine="680"/>
      <w:jc w:val="both"/>
    </w:pPr>
    <w:rPr>
      <w:rFonts w:ascii="Times New Roman" w:eastAsia="Times New Roman" w:hAnsi="Times New Roman" w:cs="Times New Roman"/>
      <w:szCs w:val="20"/>
      <w:lang w:eastAsia="pt-BR"/>
    </w:rPr>
  </w:style>
  <w:style w:type="paragraph" w:styleId="Ttulo">
    <w:name w:val="Title"/>
    <w:basedOn w:val="Normal"/>
    <w:link w:val="TtuloChar"/>
    <w:qFormat/>
    <w:rsid w:val="003F5880"/>
    <w:pPr>
      <w:keepNext/>
      <w:keepLines/>
      <w:spacing w:before="240" w:after="60"/>
      <w:jc w:val="center"/>
      <w:outlineLvl w:val="0"/>
    </w:pPr>
    <w:rPr>
      <w:rFonts w:ascii="Arial" w:eastAsia="Times New Roman" w:hAnsi="Arial" w:cs="Arial"/>
      <w:b/>
      <w:bCs/>
      <w:kern w:val="28"/>
      <w:sz w:val="32"/>
      <w:szCs w:val="32"/>
      <w:lang w:eastAsia="pt-BR"/>
    </w:rPr>
  </w:style>
  <w:style w:type="character" w:customStyle="1" w:styleId="TtuloChar">
    <w:name w:val="Título Char"/>
    <w:basedOn w:val="Fontepargpadro"/>
    <w:link w:val="Ttulo"/>
    <w:rsid w:val="003F5880"/>
    <w:rPr>
      <w:rFonts w:ascii="Arial" w:eastAsia="Times New Roman" w:hAnsi="Arial" w:cs="Arial"/>
      <w:b/>
      <w:bCs/>
      <w:kern w:val="28"/>
      <w:sz w:val="32"/>
      <w:szCs w:val="32"/>
      <w:lang w:eastAsia="pt-BR"/>
    </w:rPr>
  </w:style>
  <w:style w:type="paragraph" w:customStyle="1" w:styleId="TF-epgrafeTEXTO">
    <w:name w:val="TF-epígrafe TEXTO"/>
    <w:next w:val="TF-epgrafeAUTOR"/>
    <w:semiHidden/>
    <w:rsid w:val="003F5880"/>
    <w:pPr>
      <w:pageBreakBefore/>
      <w:spacing w:before="6400"/>
      <w:ind w:left="4536"/>
      <w:jc w:val="both"/>
    </w:pPr>
    <w:rPr>
      <w:rFonts w:ascii="Times New Roman" w:eastAsia="Times New Roman" w:hAnsi="Times New Roman" w:cs="Times New Roman"/>
      <w:szCs w:val="20"/>
      <w:lang w:eastAsia="pt-BR"/>
    </w:rPr>
  </w:style>
  <w:style w:type="paragraph" w:customStyle="1" w:styleId="TF-epgrafeAUTOR">
    <w:name w:val="TF-epígrafe AUTOR"/>
    <w:semiHidden/>
    <w:rsid w:val="003F5880"/>
    <w:pPr>
      <w:spacing w:before="120" w:line="480" w:lineRule="auto"/>
      <w:jc w:val="right"/>
    </w:pPr>
    <w:rPr>
      <w:rFonts w:ascii="Times New Roman" w:eastAsia="Times New Roman" w:hAnsi="Times New Roman" w:cs="Times New Roman"/>
      <w:szCs w:val="20"/>
      <w:lang w:eastAsia="pt-BR"/>
    </w:rPr>
  </w:style>
  <w:style w:type="paragraph" w:customStyle="1" w:styleId="TF-abstractTTULO">
    <w:name w:val="TF-abstract TÍTULO"/>
    <w:basedOn w:val="Normal"/>
    <w:next w:val="TF-abstractTEXTO"/>
    <w:semiHidden/>
    <w:rsid w:val="003F5880"/>
    <w:pPr>
      <w:pageBreakBefore/>
      <w:jc w:val="center"/>
    </w:pPr>
    <w:rPr>
      <w:rFonts w:ascii="Times New Roman" w:eastAsia="Times New Roman" w:hAnsi="Times New Roman" w:cs="Times New Roman"/>
      <w:b/>
      <w:caps/>
      <w:sz w:val="28"/>
      <w:szCs w:val="20"/>
      <w:lang w:eastAsia="pt-BR"/>
    </w:rPr>
  </w:style>
  <w:style w:type="paragraph" w:customStyle="1" w:styleId="TF-abstractTEXTO">
    <w:name w:val="TF-abstract TEXTO"/>
    <w:basedOn w:val="TF-resumoTEXTO"/>
    <w:next w:val="TF-abstractKEY-WORDS"/>
    <w:semiHidden/>
    <w:rsid w:val="003F5880"/>
  </w:style>
  <w:style w:type="paragraph" w:customStyle="1" w:styleId="TF-resumoTEXTO">
    <w:name w:val="TF-resumo TEXTO"/>
    <w:next w:val="TF-resumoPALAVRAS-CHAVE"/>
    <w:semiHidden/>
    <w:rsid w:val="003F5880"/>
    <w:pPr>
      <w:spacing w:line="360" w:lineRule="auto"/>
      <w:jc w:val="both"/>
    </w:pPr>
    <w:rPr>
      <w:rFonts w:ascii="Times New Roman" w:eastAsia="Times New Roman" w:hAnsi="Times New Roman" w:cs="Times New Roman"/>
      <w:szCs w:val="20"/>
      <w:lang w:eastAsia="pt-BR"/>
    </w:rPr>
  </w:style>
  <w:style w:type="paragraph" w:customStyle="1" w:styleId="TF-resumoPALAVRAS-CHAVE">
    <w:name w:val="TF-resumo PALAVRAS-CHAVE"/>
    <w:basedOn w:val="TF-resumoTEXTO"/>
    <w:semiHidden/>
    <w:rsid w:val="003F5880"/>
    <w:pPr>
      <w:spacing w:before="240"/>
    </w:pPr>
  </w:style>
  <w:style w:type="paragraph" w:customStyle="1" w:styleId="TF-abstractKEY-WORDS">
    <w:name w:val="TF-abstract KEY-WORDS"/>
    <w:basedOn w:val="TF-resumoPALAVRAS-CHAVE"/>
    <w:semiHidden/>
    <w:rsid w:val="003F5880"/>
  </w:style>
  <w:style w:type="paragraph" w:customStyle="1" w:styleId="TF-listadeilustraesTTULO">
    <w:name w:val="TF-lista de ilustrações TÍTULO"/>
    <w:basedOn w:val="Normal"/>
    <w:semiHidden/>
    <w:rsid w:val="003F5880"/>
    <w:pPr>
      <w:pageBreakBefore/>
      <w:jc w:val="center"/>
    </w:pPr>
    <w:rPr>
      <w:rFonts w:ascii="Times New Roman" w:eastAsia="Times New Roman" w:hAnsi="Times New Roman" w:cs="Times New Roman"/>
      <w:b/>
      <w:caps/>
      <w:sz w:val="28"/>
      <w:szCs w:val="20"/>
      <w:lang w:eastAsia="pt-BR"/>
    </w:rPr>
  </w:style>
  <w:style w:type="paragraph" w:customStyle="1" w:styleId="TF-listadetabelasTTULO">
    <w:name w:val="TF-lista de tabelas TÍTULO"/>
    <w:basedOn w:val="Normal"/>
    <w:next w:val="TF-TEXTOQUADRO"/>
    <w:semiHidden/>
    <w:rsid w:val="003F5880"/>
    <w:pPr>
      <w:keepNext/>
      <w:jc w:val="center"/>
    </w:pPr>
    <w:rPr>
      <w:rFonts w:ascii="Times New Roman" w:eastAsia="Times New Roman" w:hAnsi="Times New Roman" w:cs="Times New Roman"/>
      <w:b/>
      <w:caps/>
      <w:sz w:val="28"/>
      <w:szCs w:val="20"/>
      <w:lang w:eastAsia="pt-BR"/>
    </w:rPr>
  </w:style>
  <w:style w:type="paragraph" w:customStyle="1" w:styleId="TF-TEXTOQUADRO">
    <w:name w:val="TF-TEXTO QUADRO"/>
    <w:rsid w:val="003F5880"/>
    <w:pPr>
      <w:keepNext/>
      <w:keepLines/>
    </w:pPr>
    <w:rPr>
      <w:rFonts w:ascii="Times New Roman" w:eastAsia="Times New Roman" w:hAnsi="Times New Roman" w:cs="Times New Roman"/>
      <w:sz w:val="20"/>
      <w:szCs w:val="20"/>
      <w:lang w:eastAsia="pt-BR"/>
    </w:rPr>
  </w:style>
  <w:style w:type="paragraph" w:customStyle="1" w:styleId="TF-listadesmbolosTTULO">
    <w:name w:val="TF-lista de símbolos TÍTULO"/>
    <w:basedOn w:val="Normal"/>
    <w:next w:val="TF-listadesmbolosITEM"/>
    <w:semiHidden/>
    <w:rsid w:val="003F5880"/>
    <w:pPr>
      <w:jc w:val="center"/>
    </w:pPr>
    <w:rPr>
      <w:rFonts w:ascii="Times New Roman" w:eastAsia="Times New Roman" w:hAnsi="Times New Roman" w:cs="Times New Roman"/>
      <w:b/>
      <w:caps/>
      <w:sz w:val="28"/>
      <w:szCs w:val="20"/>
      <w:lang w:eastAsia="pt-BR"/>
    </w:rPr>
  </w:style>
  <w:style w:type="paragraph" w:customStyle="1" w:styleId="TF-listadesmbolosITEM">
    <w:name w:val="TF-lista de símbolos ITEM"/>
    <w:basedOn w:val="TF-listadesiglasITEM"/>
    <w:semiHidden/>
    <w:rsid w:val="003F5880"/>
  </w:style>
  <w:style w:type="paragraph" w:customStyle="1" w:styleId="TF-listadesiglasITEM">
    <w:name w:val="TF-lista de siglas ITEM"/>
    <w:semiHidden/>
    <w:rsid w:val="003F5880"/>
    <w:pPr>
      <w:spacing w:line="480" w:lineRule="auto"/>
      <w:jc w:val="both"/>
    </w:pPr>
    <w:rPr>
      <w:rFonts w:ascii="Times New Roman" w:eastAsia="Times New Roman" w:hAnsi="Times New Roman" w:cs="Times New Roman"/>
      <w:szCs w:val="20"/>
      <w:lang w:eastAsia="pt-BR"/>
    </w:rPr>
  </w:style>
  <w:style w:type="paragraph" w:customStyle="1" w:styleId="TF-sumrioTTULO">
    <w:name w:val="TF-sumário TÍTULO"/>
    <w:basedOn w:val="Normal"/>
    <w:semiHidden/>
    <w:rsid w:val="003F5880"/>
    <w:pPr>
      <w:pageBreakBefore/>
      <w:jc w:val="center"/>
    </w:pPr>
    <w:rPr>
      <w:rFonts w:ascii="Times New Roman" w:eastAsia="Times New Roman" w:hAnsi="Times New Roman" w:cs="Times New Roman"/>
      <w:b/>
      <w:caps/>
      <w:sz w:val="28"/>
      <w:szCs w:val="20"/>
      <w:lang w:eastAsia="pt-BR"/>
    </w:rPr>
  </w:style>
  <w:style w:type="paragraph" w:customStyle="1" w:styleId="TF-refernciasbibliogrficasTTULO">
    <w:name w:val="TF-referências bibliográficas TÍTULO"/>
    <w:basedOn w:val="Normal"/>
    <w:next w:val="TF-refernciasITEM"/>
    <w:rsid w:val="003F5880"/>
    <w:pPr>
      <w:keepNext/>
      <w:spacing w:before="120"/>
      <w:jc w:val="center"/>
    </w:pPr>
    <w:rPr>
      <w:rFonts w:ascii="Times New Roman" w:eastAsia="Times New Roman" w:hAnsi="Times New Roman" w:cs="Times New Roman"/>
      <w:b/>
      <w:caps/>
      <w:sz w:val="20"/>
      <w:szCs w:val="20"/>
      <w:lang w:eastAsia="pt-BR"/>
    </w:rPr>
  </w:style>
  <w:style w:type="paragraph" w:customStyle="1" w:styleId="TF-refernciasITEM">
    <w:name w:val="TF-referências ITEM"/>
    <w:rsid w:val="003F5880"/>
    <w:pPr>
      <w:keepLines/>
      <w:spacing w:after="120"/>
    </w:pPr>
    <w:rPr>
      <w:rFonts w:ascii="Times New Roman" w:eastAsia="Times New Roman" w:hAnsi="Times New Roman" w:cs="Times New Roman"/>
      <w:sz w:val="20"/>
      <w:szCs w:val="20"/>
      <w:lang w:eastAsia="pt-BR"/>
    </w:rPr>
  </w:style>
  <w:style w:type="paragraph" w:customStyle="1" w:styleId="TF-SUBALNEAnvel1">
    <w:name w:val="TF-SUBALÍNEA nível 1"/>
    <w:basedOn w:val="TF-ALNEA"/>
    <w:rsid w:val="003F5880"/>
    <w:pPr>
      <w:numPr>
        <w:ilvl w:val="1"/>
      </w:numPr>
    </w:pPr>
    <w:rPr>
      <w:rFonts w:ascii="Times" w:hAnsi="Times"/>
    </w:rPr>
  </w:style>
  <w:style w:type="paragraph" w:customStyle="1" w:styleId="TF-ALNEA">
    <w:name w:val="TF-ALÍNEA"/>
    <w:qFormat/>
    <w:rsid w:val="003F5880"/>
    <w:pPr>
      <w:widowControl w:val="0"/>
      <w:numPr>
        <w:numId w:val="4"/>
      </w:numPr>
      <w:spacing w:after="120"/>
      <w:contextualSpacing/>
      <w:jc w:val="both"/>
    </w:pPr>
    <w:rPr>
      <w:rFonts w:ascii="Times New Roman" w:eastAsia="Times New Roman" w:hAnsi="Times New Roman" w:cs="Times New Roman"/>
      <w:sz w:val="20"/>
      <w:szCs w:val="20"/>
      <w:lang w:eastAsia="pt-BR"/>
    </w:rPr>
  </w:style>
  <w:style w:type="paragraph" w:customStyle="1" w:styleId="TF-resumoTTULO">
    <w:name w:val="TF-resumo TÍTULO"/>
    <w:basedOn w:val="Normal"/>
    <w:next w:val="TF-resumoTEXTO"/>
    <w:semiHidden/>
    <w:rsid w:val="003F5880"/>
    <w:pPr>
      <w:pageBreakBefore/>
      <w:jc w:val="center"/>
    </w:pPr>
    <w:rPr>
      <w:rFonts w:ascii="Times New Roman" w:eastAsia="Times New Roman" w:hAnsi="Times New Roman" w:cs="Times New Roman"/>
      <w:b/>
      <w:caps/>
      <w:sz w:val="28"/>
      <w:szCs w:val="20"/>
      <w:lang w:eastAsia="pt-BR"/>
    </w:rPr>
  </w:style>
  <w:style w:type="paragraph" w:customStyle="1" w:styleId="TF-SUBALNEAnvel2">
    <w:name w:val="TF-SUBALÍNEA nível 2"/>
    <w:basedOn w:val="TF-SUBALNEAnvel1"/>
    <w:rsid w:val="003F5880"/>
    <w:pPr>
      <w:numPr>
        <w:ilvl w:val="2"/>
      </w:numPr>
    </w:pPr>
  </w:style>
  <w:style w:type="paragraph" w:styleId="Cabealho">
    <w:name w:val="header"/>
    <w:basedOn w:val="Normal"/>
    <w:link w:val="CabealhoChar"/>
    <w:uiPriority w:val="99"/>
    <w:rsid w:val="003F5880"/>
    <w:pPr>
      <w:keepNext/>
      <w:keepLines/>
      <w:tabs>
        <w:tab w:val="center" w:pos="4320"/>
        <w:tab w:val="right" w:pos="8640"/>
      </w:tabs>
    </w:pPr>
    <w:rPr>
      <w:rFonts w:ascii="Times New Roman" w:eastAsia="Times New Roman" w:hAnsi="Times New Roman" w:cs="Times New Roman"/>
      <w:lang w:eastAsia="pt-BR"/>
    </w:rPr>
  </w:style>
  <w:style w:type="character" w:customStyle="1" w:styleId="CabealhoChar">
    <w:name w:val="Cabeçalho Char"/>
    <w:basedOn w:val="Fontepargpadro"/>
    <w:link w:val="Cabealho"/>
    <w:uiPriority w:val="99"/>
    <w:rsid w:val="003F5880"/>
    <w:rPr>
      <w:rFonts w:ascii="Times New Roman" w:eastAsia="Times New Roman" w:hAnsi="Times New Roman" w:cs="Times New Roman"/>
      <w:lang w:eastAsia="pt-BR"/>
    </w:rPr>
  </w:style>
  <w:style w:type="paragraph" w:styleId="Rodap">
    <w:name w:val="footer"/>
    <w:basedOn w:val="Normal"/>
    <w:link w:val="RodapChar"/>
    <w:uiPriority w:val="99"/>
    <w:rsid w:val="003F5880"/>
    <w:pPr>
      <w:keepNext/>
      <w:keepLines/>
      <w:tabs>
        <w:tab w:val="center" w:pos="4320"/>
        <w:tab w:val="right" w:pos="8640"/>
      </w:tabs>
    </w:pPr>
    <w:rPr>
      <w:rFonts w:ascii="Times New Roman" w:eastAsia="Times New Roman" w:hAnsi="Times New Roman" w:cs="Times New Roman"/>
      <w:sz w:val="20"/>
      <w:lang w:eastAsia="pt-BR"/>
    </w:rPr>
  </w:style>
  <w:style w:type="character" w:customStyle="1" w:styleId="RodapChar">
    <w:name w:val="Rodapé Char"/>
    <w:basedOn w:val="Fontepargpadro"/>
    <w:link w:val="Rodap"/>
    <w:uiPriority w:val="99"/>
    <w:rsid w:val="003F5880"/>
    <w:rPr>
      <w:rFonts w:ascii="Times New Roman" w:eastAsia="Times New Roman" w:hAnsi="Times New Roman" w:cs="Times New Roman"/>
      <w:sz w:val="20"/>
      <w:lang w:eastAsia="pt-BR"/>
    </w:rPr>
  </w:style>
  <w:style w:type="character" w:styleId="Nmerodepgina">
    <w:name w:val="page number"/>
    <w:basedOn w:val="Fontepargpadro"/>
    <w:semiHidden/>
    <w:rsid w:val="003F5880"/>
  </w:style>
  <w:style w:type="paragraph" w:styleId="Sumrio2">
    <w:name w:val="toc 2"/>
    <w:basedOn w:val="Sumrio1"/>
    <w:autoRedefine/>
    <w:uiPriority w:val="39"/>
    <w:rsid w:val="003F5880"/>
    <w:pPr>
      <w:tabs>
        <w:tab w:val="left" w:pos="426"/>
      </w:tabs>
      <w:ind w:left="425" w:hanging="425"/>
    </w:pPr>
    <w:rPr>
      <w:b w:val="0"/>
    </w:rPr>
  </w:style>
  <w:style w:type="paragraph" w:styleId="Sumrio1">
    <w:name w:val="toc 1"/>
    <w:autoRedefine/>
    <w:uiPriority w:val="39"/>
    <w:rsid w:val="003F5880"/>
    <w:pPr>
      <w:tabs>
        <w:tab w:val="left" w:pos="284"/>
        <w:tab w:val="right" w:leader="dot" w:pos="9062"/>
      </w:tabs>
      <w:spacing w:line="360" w:lineRule="auto"/>
      <w:ind w:left="284" w:hanging="284"/>
      <w:jc w:val="both"/>
    </w:pPr>
    <w:rPr>
      <w:rFonts w:ascii="Times New Roman" w:eastAsia="Times New Roman" w:hAnsi="Times New Roman" w:cs="Times New Roman"/>
      <w:b/>
      <w:caps/>
      <w:noProof/>
      <w:color w:val="000000"/>
      <w:szCs w:val="20"/>
      <w:lang w:eastAsia="pt-BR"/>
    </w:rPr>
  </w:style>
  <w:style w:type="paragraph" w:styleId="Sumrio3">
    <w:name w:val="toc 3"/>
    <w:autoRedefine/>
    <w:uiPriority w:val="39"/>
    <w:rsid w:val="003F5880"/>
    <w:pPr>
      <w:tabs>
        <w:tab w:val="left" w:pos="567"/>
        <w:tab w:val="right" w:leader="dot" w:pos="9062"/>
      </w:tabs>
      <w:spacing w:line="360" w:lineRule="auto"/>
      <w:ind w:left="567" w:hanging="567"/>
      <w:jc w:val="both"/>
    </w:pPr>
    <w:rPr>
      <w:rFonts w:ascii="Times New Roman" w:eastAsia="Times New Roman" w:hAnsi="Times New Roman" w:cs="Times New Roman"/>
      <w:noProof/>
      <w:color w:val="000000"/>
      <w:szCs w:val="20"/>
      <w:lang w:eastAsia="pt-BR"/>
    </w:rPr>
  </w:style>
  <w:style w:type="paragraph" w:styleId="Sumrio4">
    <w:name w:val="toc 4"/>
    <w:basedOn w:val="Sumrio3"/>
    <w:next w:val="Sumrio3"/>
    <w:autoRedefine/>
    <w:uiPriority w:val="39"/>
    <w:rsid w:val="003F5880"/>
    <w:pPr>
      <w:tabs>
        <w:tab w:val="left" w:pos="709"/>
      </w:tabs>
      <w:ind w:left="709" w:hanging="709"/>
    </w:pPr>
  </w:style>
  <w:style w:type="paragraph" w:styleId="Sumrio5">
    <w:name w:val="toc 5"/>
    <w:basedOn w:val="Sumrio4"/>
    <w:autoRedefine/>
    <w:uiPriority w:val="39"/>
    <w:rsid w:val="003F5880"/>
    <w:pPr>
      <w:tabs>
        <w:tab w:val="left" w:pos="993"/>
      </w:tabs>
      <w:ind w:left="992" w:hanging="992"/>
    </w:pPr>
  </w:style>
  <w:style w:type="paragraph" w:styleId="Sumrio6">
    <w:name w:val="toc 6"/>
    <w:basedOn w:val="Sumrio5"/>
    <w:autoRedefine/>
    <w:semiHidden/>
    <w:rsid w:val="003F5880"/>
    <w:pPr>
      <w:tabs>
        <w:tab w:val="left" w:pos="1134"/>
      </w:tabs>
      <w:ind w:left="1134" w:hanging="1134"/>
    </w:pPr>
  </w:style>
  <w:style w:type="paragraph" w:styleId="Sumrio7">
    <w:name w:val="toc 7"/>
    <w:basedOn w:val="Sumrio6"/>
    <w:autoRedefine/>
    <w:semiHidden/>
    <w:rsid w:val="003F5880"/>
    <w:pPr>
      <w:tabs>
        <w:tab w:val="left" w:pos="1276"/>
      </w:tabs>
      <w:ind w:left="1276" w:hanging="1276"/>
    </w:pPr>
  </w:style>
  <w:style w:type="paragraph" w:styleId="Sumrio8">
    <w:name w:val="toc 8"/>
    <w:basedOn w:val="Sumrio7"/>
    <w:autoRedefine/>
    <w:semiHidden/>
    <w:rsid w:val="003F5880"/>
    <w:pPr>
      <w:tabs>
        <w:tab w:val="left" w:pos="1418"/>
      </w:tabs>
      <w:ind w:left="1418" w:hanging="1418"/>
    </w:pPr>
  </w:style>
  <w:style w:type="paragraph" w:styleId="Sumrio9">
    <w:name w:val="toc 9"/>
    <w:basedOn w:val="Sumrio8"/>
    <w:autoRedefine/>
    <w:uiPriority w:val="39"/>
    <w:rsid w:val="003F5880"/>
    <w:pPr>
      <w:tabs>
        <w:tab w:val="left" w:pos="1701"/>
      </w:tabs>
      <w:ind w:left="0" w:firstLine="0"/>
    </w:pPr>
    <w:rPr>
      <w:b/>
    </w:rPr>
  </w:style>
  <w:style w:type="paragraph" w:styleId="Lista5">
    <w:name w:val="List 5"/>
    <w:basedOn w:val="Normal"/>
    <w:semiHidden/>
    <w:rsid w:val="003F5880"/>
    <w:pPr>
      <w:keepNext/>
      <w:keepLines/>
      <w:ind w:left="1415" w:hanging="283"/>
    </w:pPr>
    <w:rPr>
      <w:rFonts w:ascii="Times New Roman" w:eastAsia="Times New Roman" w:hAnsi="Times New Roman" w:cs="Times New Roman"/>
      <w:lang w:eastAsia="pt-BR"/>
    </w:rPr>
  </w:style>
  <w:style w:type="character" w:styleId="Hyperlink">
    <w:name w:val="Hyperlink"/>
    <w:uiPriority w:val="99"/>
    <w:rsid w:val="003F5880"/>
    <w:rPr>
      <w:noProof/>
      <w:color w:val="0000FF"/>
      <w:u w:val="single"/>
    </w:rPr>
  </w:style>
  <w:style w:type="paragraph" w:customStyle="1" w:styleId="TF-apndiceTTULO">
    <w:name w:val="TF-apêndice TÍTULO"/>
    <w:next w:val="TF-TEXTO"/>
    <w:semiHidden/>
    <w:rsid w:val="003F5880"/>
    <w:pPr>
      <w:pageBreakBefore/>
      <w:spacing w:line="360" w:lineRule="auto"/>
      <w:jc w:val="both"/>
    </w:pPr>
    <w:rPr>
      <w:rFonts w:ascii="Times New Roman" w:eastAsia="Times New Roman" w:hAnsi="Times New Roman" w:cs="Times New Roman"/>
      <w:b/>
      <w:szCs w:val="20"/>
      <w:lang w:eastAsia="pt-BR"/>
    </w:rPr>
  </w:style>
  <w:style w:type="paragraph" w:customStyle="1" w:styleId="TF-anexoTTULO">
    <w:name w:val="TF-anexo TÍTULO"/>
    <w:next w:val="TF-TEXTO"/>
    <w:semiHidden/>
    <w:rsid w:val="003F5880"/>
    <w:pPr>
      <w:pageBreakBefore/>
      <w:spacing w:line="360" w:lineRule="auto"/>
      <w:jc w:val="both"/>
    </w:pPr>
    <w:rPr>
      <w:rFonts w:ascii="Times New Roman" w:eastAsia="Times New Roman" w:hAnsi="Times New Roman" w:cs="Times New Roman"/>
      <w:b/>
      <w:szCs w:val="20"/>
      <w:lang w:eastAsia="pt-BR"/>
    </w:rPr>
  </w:style>
  <w:style w:type="paragraph" w:customStyle="1" w:styleId="TF-texto-figuracommoldura">
    <w:name w:val="TF-texto-figura com moldura"/>
    <w:next w:val="TF-ilustraoFONTE"/>
    <w:semiHidden/>
    <w:rsid w:val="003F5880"/>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eastAsia="Times New Roman" w:hAnsi="Times" w:cs="Times New Roman"/>
      <w:szCs w:val="20"/>
      <w:lang w:eastAsia="pt-BR"/>
    </w:rPr>
  </w:style>
  <w:style w:type="paragraph" w:customStyle="1" w:styleId="TF-ilustraoFONTE">
    <w:name w:val="TF-ilustração FONTE"/>
    <w:next w:val="Normal"/>
    <w:semiHidden/>
    <w:rsid w:val="003F5880"/>
    <w:pPr>
      <w:keepNext/>
    </w:pPr>
    <w:rPr>
      <w:rFonts w:ascii="Times New Roman" w:eastAsia="Times New Roman" w:hAnsi="Times New Roman" w:cs="Times New Roman"/>
      <w:sz w:val="20"/>
      <w:szCs w:val="20"/>
      <w:lang w:eastAsia="pt-BR"/>
    </w:rPr>
  </w:style>
  <w:style w:type="paragraph" w:customStyle="1" w:styleId="TF-textocompargrafo">
    <w:name w:val="TF-texto com parágrafo"/>
    <w:semiHidden/>
    <w:rsid w:val="003F5880"/>
    <w:pPr>
      <w:spacing w:before="240" w:line="360" w:lineRule="auto"/>
      <w:ind w:firstLine="680"/>
      <w:jc w:val="both"/>
    </w:pPr>
    <w:rPr>
      <w:rFonts w:ascii="Times New Roman" w:eastAsia="Times New Roman" w:hAnsi="Times New Roman" w:cs="Times New Roman"/>
      <w:color w:val="000000"/>
      <w:szCs w:val="20"/>
      <w:lang w:eastAsia="pt-BR"/>
    </w:rPr>
  </w:style>
  <w:style w:type="paragraph" w:customStyle="1" w:styleId="TF-agradecimentosTTULO">
    <w:name w:val="TF-agradecimentos TÍTULO"/>
    <w:basedOn w:val="Normal"/>
    <w:next w:val="TF-agradecimentosTEXTO"/>
    <w:semiHidden/>
    <w:rsid w:val="003F5880"/>
    <w:pPr>
      <w:pageBreakBefore/>
      <w:jc w:val="center"/>
    </w:pPr>
    <w:rPr>
      <w:rFonts w:ascii="Times New Roman" w:eastAsia="Times New Roman" w:hAnsi="Times New Roman" w:cs="Times New Roman"/>
      <w:b/>
      <w:caps/>
      <w:szCs w:val="20"/>
      <w:lang w:eastAsia="pt-BR"/>
    </w:rPr>
  </w:style>
  <w:style w:type="paragraph" w:customStyle="1" w:styleId="TF-LEGENDA">
    <w:name w:val="TF-LEGENDA"/>
    <w:basedOn w:val="Normal"/>
    <w:next w:val="TF-TEXTOQUADRO"/>
    <w:qFormat/>
    <w:rsid w:val="003F5880"/>
    <w:pPr>
      <w:keepNext/>
      <w:keepLines/>
      <w:spacing w:before="60"/>
      <w:jc w:val="center"/>
      <w:outlineLvl w:val="0"/>
    </w:pPr>
    <w:rPr>
      <w:rFonts w:ascii="Times New Roman" w:eastAsia="Times New Roman" w:hAnsi="Times New Roman" w:cs="Times New Roman"/>
      <w:sz w:val="20"/>
      <w:szCs w:val="20"/>
      <w:lang w:eastAsia="pt-BR"/>
    </w:rPr>
  </w:style>
  <w:style w:type="paragraph" w:customStyle="1" w:styleId="TF-listadesiglasTTULO">
    <w:name w:val="TF-lista de siglas TÍTULO"/>
    <w:basedOn w:val="Normal"/>
    <w:next w:val="TF-listadesiglasITEM"/>
    <w:semiHidden/>
    <w:rsid w:val="003F5880"/>
    <w:pPr>
      <w:pageBreakBefore/>
      <w:jc w:val="center"/>
    </w:pPr>
    <w:rPr>
      <w:rFonts w:ascii="Times New Roman" w:eastAsia="Times New Roman" w:hAnsi="Times New Roman" w:cs="Times New Roman"/>
      <w:b/>
      <w:caps/>
      <w:sz w:val="28"/>
      <w:szCs w:val="20"/>
      <w:lang w:eastAsia="pt-BR"/>
    </w:rPr>
  </w:style>
  <w:style w:type="paragraph" w:customStyle="1" w:styleId="TF-TTULO">
    <w:name w:val="TF-TÍTULO"/>
    <w:next w:val="Normal"/>
    <w:rsid w:val="003F5880"/>
    <w:pPr>
      <w:spacing w:after="120"/>
      <w:jc w:val="center"/>
    </w:pPr>
    <w:rPr>
      <w:rFonts w:ascii="Times New Roman" w:eastAsia="Times New Roman" w:hAnsi="Times New Roman" w:cs="Times New Roman"/>
      <w:b/>
      <w:caps/>
      <w:szCs w:val="20"/>
      <w:lang w:eastAsia="pt-BR"/>
    </w:rPr>
  </w:style>
  <w:style w:type="paragraph" w:customStyle="1" w:styleId="TF-CITAO">
    <w:name w:val="TF-CITAÇÃO"/>
    <w:next w:val="TF-TEXTO"/>
    <w:rsid w:val="003F5880"/>
    <w:pPr>
      <w:widowControl w:val="0"/>
      <w:spacing w:after="160"/>
      <w:ind w:left="2268"/>
      <w:jc w:val="both"/>
    </w:pPr>
    <w:rPr>
      <w:rFonts w:ascii="Times New Roman" w:eastAsia="Times New Roman" w:hAnsi="Times New Roman" w:cs="Times New Roman"/>
      <w:sz w:val="20"/>
      <w:szCs w:val="20"/>
      <w:lang w:eastAsia="pt-BR"/>
    </w:rPr>
  </w:style>
  <w:style w:type="paragraph" w:customStyle="1" w:styleId="TF-tabelaFONTE">
    <w:name w:val="TF-tabela FONTE"/>
    <w:basedOn w:val="TF-ilustraoFONTE"/>
    <w:semiHidden/>
    <w:rsid w:val="003F5880"/>
    <w:pPr>
      <w:spacing w:after="160"/>
    </w:pPr>
  </w:style>
  <w:style w:type="paragraph" w:customStyle="1" w:styleId="xl24">
    <w:name w:val="xl24"/>
    <w:basedOn w:val="Normal"/>
    <w:rsid w:val="003F5880"/>
    <w:pPr>
      <w:keepNext/>
      <w:keepLines/>
      <w:pBdr>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lang w:eastAsia="pt-BR"/>
    </w:rPr>
  </w:style>
  <w:style w:type="character" w:styleId="VarivelHTML">
    <w:name w:val="HTML Variable"/>
    <w:semiHidden/>
    <w:rsid w:val="003F5880"/>
    <w:rPr>
      <w:i/>
      <w:iCs/>
    </w:rPr>
  </w:style>
  <w:style w:type="paragraph" w:customStyle="1" w:styleId="TF-xAvalITEMTABELA">
    <w:name w:val="TF-xAval ITEM TABELA"/>
    <w:basedOn w:val="TF-xAvalITEMDETALHE"/>
    <w:rsid w:val="003F5880"/>
    <w:pPr>
      <w:ind w:left="0"/>
      <w:jc w:val="center"/>
    </w:pPr>
  </w:style>
  <w:style w:type="paragraph" w:customStyle="1" w:styleId="TF-ilustraoTEXTO">
    <w:name w:val="TF-ilustração TEXTO"/>
    <w:semiHidden/>
    <w:rsid w:val="003F5880"/>
    <w:pPr>
      <w:keepNext/>
    </w:pPr>
    <w:rPr>
      <w:rFonts w:ascii="Times New Roman" w:eastAsia="Times New Roman" w:hAnsi="Times New Roman" w:cs="Times New Roman"/>
      <w:sz w:val="22"/>
      <w:szCs w:val="20"/>
      <w:lang w:eastAsia="pt-BR"/>
    </w:rPr>
  </w:style>
  <w:style w:type="paragraph" w:customStyle="1" w:styleId="TF-subalineasn2">
    <w:name w:val="TF-subalineas n2"/>
    <w:basedOn w:val="TF-alneacomletras"/>
    <w:autoRedefine/>
    <w:semiHidden/>
    <w:rsid w:val="003F5880"/>
    <w:pPr>
      <w:numPr>
        <w:ilvl w:val="1"/>
      </w:numPr>
      <w:tabs>
        <w:tab w:val="clear" w:pos="1398"/>
        <w:tab w:val="num" w:pos="360"/>
        <w:tab w:val="num" w:pos="1440"/>
      </w:tabs>
      <w:ind w:left="1440" w:hanging="360"/>
    </w:pPr>
  </w:style>
  <w:style w:type="paragraph" w:customStyle="1" w:styleId="TF-alneacomletras">
    <w:name w:val="TF-alínea com letras"/>
    <w:autoRedefine/>
    <w:semiHidden/>
    <w:rsid w:val="003F5880"/>
    <w:pPr>
      <w:numPr>
        <w:numId w:val="3"/>
      </w:numPr>
      <w:spacing w:line="360" w:lineRule="auto"/>
      <w:jc w:val="both"/>
    </w:pPr>
    <w:rPr>
      <w:rFonts w:ascii="Times New Roman" w:eastAsia="Times New Roman" w:hAnsi="Times New Roman" w:cs="Times New Roman"/>
      <w:color w:val="000000"/>
      <w:szCs w:val="20"/>
      <w:lang w:eastAsia="pt-BR"/>
    </w:rPr>
  </w:style>
  <w:style w:type="paragraph" w:customStyle="1" w:styleId="TF-listas-preenchimentoentre">
    <w:name w:val="TF-listas - preenchimento entre"/>
    <w:basedOn w:val="TF-listadetabelasTTULO"/>
    <w:next w:val="TF-listadetabelasTTULO"/>
    <w:semiHidden/>
    <w:rsid w:val="003F5880"/>
  </w:style>
  <w:style w:type="paragraph" w:customStyle="1" w:styleId="TF-subalineasn3">
    <w:name w:val="TF-subalineas n3"/>
    <w:basedOn w:val="TF-subalineasn2"/>
    <w:autoRedefine/>
    <w:semiHidden/>
    <w:rsid w:val="003F5880"/>
    <w:pPr>
      <w:numPr>
        <w:ilvl w:val="2"/>
      </w:numPr>
      <w:tabs>
        <w:tab w:val="clear" w:pos="1721"/>
        <w:tab w:val="num" w:pos="360"/>
        <w:tab w:val="num" w:pos="1440"/>
        <w:tab w:val="num" w:pos="2160"/>
      </w:tabs>
      <w:ind w:left="2160" w:hanging="360"/>
    </w:pPr>
  </w:style>
  <w:style w:type="paragraph" w:customStyle="1" w:styleId="TF-conteudo-quadro">
    <w:name w:val="TF-conteudo-quadro"/>
    <w:semiHidden/>
    <w:rsid w:val="003F5880"/>
    <w:pPr>
      <w:keepNext/>
      <w:keepLines/>
    </w:pPr>
    <w:rPr>
      <w:rFonts w:ascii="Courier" w:eastAsia="Times New Roman" w:hAnsi="Courier" w:cs="Times New Roman"/>
      <w:sz w:val="20"/>
      <w:szCs w:val="20"/>
      <w:lang w:val="en-US" w:eastAsia="pt-BR"/>
    </w:rPr>
  </w:style>
  <w:style w:type="paragraph" w:customStyle="1" w:styleId="TF-TEXTOQUADROCentralizado">
    <w:name w:val="TF-TEXTO QUADRO Centralizado"/>
    <w:basedOn w:val="TF-TEXTOQUADRO"/>
    <w:rsid w:val="003F5880"/>
    <w:pPr>
      <w:jc w:val="center"/>
    </w:pPr>
  </w:style>
  <w:style w:type="paragraph" w:styleId="Textodebalo">
    <w:name w:val="Balloon Text"/>
    <w:basedOn w:val="Normal"/>
    <w:link w:val="TextodebaloChar"/>
    <w:uiPriority w:val="99"/>
    <w:semiHidden/>
    <w:unhideWhenUsed/>
    <w:rsid w:val="003F5880"/>
    <w:pPr>
      <w:keepNext/>
      <w:keepLines/>
    </w:pPr>
    <w:rPr>
      <w:rFonts w:ascii="Tahoma" w:eastAsia="Times New Roman" w:hAnsi="Tahoma" w:cs="Times New Roman"/>
      <w:sz w:val="16"/>
      <w:szCs w:val="16"/>
      <w:lang w:val="x-none" w:eastAsia="x-none"/>
    </w:rPr>
  </w:style>
  <w:style w:type="character" w:customStyle="1" w:styleId="TextodebaloChar">
    <w:name w:val="Texto de balão Char"/>
    <w:basedOn w:val="Fontepargpadro"/>
    <w:link w:val="Textodebalo"/>
    <w:uiPriority w:val="99"/>
    <w:semiHidden/>
    <w:rsid w:val="003F5880"/>
    <w:rPr>
      <w:rFonts w:ascii="Tahoma" w:eastAsia="Times New Roman" w:hAnsi="Tahoma" w:cs="Times New Roman"/>
      <w:sz w:val="16"/>
      <w:szCs w:val="16"/>
      <w:lang w:val="x-none" w:eastAsia="x-none"/>
    </w:rPr>
  </w:style>
  <w:style w:type="paragraph" w:customStyle="1" w:styleId="TF-TEXTOQUADRODireita">
    <w:name w:val="TF-TEXTO QUADRO Direita"/>
    <w:basedOn w:val="TF-TEXTOQUADRO"/>
    <w:rsid w:val="003F5880"/>
    <w:pPr>
      <w:jc w:val="right"/>
    </w:pPr>
  </w:style>
  <w:style w:type="table" w:styleId="Tabelacomgrade">
    <w:name w:val="Table Grid"/>
    <w:basedOn w:val="Tabelanormal"/>
    <w:uiPriority w:val="59"/>
    <w:rsid w:val="003F5880"/>
    <w:rPr>
      <w:rFonts w:ascii="Times New Roman" w:eastAsia="Times New Roman" w:hAnsi="Times New Roman" w:cs="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3F5880"/>
  </w:style>
  <w:style w:type="paragraph" w:customStyle="1" w:styleId="TF-LEGENDA-Tabela">
    <w:name w:val="TF-LEGENDA-Tabela"/>
    <w:basedOn w:val="TF-LEGENDA"/>
    <w:semiHidden/>
    <w:qFormat/>
    <w:rsid w:val="003F5880"/>
  </w:style>
  <w:style w:type="paragraph" w:customStyle="1" w:styleId="TF-FIGURA">
    <w:name w:val="TF-FIGURA"/>
    <w:basedOn w:val="TF-TEXTO"/>
    <w:qFormat/>
    <w:rsid w:val="003F5880"/>
    <w:pPr>
      <w:keepNext/>
      <w:spacing w:after="0"/>
      <w:ind w:firstLine="0"/>
      <w:jc w:val="center"/>
    </w:pPr>
  </w:style>
  <w:style w:type="character" w:customStyle="1" w:styleId="TF-COURIER10">
    <w:name w:val="TF-COURIER10"/>
    <w:qFormat/>
    <w:rsid w:val="003F5880"/>
    <w:rPr>
      <w:rFonts w:ascii="Courier New" w:hAnsi="Courier New"/>
      <w:sz w:val="20"/>
    </w:rPr>
  </w:style>
  <w:style w:type="paragraph" w:customStyle="1" w:styleId="TtuloIntroduo">
    <w:name w:val="Título Introdução"/>
    <w:basedOn w:val="Ttulo1"/>
    <w:qFormat/>
    <w:rsid w:val="003F5880"/>
    <w:pPr>
      <w:spacing w:before="480"/>
    </w:pPr>
  </w:style>
  <w:style w:type="paragraph" w:styleId="Textodecomentrio">
    <w:name w:val="annotation text"/>
    <w:basedOn w:val="Normal"/>
    <w:link w:val="TextodecomentrioChar"/>
    <w:uiPriority w:val="99"/>
    <w:unhideWhenUsed/>
    <w:rsid w:val="003F5880"/>
    <w:pPr>
      <w:keepNext/>
      <w:keepLines/>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uiPriority w:val="99"/>
    <w:rsid w:val="003F5880"/>
    <w:rPr>
      <w:rFonts w:ascii="Times New Roman" w:eastAsia="Times New Roman" w:hAnsi="Times New Roman" w:cs="Times New Roman"/>
      <w:sz w:val="20"/>
      <w:szCs w:val="20"/>
      <w:lang w:eastAsia="pt-BR"/>
    </w:rPr>
  </w:style>
  <w:style w:type="character" w:styleId="Refdecomentrio">
    <w:name w:val="annotation reference"/>
    <w:uiPriority w:val="99"/>
    <w:semiHidden/>
    <w:unhideWhenUsed/>
    <w:rsid w:val="003F5880"/>
    <w:rPr>
      <w:sz w:val="16"/>
      <w:szCs w:val="16"/>
    </w:rPr>
  </w:style>
  <w:style w:type="paragraph" w:styleId="Assuntodocomentrio">
    <w:name w:val="annotation subject"/>
    <w:basedOn w:val="Textodecomentrio"/>
    <w:next w:val="Textodecomentrio"/>
    <w:link w:val="AssuntodocomentrioChar"/>
    <w:uiPriority w:val="99"/>
    <w:semiHidden/>
    <w:unhideWhenUsed/>
    <w:rsid w:val="003F5880"/>
    <w:rPr>
      <w:b/>
      <w:bCs/>
      <w:lang w:val="x-none" w:eastAsia="x-none"/>
    </w:rPr>
  </w:style>
  <w:style w:type="character" w:customStyle="1" w:styleId="AssuntodocomentrioChar">
    <w:name w:val="Assunto do comentário Char"/>
    <w:basedOn w:val="TextodecomentrioChar"/>
    <w:link w:val="Assuntodocomentrio"/>
    <w:uiPriority w:val="99"/>
    <w:semiHidden/>
    <w:rsid w:val="003F5880"/>
    <w:rPr>
      <w:rFonts w:ascii="Times New Roman" w:eastAsia="Times New Roman" w:hAnsi="Times New Roman" w:cs="Times New Roman"/>
      <w:b/>
      <w:bCs/>
      <w:sz w:val="20"/>
      <w:szCs w:val="20"/>
      <w:lang w:val="x-none" w:eastAsia="x-none"/>
    </w:rPr>
  </w:style>
  <w:style w:type="paragraph" w:styleId="Reviso">
    <w:name w:val="Revision"/>
    <w:hidden/>
    <w:uiPriority w:val="99"/>
    <w:semiHidden/>
    <w:rsid w:val="003F5880"/>
    <w:rPr>
      <w:rFonts w:ascii="Times New Roman" w:eastAsia="Times New Roman" w:hAnsi="Times New Roman" w:cs="Times New Roman"/>
      <w:lang w:eastAsia="pt-BR"/>
    </w:rPr>
  </w:style>
  <w:style w:type="paragraph" w:styleId="Textodenotaderodap">
    <w:name w:val="footnote text"/>
    <w:basedOn w:val="Normal"/>
    <w:link w:val="TextodenotaderodapChar"/>
    <w:uiPriority w:val="99"/>
    <w:semiHidden/>
    <w:unhideWhenUsed/>
    <w:rsid w:val="003F5880"/>
    <w:pPr>
      <w:keepNext/>
      <w:keepLines/>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3F5880"/>
    <w:rPr>
      <w:rFonts w:ascii="Times New Roman" w:eastAsia="Times New Roman" w:hAnsi="Times New Roman" w:cs="Times New Roman"/>
      <w:sz w:val="20"/>
      <w:szCs w:val="20"/>
      <w:lang w:eastAsia="pt-BR"/>
    </w:rPr>
  </w:style>
  <w:style w:type="character" w:styleId="Refdenotaderodap">
    <w:name w:val="footnote reference"/>
    <w:semiHidden/>
    <w:unhideWhenUsed/>
    <w:rsid w:val="003F5880"/>
    <w:rPr>
      <w:vertAlign w:val="superscript"/>
    </w:rPr>
  </w:style>
  <w:style w:type="paragraph" w:customStyle="1" w:styleId="TF-orientador">
    <w:name w:val="TF-orientador"/>
    <w:basedOn w:val="TF-autor"/>
    <w:semiHidden/>
    <w:qFormat/>
    <w:rsid w:val="003F5880"/>
    <w:pPr>
      <w:spacing w:after="480"/>
    </w:pPr>
  </w:style>
  <w:style w:type="paragraph" w:customStyle="1" w:styleId="TF-avaliaoCABEALHO">
    <w:name w:val="TF-avaliação CABEÇALHO"/>
    <w:basedOn w:val="Normal"/>
    <w:semiHidden/>
    <w:rsid w:val="003F5880"/>
    <w:rPr>
      <w:rFonts w:ascii="Times New Roman" w:eastAsia="Times New Roman" w:hAnsi="Times New Roman" w:cs="Times New Roman"/>
      <w:lang w:eastAsia="pt-BR"/>
    </w:rPr>
  </w:style>
  <w:style w:type="paragraph" w:customStyle="1" w:styleId="TF-avaliaoTTULOTCC">
    <w:name w:val="TF-avaliação TÍTULO TCC"/>
    <w:basedOn w:val="Normal"/>
    <w:semiHidden/>
    <w:rsid w:val="003F5880"/>
    <w:pPr>
      <w:spacing w:before="240"/>
      <w:ind w:left="1276" w:hanging="1276"/>
      <w:jc w:val="both"/>
    </w:pPr>
    <w:rPr>
      <w:rFonts w:ascii="Times New Roman" w:eastAsia="Times New Roman" w:hAnsi="Times New Roman" w:cs="Times New Roman"/>
      <w:caps/>
      <w:lang w:eastAsia="pt-BR"/>
    </w:rPr>
  </w:style>
  <w:style w:type="paragraph" w:customStyle="1" w:styleId="TF-avaliaoTTULO1">
    <w:name w:val="TF-avaliação TÍTULO 1"/>
    <w:semiHidden/>
    <w:rsid w:val="003F5880"/>
    <w:pPr>
      <w:numPr>
        <w:numId w:val="9"/>
      </w:numPr>
      <w:tabs>
        <w:tab w:val="left" w:pos="284"/>
      </w:tabs>
      <w:spacing w:before="240"/>
    </w:pPr>
    <w:rPr>
      <w:rFonts w:ascii="Times New Roman" w:eastAsia="Times New Roman" w:hAnsi="Times New Roman" w:cs="Times New Roman"/>
      <w:b/>
      <w:caps/>
      <w:noProof/>
      <w:szCs w:val="20"/>
      <w:lang w:eastAsia="pt-BR"/>
    </w:rPr>
  </w:style>
  <w:style w:type="paragraph" w:customStyle="1" w:styleId="TF-avaliaoTTULO2c">
    <w:name w:val="TF-avaliação TÍTULO 2c"/>
    <w:basedOn w:val="TF-avaliaoTTULO1"/>
    <w:semiHidden/>
    <w:rsid w:val="003F5880"/>
    <w:pPr>
      <w:numPr>
        <w:ilvl w:val="1"/>
      </w:numPr>
      <w:spacing w:before="400" w:after="100"/>
    </w:pPr>
    <w:rPr>
      <w:b w:val="0"/>
    </w:rPr>
  </w:style>
  <w:style w:type="paragraph" w:customStyle="1" w:styleId="TF-avaliaotexto">
    <w:name w:val="TF-avaliação texto"/>
    <w:basedOn w:val="TF-TEXTO"/>
    <w:semiHidden/>
    <w:qFormat/>
    <w:rsid w:val="003F5880"/>
    <w:pPr>
      <w:ind w:firstLine="0"/>
    </w:pPr>
  </w:style>
  <w:style w:type="paragraph" w:customStyle="1" w:styleId="TF-avaliaoQUADRO">
    <w:name w:val="TF-avaliação QUADRO"/>
    <w:basedOn w:val="Normal"/>
    <w:semiHidden/>
    <w:rsid w:val="003F5880"/>
    <w:pPr>
      <w:spacing w:before="60" w:after="60"/>
    </w:pPr>
    <w:rPr>
      <w:rFonts w:ascii="Times New Roman" w:eastAsia="Times New Roman" w:hAnsi="Times New Roman" w:cs="Times New Roman"/>
      <w:sz w:val="20"/>
      <w:lang w:eastAsia="pt-BR"/>
    </w:rPr>
  </w:style>
  <w:style w:type="paragraph" w:customStyle="1" w:styleId="TF-AUTOR0">
    <w:name w:val="TF-AUTOR"/>
    <w:basedOn w:val="Normal"/>
    <w:rsid w:val="003F5880"/>
    <w:pPr>
      <w:keepNext/>
      <w:keepLines/>
      <w:spacing w:before="120"/>
      <w:jc w:val="center"/>
    </w:pPr>
    <w:rPr>
      <w:rFonts w:ascii="Times New Roman" w:eastAsia="Times New Roman" w:hAnsi="Times New Roman" w:cs="Times New Roman"/>
      <w:color w:val="000000"/>
      <w:sz w:val="20"/>
      <w:szCs w:val="20"/>
      <w:lang w:eastAsia="pt-BR"/>
    </w:rPr>
  </w:style>
  <w:style w:type="paragraph" w:customStyle="1" w:styleId="TF-CDIGO-FONTE">
    <w:name w:val="TF-CÓDIGO-FONTE"/>
    <w:rsid w:val="003F5880"/>
    <w:pPr>
      <w:keepNext/>
      <w:keepLines/>
    </w:pPr>
    <w:rPr>
      <w:rFonts w:ascii="Courier" w:eastAsia="Times New Roman" w:hAnsi="Courier" w:cs="Times New Roman"/>
      <w:sz w:val="20"/>
      <w:szCs w:val="20"/>
      <w:lang w:val="en-US" w:eastAsia="pt-BR"/>
    </w:rPr>
  </w:style>
  <w:style w:type="paragraph" w:customStyle="1" w:styleId="TF-FONTE">
    <w:name w:val="TF-FONTE"/>
    <w:next w:val="Normal"/>
    <w:qFormat/>
    <w:rsid w:val="003F5880"/>
    <w:pPr>
      <w:spacing w:after="120"/>
      <w:jc w:val="center"/>
    </w:pPr>
    <w:rPr>
      <w:rFonts w:ascii="Times New Roman" w:eastAsia="Times New Roman" w:hAnsi="Times New Roman" w:cs="Times New Roman"/>
      <w:sz w:val="18"/>
      <w:szCs w:val="20"/>
      <w:lang w:eastAsia="pt-BR"/>
    </w:rPr>
  </w:style>
  <w:style w:type="paragraph" w:customStyle="1" w:styleId="TF-REFERNCIASITEM0">
    <w:name w:val="TF-REFERÊNCIAS ITEM"/>
    <w:rsid w:val="003F5880"/>
    <w:pPr>
      <w:keepLines/>
      <w:spacing w:before="120"/>
    </w:pPr>
    <w:rPr>
      <w:rFonts w:ascii="Times New Roman" w:eastAsia="Times New Roman" w:hAnsi="Times New Roman" w:cs="Times New Roman"/>
      <w:sz w:val="18"/>
      <w:szCs w:val="20"/>
      <w:lang w:eastAsia="pt-BR"/>
    </w:rPr>
  </w:style>
  <w:style w:type="paragraph" w:customStyle="1" w:styleId="TF-xAvalITEM">
    <w:name w:val="TF-xAval ITEM"/>
    <w:basedOn w:val="Normal"/>
    <w:rsid w:val="003F5880"/>
    <w:pPr>
      <w:numPr>
        <w:numId w:val="11"/>
      </w:numPr>
      <w:jc w:val="both"/>
    </w:pPr>
    <w:rPr>
      <w:rFonts w:ascii="Times New Roman" w:eastAsia="Times New Roman" w:hAnsi="Times New Roman" w:cs="Times New Roman"/>
      <w:sz w:val="18"/>
      <w:lang w:eastAsia="pt-BR"/>
    </w:rPr>
  </w:style>
  <w:style w:type="paragraph" w:customStyle="1" w:styleId="TF-xAvalITEMDETALHE">
    <w:name w:val="TF-xAval ITEM DETALHE"/>
    <w:basedOn w:val="Normal"/>
    <w:rsid w:val="003F5880"/>
    <w:pPr>
      <w:numPr>
        <w:ilvl w:val="1"/>
      </w:numPr>
      <w:ind w:left="353"/>
      <w:jc w:val="both"/>
    </w:pPr>
    <w:rPr>
      <w:rFonts w:ascii="Times New Roman" w:eastAsia="Times New Roman" w:hAnsi="Times New Roman" w:cs="Times New Roman"/>
      <w:sz w:val="18"/>
      <w:lang w:eastAsia="pt-BR"/>
    </w:rPr>
  </w:style>
  <w:style w:type="paragraph" w:customStyle="1" w:styleId="TF-xAvalLINHA">
    <w:name w:val="TF-xAval LINHA"/>
    <w:basedOn w:val="Normal"/>
    <w:rsid w:val="003F5880"/>
    <w:pPr>
      <w:tabs>
        <w:tab w:val="left" w:pos="1134"/>
        <w:tab w:val="left" w:leader="underscore" w:pos="9072"/>
      </w:tabs>
      <w:spacing w:before="180" w:after="60"/>
    </w:pPr>
    <w:rPr>
      <w:rFonts w:ascii="Times New Roman" w:eastAsia="Times New Roman" w:hAnsi="Times New Roman" w:cs="Times New Roman"/>
      <w:sz w:val="20"/>
      <w:lang w:eastAsia="pt-BR"/>
    </w:rPr>
  </w:style>
  <w:style w:type="paragraph" w:customStyle="1" w:styleId="TF-xAvalTTULO">
    <w:name w:val="TF-xAval TÍTULO"/>
    <w:basedOn w:val="Normal"/>
    <w:rsid w:val="003F5880"/>
    <w:pPr>
      <w:tabs>
        <w:tab w:val="left" w:pos="708"/>
      </w:tabs>
      <w:ind w:left="720" w:hanging="720"/>
      <w:jc w:val="center"/>
    </w:pPr>
    <w:rPr>
      <w:rFonts w:ascii="Times New Roman" w:eastAsia="Times New Roman" w:hAnsi="Times New Roman" w:cs="Times New Roman"/>
      <w:caps/>
      <w:noProof/>
      <w:sz w:val="22"/>
      <w:szCs w:val="20"/>
      <w:lang w:eastAsia="pt-BR"/>
    </w:rPr>
  </w:style>
  <w:style w:type="paragraph" w:styleId="Legenda">
    <w:name w:val="caption"/>
    <w:basedOn w:val="Normal"/>
    <w:next w:val="Normal"/>
    <w:uiPriority w:val="35"/>
    <w:qFormat/>
    <w:rsid w:val="003F5880"/>
    <w:pPr>
      <w:keepNext/>
      <w:keepLines/>
    </w:pPr>
    <w:rPr>
      <w:rFonts w:ascii="Times New Roman" w:eastAsia="Times New Roman" w:hAnsi="Times New Roman" w:cs="Times New Roman"/>
      <w:b/>
      <w:bCs/>
      <w:sz w:val="20"/>
      <w:szCs w:val="20"/>
      <w:lang w:eastAsia="pt-BR"/>
    </w:rPr>
  </w:style>
  <w:style w:type="paragraph" w:styleId="Citao">
    <w:name w:val="Quote"/>
    <w:basedOn w:val="Normal"/>
    <w:next w:val="Normal"/>
    <w:link w:val="CitaoChar"/>
    <w:uiPriority w:val="29"/>
    <w:qFormat/>
    <w:rsid w:val="003F5880"/>
    <w:pPr>
      <w:keepNext/>
      <w:keepLines/>
      <w:spacing w:before="200" w:after="160"/>
      <w:ind w:left="864" w:right="864"/>
      <w:jc w:val="center"/>
    </w:pPr>
    <w:rPr>
      <w:rFonts w:ascii="Times New Roman" w:eastAsia="Times New Roman" w:hAnsi="Times New Roman" w:cs="Times New Roman"/>
      <w:i/>
      <w:iCs/>
      <w:color w:val="404040"/>
      <w:lang w:eastAsia="pt-BR"/>
    </w:rPr>
  </w:style>
  <w:style w:type="character" w:customStyle="1" w:styleId="CitaoChar">
    <w:name w:val="Citação Char"/>
    <w:basedOn w:val="Fontepargpadro"/>
    <w:link w:val="Citao"/>
    <w:uiPriority w:val="29"/>
    <w:rsid w:val="003F5880"/>
    <w:rPr>
      <w:rFonts w:ascii="Times New Roman" w:eastAsia="Times New Roman" w:hAnsi="Times New Roman" w:cs="Times New Roman"/>
      <w:i/>
      <w:iCs/>
      <w:color w:val="404040"/>
      <w:lang w:eastAsia="pt-BR"/>
    </w:rPr>
  </w:style>
  <w:style w:type="paragraph" w:styleId="CitaoIntensa">
    <w:name w:val="Intense Quote"/>
    <w:basedOn w:val="Normal"/>
    <w:next w:val="Normal"/>
    <w:link w:val="CitaoIntensaChar"/>
    <w:uiPriority w:val="30"/>
    <w:qFormat/>
    <w:rsid w:val="003F5880"/>
    <w:pPr>
      <w:keepNext/>
      <w:keepLines/>
      <w:pBdr>
        <w:top w:val="single" w:sz="4" w:space="10" w:color="4472C4"/>
        <w:bottom w:val="single" w:sz="4" w:space="10" w:color="4472C4"/>
      </w:pBdr>
      <w:spacing w:before="360" w:after="360"/>
      <w:ind w:left="864" w:right="864"/>
      <w:jc w:val="center"/>
    </w:pPr>
    <w:rPr>
      <w:rFonts w:ascii="Times New Roman" w:eastAsia="Times New Roman" w:hAnsi="Times New Roman" w:cs="Times New Roman"/>
      <w:i/>
      <w:iCs/>
      <w:color w:val="4472C4"/>
      <w:lang w:eastAsia="pt-BR"/>
    </w:rPr>
  </w:style>
  <w:style w:type="character" w:customStyle="1" w:styleId="CitaoIntensaChar">
    <w:name w:val="Citação Intensa Char"/>
    <w:basedOn w:val="Fontepargpadro"/>
    <w:link w:val="CitaoIntensa"/>
    <w:uiPriority w:val="30"/>
    <w:rsid w:val="003F5880"/>
    <w:rPr>
      <w:rFonts w:ascii="Times New Roman" w:eastAsia="Times New Roman" w:hAnsi="Times New Roman" w:cs="Times New Roman"/>
      <w:i/>
      <w:iCs/>
      <w:color w:val="4472C4"/>
      <w:lang w:eastAsia="pt-BR"/>
    </w:rPr>
  </w:style>
  <w:style w:type="character" w:styleId="RefernciaIntensa">
    <w:name w:val="Intense Reference"/>
    <w:uiPriority w:val="32"/>
    <w:qFormat/>
    <w:rsid w:val="003F5880"/>
    <w:rPr>
      <w:b/>
      <w:bCs/>
      <w:smallCaps/>
      <w:color w:val="4472C4"/>
      <w:spacing w:val="5"/>
    </w:rPr>
  </w:style>
  <w:style w:type="character" w:styleId="RefernciaSutil">
    <w:name w:val="Subtle Reference"/>
    <w:uiPriority w:val="31"/>
    <w:qFormat/>
    <w:rsid w:val="003F5880"/>
    <w:rPr>
      <w:smallCaps/>
      <w:color w:val="5A5A5A"/>
    </w:rPr>
  </w:style>
  <w:style w:type="paragraph" w:customStyle="1" w:styleId="Sub-inciso">
    <w:name w:val="Sub-inciso"/>
    <w:basedOn w:val="Normal"/>
    <w:rsid w:val="003F5880"/>
    <w:pPr>
      <w:numPr>
        <w:numId w:val="19"/>
      </w:numPr>
    </w:pPr>
    <w:rPr>
      <w:rFonts w:ascii="Times New Roman" w:eastAsia="Times New Roman" w:hAnsi="Times New Roman" w:cs="Times New Roman"/>
      <w:lang w:eastAsia="pt-BR"/>
    </w:rPr>
  </w:style>
  <w:style w:type="paragraph" w:styleId="Recuodecorpodetexto">
    <w:name w:val="Body Text Indent"/>
    <w:basedOn w:val="Normal"/>
    <w:link w:val="RecuodecorpodetextoChar"/>
    <w:semiHidden/>
    <w:rsid w:val="003F5880"/>
    <w:pPr>
      <w:spacing w:line="360" w:lineRule="auto"/>
      <w:ind w:firstLine="708"/>
    </w:pPr>
    <w:rPr>
      <w:rFonts w:ascii="Times New Roman" w:eastAsia="Times New Roman" w:hAnsi="Times New Roman" w:cs="Times New Roman"/>
      <w:lang w:eastAsia="pt-BR"/>
    </w:rPr>
  </w:style>
  <w:style w:type="character" w:customStyle="1" w:styleId="RecuodecorpodetextoChar">
    <w:name w:val="Recuo de corpo de texto Char"/>
    <w:basedOn w:val="Fontepargpadro"/>
    <w:link w:val="Recuodecorpodetexto"/>
    <w:semiHidden/>
    <w:rsid w:val="003F5880"/>
    <w:rPr>
      <w:rFonts w:ascii="Times New Roman" w:eastAsia="Times New Roman" w:hAnsi="Times New Roman" w:cs="Times New Roman"/>
      <w:lang w:eastAsia="pt-BR"/>
    </w:rPr>
  </w:style>
  <w:style w:type="paragraph" w:styleId="Corpodetexto">
    <w:name w:val="Body Text"/>
    <w:basedOn w:val="Normal"/>
    <w:link w:val="CorpodetextoChar"/>
    <w:semiHidden/>
    <w:rsid w:val="003F5880"/>
    <w:pPr>
      <w:spacing w:line="360" w:lineRule="auto"/>
      <w:jc w:val="both"/>
    </w:pPr>
    <w:rPr>
      <w:rFonts w:ascii="Times New Roman" w:eastAsia="Times New Roman" w:hAnsi="Times New Roman" w:cs="Times New Roman"/>
      <w:lang w:eastAsia="pt-BR"/>
    </w:rPr>
  </w:style>
  <w:style w:type="character" w:customStyle="1" w:styleId="CorpodetextoChar">
    <w:name w:val="Corpo de texto Char"/>
    <w:basedOn w:val="Fontepargpadro"/>
    <w:link w:val="Corpodetexto"/>
    <w:semiHidden/>
    <w:rsid w:val="003F5880"/>
    <w:rPr>
      <w:rFonts w:ascii="Times New Roman" w:eastAsia="Times New Roman" w:hAnsi="Times New Roman" w:cs="Times New Roman"/>
      <w:lang w:eastAsia="pt-BR"/>
    </w:rPr>
  </w:style>
  <w:style w:type="table" w:styleId="GradeClara">
    <w:name w:val="Light Grid"/>
    <w:basedOn w:val="Tabelanormal"/>
    <w:uiPriority w:val="62"/>
    <w:rsid w:val="003F5880"/>
    <w:rPr>
      <w:rFonts w:ascii="Times New Roman" w:eastAsia="Times New Roman" w:hAnsi="Times New Roman" w:cs="Times New Roman"/>
      <w:sz w:val="20"/>
      <w:szCs w:val="20"/>
      <w:lang w:eastAsia="pt-B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Listaatual1">
    <w:name w:val="Lista atual1"/>
    <w:uiPriority w:val="99"/>
    <w:rsid w:val="00395801"/>
    <w:pPr>
      <w:numPr>
        <w:numId w:val="20"/>
      </w:numPr>
    </w:pPr>
  </w:style>
  <w:style w:type="numbering" w:customStyle="1" w:styleId="Listaatual2">
    <w:name w:val="Lista atual2"/>
    <w:uiPriority w:val="99"/>
    <w:rsid w:val="00D43587"/>
    <w:pPr>
      <w:numPr>
        <w:numId w:val="22"/>
      </w:numPr>
    </w:pPr>
  </w:style>
  <w:style w:type="numbering" w:customStyle="1" w:styleId="Listaatual3">
    <w:name w:val="Lista atual3"/>
    <w:uiPriority w:val="99"/>
    <w:rsid w:val="00D43587"/>
    <w:pPr>
      <w:numPr>
        <w:numId w:val="24"/>
      </w:numPr>
    </w:pPr>
  </w:style>
  <w:style w:type="numbering" w:customStyle="1" w:styleId="Listaatual4">
    <w:name w:val="Lista atual4"/>
    <w:uiPriority w:val="99"/>
    <w:rsid w:val="00D43587"/>
    <w:pPr>
      <w:numPr>
        <w:numId w:val="26"/>
      </w:numPr>
    </w:pPr>
  </w:style>
  <w:style w:type="numbering" w:customStyle="1" w:styleId="Listaatual5">
    <w:name w:val="Lista atual5"/>
    <w:uiPriority w:val="99"/>
    <w:rsid w:val="00D43587"/>
    <w:pPr>
      <w:numPr>
        <w:numId w:val="28"/>
      </w:numPr>
    </w:pPr>
  </w:style>
  <w:style w:type="numbering" w:customStyle="1" w:styleId="Listaatual6">
    <w:name w:val="Lista atual6"/>
    <w:uiPriority w:val="99"/>
    <w:rsid w:val="00D43587"/>
    <w:pPr>
      <w:numPr>
        <w:numId w:val="30"/>
      </w:numPr>
    </w:pPr>
  </w:style>
  <w:style w:type="numbering" w:customStyle="1" w:styleId="Listaatual7">
    <w:name w:val="Lista atual7"/>
    <w:uiPriority w:val="99"/>
    <w:rsid w:val="00D43587"/>
    <w:pPr>
      <w:numPr>
        <w:numId w:val="32"/>
      </w:numPr>
    </w:pPr>
  </w:style>
  <w:style w:type="numbering" w:customStyle="1" w:styleId="Listaatual8">
    <w:name w:val="Lista atual8"/>
    <w:uiPriority w:val="99"/>
    <w:rsid w:val="00D43587"/>
    <w:pPr>
      <w:numPr>
        <w:numId w:val="34"/>
      </w:numPr>
    </w:pPr>
  </w:style>
  <w:style w:type="numbering" w:customStyle="1" w:styleId="Listaatual9">
    <w:name w:val="Lista atual9"/>
    <w:uiPriority w:val="99"/>
    <w:rsid w:val="00D43587"/>
    <w:pPr>
      <w:numPr>
        <w:numId w:val="36"/>
      </w:numPr>
    </w:pPr>
  </w:style>
  <w:style w:type="numbering" w:customStyle="1" w:styleId="Listaatual10">
    <w:name w:val="Lista atual10"/>
    <w:uiPriority w:val="99"/>
    <w:rsid w:val="00D43587"/>
    <w:pPr>
      <w:numPr>
        <w:numId w:val="38"/>
      </w:numPr>
    </w:pPr>
  </w:style>
  <w:style w:type="numbering" w:customStyle="1" w:styleId="Listaatual11">
    <w:name w:val="Lista atual11"/>
    <w:uiPriority w:val="99"/>
    <w:rsid w:val="00D43587"/>
    <w:pPr>
      <w:numPr>
        <w:numId w:val="40"/>
      </w:numPr>
    </w:pPr>
  </w:style>
  <w:style w:type="numbering" w:customStyle="1" w:styleId="Listaatual12">
    <w:name w:val="Lista atual12"/>
    <w:uiPriority w:val="99"/>
    <w:rsid w:val="00D43587"/>
    <w:pPr>
      <w:numPr>
        <w:numId w:val="42"/>
      </w:numPr>
    </w:pPr>
  </w:style>
  <w:style w:type="numbering" w:customStyle="1" w:styleId="Listaatual13">
    <w:name w:val="Lista atual13"/>
    <w:uiPriority w:val="99"/>
    <w:rsid w:val="00D43587"/>
    <w:pPr>
      <w:numPr>
        <w:numId w:val="44"/>
      </w:numPr>
    </w:pPr>
  </w:style>
  <w:style w:type="numbering" w:customStyle="1" w:styleId="Listaatual14">
    <w:name w:val="Lista atual14"/>
    <w:uiPriority w:val="99"/>
    <w:rsid w:val="00D43587"/>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omments" Target="comments.xml"/><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9.emf"/><Relationship Id="rId25" Type="http://schemas.openxmlformats.org/officeDocument/2006/relationships/image" Target="media/image16.png"/><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image" Target="media/image12.png"/><Relationship Id="rId29" Type="http://schemas.openxmlformats.org/officeDocument/2006/relationships/hyperlink" Target="mailto:dalton@furb.b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mailto:dalton@furb.br" TargetMode="External"/><Relationship Id="rId32" Type="http://schemas.openxmlformats.org/officeDocument/2006/relationships/theme" Target="theme/theme1.xml"/><Relationship Id="rId5" Type="http://schemas.openxmlformats.org/officeDocument/2006/relationships/image" Target="media/image1.png"/><Relationship Id="rId15" Type="http://schemas.microsoft.com/office/2016/09/relationships/commentsIds" Target="commentsIds.xml"/><Relationship Id="rId23" Type="http://schemas.openxmlformats.org/officeDocument/2006/relationships/image" Target="media/image15.png"/><Relationship Id="rId28" Type="http://schemas.openxmlformats.org/officeDocument/2006/relationships/image" Target="media/image130.png"/><Relationship Id="rId10" Type="http://schemas.openxmlformats.org/officeDocument/2006/relationships/image" Target="media/image6.png"/><Relationship Id="rId19" Type="http://schemas.openxmlformats.org/officeDocument/2006/relationships/image" Target="media/image11.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1/relationships/commentsExtended" Target="commentsExtended.xml"/><Relationship Id="rId22" Type="http://schemas.openxmlformats.org/officeDocument/2006/relationships/image" Target="media/image14.png"/><Relationship Id="rId27" Type="http://schemas.openxmlformats.org/officeDocument/2006/relationships/customXml" Target="ink/ink1.xml"/><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6T23:07:52.061"/>
    </inkml:context>
    <inkml:brush xml:id="br0">
      <inkml:brushProperty name="width" value="0.08571" units="cm"/>
      <inkml:brushProperty name="height" value="0.08571" units="cm"/>
      <inkml:brushProperty name="color" value="#E71224"/>
    </inkml:brush>
  </inkml:definitions>
  <inkml:trace contextRef="#ctx0" brushRef="#br0">2 15 6094,'-1'-4'179,"1"1"-179,0 2 90,-1 0-90,2 0 0,-1 0 0,1-1 0,-1 1 1170,1 0-1080,-1 4 0,1-3 0,-1 4-1,0-3 271,0 0-270,0 1 0,0-1 90,1 2-90,-1-1 270,0 1-270,0-1 180,0 4-180,0-1 0,0 1 449,1 10-539,-1-11 90,1 12-90,-1-13 0,0 5 90,1-4-90,-1 3 0,2-5 0,0 6 0,-1-5 0,1 5 90,-2-5-90,1 0 0,-1-1 0,1-1 0,-1 1 0,1 2 90,0 0-90,0 0 0,0 2 270,3 12-270,-2-9 90,2 7 0,-3-13-90,-1-2 180,2 7-90,-1-5 0,0 6-90,-1-6 89,2 5 1,-1-2-90,1 2 0,-1-3 90,0-1 180,0 2-270,-1-3 270,1 7-270,-1-8 90,0 6 0,0-3-90,1 1 0,-1-2 90,0 0-90,0 2 0,1-1 90,0 2-90,0-4 0,0 0 90,0 0-90,-1 1 0,2 2 90,-1 1-90,0-1 0,-1-2 90,0-1 0,0 0 90,0 4-1,0 1-179,0-2 0,0 2 0,0-6 0,0 4 90,0-5-90,0 3 0,0-1 90,0 0 0,0 3-90,0-1 0,1-1 0,0 2 90,0 0-90,-1 3 0,1-5 0,-1 2 90,-1-1 0,1-1 0,-2 7-90,0-7 0,1 6 90,0-5-90,0 2 90,1-1 0,-1 0 0,1-1-90,0-1 0,0-1 90,0 0-90,0 2 0,0-1 90,0 0-180,-1 1 90,1-2 90,-1 6 0,1-5 0,-1 10-90,1-9 90,0 9-90,0-10 0,0 8 0,0-8 90,0 8-90,0-9 0,0 8 0,0-9 0,2 8 0,0-1 0,0 0 0,-1-2 0,1-1 0,0 0 0,0 3 90,0 2-90,0-3 0,0 4 0,-2-5 0,2 4 0,-2-3 89,1-1-89,0 4 0,-1-7 90,2 11-90,-2-10 0,1 10 0,0-4 0,0-1 0,-1 1 90,1 0-90,1-1 0,-1 1 0,2 4 0,-3-10 0,1 8 0,-1-4 90,1-1-90,-1 1 0,0-5 0,0 5 0,1-2 0,0 5 0,0-6 90,1 4-90,-2-6 0,1 6 0,-1-5 0,1 6 0,-1-4 90,0 0-90,0-3 0,1 2-90,-1 2 90,0-1 0,1 4 0,-1-9 0,1 4 90,-1-4-90,0 4 0,0-3 0,0 4 0,0-1 0,0-2 0,1 3 0,-1 0 0,0 0 0,-1 7 0,1-6 0,-2 7 90,1-6-90,-2 5 90,2-4-90,-1 3 0,1-6 0,0 3 90,1-4-90,0-2 0,0 0 0,0-3 0,0-1-90,0 3 90,0-2 90,0 5-90,0-2 0,0 2 0,0-3 0,0-1 0,0 2 0,-1-1 0,0 4 90,1-1-90,-2 2 0,2-1 0,-1 4 0,1-4 0,0 4 0,-1-3 0,0 0 90,1 0-90,-1-3 90,0 3-90,0-3 90,1 2-90,0 1 0,0-4 0,0 4 0,0-5 0,0 2 0,0-2 0,0 2 0,0-4 0,0 3 90,0-3-90,0 1 0,0-2 90,0 1-90,0-1 0,0 1 90,0-1 0,-1 3 90,0 2-90,0-2-1,-2 3 1,1-2 0,0-1 0,1 1-90,0-4 90,1 0-90,-1-5 0,1 3-90,0-4 0,0 2-1799,-2-8 720,2 3-3958,0-15 5127,0 7 0,0-3 0,-1 5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45</Pages>
  <Words>22057</Words>
  <Characters>119112</Characters>
  <Application>Microsoft Office Word</Application>
  <DocSecurity>0</DocSecurity>
  <Lines>992</Lines>
  <Paragraphs>281</Paragraphs>
  <ScaleCrop>false</ScaleCrop>
  <HeadingPairs>
    <vt:vector size="2" baseType="variant">
      <vt:variant>
        <vt:lpstr>Título</vt:lpstr>
      </vt:variant>
      <vt:variant>
        <vt:i4>1</vt:i4>
      </vt:variant>
    </vt:vector>
  </HeadingPairs>
  <TitlesOfParts>
    <vt:vector size="1" baseType="lpstr">
      <vt:lpstr/>
    </vt:vector>
  </TitlesOfParts>
  <Company>FURB - Universidade Regional de Blumenau</Company>
  <LinksUpToDate>false</LinksUpToDate>
  <CharactersWithSpaces>140888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Solano dos Reis</dc:creator>
  <cp:keywords/>
  <dc:description/>
  <cp:lastModifiedBy>Dalton Solano dos Reis</cp:lastModifiedBy>
  <cp:revision>12</cp:revision>
  <dcterms:created xsi:type="dcterms:W3CDTF">2021-10-26T15:09:00Z</dcterms:created>
  <dcterms:modified xsi:type="dcterms:W3CDTF">2021-12-18T16:57:00Z</dcterms:modified>
</cp:coreProperties>
</file>