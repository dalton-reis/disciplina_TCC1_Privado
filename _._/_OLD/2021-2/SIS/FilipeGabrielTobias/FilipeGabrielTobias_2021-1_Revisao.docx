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8657D" w14:textId="77777777" w:rsidR="00FB2B42" w:rsidRDefault="00FB2B42" w:rsidP="00FB2B42">
      <w:pPr>
        <w:jc w:val="both"/>
        <w:rPr>
          <w:b/>
          <w:bCs/>
        </w:rPr>
      </w:pPr>
      <w:r w:rsidRPr="007310B3">
        <w:rPr>
          <w:b/>
          <w:bCs/>
          <w:sz w:val="72"/>
          <w:szCs w:val="72"/>
        </w:rPr>
        <w:t>Revisão do Projeto</w:t>
      </w:r>
      <w:r w:rsidRPr="00AF68BE">
        <w:rPr>
          <w:b/>
          <w:bCs/>
        </w:rPr>
        <w:t xml:space="preserve"> </w:t>
      </w:r>
    </w:p>
    <w:p w14:paraId="2DCA4F18" w14:textId="77777777" w:rsidR="00FB2B42" w:rsidRDefault="00FB2B42" w:rsidP="00FB2B42">
      <w:pPr>
        <w:jc w:val="both"/>
        <w:rPr>
          <w:b/>
          <w:bCs/>
        </w:rPr>
      </w:pPr>
    </w:p>
    <w:p w14:paraId="454907A9" w14:textId="77777777" w:rsidR="00FB2B42" w:rsidRPr="00AF68BE" w:rsidRDefault="00FB2B42" w:rsidP="00FB2B42">
      <w:pPr>
        <w:jc w:val="both"/>
        <w:rPr>
          <w:b/>
          <w:bCs/>
        </w:rPr>
      </w:pPr>
      <w:r w:rsidRPr="00AF68BE">
        <w:rPr>
          <w:b/>
          <w:bCs/>
        </w:rPr>
        <w:t xml:space="preserve">Disciplina: Trabalho de Conclusão de Curso I – </w:t>
      </w:r>
      <w:r>
        <w:rPr>
          <w:b/>
          <w:bCs/>
        </w:rPr>
        <w:t>SIS</w:t>
      </w:r>
    </w:p>
    <w:p w14:paraId="1DB7C439" w14:textId="77777777" w:rsidR="00FB2B42" w:rsidRDefault="00FB2B42" w:rsidP="00FB2B42">
      <w:pPr>
        <w:jc w:val="both"/>
      </w:pPr>
    </w:p>
    <w:p w14:paraId="2DEF92C7" w14:textId="77777777" w:rsidR="00FB2B42" w:rsidRPr="00BC76D0" w:rsidRDefault="00FB2B42" w:rsidP="00FB2B42">
      <w:pPr>
        <w:jc w:val="both"/>
      </w:pPr>
      <w:r w:rsidRPr="00BC76D0">
        <w:t>Caro orienta</w:t>
      </w:r>
      <w:r>
        <w:t>ndo</w:t>
      </w:r>
      <w:r w:rsidRPr="00BC76D0">
        <w:t>,</w:t>
      </w:r>
    </w:p>
    <w:p w14:paraId="5ADEAE7D" w14:textId="77777777" w:rsidR="00FB2B42" w:rsidRPr="00BC76D0" w:rsidRDefault="00FB2B42" w:rsidP="00FB2B42">
      <w:pPr>
        <w:jc w:val="both"/>
      </w:pPr>
    </w:p>
    <w:p w14:paraId="2BD8D537" w14:textId="77777777" w:rsidR="00FB2B42" w:rsidRDefault="00FB2B42" w:rsidP="00FB2B42">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387876B9" w14:textId="77777777" w:rsidR="00FB2B42" w:rsidRDefault="00FB2B42" w:rsidP="00FB2B42">
      <w:pPr>
        <w:jc w:val="both"/>
      </w:pPr>
    </w:p>
    <w:p w14:paraId="2CF3ED47" w14:textId="77777777" w:rsidR="00FB2B42" w:rsidRDefault="00FB2B42">
      <w:r>
        <w:t>Atenciosamente,</w:t>
      </w:r>
    </w:p>
    <w:p w14:paraId="20ABB9B4" w14:textId="77777777" w:rsidR="00FB2B42" w:rsidRDefault="00FB2B42"/>
    <w:p w14:paraId="52B9859C" w14:textId="16851056" w:rsidR="00FB2B42" w:rsidRDefault="001F5E16">
      <w:r w:rsidRPr="001F5E16">
        <w:drawing>
          <wp:inline distT="0" distB="0" distL="0" distR="0" wp14:anchorId="09D07F13" wp14:editId="59FD9DD7">
            <wp:extent cx="5760085" cy="587375"/>
            <wp:effectExtent l="0" t="0" r="571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587375"/>
                    </a:xfrm>
                    <a:prstGeom prst="rect">
                      <a:avLst/>
                    </a:prstGeom>
                  </pic:spPr>
                </pic:pic>
              </a:graphicData>
            </a:graphic>
          </wp:inline>
        </w:drawing>
      </w:r>
      <w:r w:rsidR="00FB2B42">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84"/>
        <w:gridCol w:w="3669"/>
      </w:tblGrid>
      <w:tr w:rsidR="00FB2B42" w14:paraId="4210602B" w14:textId="77777777" w:rsidTr="005F5236">
        <w:tc>
          <w:tcPr>
            <w:tcW w:w="9104" w:type="dxa"/>
            <w:gridSpan w:val="2"/>
            <w:shd w:val="clear" w:color="auto" w:fill="auto"/>
          </w:tcPr>
          <w:p w14:paraId="2FE0119C" w14:textId="77777777" w:rsidR="00FB2B42" w:rsidRDefault="00FB2B42" w:rsidP="005F5236">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FB2B42" w14:paraId="231FE54A" w14:textId="77777777" w:rsidTr="005F5236">
        <w:tc>
          <w:tcPr>
            <w:tcW w:w="5387" w:type="dxa"/>
            <w:shd w:val="clear" w:color="auto" w:fill="auto"/>
          </w:tcPr>
          <w:p w14:paraId="09462AF0" w14:textId="77777777" w:rsidR="00FB2B42" w:rsidRPr="003C5262" w:rsidRDefault="00FB2B42"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717" w:type="dxa"/>
            <w:shd w:val="clear" w:color="auto" w:fill="auto"/>
          </w:tcPr>
          <w:p w14:paraId="63EA0071" w14:textId="77777777" w:rsidR="00FB2B42" w:rsidRDefault="00FB2B42" w:rsidP="005F5236">
            <w:pPr>
              <w:pStyle w:val="Cabealho"/>
              <w:tabs>
                <w:tab w:val="clear" w:pos="8640"/>
                <w:tab w:val="right" w:pos="8931"/>
              </w:tabs>
              <w:ind w:right="141"/>
              <w:rPr>
                <w:rStyle w:val="Nmerodepgina"/>
              </w:rPr>
            </w:pPr>
            <w:r>
              <w:rPr>
                <w:rStyle w:val="Nmerodepgina"/>
              </w:rPr>
              <w:t>ANO/SEMESTRE: 2021/2</w:t>
            </w:r>
          </w:p>
        </w:tc>
      </w:tr>
    </w:tbl>
    <w:p w14:paraId="19AC137D" w14:textId="77777777" w:rsidR="00FB2B42" w:rsidRDefault="00FB2B42" w:rsidP="001E682E">
      <w:pPr>
        <w:pStyle w:val="TF-TTULO"/>
      </w:pPr>
    </w:p>
    <w:p w14:paraId="79746073" w14:textId="77777777" w:rsidR="00FB2B42" w:rsidRPr="00B00E04" w:rsidRDefault="00FB2B42" w:rsidP="001E682E">
      <w:pPr>
        <w:pStyle w:val="TF-TTULO"/>
      </w:pPr>
      <w:r>
        <w:t>Help pet: aplicativo colaborativo que auxilia a busca e adoção de animais</w:t>
      </w:r>
    </w:p>
    <w:p w14:paraId="00A504E8" w14:textId="77777777" w:rsidR="00FB2B42" w:rsidRDefault="00FB2B42" w:rsidP="001E682E">
      <w:pPr>
        <w:pStyle w:val="TF-AUTOR0"/>
      </w:pPr>
      <w:r>
        <w:t>Filipe Gabriel Tobias</w:t>
      </w:r>
    </w:p>
    <w:p w14:paraId="55B9E5C3" w14:textId="77777777" w:rsidR="00FB2B42" w:rsidRDefault="00FB2B42" w:rsidP="001E682E">
      <w:pPr>
        <w:pStyle w:val="TF-AUTOR0"/>
      </w:pPr>
      <w:r>
        <w:t xml:space="preserve">Prof. Simone </w:t>
      </w:r>
      <w:proofErr w:type="spellStart"/>
      <w:r>
        <w:t>Erbs</w:t>
      </w:r>
      <w:proofErr w:type="spellEnd"/>
      <w:r>
        <w:t xml:space="preserve"> da Costas – Orientadora</w:t>
      </w:r>
    </w:p>
    <w:p w14:paraId="57B04D7F" w14:textId="77777777" w:rsidR="00FB2B42" w:rsidRDefault="00FB2B42" w:rsidP="00FB2B42">
      <w:pPr>
        <w:pStyle w:val="Ttulo1"/>
      </w:pPr>
      <w:r w:rsidRPr="007D10F2">
        <w:t xml:space="preserve">Introdução </w:t>
      </w:r>
    </w:p>
    <w:p w14:paraId="2199D668" w14:textId="77777777" w:rsidR="00FB2B42" w:rsidRDefault="00FB2B42" w:rsidP="00246CF7">
      <w:pPr>
        <w:pStyle w:val="TF-TEXTO"/>
      </w:pPr>
      <w:r>
        <w:t xml:space="preserve">Os </w:t>
      </w:r>
      <w:commentRangeStart w:id="0"/>
      <w:r>
        <w:rPr>
          <w:i/>
          <w:iCs/>
        </w:rPr>
        <w:t>pets</w:t>
      </w:r>
      <w:r>
        <w:t xml:space="preserve"> </w:t>
      </w:r>
      <w:commentRangeEnd w:id="0"/>
      <w:r>
        <w:rPr>
          <w:rStyle w:val="Refdecomentrio"/>
        </w:rPr>
        <w:commentReference w:id="0"/>
      </w:r>
      <w:r>
        <w:t xml:space="preserve">acompanham milhares de famílias pelo mundo, sendo escolhidos pela sua companhia ou proteção do lar. O apreço pelos </w:t>
      </w:r>
      <w:r>
        <w:rPr>
          <w:i/>
          <w:iCs/>
        </w:rPr>
        <w:t>pets</w:t>
      </w:r>
      <w:r>
        <w:t xml:space="preserve"> vem aumentando cada vez mais, porém, a falta de condições para cuidados de famílias pobres, de sensibilidade e responsabilidade de certos seres humanos com os </w:t>
      </w:r>
      <w:r>
        <w:rPr>
          <w:i/>
          <w:iCs/>
        </w:rPr>
        <w:t>pets</w:t>
      </w:r>
      <w:r>
        <w:t xml:space="preserve">, vem tornando crescente o número de abandonos de animais, já que seis em cada dez brasileiros deixariam seu </w:t>
      </w:r>
      <w:r>
        <w:rPr>
          <w:i/>
          <w:iCs/>
        </w:rPr>
        <w:t>pet</w:t>
      </w:r>
      <w:r>
        <w:t xml:space="preserve"> caso tivessem que se mudar de casa, sendo um dos principais motivos de abandono (GONÇALVES, 2021).</w:t>
      </w:r>
    </w:p>
    <w:p w14:paraId="25C32262" w14:textId="77777777" w:rsidR="00FB2B42" w:rsidRDefault="00FB2B42" w:rsidP="00246CF7">
      <w:pPr>
        <w:pStyle w:val="TF-TEXTO"/>
      </w:pPr>
      <w:r>
        <w:t>Nesse sentido, de acordo com o Instituto Pet Brasil (IPB) (2019), os animais abandonados são aqueles que não possuem um proprietário ou tutor definido, sendo que a maioria desses animais hoje vivem sob tutela de Organizações Não Governamentais (ONGs), que assumem a responsabilidade de manter esses animais e promover a adoção voluntária. IPB (2019) estima 370 ONGs distribuídas nos 26 estados do Brasil, que possuem somadas cerca de 172.083 de animais abandonados sob tutela (IPB, 2019). Uma parte desses animais, não necessariamente foram abandonados, mas acabaram se perdendo de seus lares, sem conseguir ser achado pelos seus tutores.</w:t>
      </w:r>
    </w:p>
    <w:p w14:paraId="4A0AD1D5" w14:textId="77777777" w:rsidR="00FB2B42" w:rsidRDefault="00FB2B42" w:rsidP="00246CF7">
      <w:pPr>
        <w:pStyle w:val="TF-TEXTO"/>
      </w:pPr>
      <w:r>
        <w:t>Com a chegada da pandemia e o isolamento social, as ONGs passaram a enfrentar diversas dificuldades dia após dia. De acordo com Morais (2021), as ONGs e pessoas que não trabalhavam com internet, vêm passando por dificuldades com a falta de feiras de adoção, visto que os eventos dão visibilidade e facilitam a adoção. Além disso, o isolamento social afetou o trabalho voluntário realizado nas ONGs, não conseguindo contar com a colaboração das pessoas em prol do objetivo de encontrar um lar adequado para os animais resgatados (MORAIS, 2021).</w:t>
      </w:r>
    </w:p>
    <w:p w14:paraId="1C20B61E" w14:textId="77777777" w:rsidR="00FB2B42" w:rsidRPr="00246CF7" w:rsidRDefault="00FB2B42" w:rsidP="00246CF7">
      <w:pPr>
        <w:pStyle w:val="TF-TEXTO"/>
      </w:pPr>
      <w:r>
        <w:t xml:space="preserve">Após o início da pandemia, houve também um aumento no consumo de aplicativos móveis pelos usuários. De acordo com </w:t>
      </w:r>
      <w:proofErr w:type="spellStart"/>
      <w:r>
        <w:t>Butcher</w:t>
      </w:r>
      <w:proofErr w:type="spellEnd"/>
      <w:r>
        <w:t xml:space="preserve"> (2020), o tempo mensal gastos pelos usuários em aplicativos móveis cresceu 40% no segundo semestre de 2020, comparando o mesmo período do ano anterior. Esse fato reforça que a era dos aplicativos vem se tornando cada vez mais forte, muito em conta da mobilidade, que é uma característica muito forte dos aparelhos, </w:t>
      </w:r>
      <w:r>
        <w:lastRenderedPageBreak/>
        <w:t>sendo ela composta pela portabilidade, usabilidade, funcionalidade e conectividade (LEE, 2005).</w:t>
      </w:r>
    </w:p>
    <w:p w14:paraId="2DF7594B" w14:textId="77777777" w:rsidR="00FB2B42" w:rsidRPr="006E1D89" w:rsidRDefault="00FB2B42" w:rsidP="00052BCE">
      <w:pPr>
        <w:pStyle w:val="TF-TEXTO"/>
      </w:pPr>
      <w:r>
        <w:t xml:space="preserve">Diante do cenário apresentado, este trabalho propõe o desenvolvimento de um aplicativo colaborativo em prol da causa animal, tendo foco em auxiliar na adoção de animais abandonados e na busca de animais perdidos. Conjectura-se ajudar a comunicação e acesso das ONGs e adotantes a encontrar um lar para os </w:t>
      </w:r>
      <w:r>
        <w:rPr>
          <w:i/>
          <w:iCs/>
        </w:rPr>
        <w:t>pets</w:t>
      </w:r>
      <w:r>
        <w:t xml:space="preserve"> abandonados, assim como ajudar as pessoas que buscam o seu </w:t>
      </w:r>
      <w:r>
        <w:rPr>
          <w:i/>
          <w:iCs/>
        </w:rPr>
        <w:t>pet</w:t>
      </w:r>
      <w:r>
        <w:t xml:space="preserve"> perdido, podendo contar com a colaboração de outros usuários.</w:t>
      </w:r>
    </w:p>
    <w:p w14:paraId="05295529" w14:textId="77777777" w:rsidR="00FB2B42" w:rsidRDefault="00FB2B42" w:rsidP="007D10F2">
      <w:pPr>
        <w:pStyle w:val="Ttulo2"/>
      </w:pPr>
      <w:r w:rsidRPr="007D10F2">
        <w:t>OBJETIVOS</w:t>
      </w:r>
    </w:p>
    <w:p w14:paraId="1DB4C13D" w14:textId="77777777" w:rsidR="00FB2B42" w:rsidRPr="00A80B5A" w:rsidRDefault="00FB2B42" w:rsidP="009E6831">
      <w:pPr>
        <w:pStyle w:val="TF-TEXTO"/>
      </w:pPr>
      <w:r>
        <w:t>O objetivo geral do trabalho proposto é desenvolver um aplicativo colaborativo e integrada para auxiliar na adoção de animais abandonados e na busca de animais perdidos. Sendo os objetivos específicos:</w:t>
      </w:r>
    </w:p>
    <w:p w14:paraId="3A66159B" w14:textId="77777777" w:rsidR="00FB2B42" w:rsidRDefault="00FB2B42" w:rsidP="00C35E57">
      <w:pPr>
        <w:pStyle w:val="TF-ALNEA"/>
      </w:pPr>
      <w:r>
        <w:t xml:space="preserve">disponibilizar para as instituições de causa animal e pessoas físicas uma solução colaborativa, fundamentada no Modelo 3C de Colaboração (M3C), que permita o compartilhamento de informações, melhore a comunicação entre instituições e adotantes de </w:t>
      </w:r>
      <w:r>
        <w:rPr>
          <w:i/>
          <w:iCs/>
        </w:rPr>
        <w:t>pets</w:t>
      </w:r>
      <w:r>
        <w:t>, facilitando o processo de adoção;</w:t>
      </w:r>
    </w:p>
    <w:p w14:paraId="7957A9FB" w14:textId="77777777" w:rsidR="00FB2B42" w:rsidRDefault="00FB2B42" w:rsidP="00C35E57">
      <w:pPr>
        <w:pStyle w:val="TF-ALNEA"/>
      </w:pPr>
      <w:commentRangeStart w:id="1"/>
      <w:r>
        <w:t xml:space="preserve">disponibilizar uma solução integrada para concentrar as informações referentes as adoções de </w:t>
      </w:r>
      <w:r>
        <w:rPr>
          <w:i/>
          <w:iCs/>
        </w:rPr>
        <w:t>pets</w:t>
      </w:r>
      <w:r>
        <w:t xml:space="preserve"> abandonados e perdidos, facilitando o acesso, a comunicação e a busca dos </w:t>
      </w:r>
      <w:r>
        <w:rPr>
          <w:i/>
          <w:iCs/>
        </w:rPr>
        <w:t>pets</w:t>
      </w:r>
      <w:r>
        <w:t xml:space="preserve"> para o usuário que deseja adotar ou encontrar um </w:t>
      </w:r>
      <w:r>
        <w:rPr>
          <w:i/>
          <w:iCs/>
        </w:rPr>
        <w:t>pet</w:t>
      </w:r>
      <w:r>
        <w:t>;</w:t>
      </w:r>
      <w:commentRangeEnd w:id="1"/>
      <w:r>
        <w:rPr>
          <w:rStyle w:val="Refdecomentrio"/>
        </w:rPr>
        <w:commentReference w:id="1"/>
      </w:r>
    </w:p>
    <w:p w14:paraId="3320F7BF" w14:textId="77777777" w:rsidR="00FB2B42" w:rsidRDefault="00FB2B42" w:rsidP="000D5DF0">
      <w:pPr>
        <w:pStyle w:val="TF-ALNEA"/>
      </w:pPr>
      <w:r>
        <w:t xml:space="preserve">analisar e avaliar </w:t>
      </w:r>
      <w:r w:rsidRPr="00EE5C74">
        <w:t>a usabilidade, a comunicabilidade e a experiência de uso das interfaces desenvolvidas e de suas funcionalidades</w:t>
      </w:r>
      <w:r>
        <w:t xml:space="preserve">, por meio do Método </w:t>
      </w:r>
      <w:proofErr w:type="spellStart"/>
      <w:r>
        <w:t>Relationship</w:t>
      </w:r>
      <w:proofErr w:type="spellEnd"/>
      <w:r>
        <w:t xml:space="preserve"> </w:t>
      </w:r>
      <w:proofErr w:type="spellStart"/>
      <w:r>
        <w:t>of</w:t>
      </w:r>
      <w:proofErr w:type="spellEnd"/>
      <w:r>
        <w:t xml:space="preserve"> M3C </w:t>
      </w:r>
      <w:proofErr w:type="spellStart"/>
      <w:r>
        <w:t>with</w:t>
      </w:r>
      <w:proofErr w:type="spellEnd"/>
      <w:r>
        <w:t xml:space="preserve"> </w:t>
      </w:r>
      <w:proofErr w:type="spellStart"/>
      <w:r>
        <w:t>User</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Usability</w:t>
      </w:r>
      <w:proofErr w:type="spellEnd"/>
      <w:r>
        <w:t xml:space="preserve"> </w:t>
      </w:r>
      <w:proofErr w:type="spellStart"/>
      <w:r>
        <w:t>and</w:t>
      </w:r>
      <w:proofErr w:type="spellEnd"/>
      <w:r>
        <w:t xml:space="preserve"> </w:t>
      </w:r>
      <w:proofErr w:type="spellStart"/>
      <w:r>
        <w:t>Communicability</w:t>
      </w:r>
      <w:proofErr w:type="spellEnd"/>
      <w:r>
        <w:t xml:space="preserve"> </w:t>
      </w:r>
      <w:proofErr w:type="spellStart"/>
      <w:r>
        <w:t>Assessment</w:t>
      </w:r>
      <w:proofErr w:type="spellEnd"/>
      <w:r>
        <w:t xml:space="preserve"> in </w:t>
      </w:r>
      <w:proofErr w:type="spellStart"/>
      <w:r>
        <w:t>groupware</w:t>
      </w:r>
      <w:proofErr w:type="spellEnd"/>
      <w:r>
        <w:t xml:space="preserve"> (</w:t>
      </w:r>
      <w:proofErr w:type="spellStart"/>
      <w:r>
        <w:t>RURUCAg</w:t>
      </w:r>
      <w:proofErr w:type="spellEnd"/>
      <w:r>
        <w:t>).</w:t>
      </w:r>
    </w:p>
    <w:p w14:paraId="12CD3414" w14:textId="77777777" w:rsidR="00FB2B42" w:rsidRDefault="00FB2B42" w:rsidP="00FB2B42">
      <w:pPr>
        <w:pStyle w:val="Ttulo1"/>
      </w:pPr>
      <w:r>
        <w:t xml:space="preserve">trabalhos </w:t>
      </w:r>
      <w:r w:rsidRPr="00FC4A9F">
        <w:t>correlatos</w:t>
      </w:r>
    </w:p>
    <w:p w14:paraId="6553A700" w14:textId="77777777" w:rsidR="00FB2B42" w:rsidRDefault="00FB2B42" w:rsidP="00A44581">
      <w:pPr>
        <w:pStyle w:val="TF-TEXTO"/>
      </w:pPr>
      <w:r w:rsidRPr="00584D1B">
        <w:rPr>
          <w:szCs w:val="24"/>
        </w:rPr>
        <w:t xml:space="preserve">Nesta seção serão descritos três projetos correlatos que apresentam características diretamente relacionadas ao trabalho proposto. A subseção </w:t>
      </w:r>
      <w:r>
        <w:rPr>
          <w:szCs w:val="24"/>
        </w:rPr>
        <w:fldChar w:fldCharType="begin"/>
      </w:r>
      <w:r>
        <w:rPr>
          <w:szCs w:val="24"/>
        </w:rPr>
        <w:instrText xml:space="preserve"> REF _Ref82540106 \r \h </w:instrText>
      </w:r>
      <w:r>
        <w:rPr>
          <w:szCs w:val="24"/>
        </w:rPr>
      </w:r>
      <w:r>
        <w:rPr>
          <w:szCs w:val="24"/>
        </w:rPr>
        <w:fldChar w:fldCharType="separate"/>
      </w:r>
      <w:r>
        <w:rPr>
          <w:szCs w:val="24"/>
        </w:rPr>
        <w:t>2.1</w:t>
      </w:r>
      <w:r>
        <w:rPr>
          <w:szCs w:val="24"/>
        </w:rPr>
        <w:fldChar w:fldCharType="end"/>
      </w:r>
      <w:r>
        <w:rPr>
          <w:szCs w:val="24"/>
        </w:rPr>
        <w:t xml:space="preserve"> </w:t>
      </w:r>
      <w:commentRangeStart w:id="2"/>
      <w:r>
        <w:rPr>
          <w:szCs w:val="24"/>
        </w:rPr>
        <w:t xml:space="preserve">(SILVA FILHO, 2017) </w:t>
      </w:r>
      <w:commentRangeEnd w:id="2"/>
      <w:r>
        <w:rPr>
          <w:rStyle w:val="Refdecomentrio"/>
        </w:rPr>
        <w:commentReference w:id="2"/>
      </w:r>
      <w:r w:rsidRPr="00584D1B">
        <w:rPr>
          <w:szCs w:val="24"/>
        </w:rPr>
        <w:t>detalha o desenvolvimento de um aplicativo para adoção de animais abandonados</w:t>
      </w:r>
      <w:r>
        <w:rPr>
          <w:szCs w:val="24"/>
        </w:rPr>
        <w:t>,</w:t>
      </w:r>
      <w:r w:rsidRPr="00584D1B">
        <w:rPr>
          <w:szCs w:val="24"/>
        </w:rPr>
        <w:t xml:space="preserve"> utilizando a linguagem de programação </w:t>
      </w:r>
      <w:proofErr w:type="spellStart"/>
      <w:r w:rsidRPr="00584D1B">
        <w:rPr>
          <w:szCs w:val="24"/>
        </w:rPr>
        <w:t>Kotlin</w:t>
      </w:r>
      <w:proofErr w:type="spellEnd"/>
      <w:r w:rsidRPr="00584D1B">
        <w:rPr>
          <w:szCs w:val="24"/>
        </w:rPr>
        <w:t xml:space="preserve"> e programação reativa.</w:t>
      </w:r>
      <w:r>
        <w:rPr>
          <w:szCs w:val="24"/>
        </w:rPr>
        <w:t xml:space="preserve"> A subseção </w:t>
      </w:r>
      <w:r>
        <w:rPr>
          <w:szCs w:val="24"/>
        </w:rPr>
        <w:fldChar w:fldCharType="begin"/>
      </w:r>
      <w:r>
        <w:rPr>
          <w:szCs w:val="24"/>
        </w:rPr>
        <w:instrText xml:space="preserve"> REF _Ref82540117 \r \h </w:instrText>
      </w:r>
      <w:r>
        <w:rPr>
          <w:szCs w:val="24"/>
        </w:rPr>
      </w:r>
      <w:r>
        <w:rPr>
          <w:szCs w:val="24"/>
        </w:rPr>
        <w:fldChar w:fldCharType="separate"/>
      </w:r>
      <w:r>
        <w:rPr>
          <w:szCs w:val="24"/>
        </w:rPr>
        <w:t>2.2</w:t>
      </w:r>
      <w:r>
        <w:rPr>
          <w:szCs w:val="24"/>
        </w:rPr>
        <w:fldChar w:fldCharType="end"/>
      </w:r>
      <w:r>
        <w:rPr>
          <w:szCs w:val="24"/>
        </w:rPr>
        <w:t xml:space="preserve"> (GUIMARÃES, 2021) traz um aplicativo para simplificar o processo de adoção de animais, que foi desenvolvido em Campina Grande (CG), intitulado </w:t>
      </w:r>
      <w:proofErr w:type="spellStart"/>
      <w:r>
        <w:rPr>
          <w:szCs w:val="24"/>
        </w:rPr>
        <w:t>AdoçãoPet</w:t>
      </w:r>
      <w:proofErr w:type="spellEnd"/>
      <w:r>
        <w:rPr>
          <w:szCs w:val="24"/>
        </w:rPr>
        <w:t xml:space="preserve"> CG. Por fim, a subseção </w:t>
      </w:r>
      <w:r>
        <w:rPr>
          <w:szCs w:val="24"/>
        </w:rPr>
        <w:fldChar w:fldCharType="begin"/>
      </w:r>
      <w:r>
        <w:rPr>
          <w:szCs w:val="24"/>
        </w:rPr>
        <w:instrText xml:space="preserve"> REF _Ref82540079 \r \h </w:instrText>
      </w:r>
      <w:r>
        <w:rPr>
          <w:szCs w:val="24"/>
        </w:rPr>
      </w:r>
      <w:r>
        <w:rPr>
          <w:szCs w:val="24"/>
        </w:rPr>
        <w:fldChar w:fldCharType="separate"/>
      </w:r>
      <w:r>
        <w:rPr>
          <w:szCs w:val="24"/>
        </w:rPr>
        <w:t>2.3</w:t>
      </w:r>
      <w:r>
        <w:rPr>
          <w:szCs w:val="24"/>
        </w:rPr>
        <w:fldChar w:fldCharType="end"/>
      </w:r>
      <w:r>
        <w:rPr>
          <w:szCs w:val="24"/>
        </w:rPr>
        <w:t xml:space="preserve"> (BATISTA, 2020) traz o Pets </w:t>
      </w:r>
      <w:proofErr w:type="spellStart"/>
      <w:r>
        <w:rPr>
          <w:szCs w:val="24"/>
        </w:rPr>
        <w:t>Adoptions</w:t>
      </w:r>
      <w:proofErr w:type="spellEnd"/>
      <w:r>
        <w:rPr>
          <w:szCs w:val="24"/>
        </w:rPr>
        <w:t>, aplicativo para ONG de animais.</w:t>
      </w:r>
    </w:p>
    <w:p w14:paraId="553A8CA1" w14:textId="77777777" w:rsidR="00FB2B42" w:rsidRDefault="00FB2B42" w:rsidP="00A44581">
      <w:pPr>
        <w:pStyle w:val="Ttulo2"/>
        <w:spacing w:after="120" w:line="240" w:lineRule="auto"/>
      </w:pPr>
      <w:r>
        <w:lastRenderedPageBreak/>
        <w:t>Desenvolvimento de aplicativo para adoção de animais abandonados utilizando a linguagem de programação kotlin e programação reativa</w:t>
      </w:r>
    </w:p>
    <w:p w14:paraId="4231F054" w14:textId="77777777" w:rsidR="00FB2B42" w:rsidRDefault="00FB2B42" w:rsidP="00A44581">
      <w:pPr>
        <w:pStyle w:val="TF-TEXTO"/>
      </w:pPr>
      <w:r>
        <w:t>Silva Filho (2017) propôs uma solução para resolver o problema de interação de diversas ONGs e grupos que atuam na ação de recolher animais abandonados com as pessoas que procuram adotar um animal de estimação. Além de fornecer uma plataforma centralizada e específica, o aplicativo (</w:t>
      </w:r>
      <w:proofErr w:type="spellStart"/>
      <w:r>
        <w:t>Application</w:t>
      </w:r>
      <w:proofErr w:type="spellEnd"/>
      <w:r>
        <w:t xml:space="preserve"> - </w:t>
      </w:r>
      <w:proofErr w:type="spellStart"/>
      <w:r>
        <w:t>App</w:t>
      </w:r>
      <w:proofErr w:type="spellEnd"/>
      <w:r>
        <w:t xml:space="preserve">) fornece a opção para as instituições e pessoas comuns de cadastrar os </w:t>
      </w:r>
      <w:r w:rsidRPr="00546856">
        <w:rPr>
          <w:i/>
          <w:iCs/>
        </w:rPr>
        <w:t>pets</w:t>
      </w:r>
      <w:r>
        <w:t xml:space="preserve"> que precisam de um novo lar. Assim, a pessoa que acessa consegue visualizar os </w:t>
      </w:r>
      <w:r w:rsidRPr="00546856">
        <w:rPr>
          <w:i/>
          <w:iCs/>
        </w:rPr>
        <w:t>pets</w:t>
      </w:r>
      <w:r>
        <w:t xml:space="preserve">, podendo ver suas informações e sinalizar o seu interesse, bem como entrar em contato (SILVA FILHO, 2017). </w:t>
      </w:r>
    </w:p>
    <w:p w14:paraId="10DD9951" w14:textId="77777777" w:rsidR="00FB2B42" w:rsidRDefault="00FB2B42" w:rsidP="00A44581">
      <w:pPr>
        <w:pStyle w:val="TF-TEXTO"/>
      </w:pPr>
      <w:r>
        <w:t xml:space="preserve">O </w:t>
      </w:r>
      <w:proofErr w:type="spellStart"/>
      <w:r>
        <w:t>App</w:t>
      </w:r>
      <w:proofErr w:type="spellEnd"/>
      <w:r>
        <w:t xml:space="preserve"> foi disponibilizado para a plataforma </w:t>
      </w:r>
      <w:proofErr w:type="spellStart"/>
      <w:r w:rsidRPr="00E033EF">
        <w:t>Android</w:t>
      </w:r>
      <w:proofErr w:type="spellEnd"/>
      <w:r>
        <w:t xml:space="preserve"> e foi desenvolvido nas linguagens de programação Java e </w:t>
      </w:r>
      <w:proofErr w:type="spellStart"/>
      <w:r>
        <w:t>Kotlin</w:t>
      </w:r>
      <w:proofErr w:type="spellEnd"/>
      <w:r>
        <w:t xml:space="preserve">. Além dos paradigmas de programação mais comuns como a programação orientada a objetos, que no caso a linguagem Java utiliza, o </w:t>
      </w:r>
      <w:proofErr w:type="spellStart"/>
      <w:r>
        <w:t>App</w:t>
      </w:r>
      <w:proofErr w:type="spellEnd"/>
      <w:r>
        <w:t xml:space="preserve"> foi implementado utilizando o paradigma de programação reativa. A programação reativa foi escolhida com o intuito de que os eventos disparados criem um fluxo de eventos assíncronos, estratégia recomendada para aplicações móveis devido ao grande volume de informações ao mesmo tempo. O </w:t>
      </w:r>
      <w:proofErr w:type="spellStart"/>
      <w:r>
        <w:t>App</w:t>
      </w:r>
      <w:proofErr w:type="spellEnd"/>
      <w:r>
        <w:t xml:space="preserve"> foi desenvolvido utilizando os padrões de arquitetura </w:t>
      </w:r>
      <w:proofErr w:type="spellStart"/>
      <w:r w:rsidRPr="00E033EF">
        <w:t>Model-View-Controller</w:t>
      </w:r>
      <w:proofErr w:type="spellEnd"/>
      <w:r>
        <w:t xml:space="preserve"> (MVC) e </w:t>
      </w:r>
      <w:proofErr w:type="spellStart"/>
      <w:r w:rsidRPr="00E033EF">
        <w:t>Model-View-Presenter</w:t>
      </w:r>
      <w:proofErr w:type="spellEnd"/>
      <w:r>
        <w:t xml:space="preserve"> (MVP) (SILVA FILHO, 2017).</w:t>
      </w:r>
    </w:p>
    <w:p w14:paraId="204F60E4" w14:textId="77777777" w:rsidR="00FB2B42" w:rsidRDefault="00FB2B42" w:rsidP="00182820">
      <w:pPr>
        <w:pStyle w:val="TF-TEXTO"/>
      </w:pPr>
      <w:r>
        <w:t xml:space="preserve">Silva Filho (2017) possui dois públicos-alvo, sendo eles, as ONGs e instituições que recolhem e cuidam de </w:t>
      </w:r>
      <w:r w:rsidRPr="00603CB3">
        <w:rPr>
          <w:i/>
          <w:iCs/>
        </w:rPr>
        <w:t>pets</w:t>
      </w:r>
      <w:r>
        <w:t xml:space="preserve"> abandonados, que estão à procura de pessoas responsáveis para adotar, e as pessoas que estão em busca de um </w:t>
      </w:r>
      <w:r w:rsidRPr="00603CB3">
        <w:rPr>
          <w:i/>
          <w:iCs/>
        </w:rPr>
        <w:t>pet</w:t>
      </w:r>
      <w:r>
        <w:t xml:space="preserve"> de estimação. Segundo Silva Filho (2017), as principais funcionalidades do aplicativo são: adicionar um </w:t>
      </w:r>
      <w:r w:rsidRPr="00546856">
        <w:rPr>
          <w:i/>
          <w:iCs/>
        </w:rPr>
        <w:t>pet</w:t>
      </w:r>
      <w:r>
        <w:rPr>
          <w:i/>
          <w:iCs/>
        </w:rPr>
        <w:t xml:space="preserve"> </w:t>
      </w:r>
      <w:r w:rsidRPr="00AE5166">
        <w:t>e</w:t>
      </w:r>
      <w:r>
        <w:t xml:space="preserve"> ver os </w:t>
      </w:r>
      <w:r w:rsidRPr="00FA3900">
        <w:rPr>
          <w:i/>
          <w:iCs/>
        </w:rPr>
        <w:t>pets</w:t>
      </w:r>
      <w:r>
        <w:t xml:space="preserve"> cadastrados pelo usuário</w:t>
      </w:r>
      <w:r w:rsidRPr="00DF0EB6">
        <w:t xml:space="preserve">, </w:t>
      </w:r>
      <w:r>
        <w:t xml:space="preserve">caso faça parte do grupo de usuários com permissão, ver os detalhes do </w:t>
      </w:r>
      <w:r w:rsidRPr="001016E7">
        <w:rPr>
          <w:i/>
          <w:iCs/>
        </w:rPr>
        <w:t>pet</w:t>
      </w:r>
      <w:r>
        <w:t xml:space="preserve">, selecionar o </w:t>
      </w:r>
      <w:r w:rsidRPr="001016E7">
        <w:rPr>
          <w:i/>
          <w:iCs/>
        </w:rPr>
        <w:t>pet</w:t>
      </w:r>
      <w:r>
        <w:t>, entrar em contato com o dono ou instituição (SILVA FILHO, 2017).</w:t>
      </w:r>
    </w:p>
    <w:p w14:paraId="2044C19A" w14:textId="77777777" w:rsidR="00FB2B42" w:rsidRDefault="00FB2B42" w:rsidP="00741034">
      <w:pPr>
        <w:pStyle w:val="TF-TEXTO"/>
      </w:pPr>
      <w:r>
        <w:t xml:space="preserve">A tela de </w:t>
      </w:r>
      <w:r w:rsidRPr="00AA289B">
        <w:rPr>
          <w:i/>
          <w:iCs/>
        </w:rPr>
        <w:t>login</w:t>
      </w:r>
      <w:r>
        <w:t xml:space="preserve">, apresentada na Figura 1 (a), permite que o usuário acesse o aplicativo por meio da rede social </w:t>
      </w:r>
      <w:proofErr w:type="spellStart"/>
      <w:r w:rsidRPr="0017093A">
        <w:t>Facebook</w:t>
      </w:r>
      <w:proofErr w:type="spellEnd"/>
      <w:r>
        <w:t xml:space="preserve">, sendo essa é a única forma de </w:t>
      </w:r>
      <w:r w:rsidRPr="00AA289B">
        <w:rPr>
          <w:i/>
          <w:iCs/>
        </w:rPr>
        <w:t>login</w:t>
      </w:r>
      <w:r>
        <w:t xml:space="preserve"> disponível. A Figura 1 (b) traz a tela inicial após realizar o </w:t>
      </w:r>
      <w:r w:rsidRPr="00AA289B">
        <w:rPr>
          <w:i/>
          <w:iCs/>
        </w:rPr>
        <w:t>login</w:t>
      </w:r>
      <w:r>
        <w:t xml:space="preserve">, nela é apresentado os </w:t>
      </w:r>
      <w:r w:rsidRPr="00337467">
        <w:rPr>
          <w:i/>
          <w:iCs/>
        </w:rPr>
        <w:t>pets</w:t>
      </w:r>
      <w:r>
        <w:t xml:space="preserve"> cadastrados, na qual o usuário pode selecionar caso tenha gostado de algum </w:t>
      </w:r>
      <w:r w:rsidRPr="00337467">
        <w:rPr>
          <w:i/>
          <w:iCs/>
        </w:rPr>
        <w:t>pet</w:t>
      </w:r>
      <w:r>
        <w:t xml:space="preserve">. A ação de selecionar um </w:t>
      </w:r>
      <w:r w:rsidRPr="00337467">
        <w:rPr>
          <w:i/>
          <w:iCs/>
        </w:rPr>
        <w:t>pet</w:t>
      </w:r>
      <w:r>
        <w:t xml:space="preserve"> ou continuar procurando é demonstrada na Figura 1 (c). Para tal, o usuário realiza a ação de deslizar para a direita caso tenha se interessado pelo </w:t>
      </w:r>
      <w:r w:rsidRPr="00546856">
        <w:rPr>
          <w:i/>
          <w:iCs/>
        </w:rPr>
        <w:t>pet</w:t>
      </w:r>
      <w:r>
        <w:t xml:space="preserve">, caso queira continuar procurando ele realiza a ação de deslizar para a esquerda, com isso um novo </w:t>
      </w:r>
      <w:r w:rsidRPr="00546856">
        <w:rPr>
          <w:i/>
          <w:iCs/>
        </w:rPr>
        <w:t>pet</w:t>
      </w:r>
      <w:r>
        <w:t xml:space="preserve"> é apresentado. Caso o usuário clique no </w:t>
      </w:r>
      <w:r w:rsidRPr="00546856">
        <w:rPr>
          <w:i/>
          <w:iCs/>
        </w:rPr>
        <w:t>pet</w:t>
      </w:r>
      <w:r>
        <w:t xml:space="preserve"> apresentado, ele poderá ver as informações dele, como as informações básicas e o seu contato (Figura 1 (d)) (SILVA FILHO, 2017).</w:t>
      </w:r>
    </w:p>
    <w:p w14:paraId="08C40252" w14:textId="77777777" w:rsidR="00FB2B42" w:rsidRPr="00BB6C23" w:rsidRDefault="00FB2B42" w:rsidP="00CA1070">
      <w:pPr>
        <w:pStyle w:val="TF-LEGENDA"/>
        <w:rPr>
          <w:i/>
          <w:iCs/>
        </w:rPr>
      </w:pPr>
      <w:r>
        <w:lastRenderedPageBreak/>
        <w:t xml:space="preserve">Figura </w:t>
      </w:r>
      <w:fldSimple w:instr=" SEQ Figura \* ARABIC ">
        <w:r>
          <w:rPr>
            <w:noProof/>
          </w:rPr>
          <w:t>1</w:t>
        </w:r>
      </w:fldSimple>
      <w:r>
        <w:t xml:space="preserve"> - </w:t>
      </w:r>
      <w:r w:rsidRPr="007C4FE4">
        <w:t xml:space="preserve">Telas de (a) </w:t>
      </w:r>
      <w:r w:rsidRPr="00BB6C23">
        <w:rPr>
          <w:i/>
          <w:iCs/>
        </w:rPr>
        <w:t>login</w:t>
      </w:r>
      <w:r w:rsidRPr="007C4FE4">
        <w:t xml:space="preserve">, (b, c) seleção e (d) detalhe do </w:t>
      </w:r>
      <w:r w:rsidRPr="00BB6C23">
        <w:rPr>
          <w:i/>
          <w:iCs/>
        </w:rPr>
        <w:t>pet</w:t>
      </w:r>
    </w:p>
    <w:p w14:paraId="6299C14E" w14:textId="77777777" w:rsidR="00FB2B42" w:rsidRDefault="00FB2B42" w:rsidP="00C53BAB">
      <w:pPr>
        <w:pStyle w:val="TF-FIGURA"/>
        <w:tabs>
          <w:tab w:val="left" w:pos="8789"/>
        </w:tabs>
      </w:pPr>
      <w:r>
        <w:rPr>
          <w:noProof/>
        </w:rPr>
      </w:r>
      <w:r w:rsidR="00FB2B42">
        <w:rPr>
          <w:noProof/>
        </w:rPr>
        <w:pict w14:anchorId="6C09E8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 style="width:373.55pt;height:249.05pt;mso-width-percent:0;mso-height-percent:0;mso-width-percent:0;mso-height-percent:0" o:bordertopcolor="this" o:borderleftcolor="this" o:borderbottomcolor="this" o:borderrightcolor="this">
            <v:imagedata r:id="rId10" o:title="trabalho_correlato_1_figura_1"/>
            <w10:bordertop type="single" width="8"/>
            <w10:borderleft type="single" width="8"/>
            <w10:borderbottom type="single" width="8"/>
            <w10:borderright type="single" width="8"/>
          </v:shape>
        </w:pict>
      </w:r>
    </w:p>
    <w:p w14:paraId="3F99AC0C" w14:textId="77777777" w:rsidR="00FB2B42" w:rsidRDefault="00FB2B42" w:rsidP="00893031">
      <w:pPr>
        <w:pStyle w:val="TF-FONTE"/>
      </w:pPr>
      <w:r>
        <w:t>Fonte: adaptada de Silva Filho (2017).</w:t>
      </w:r>
    </w:p>
    <w:p w14:paraId="056A129E" w14:textId="77777777" w:rsidR="00FB2B42" w:rsidRDefault="00FB2B42" w:rsidP="008D0C56">
      <w:pPr>
        <w:pStyle w:val="Ttulo2"/>
        <w:spacing w:after="120" w:line="240" w:lineRule="auto"/>
      </w:pPr>
      <w:r>
        <w:t>ADOÇÃOPET CG: UM APLICATIVO PARA SIMPLIFICAR O PROGRESSO DE ADOÇÃO DE ANIMAIS EM cg</w:t>
      </w:r>
    </w:p>
    <w:p w14:paraId="5158EB19" w14:textId="77777777" w:rsidR="00FB2B42" w:rsidRDefault="00FB2B42" w:rsidP="002E75DE">
      <w:pPr>
        <w:pStyle w:val="TF-TEXTO"/>
      </w:pPr>
      <w:r>
        <w:t xml:space="preserve">O </w:t>
      </w:r>
      <w:proofErr w:type="spellStart"/>
      <w:r>
        <w:t>AdoçãoPet</w:t>
      </w:r>
      <w:proofErr w:type="spellEnd"/>
      <w:r>
        <w:t xml:space="preserve"> CG é um aplicativo que busca aproximar as instituições das pessoas que querem adotar um </w:t>
      </w:r>
      <w:r w:rsidRPr="00E572AB">
        <w:rPr>
          <w:i/>
          <w:iCs/>
        </w:rPr>
        <w:t>pet</w:t>
      </w:r>
      <w:r>
        <w:t xml:space="preserve">. Guimarães (2021) explica que o aplicativo além de aproximar as ONGs e instituições de causa animal com as pessoas que procuram animais para adotar, fornece uma plataforma que facilite essa visualização dos locais e da comunicação com eles. O </w:t>
      </w:r>
      <w:proofErr w:type="spellStart"/>
      <w:r>
        <w:t>AdoçãoPet</w:t>
      </w:r>
      <w:proofErr w:type="spellEnd"/>
      <w:r>
        <w:t xml:space="preserve"> CG busca maximizar a compatibilidade entre os animais e os donos, evitando assim, a reintrodução do animal ao abandono. Segundo Guimarães (2021), o </w:t>
      </w:r>
      <w:proofErr w:type="spellStart"/>
      <w:r>
        <w:t>App</w:t>
      </w:r>
      <w:proofErr w:type="spellEnd"/>
      <w:r>
        <w:t xml:space="preserve"> foi disponibilizado para a plataforma </w:t>
      </w:r>
      <w:proofErr w:type="spellStart"/>
      <w:r w:rsidRPr="00504BE8">
        <w:t>Android</w:t>
      </w:r>
      <w:proofErr w:type="spellEnd"/>
      <w:r>
        <w:t xml:space="preserve"> devido a quantidade de usuários do sistema operacional. Ele foi dividido em dois subsistemas: o </w:t>
      </w:r>
      <w:proofErr w:type="spellStart"/>
      <w:r w:rsidRPr="00112ACF">
        <w:rPr>
          <w:i/>
          <w:iCs/>
        </w:rPr>
        <w:t>back-end</w:t>
      </w:r>
      <w:proofErr w:type="spellEnd"/>
      <w:r>
        <w:t xml:space="preserve">, responsável pela persistência das informações e toda essa camada com o banco de dados, o </w:t>
      </w:r>
      <w:r w:rsidRPr="00112ACF">
        <w:rPr>
          <w:i/>
          <w:iCs/>
        </w:rPr>
        <w:t>front-</w:t>
      </w:r>
      <w:proofErr w:type="spellStart"/>
      <w:r w:rsidRPr="00112ACF">
        <w:rPr>
          <w:i/>
          <w:iCs/>
        </w:rPr>
        <w:t>end</w:t>
      </w:r>
      <w:proofErr w:type="spellEnd"/>
      <w:r>
        <w:t xml:space="preserve">, responsável pela interação com o usuário final, que dispara as requisições para o </w:t>
      </w:r>
      <w:proofErr w:type="spellStart"/>
      <w:r w:rsidRPr="00C768F4">
        <w:rPr>
          <w:i/>
          <w:iCs/>
        </w:rPr>
        <w:t>back-end</w:t>
      </w:r>
      <w:proofErr w:type="spellEnd"/>
      <w:r>
        <w:rPr>
          <w:i/>
          <w:iCs/>
        </w:rPr>
        <w:t xml:space="preserve"> </w:t>
      </w:r>
      <w:r>
        <w:t>(GUIMARÃES, 2021).</w:t>
      </w:r>
    </w:p>
    <w:p w14:paraId="5B4004A8" w14:textId="77777777" w:rsidR="00FB2B42" w:rsidRPr="00E23BE0" w:rsidRDefault="00FB2B42" w:rsidP="002E75DE">
      <w:pPr>
        <w:pStyle w:val="TF-TEXTO"/>
      </w:pPr>
      <w:r>
        <w:t xml:space="preserve">De acordo com Guimarães (2021), o banco de dados utilizado no </w:t>
      </w:r>
      <w:proofErr w:type="spellStart"/>
      <w:r w:rsidRPr="00E23BE0">
        <w:rPr>
          <w:i/>
          <w:iCs/>
        </w:rPr>
        <w:t>back-end</w:t>
      </w:r>
      <w:proofErr w:type="spellEnd"/>
      <w:r w:rsidRPr="00AE5166">
        <w:t xml:space="preserve"> foi</w:t>
      </w:r>
      <w:r>
        <w:rPr>
          <w:i/>
          <w:iCs/>
        </w:rPr>
        <w:t xml:space="preserve"> </w:t>
      </w:r>
      <w:proofErr w:type="spellStart"/>
      <w:r>
        <w:t>Not</w:t>
      </w:r>
      <w:proofErr w:type="spellEnd"/>
      <w:r>
        <w:t xml:space="preserve"> </w:t>
      </w:r>
      <w:proofErr w:type="spellStart"/>
      <w:r>
        <w:t>Only</w:t>
      </w:r>
      <w:proofErr w:type="spellEnd"/>
      <w:r>
        <w:t xml:space="preserve"> </w:t>
      </w:r>
      <w:proofErr w:type="spellStart"/>
      <w:r>
        <w:t>Structured</w:t>
      </w:r>
      <w:proofErr w:type="spellEnd"/>
      <w:r>
        <w:t xml:space="preserve"> Query </w:t>
      </w:r>
      <w:proofErr w:type="spellStart"/>
      <w:r>
        <w:t>Language</w:t>
      </w:r>
      <w:proofErr w:type="spellEnd"/>
      <w:r>
        <w:t xml:space="preserve"> (</w:t>
      </w:r>
      <w:proofErr w:type="spellStart"/>
      <w:r>
        <w:t>NoSQL</w:t>
      </w:r>
      <w:proofErr w:type="spellEnd"/>
      <w:r>
        <w:t xml:space="preserve">) para a estruturação dos dados do aplicativo. No desenvolvimento foi utilizado os serviços do </w:t>
      </w:r>
      <w:proofErr w:type="spellStart"/>
      <w:r w:rsidRPr="00312DB5">
        <w:t>Onesignal</w:t>
      </w:r>
      <w:proofErr w:type="spellEnd"/>
      <w:r>
        <w:rPr>
          <w:i/>
          <w:iCs/>
        </w:rPr>
        <w:t xml:space="preserve"> </w:t>
      </w:r>
      <w:r>
        <w:t xml:space="preserve">e </w:t>
      </w:r>
      <w:proofErr w:type="spellStart"/>
      <w:r w:rsidRPr="00312DB5">
        <w:t>Firebase</w:t>
      </w:r>
      <w:proofErr w:type="spellEnd"/>
      <w:r>
        <w:t xml:space="preserve"> para agilização da implementação. O </w:t>
      </w:r>
      <w:proofErr w:type="spellStart"/>
      <w:r w:rsidRPr="00312DB5">
        <w:t>Firebase</w:t>
      </w:r>
      <w:proofErr w:type="spellEnd"/>
      <w:r>
        <w:t xml:space="preserve"> é um serviço baseado em um </w:t>
      </w:r>
      <w:r w:rsidRPr="00312DB5">
        <w:t xml:space="preserve">Software </w:t>
      </w:r>
      <w:proofErr w:type="spellStart"/>
      <w:r w:rsidRPr="00312DB5">
        <w:t>Development</w:t>
      </w:r>
      <w:proofErr w:type="spellEnd"/>
      <w:r w:rsidRPr="00312DB5">
        <w:t xml:space="preserve"> Kit</w:t>
      </w:r>
      <w:r>
        <w:t xml:space="preserve"> (SDK), possui ferramentas para auxiliar e agilizar o desenvolvimento como autenticação, armazenamento de dados não-relacionais, armazenamento de arquivos, dentre outros. O </w:t>
      </w:r>
      <w:proofErr w:type="spellStart"/>
      <w:r w:rsidRPr="00F7613C">
        <w:t>React-Native</w:t>
      </w:r>
      <w:proofErr w:type="spellEnd"/>
      <w:r>
        <w:t xml:space="preserve"> foi utilizado para o desenvolvimento do </w:t>
      </w:r>
      <w:r>
        <w:rPr>
          <w:i/>
          <w:iCs/>
        </w:rPr>
        <w:t>front-</w:t>
      </w:r>
      <w:proofErr w:type="spellStart"/>
      <w:r>
        <w:rPr>
          <w:i/>
          <w:iCs/>
        </w:rPr>
        <w:t>end</w:t>
      </w:r>
      <w:proofErr w:type="spellEnd"/>
      <w:r>
        <w:t xml:space="preserve"> pela principal característica de gerar códigos nativos tanto para as plataformas </w:t>
      </w:r>
      <w:proofErr w:type="spellStart"/>
      <w:r w:rsidRPr="00F7613C">
        <w:t>Android</w:t>
      </w:r>
      <w:proofErr w:type="spellEnd"/>
      <w:r>
        <w:t xml:space="preserve"> como para i</w:t>
      </w:r>
      <w:r w:rsidRPr="00F7613C">
        <w:t>OS</w:t>
      </w:r>
      <w:r>
        <w:t>, implementando apenas um código fonte. Para o d</w:t>
      </w:r>
      <w:r w:rsidRPr="00201753">
        <w:t>esign</w:t>
      </w:r>
      <w:r>
        <w:rPr>
          <w:i/>
          <w:iCs/>
        </w:rPr>
        <w:t xml:space="preserve"> </w:t>
      </w:r>
      <w:r>
        <w:t xml:space="preserve">do aplicativo foi utilizado a ferramenta </w:t>
      </w:r>
      <w:proofErr w:type="spellStart"/>
      <w:r w:rsidRPr="00201753">
        <w:t>styled-components</w:t>
      </w:r>
      <w:proofErr w:type="spellEnd"/>
      <w:r>
        <w:rPr>
          <w:i/>
          <w:iCs/>
        </w:rPr>
        <w:t xml:space="preserve"> </w:t>
      </w:r>
      <w:r>
        <w:t xml:space="preserve">e </w:t>
      </w:r>
      <w:proofErr w:type="spellStart"/>
      <w:r>
        <w:lastRenderedPageBreak/>
        <w:t>Cascading</w:t>
      </w:r>
      <w:proofErr w:type="spellEnd"/>
      <w:r>
        <w:t xml:space="preserve"> </w:t>
      </w:r>
      <w:proofErr w:type="spellStart"/>
      <w:r>
        <w:t>Style</w:t>
      </w:r>
      <w:proofErr w:type="spellEnd"/>
      <w:r>
        <w:t xml:space="preserve"> </w:t>
      </w:r>
      <w:proofErr w:type="spellStart"/>
      <w:r>
        <w:t>Sheets</w:t>
      </w:r>
      <w:proofErr w:type="spellEnd"/>
      <w:r>
        <w:t xml:space="preserve"> (CSS), enquanto a navegação foi feita com </w:t>
      </w:r>
      <w:proofErr w:type="spellStart"/>
      <w:r w:rsidRPr="004705C3">
        <w:t>react-navigation</w:t>
      </w:r>
      <w:proofErr w:type="spellEnd"/>
      <w:r>
        <w:t xml:space="preserve">, pois há telas com necessidade de restrição de uso. Além disso, Guimarães (2021) usou algumas ferramentas da </w:t>
      </w:r>
      <w:r w:rsidRPr="004705C3">
        <w:t>Google</w:t>
      </w:r>
      <w:r>
        <w:rPr>
          <w:i/>
          <w:iCs/>
        </w:rPr>
        <w:t xml:space="preserve"> </w:t>
      </w:r>
      <w:r>
        <w:t xml:space="preserve">como o </w:t>
      </w:r>
      <w:r w:rsidRPr="004705C3">
        <w:t xml:space="preserve">Google </w:t>
      </w:r>
      <w:proofErr w:type="spellStart"/>
      <w:r w:rsidRPr="004705C3">
        <w:t>Maps</w:t>
      </w:r>
      <w:proofErr w:type="spellEnd"/>
      <w:r>
        <w:rPr>
          <w:i/>
          <w:iCs/>
        </w:rPr>
        <w:t xml:space="preserve"> </w:t>
      </w:r>
      <w:r>
        <w:t xml:space="preserve">e o serviço de </w:t>
      </w:r>
      <w:proofErr w:type="spellStart"/>
      <w:r>
        <w:t>geolocalização</w:t>
      </w:r>
      <w:proofErr w:type="spellEnd"/>
      <w:r>
        <w:t xml:space="preserve">.  </w:t>
      </w:r>
    </w:p>
    <w:p w14:paraId="41FF946C" w14:textId="77777777" w:rsidR="00FB2B42" w:rsidRDefault="00FB2B42" w:rsidP="00F10D62">
      <w:pPr>
        <w:pStyle w:val="TF-TEXTO"/>
      </w:pPr>
      <w:r>
        <w:t xml:space="preserve">Segundo Guimarães (2021), as principais funcionalidades do aplicativo são: contas de usuário tipo organização e usuários do tipo adotante; cadastro de organização; atualização dos dados do usuário organização; cadastro de </w:t>
      </w:r>
      <w:r w:rsidRPr="00BB6C23">
        <w:rPr>
          <w:i/>
          <w:iCs/>
        </w:rPr>
        <w:t>pets</w:t>
      </w:r>
      <w:r>
        <w:t xml:space="preserve"> disponíveis para adoção; remoção de </w:t>
      </w:r>
      <w:r w:rsidRPr="00BB6C23">
        <w:rPr>
          <w:i/>
          <w:iCs/>
        </w:rPr>
        <w:t>pets</w:t>
      </w:r>
      <w:r>
        <w:t xml:space="preserve"> disponíveis para adoção; lista com os </w:t>
      </w:r>
      <w:r w:rsidRPr="00BB6C23">
        <w:rPr>
          <w:i/>
          <w:iCs/>
        </w:rPr>
        <w:t>pets</w:t>
      </w:r>
      <w:r>
        <w:t xml:space="preserve"> disponíveis para adoção; mapa com endereços e contatos das organizações; envio de notificações quando um </w:t>
      </w:r>
      <w:r w:rsidRPr="00BB6C23">
        <w:rPr>
          <w:i/>
          <w:iCs/>
        </w:rPr>
        <w:t>pet</w:t>
      </w:r>
      <w:r>
        <w:t xml:space="preserve"> for cadastrado.</w:t>
      </w:r>
    </w:p>
    <w:p w14:paraId="04EDC296" w14:textId="77777777" w:rsidR="00FB2B42" w:rsidRPr="008D2584" w:rsidRDefault="00FB2B42" w:rsidP="00A32DE6">
      <w:pPr>
        <w:pStyle w:val="TF-TEXTO"/>
      </w:pPr>
      <w:r>
        <w:t xml:space="preserve">A tela de </w:t>
      </w:r>
      <w:r>
        <w:rPr>
          <w:i/>
          <w:iCs/>
        </w:rPr>
        <w:t>login</w:t>
      </w:r>
      <w:r>
        <w:t xml:space="preserve">, apresentada na Figura 2 (a), permite ao usuário se autenticar caso seja o usuário de uma instituição e se for um usuário adotante não há necessidade de se autenticar. A Figura 2 (b) traz a tela do mapa na qual é possível ver as informações básicas das instituições. A Figura 2 (c) traz o menu lateral do aplicativo na qual é possível ver as funcionalidades de </w:t>
      </w:r>
      <w:r w:rsidRPr="00B3710B">
        <w:rPr>
          <w:rStyle w:val="TF-COURIER10"/>
        </w:rPr>
        <w:t xml:space="preserve">Mapa </w:t>
      </w:r>
      <w:r w:rsidRPr="004B04B3">
        <w:t>e</w:t>
      </w:r>
      <w:r w:rsidRPr="00B3710B">
        <w:rPr>
          <w:rStyle w:val="TF-COURIER10"/>
        </w:rPr>
        <w:t xml:space="preserve"> Pets para adoção</w:t>
      </w:r>
      <w:r>
        <w:t xml:space="preserve">. A opção de </w:t>
      </w:r>
      <w:r w:rsidRPr="00B3710B">
        <w:rPr>
          <w:rStyle w:val="TF-COURIER10"/>
        </w:rPr>
        <w:t>Pets para adoção</w:t>
      </w:r>
      <w:r>
        <w:t xml:space="preserve"> traz a </w:t>
      </w:r>
      <w:r w:rsidRPr="00DA4A8B">
        <w:t xml:space="preserve">listagem </w:t>
      </w:r>
      <w:r w:rsidRPr="00AE5166">
        <w:t>d</w:t>
      </w:r>
      <w:r w:rsidRPr="00DA4A8B">
        <w:t xml:space="preserve">e </w:t>
      </w:r>
      <w:r w:rsidRPr="00AE5166">
        <w:t>pets</w:t>
      </w:r>
      <w:r>
        <w:rPr>
          <w:i/>
          <w:iCs/>
        </w:rPr>
        <w:t xml:space="preserve"> </w:t>
      </w:r>
      <w:r>
        <w:t>que estão para adoção para um usuário (Figura 2 (d)), sendo possível ver as informações básicas dos animais, a instituição e a opção de entrar em contato com a instituição (GUIMARÃES, 2021).</w:t>
      </w:r>
    </w:p>
    <w:p w14:paraId="304EB5AE" w14:textId="77777777" w:rsidR="00FB2B42" w:rsidRDefault="00FB2B42" w:rsidP="006D1FE0">
      <w:pPr>
        <w:pStyle w:val="TF-LEGENDA"/>
      </w:pPr>
      <w:r>
        <w:t xml:space="preserve">Figura </w:t>
      </w:r>
      <w:fldSimple w:instr=" SEQ Figura \* ARABIC ">
        <w:r>
          <w:rPr>
            <w:noProof/>
          </w:rPr>
          <w:t>2</w:t>
        </w:r>
      </w:fldSimple>
      <w:r>
        <w:t xml:space="preserve"> - </w:t>
      </w:r>
      <w:r w:rsidRPr="007266E4">
        <w:t xml:space="preserve">Telas de (a) login, (b) mapa, (c) menu de funcionalidades e (d) seleção de </w:t>
      </w:r>
      <w:r w:rsidRPr="00BB6C23">
        <w:rPr>
          <w:i/>
          <w:iCs/>
        </w:rPr>
        <w:t>pets</w:t>
      </w:r>
    </w:p>
    <w:p w14:paraId="569CAF19" w14:textId="77777777" w:rsidR="00FB2B42" w:rsidRDefault="00FB2B42" w:rsidP="00C53BAB">
      <w:pPr>
        <w:pStyle w:val="TF-FIGURA"/>
        <w:tabs>
          <w:tab w:val="left" w:pos="8789"/>
        </w:tabs>
      </w:pPr>
      <w:r>
        <w:rPr>
          <w:noProof/>
        </w:rPr>
      </w:r>
      <w:r w:rsidR="00FB2B42">
        <w:rPr>
          <w:noProof/>
        </w:rPr>
        <w:pict w14:anchorId="4EFE6813">
          <v:shape id="_x0000_i1043" type="#_x0000_t75" alt="" style="width:425.5pt;height:3in;mso-width-percent:0;mso-height-percent:0;mso-width-percent:0;mso-height-percent:0" o:bordertopcolor="this" o:borderleftcolor="this" o:borderbottomcolor="this" o:borderrightcolor="this">
            <v:imagedata r:id="rId11" o:title="trabalho_correlato_2_figura_1"/>
            <w10:bordertop type="single" width="8"/>
            <w10:borderleft type="single" width="8"/>
            <w10:borderbottom type="single" width="8"/>
            <w10:borderright type="single" width="8"/>
          </v:shape>
        </w:pict>
      </w:r>
    </w:p>
    <w:p w14:paraId="53F63895" w14:textId="77777777" w:rsidR="00FB2B42" w:rsidRDefault="00FB2B42" w:rsidP="00423ED6">
      <w:pPr>
        <w:pStyle w:val="TF-FONTE"/>
      </w:pPr>
      <w:r>
        <w:t>Fonte: adaptada de Guimarães (2021).</w:t>
      </w:r>
    </w:p>
    <w:p w14:paraId="27E5988D" w14:textId="77777777" w:rsidR="00FB2B42" w:rsidRDefault="00FB2B42" w:rsidP="00A44581">
      <w:pPr>
        <w:pStyle w:val="Ttulo2"/>
        <w:spacing w:after="120" w:line="240" w:lineRule="auto"/>
      </w:pPr>
      <w:r>
        <w:t>pets adoptions – aplicativo para ong de animais</w:t>
      </w:r>
    </w:p>
    <w:p w14:paraId="2E1A2CB2" w14:textId="77777777" w:rsidR="00FB2B42" w:rsidRDefault="00FB2B42" w:rsidP="00023DAB">
      <w:pPr>
        <w:pStyle w:val="TF-TEXTO"/>
      </w:pPr>
      <w:r>
        <w:t xml:space="preserve">Batista (2020) propôs um aplicativo para centralizar em apenas uma plataforma, com fácil acesso e usabilidade para os usuários, todas as ações para beneficiar as ONGs e as pessoas que querem ajudar/adotar um animal. O aplicativo foi disponibilizado para a plataforma </w:t>
      </w:r>
      <w:proofErr w:type="spellStart"/>
      <w:r>
        <w:t>Android</w:t>
      </w:r>
      <w:proofErr w:type="spellEnd"/>
      <w:r>
        <w:t xml:space="preserve"> e em seu desenvolvimento foi utilizado a linguagem de programação Java, devido ao fato de ser uma das mais usadas, de código-fonte aberto e gratuita. Foi criado um </w:t>
      </w:r>
      <w:proofErr w:type="spellStart"/>
      <w:r w:rsidRPr="00AE5166">
        <w:rPr>
          <w:i/>
          <w:iCs/>
        </w:rPr>
        <w:t>back-end</w:t>
      </w:r>
      <w:proofErr w:type="spellEnd"/>
      <w:r>
        <w:t xml:space="preserve"> em um servidor on-line para realizar todas as ações do aplicativo e na comunicação entre o servidor e o aplicativo foi usado o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(JSON). Já para o armazenamento dos </w:t>
      </w:r>
      <w:r>
        <w:lastRenderedPageBreak/>
        <w:t xml:space="preserve">dados de usuário, adoções, animais, feiras, entre outros foi utilizado o banco de dados </w:t>
      </w:r>
      <w:proofErr w:type="spellStart"/>
      <w:r>
        <w:t>Structured</w:t>
      </w:r>
      <w:proofErr w:type="spellEnd"/>
      <w:r>
        <w:t xml:space="preserve"> Query </w:t>
      </w:r>
      <w:proofErr w:type="spellStart"/>
      <w:r>
        <w:t>Language</w:t>
      </w:r>
      <w:proofErr w:type="spellEnd"/>
      <w:r>
        <w:t xml:space="preserve"> (SQL) Server (BATISTA, 2020).</w:t>
      </w:r>
    </w:p>
    <w:p w14:paraId="3D31697A" w14:textId="77777777" w:rsidR="00FB2B42" w:rsidRDefault="00FB2B42" w:rsidP="00023DAB">
      <w:pPr>
        <w:pStyle w:val="TF-TEXTO"/>
      </w:pPr>
      <w:r>
        <w:t>Segundo Batista (2020), as principais funcionalidades do aplicativo são: cadastro de usuários; listagem de animais para adoção; visualizar as informações de um animal; adotar um animal; visualizar as informações da próxima feira de adoções da ONG; visualizar as informações bancárias da ONG para realizar uma doação; realizar resgate de voucher de acordo com a quantidade de pontos que o usuário possui.</w:t>
      </w:r>
    </w:p>
    <w:p w14:paraId="2BA84BBB" w14:textId="77777777" w:rsidR="00FB2B42" w:rsidRDefault="00FB2B42" w:rsidP="00023DAB">
      <w:pPr>
        <w:pStyle w:val="TF-TEXTO"/>
      </w:pPr>
      <w:r>
        <w:t xml:space="preserve">Na Figura 3 (a) é apresentada a tela de </w:t>
      </w:r>
      <w:r>
        <w:rPr>
          <w:i/>
          <w:iCs/>
        </w:rPr>
        <w:t>login</w:t>
      </w:r>
      <w:r>
        <w:t xml:space="preserve"> na qual o usuário pode se autenticar, redefinir sua senha caso não lembre e se cadastrar caso não possua um cadastro. Na Figura 3 (b) é visto a tela de cadastro acessada pelo usuário para poder fazer um cadastro no aplicativo e aí se autenticar para usar suas funcionalidades. Uma das principais funcionalidades é a listagem de animais disponíveis para adoção que é apresentada na Figura 3 (c), na qual o usuário poderá selecionar um </w:t>
      </w:r>
      <w:r w:rsidRPr="00543A4B">
        <w:rPr>
          <w:i/>
          <w:iCs/>
        </w:rPr>
        <w:t>pet</w:t>
      </w:r>
      <w:r>
        <w:t xml:space="preserve"> de seu interesse. Por fim, a Figura 3 (d) traz a tela de detalhe de um </w:t>
      </w:r>
      <w:r>
        <w:rPr>
          <w:i/>
          <w:iCs/>
        </w:rPr>
        <w:t>pet</w:t>
      </w:r>
      <w:r>
        <w:t xml:space="preserve">, que é acessada ao selecionar um animal na tela de listagem de </w:t>
      </w:r>
      <w:r>
        <w:rPr>
          <w:i/>
          <w:iCs/>
        </w:rPr>
        <w:t>pets</w:t>
      </w:r>
      <w:r>
        <w:t xml:space="preserve">. Na tela de detalhe do </w:t>
      </w:r>
      <w:r>
        <w:rPr>
          <w:i/>
          <w:iCs/>
        </w:rPr>
        <w:t>pet</w:t>
      </w:r>
      <w:r>
        <w:t xml:space="preserve"> há a opção de adotar o animal, que se optar por realizar a adoção, o usuário é direcionado para entrar em contato com a instituição para prosseguir com a adoção. </w:t>
      </w:r>
    </w:p>
    <w:p w14:paraId="726E19AD" w14:textId="77777777" w:rsidR="00FB2B42" w:rsidRPr="00BB6C23" w:rsidRDefault="00FB2B42" w:rsidP="001F543F">
      <w:pPr>
        <w:pStyle w:val="TF-LEGENDA"/>
        <w:rPr>
          <w:i/>
          <w:iCs/>
        </w:rPr>
      </w:pPr>
      <w:r>
        <w:t xml:space="preserve">Figura </w:t>
      </w:r>
      <w:fldSimple w:instr=" SEQ Figura \* ARABIC ">
        <w:r>
          <w:rPr>
            <w:noProof/>
          </w:rPr>
          <w:t>3</w:t>
        </w:r>
      </w:fldSimple>
      <w:r>
        <w:t xml:space="preserve"> - </w:t>
      </w:r>
      <w:r w:rsidRPr="00F00F70">
        <w:t xml:space="preserve">Telas de (a) login, (b) cadastro de usuário, (c) listagem de pets, (d) detalhe e adoção de um </w:t>
      </w:r>
      <w:r w:rsidRPr="00BB6C23">
        <w:rPr>
          <w:i/>
          <w:iCs/>
        </w:rPr>
        <w:t>pet</w:t>
      </w:r>
    </w:p>
    <w:p w14:paraId="04DBEC66" w14:textId="77777777" w:rsidR="00FB2B42" w:rsidRDefault="00FB2B42" w:rsidP="00457860">
      <w:pPr>
        <w:pStyle w:val="TF-FIGURA"/>
      </w:pPr>
      <w:r>
        <w:rPr>
          <w:noProof/>
        </w:rPr>
      </w:r>
      <w:r w:rsidR="00FB2B42">
        <w:rPr>
          <w:noProof/>
        </w:rPr>
        <w:pict w14:anchorId="747B1BC5">
          <v:shape id="_x0000_i1042" type="#_x0000_t75" alt="" style="width:422.55pt;height:203pt;mso-width-percent:0;mso-height-percent:0;mso-width-percent:0;mso-height-percent:0" o:bordertopcolor="this" o:borderleftcolor="this" o:borderbottomcolor="this" o:borderrightcolor="this">
            <v:imagedata r:id="rId12" o:title="trabalho_correlato_3_figura_1"/>
            <w10:bordertop type="single" width="8"/>
            <w10:borderleft type="single" width="8"/>
            <w10:borderbottom type="single" width="8"/>
            <w10:borderright type="single" width="8"/>
          </v:shape>
        </w:pict>
      </w:r>
    </w:p>
    <w:p w14:paraId="0408C3EC" w14:textId="77777777" w:rsidR="00FB2B42" w:rsidRPr="00F10D62" w:rsidRDefault="00FB2B42" w:rsidP="003A2C99">
      <w:pPr>
        <w:pStyle w:val="TF-FONTE"/>
      </w:pPr>
      <w:r>
        <w:t>Fonte: adaptada de Batista (2020).</w:t>
      </w:r>
    </w:p>
    <w:p w14:paraId="5F50F76B" w14:textId="77777777" w:rsidR="00FB2B42" w:rsidRDefault="00FB2B42" w:rsidP="00FB2B42">
      <w:pPr>
        <w:pStyle w:val="Ttulo1"/>
      </w:pPr>
      <w:r>
        <w:t>proposta</w:t>
      </w:r>
    </w:p>
    <w:p w14:paraId="4030B709" w14:textId="77777777" w:rsidR="00FB2B42" w:rsidRDefault="00FB2B42" w:rsidP="00451B94">
      <w:pPr>
        <w:pStyle w:val="TF-TEXTO"/>
      </w:pPr>
      <w:r>
        <w:t xml:space="preserve">Nesta seção serão descritas as justificativas para o desenvolvimento do trabalho proposto (subseção </w:t>
      </w:r>
      <w:r>
        <w:fldChar w:fldCharType="begin"/>
      </w:r>
      <w:r>
        <w:instrText xml:space="preserve"> REF _Ref82540190 \r \h </w:instrText>
      </w:r>
      <w:r>
        <w:fldChar w:fldCharType="separate"/>
      </w:r>
      <w:r>
        <w:t>3.1</w:t>
      </w:r>
      <w:r>
        <w:fldChar w:fldCharType="end"/>
      </w:r>
      <w:r>
        <w:t xml:space="preserve">), também serão descritos os Requisitos Funcionais (RF) e os Requisitos Não Funcionais (RNF) (subseção </w:t>
      </w:r>
      <w:r>
        <w:fldChar w:fldCharType="begin"/>
      </w:r>
      <w:r>
        <w:instrText xml:space="preserve"> REF _Ref82540202 \r \h </w:instrText>
      </w:r>
      <w:r>
        <w:fldChar w:fldCharType="separate"/>
      </w:r>
      <w:r>
        <w:t>3.2</w:t>
      </w:r>
      <w:r>
        <w:fldChar w:fldCharType="end"/>
      </w:r>
      <w:r>
        <w:t xml:space="preserve">). Para finalizar será descrito a metodologias e planejamento do cronograma para o desenvolvimento do trabalho aqui proposto (subseção </w:t>
      </w:r>
      <w:r>
        <w:fldChar w:fldCharType="begin"/>
      </w:r>
      <w:r>
        <w:instrText xml:space="preserve"> REF _Ref82540217 \r \h </w:instrText>
      </w:r>
      <w:r>
        <w:fldChar w:fldCharType="separate"/>
      </w:r>
      <w:r>
        <w:t>3.3</w:t>
      </w:r>
      <w:r>
        <w:fldChar w:fldCharType="end"/>
      </w:r>
      <w:r>
        <w:t>).</w:t>
      </w:r>
    </w:p>
    <w:p w14:paraId="27EAB514" w14:textId="77777777" w:rsidR="00FB2B42" w:rsidRDefault="00FB2B42" w:rsidP="00451B94">
      <w:pPr>
        <w:pStyle w:val="Ttulo2"/>
        <w:spacing w:after="120" w:line="240" w:lineRule="auto"/>
      </w:pPr>
      <w:r>
        <w:lastRenderedPageBreak/>
        <w:t>JUSTIFICATIVA</w:t>
      </w:r>
    </w:p>
    <w:p w14:paraId="72318DD0" w14:textId="77777777" w:rsidR="00FB2B42" w:rsidRPr="005941C9" w:rsidRDefault="00FB2B42" w:rsidP="00D3027C">
      <w:pPr>
        <w:pStyle w:val="TF-TEXTO"/>
      </w:pPr>
      <w:r>
        <w:t xml:space="preserve">Nas seções </w:t>
      </w:r>
      <w:r>
        <w:fldChar w:fldCharType="begin"/>
      </w:r>
      <w:r>
        <w:instrText xml:space="preserve"> REF _Ref84236747 \r \h </w:instrText>
      </w:r>
      <w:r>
        <w:fldChar w:fldCharType="separate"/>
      </w:r>
      <w:r>
        <w:t>1</w:t>
      </w:r>
      <w:r>
        <w:fldChar w:fldCharType="end"/>
      </w:r>
      <w:r>
        <w:t xml:space="preserve"> e </w:t>
      </w:r>
      <w:r>
        <w:fldChar w:fldCharType="begin"/>
      </w:r>
      <w:r>
        <w:instrText xml:space="preserve"> REF _Ref82540231 \r \h </w:instrText>
      </w:r>
      <w:r>
        <w:fldChar w:fldCharType="separate"/>
      </w:r>
      <w:r>
        <w:t>2</w:t>
      </w:r>
      <w:r>
        <w:fldChar w:fldCharType="end"/>
      </w:r>
      <w:r>
        <w:t xml:space="preserve"> foram evidenciados a relevância do trabalho proposto. Além disso, é notório o aumento no número de pessoas e instituições recorrendo as redes sociais para anunciar </w:t>
      </w:r>
      <w:r>
        <w:rPr>
          <w:i/>
          <w:iCs/>
        </w:rPr>
        <w:t>pets</w:t>
      </w:r>
      <w:r>
        <w:t xml:space="preserve"> abandonados/perdidos, na esperança de atingir o máximo de pessoas e incentivar a </w:t>
      </w:r>
      <w:proofErr w:type="spellStart"/>
      <w:r w:rsidRPr="00083CA6">
        <w:t>solidarização</w:t>
      </w:r>
      <w:proofErr w:type="spellEnd"/>
      <w:r>
        <w:t xml:space="preserve">, seja para ajudar na busca ou na adoção do </w:t>
      </w:r>
      <w:r>
        <w:rPr>
          <w:i/>
          <w:iCs/>
        </w:rPr>
        <w:t>pet</w:t>
      </w:r>
      <w:r>
        <w:t xml:space="preserve">. Nesse contexto, Silva Filho (2017), Guimarães (2021) e Batista (2020) identificam a possibilidade de desenvolver uma solução que auxilie e centralize as informações de animais perdidos e abandonados. No </w:t>
      </w:r>
      <w:r>
        <w:fldChar w:fldCharType="begin"/>
      </w:r>
      <w:r>
        <w:instrText xml:space="preserve"> REF _Ref52025161 \h </w:instrText>
      </w:r>
      <w:r>
        <w:fldChar w:fldCharType="separate"/>
      </w:r>
      <w:r>
        <w:t xml:space="preserve">Quadro </w:t>
      </w:r>
      <w:r>
        <w:rPr>
          <w:noProof/>
        </w:rPr>
        <w:t>1</w:t>
      </w:r>
      <w:r>
        <w:fldChar w:fldCharType="end"/>
      </w:r>
      <w:r>
        <w:t xml:space="preserve"> é apresentado um comparativo entre os trabalhos correlatos descritos na seção </w:t>
      </w:r>
      <w:r>
        <w:fldChar w:fldCharType="begin"/>
      </w:r>
      <w:r>
        <w:instrText xml:space="preserve"> REF _Ref82540231 \r \h </w:instrText>
      </w:r>
      <w:r>
        <w:fldChar w:fldCharType="separate"/>
      </w:r>
      <w:r>
        <w:t>2</w:t>
      </w:r>
      <w:r>
        <w:fldChar w:fldCharType="end"/>
      </w:r>
      <w:r>
        <w:t>, de modo que as linhas representam as características e as colunas os trabalhos relacionados.</w:t>
      </w:r>
    </w:p>
    <w:p w14:paraId="721A64B0" w14:textId="77777777" w:rsidR="00FB2B42" w:rsidRDefault="00FB2B42" w:rsidP="00B36E4A">
      <w:pPr>
        <w:pStyle w:val="TF-LEGENDA"/>
      </w:pPr>
      <w:r>
        <w:t xml:space="preserve">Quadro </w:t>
      </w:r>
      <w:fldSimple w:instr=" SEQ Quadro \* ARABIC ">
        <w:r>
          <w:rPr>
            <w:noProof/>
          </w:rPr>
          <w:t>1</w:t>
        </w:r>
      </w:fldSimple>
      <w:r>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1274"/>
        <w:gridCol w:w="1842"/>
        <w:gridCol w:w="1555"/>
      </w:tblGrid>
      <w:tr w:rsidR="00FB2B42" w14:paraId="01ABD22C" w14:textId="77777777" w:rsidTr="009964B7">
        <w:trPr>
          <w:trHeight w:val="424"/>
          <w:jc w:val="center"/>
        </w:trPr>
        <w:tc>
          <w:tcPr>
            <w:tcW w:w="4393" w:type="dxa"/>
            <w:tcBorders>
              <w:tl2br w:val="single" w:sz="4" w:space="0" w:color="auto"/>
            </w:tcBorders>
            <w:shd w:val="clear" w:color="auto" w:fill="A6A6A6"/>
            <w:vAlign w:val="center"/>
          </w:tcPr>
          <w:p w14:paraId="7995A527" w14:textId="77777777" w:rsidR="00FB2B42" w:rsidRPr="009964B7" w:rsidRDefault="00FB2B42" w:rsidP="000109FE">
            <w:pPr>
              <w:pStyle w:val="TF-TEXTOQUADRO"/>
              <w:jc w:val="right"/>
              <w:rPr>
                <w:b/>
                <w:bCs/>
                <w:sz w:val="20"/>
              </w:rPr>
            </w:pPr>
            <w:r w:rsidRPr="009964B7">
              <w:rPr>
                <w:b/>
                <w:bCs/>
                <w:sz w:val="20"/>
              </w:rPr>
              <w:t>Trabalhos Correlatos</w:t>
            </w:r>
          </w:p>
          <w:p w14:paraId="7CEDB4B0" w14:textId="77777777" w:rsidR="00FB2B42" w:rsidRPr="009964B7" w:rsidRDefault="00FB2B42" w:rsidP="009964B7">
            <w:pPr>
              <w:pStyle w:val="TF-TEXTOQUADRO"/>
              <w:rPr>
                <w:b/>
                <w:bCs/>
                <w:sz w:val="20"/>
              </w:rPr>
            </w:pPr>
            <w:r w:rsidRPr="009964B7">
              <w:rPr>
                <w:b/>
                <w:bCs/>
                <w:sz w:val="20"/>
              </w:rPr>
              <w:t>Características</w:t>
            </w:r>
          </w:p>
        </w:tc>
        <w:tc>
          <w:tcPr>
            <w:tcW w:w="1275" w:type="dxa"/>
            <w:shd w:val="clear" w:color="auto" w:fill="A6A6A6"/>
            <w:vAlign w:val="center"/>
          </w:tcPr>
          <w:p w14:paraId="4639B6F4" w14:textId="77777777" w:rsidR="00FB2B42" w:rsidRDefault="00FB2B42" w:rsidP="000109FE">
            <w:pPr>
              <w:pStyle w:val="TF-TEXTOQUADRO"/>
              <w:jc w:val="center"/>
              <w:rPr>
                <w:b/>
                <w:bCs/>
                <w:sz w:val="20"/>
              </w:rPr>
            </w:pPr>
            <w:r w:rsidRPr="009964B7">
              <w:rPr>
                <w:b/>
                <w:bCs/>
                <w:sz w:val="20"/>
              </w:rPr>
              <w:t>Silva Filho</w:t>
            </w:r>
          </w:p>
          <w:p w14:paraId="2F2C8196" w14:textId="77777777" w:rsidR="00FB2B42" w:rsidRPr="009964B7" w:rsidRDefault="00FB2B42" w:rsidP="000109FE">
            <w:pPr>
              <w:pStyle w:val="TF-TEXTOQUADRO"/>
              <w:jc w:val="center"/>
              <w:rPr>
                <w:b/>
                <w:bCs/>
                <w:sz w:val="20"/>
              </w:rPr>
            </w:pPr>
            <w:r w:rsidRPr="009964B7">
              <w:rPr>
                <w:b/>
                <w:bCs/>
                <w:sz w:val="20"/>
              </w:rPr>
              <w:t>(2017)</w:t>
            </w:r>
          </w:p>
        </w:tc>
        <w:tc>
          <w:tcPr>
            <w:tcW w:w="1843" w:type="dxa"/>
            <w:shd w:val="clear" w:color="auto" w:fill="A6A6A6"/>
            <w:vAlign w:val="center"/>
          </w:tcPr>
          <w:p w14:paraId="59743441" w14:textId="77777777" w:rsidR="00FB2B42" w:rsidRPr="009964B7" w:rsidRDefault="00FB2B42" w:rsidP="000109FE">
            <w:pPr>
              <w:pStyle w:val="TF-TEXTOQUADRO"/>
              <w:jc w:val="center"/>
              <w:rPr>
                <w:b/>
                <w:bCs/>
                <w:sz w:val="20"/>
              </w:rPr>
            </w:pPr>
            <w:proofErr w:type="spellStart"/>
            <w:r w:rsidRPr="009964B7">
              <w:rPr>
                <w:b/>
                <w:bCs/>
                <w:sz w:val="20"/>
              </w:rPr>
              <w:t>AdoçãoPet</w:t>
            </w:r>
            <w:proofErr w:type="spellEnd"/>
            <w:r w:rsidRPr="009964B7">
              <w:rPr>
                <w:b/>
                <w:bCs/>
                <w:sz w:val="20"/>
              </w:rPr>
              <w:t xml:space="preserve"> CG</w:t>
            </w:r>
          </w:p>
          <w:p w14:paraId="5A057681" w14:textId="77777777" w:rsidR="00FB2B42" w:rsidRPr="009964B7" w:rsidRDefault="00FB2B42" w:rsidP="000109FE">
            <w:pPr>
              <w:pStyle w:val="TF-TEXTOQUADRO"/>
              <w:jc w:val="center"/>
              <w:rPr>
                <w:b/>
                <w:bCs/>
                <w:sz w:val="20"/>
              </w:rPr>
            </w:pPr>
            <w:r w:rsidRPr="009964B7">
              <w:rPr>
                <w:b/>
                <w:bCs/>
                <w:sz w:val="20"/>
              </w:rPr>
              <w:t>Guimarães (2021)</w:t>
            </w:r>
          </w:p>
        </w:tc>
        <w:tc>
          <w:tcPr>
            <w:tcW w:w="1556" w:type="dxa"/>
            <w:shd w:val="clear" w:color="auto" w:fill="A6A6A6"/>
            <w:vAlign w:val="center"/>
          </w:tcPr>
          <w:p w14:paraId="1EA02B5A" w14:textId="77777777" w:rsidR="00FB2B42" w:rsidRPr="009964B7" w:rsidRDefault="00FB2B42" w:rsidP="000109FE">
            <w:pPr>
              <w:pStyle w:val="TF-TEXTOQUADRO"/>
              <w:jc w:val="center"/>
              <w:rPr>
                <w:b/>
                <w:bCs/>
                <w:sz w:val="20"/>
              </w:rPr>
            </w:pPr>
            <w:r w:rsidRPr="009964B7">
              <w:rPr>
                <w:b/>
                <w:bCs/>
                <w:sz w:val="20"/>
              </w:rPr>
              <w:t xml:space="preserve">Pets </w:t>
            </w:r>
            <w:proofErr w:type="spellStart"/>
            <w:r w:rsidRPr="009964B7">
              <w:rPr>
                <w:b/>
                <w:bCs/>
                <w:sz w:val="20"/>
              </w:rPr>
              <w:t>Adoptions</w:t>
            </w:r>
            <w:proofErr w:type="spellEnd"/>
            <w:r w:rsidRPr="009964B7">
              <w:rPr>
                <w:b/>
                <w:bCs/>
                <w:sz w:val="20"/>
              </w:rPr>
              <w:t xml:space="preserve"> Batista (2020)</w:t>
            </w:r>
          </w:p>
        </w:tc>
      </w:tr>
      <w:tr w:rsidR="00FB2B42" w14:paraId="1FE28195" w14:textId="77777777" w:rsidTr="009964B7">
        <w:trPr>
          <w:jc w:val="center"/>
        </w:trPr>
        <w:tc>
          <w:tcPr>
            <w:tcW w:w="4393" w:type="dxa"/>
            <w:shd w:val="clear" w:color="auto" w:fill="auto"/>
            <w:vAlign w:val="center"/>
          </w:tcPr>
          <w:p w14:paraId="37AA977C" w14:textId="77777777" w:rsidR="00FB2B42" w:rsidRPr="009964B7" w:rsidRDefault="00FB2B42" w:rsidP="000109FE">
            <w:pPr>
              <w:pStyle w:val="TF-TEXTOQUADRO"/>
              <w:rPr>
                <w:sz w:val="20"/>
              </w:rPr>
            </w:pPr>
            <w:r w:rsidRPr="009964B7">
              <w:rPr>
                <w:sz w:val="20"/>
              </w:rPr>
              <w:t xml:space="preserve">Adicionar o </w:t>
            </w:r>
            <w:r w:rsidRPr="009964B7">
              <w:rPr>
                <w:i/>
                <w:iCs/>
                <w:sz w:val="20"/>
              </w:rPr>
              <w:t>pet</w:t>
            </w:r>
          </w:p>
        </w:tc>
        <w:tc>
          <w:tcPr>
            <w:tcW w:w="1275" w:type="dxa"/>
            <w:shd w:val="clear" w:color="auto" w:fill="auto"/>
            <w:vAlign w:val="center"/>
          </w:tcPr>
          <w:p w14:paraId="26823E0D"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6D934692"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460744AD" w14:textId="77777777" w:rsidR="00FB2B42" w:rsidRPr="009964B7" w:rsidRDefault="00FB2B42" w:rsidP="000109FE">
            <w:pPr>
              <w:pStyle w:val="TF-TEXTOQUADRO"/>
              <w:jc w:val="center"/>
              <w:rPr>
                <w:sz w:val="20"/>
              </w:rPr>
            </w:pPr>
            <w:r w:rsidRPr="009964B7">
              <w:rPr>
                <w:color w:val="FF0000"/>
                <w:sz w:val="20"/>
              </w:rPr>
              <w:t>X</w:t>
            </w:r>
          </w:p>
        </w:tc>
      </w:tr>
      <w:tr w:rsidR="00FB2B42" w14:paraId="4C80D569" w14:textId="77777777" w:rsidTr="009964B7">
        <w:trPr>
          <w:jc w:val="center"/>
        </w:trPr>
        <w:tc>
          <w:tcPr>
            <w:tcW w:w="4393" w:type="dxa"/>
            <w:shd w:val="clear" w:color="auto" w:fill="auto"/>
            <w:vAlign w:val="center"/>
          </w:tcPr>
          <w:p w14:paraId="4F91F7B6" w14:textId="77777777" w:rsidR="00FB2B42" w:rsidRPr="009964B7" w:rsidRDefault="00FB2B42" w:rsidP="000109FE">
            <w:pPr>
              <w:pStyle w:val="TF-TEXTOQUADRO"/>
              <w:rPr>
                <w:sz w:val="20"/>
              </w:rPr>
            </w:pPr>
            <w:r w:rsidRPr="009964B7">
              <w:rPr>
                <w:sz w:val="20"/>
              </w:rPr>
              <w:t xml:space="preserve">Visualizar informações do </w:t>
            </w:r>
            <w:r w:rsidRPr="009964B7">
              <w:rPr>
                <w:i/>
                <w:iCs/>
                <w:sz w:val="20"/>
              </w:rPr>
              <w:t>pet</w:t>
            </w:r>
          </w:p>
        </w:tc>
        <w:tc>
          <w:tcPr>
            <w:tcW w:w="1275" w:type="dxa"/>
            <w:shd w:val="clear" w:color="auto" w:fill="auto"/>
            <w:vAlign w:val="center"/>
          </w:tcPr>
          <w:p w14:paraId="2DD8DF01"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73EFF3B0"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5764AE55"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r>
      <w:tr w:rsidR="00FB2B42" w14:paraId="7256EC7E" w14:textId="77777777" w:rsidTr="009964B7">
        <w:trPr>
          <w:jc w:val="center"/>
        </w:trPr>
        <w:tc>
          <w:tcPr>
            <w:tcW w:w="4393" w:type="dxa"/>
            <w:shd w:val="clear" w:color="auto" w:fill="auto"/>
            <w:vAlign w:val="center"/>
          </w:tcPr>
          <w:p w14:paraId="0587F185" w14:textId="77777777" w:rsidR="00FB2B42" w:rsidRPr="009964B7" w:rsidRDefault="00FB2B42" w:rsidP="000109FE">
            <w:pPr>
              <w:pStyle w:val="TF-TEXTOQUADRO"/>
              <w:rPr>
                <w:sz w:val="20"/>
              </w:rPr>
            </w:pPr>
            <w:r w:rsidRPr="009964B7">
              <w:rPr>
                <w:sz w:val="20"/>
              </w:rPr>
              <w:t xml:space="preserve">Selecionar o </w:t>
            </w:r>
            <w:r w:rsidRPr="009964B7">
              <w:rPr>
                <w:i/>
                <w:iCs/>
                <w:sz w:val="20"/>
              </w:rPr>
              <w:t>pet</w:t>
            </w:r>
          </w:p>
        </w:tc>
        <w:tc>
          <w:tcPr>
            <w:tcW w:w="1275" w:type="dxa"/>
            <w:shd w:val="clear" w:color="auto" w:fill="auto"/>
            <w:vAlign w:val="center"/>
          </w:tcPr>
          <w:p w14:paraId="4B491CA9"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4EDD52B7"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1BBB0FB9"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r>
      <w:tr w:rsidR="00FB2B42" w14:paraId="5B9A8F38" w14:textId="77777777" w:rsidTr="009964B7">
        <w:trPr>
          <w:jc w:val="center"/>
        </w:trPr>
        <w:tc>
          <w:tcPr>
            <w:tcW w:w="4393" w:type="dxa"/>
            <w:shd w:val="clear" w:color="auto" w:fill="auto"/>
            <w:vAlign w:val="center"/>
          </w:tcPr>
          <w:p w14:paraId="0BBB9823" w14:textId="77777777" w:rsidR="00FB2B42" w:rsidRPr="009964B7" w:rsidRDefault="00FB2B42" w:rsidP="000109FE">
            <w:pPr>
              <w:pStyle w:val="TF-TEXTOQUADRO"/>
              <w:rPr>
                <w:sz w:val="20"/>
              </w:rPr>
            </w:pPr>
            <w:r w:rsidRPr="009964B7">
              <w:rPr>
                <w:sz w:val="20"/>
              </w:rPr>
              <w:t xml:space="preserve">Entrar em contato com a instituição/pessoa responsável pelo </w:t>
            </w:r>
            <w:r w:rsidRPr="009964B7">
              <w:rPr>
                <w:i/>
                <w:iCs/>
                <w:sz w:val="20"/>
              </w:rPr>
              <w:t>pet</w:t>
            </w:r>
          </w:p>
        </w:tc>
        <w:tc>
          <w:tcPr>
            <w:tcW w:w="1275" w:type="dxa"/>
            <w:shd w:val="clear" w:color="auto" w:fill="auto"/>
            <w:vAlign w:val="center"/>
          </w:tcPr>
          <w:p w14:paraId="36C81BA8"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5D9C490"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E569B8E"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r>
      <w:tr w:rsidR="00FB2B42" w14:paraId="766B2F32" w14:textId="77777777" w:rsidTr="009964B7">
        <w:trPr>
          <w:jc w:val="center"/>
        </w:trPr>
        <w:tc>
          <w:tcPr>
            <w:tcW w:w="4393" w:type="dxa"/>
            <w:shd w:val="clear" w:color="auto" w:fill="auto"/>
            <w:vAlign w:val="center"/>
          </w:tcPr>
          <w:p w14:paraId="53754244" w14:textId="77777777" w:rsidR="00FB2B42" w:rsidRPr="009964B7" w:rsidRDefault="00FB2B42" w:rsidP="000109FE">
            <w:pPr>
              <w:pStyle w:val="TF-TEXTOQUADRO"/>
              <w:rPr>
                <w:sz w:val="20"/>
              </w:rPr>
            </w:pPr>
            <w:r w:rsidRPr="009964B7">
              <w:rPr>
                <w:sz w:val="20"/>
              </w:rPr>
              <w:t>Visualizar no mapa as instituições/</w:t>
            </w:r>
            <w:r w:rsidRPr="009964B7">
              <w:rPr>
                <w:i/>
                <w:iCs/>
                <w:sz w:val="20"/>
              </w:rPr>
              <w:t>pets</w:t>
            </w:r>
            <w:r w:rsidRPr="009964B7">
              <w:rPr>
                <w:sz w:val="20"/>
              </w:rPr>
              <w:t xml:space="preserve"> próximos</w:t>
            </w:r>
          </w:p>
        </w:tc>
        <w:tc>
          <w:tcPr>
            <w:tcW w:w="1275" w:type="dxa"/>
            <w:shd w:val="clear" w:color="auto" w:fill="auto"/>
            <w:vAlign w:val="center"/>
          </w:tcPr>
          <w:p w14:paraId="547C0C42" w14:textId="77777777" w:rsidR="00FB2B42" w:rsidRPr="009964B7" w:rsidRDefault="00FB2B42" w:rsidP="000109FE">
            <w:pPr>
              <w:pStyle w:val="TF-TEXTOQUADRO"/>
              <w:jc w:val="center"/>
              <w:rPr>
                <w:sz w:val="20"/>
              </w:rPr>
            </w:pPr>
            <w:r w:rsidRPr="009964B7">
              <w:rPr>
                <w:color w:val="FF0000"/>
                <w:sz w:val="20"/>
              </w:rPr>
              <w:t>X</w:t>
            </w:r>
          </w:p>
        </w:tc>
        <w:tc>
          <w:tcPr>
            <w:tcW w:w="1843" w:type="dxa"/>
            <w:shd w:val="clear" w:color="auto" w:fill="auto"/>
            <w:vAlign w:val="center"/>
          </w:tcPr>
          <w:p w14:paraId="35EF2CD9"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339857C0" w14:textId="77777777" w:rsidR="00FB2B42" w:rsidRPr="009964B7" w:rsidRDefault="00FB2B42" w:rsidP="000109FE">
            <w:pPr>
              <w:pStyle w:val="TF-TEXTOQUADRO"/>
              <w:jc w:val="center"/>
              <w:rPr>
                <w:sz w:val="20"/>
              </w:rPr>
            </w:pPr>
            <w:r w:rsidRPr="009964B7">
              <w:rPr>
                <w:color w:val="FF0000"/>
                <w:sz w:val="20"/>
              </w:rPr>
              <w:t>X</w:t>
            </w:r>
          </w:p>
        </w:tc>
      </w:tr>
      <w:tr w:rsidR="00FB2B42" w14:paraId="712AFD6C" w14:textId="77777777" w:rsidTr="009964B7">
        <w:trPr>
          <w:jc w:val="center"/>
        </w:trPr>
        <w:tc>
          <w:tcPr>
            <w:tcW w:w="4393" w:type="dxa"/>
            <w:shd w:val="clear" w:color="auto" w:fill="auto"/>
            <w:vAlign w:val="center"/>
          </w:tcPr>
          <w:p w14:paraId="08FE9830" w14:textId="77777777" w:rsidR="00FB2B42" w:rsidRPr="009964B7" w:rsidRDefault="00FB2B42" w:rsidP="000109FE">
            <w:pPr>
              <w:pStyle w:val="TF-TEXTOQUADRO"/>
              <w:rPr>
                <w:sz w:val="20"/>
              </w:rPr>
            </w:pPr>
            <w:r w:rsidRPr="009964B7">
              <w:rPr>
                <w:sz w:val="20"/>
              </w:rPr>
              <w:t>Compartilhar as informações da instituição/</w:t>
            </w:r>
            <w:r w:rsidRPr="009964B7">
              <w:rPr>
                <w:i/>
                <w:iCs/>
                <w:sz w:val="20"/>
              </w:rPr>
              <w:t>pet</w:t>
            </w:r>
            <w:r w:rsidRPr="009964B7">
              <w:rPr>
                <w:sz w:val="20"/>
              </w:rPr>
              <w:t xml:space="preserve"> nas redes sociais</w:t>
            </w:r>
          </w:p>
        </w:tc>
        <w:tc>
          <w:tcPr>
            <w:tcW w:w="1275" w:type="dxa"/>
            <w:shd w:val="clear" w:color="auto" w:fill="auto"/>
            <w:vAlign w:val="center"/>
          </w:tcPr>
          <w:p w14:paraId="2A212934" w14:textId="77777777" w:rsidR="00FB2B42" w:rsidRPr="009964B7" w:rsidRDefault="00FB2B42" w:rsidP="000109FE">
            <w:pPr>
              <w:pStyle w:val="TF-TEXTOQUADRO"/>
              <w:jc w:val="center"/>
              <w:rPr>
                <w:sz w:val="20"/>
              </w:rPr>
            </w:pPr>
            <w:r w:rsidRPr="009964B7">
              <w:rPr>
                <w:color w:val="FF0000"/>
                <w:sz w:val="20"/>
              </w:rPr>
              <w:t>X</w:t>
            </w:r>
          </w:p>
        </w:tc>
        <w:tc>
          <w:tcPr>
            <w:tcW w:w="1843" w:type="dxa"/>
            <w:shd w:val="clear" w:color="auto" w:fill="auto"/>
            <w:vAlign w:val="center"/>
          </w:tcPr>
          <w:p w14:paraId="55367978" w14:textId="77777777" w:rsidR="00FB2B42" w:rsidRPr="009964B7" w:rsidRDefault="00FB2B42" w:rsidP="000109FE">
            <w:pPr>
              <w:pStyle w:val="TF-TEXTOQUADRO"/>
              <w:jc w:val="center"/>
              <w:rPr>
                <w:sz w:val="20"/>
              </w:rPr>
            </w:pPr>
            <w:r w:rsidRPr="009964B7">
              <w:rPr>
                <w:color w:val="FF0000"/>
                <w:sz w:val="20"/>
              </w:rPr>
              <w:t>X</w:t>
            </w:r>
          </w:p>
        </w:tc>
        <w:tc>
          <w:tcPr>
            <w:tcW w:w="1556" w:type="dxa"/>
            <w:shd w:val="clear" w:color="auto" w:fill="auto"/>
            <w:vAlign w:val="center"/>
          </w:tcPr>
          <w:p w14:paraId="25DED8AC"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r>
      <w:tr w:rsidR="00FB2B42" w14:paraId="5F6CEAA2" w14:textId="77777777" w:rsidTr="009964B7">
        <w:trPr>
          <w:jc w:val="center"/>
        </w:trPr>
        <w:tc>
          <w:tcPr>
            <w:tcW w:w="4393" w:type="dxa"/>
            <w:shd w:val="clear" w:color="auto" w:fill="auto"/>
            <w:vAlign w:val="center"/>
          </w:tcPr>
          <w:p w14:paraId="19490841" w14:textId="77777777" w:rsidR="00FB2B42" w:rsidRPr="009964B7" w:rsidRDefault="00FB2B42" w:rsidP="000109FE">
            <w:pPr>
              <w:pStyle w:val="TF-TEXTOQUADRO"/>
              <w:rPr>
                <w:sz w:val="20"/>
              </w:rPr>
            </w:pPr>
            <w:r w:rsidRPr="009964B7">
              <w:rPr>
                <w:sz w:val="20"/>
              </w:rPr>
              <w:t>Notificação aos usuários</w:t>
            </w:r>
          </w:p>
        </w:tc>
        <w:tc>
          <w:tcPr>
            <w:tcW w:w="1275" w:type="dxa"/>
            <w:shd w:val="clear" w:color="auto" w:fill="auto"/>
            <w:vAlign w:val="center"/>
          </w:tcPr>
          <w:p w14:paraId="21CE6E5F"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076CF44D"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9E4F3E1" w14:textId="77777777" w:rsidR="00FB2B42" w:rsidRPr="009964B7" w:rsidRDefault="00FB2B42" w:rsidP="000109FE">
            <w:pPr>
              <w:pStyle w:val="TF-TEXTOQUADRO"/>
              <w:jc w:val="center"/>
              <w:rPr>
                <w:sz w:val="20"/>
              </w:rPr>
            </w:pPr>
            <w:r w:rsidRPr="009964B7">
              <w:rPr>
                <w:color w:val="FF0000"/>
                <w:sz w:val="20"/>
              </w:rPr>
              <w:t>X</w:t>
            </w:r>
          </w:p>
        </w:tc>
      </w:tr>
    </w:tbl>
    <w:p w14:paraId="70723844" w14:textId="77777777" w:rsidR="00FB2B42" w:rsidRDefault="00FB2B42" w:rsidP="006C4269">
      <w:pPr>
        <w:pStyle w:val="TF-FONTE"/>
      </w:pPr>
      <w:r>
        <w:t>Fonte: elaborado pelo autor.</w:t>
      </w:r>
    </w:p>
    <w:p w14:paraId="68E58CBA" w14:textId="77777777" w:rsidR="00FB2B42" w:rsidRDefault="00FB2B42" w:rsidP="006C4269">
      <w:pPr>
        <w:pStyle w:val="TF-TEXTO"/>
      </w:pPr>
      <w:r>
        <w:t xml:space="preserve">Analisando o </w:t>
      </w:r>
      <w:r>
        <w:fldChar w:fldCharType="begin"/>
      </w:r>
      <w:r>
        <w:instrText xml:space="preserve"> REF _Ref82540253 \h </w:instrText>
      </w:r>
      <w:r>
        <w:fldChar w:fldCharType="separate"/>
      </w:r>
      <w:r>
        <w:t xml:space="preserve">Quadro </w:t>
      </w:r>
      <w:r>
        <w:rPr>
          <w:noProof/>
        </w:rPr>
        <w:t>1</w:t>
      </w:r>
      <w:r>
        <w:fldChar w:fldCharType="end"/>
      </w:r>
      <w:r>
        <w:t xml:space="preserve"> é possível identificar que o trabalho de Silva Filho (2017), </w:t>
      </w:r>
      <w:proofErr w:type="spellStart"/>
      <w:r>
        <w:t>AdoçãoPet</w:t>
      </w:r>
      <w:proofErr w:type="spellEnd"/>
      <w:r>
        <w:t xml:space="preserve"> CG de Guimarães (2021) e o Pets </w:t>
      </w:r>
      <w:proofErr w:type="spellStart"/>
      <w:r>
        <w:t>Adoptions</w:t>
      </w:r>
      <w:proofErr w:type="spellEnd"/>
      <w:r>
        <w:t xml:space="preserve"> de Batista (2020) possuem características semelhantes, permitindo que os usuários possam selecionar um </w:t>
      </w:r>
      <w:r>
        <w:rPr>
          <w:i/>
          <w:iCs/>
        </w:rPr>
        <w:t>pet</w:t>
      </w:r>
      <w:r>
        <w:t xml:space="preserve"> que deseje adotar. A visualização das informações do </w:t>
      </w:r>
      <w:r>
        <w:rPr>
          <w:i/>
          <w:iCs/>
        </w:rPr>
        <w:t>pet</w:t>
      </w:r>
      <w:r>
        <w:t xml:space="preserve">, característica comum nos trabalhos relatados, complementa a característica de selecionar o </w:t>
      </w:r>
      <w:r>
        <w:rPr>
          <w:i/>
          <w:iCs/>
        </w:rPr>
        <w:t>pet</w:t>
      </w:r>
      <w:r>
        <w:t xml:space="preserve"> desejado pelo usuário podendo visualizar as informações relevantes para adoção. A partir da visualização das informações, o usuário poderá entrar em contato com a instituição/pessoa responsável pelo </w:t>
      </w:r>
      <w:r>
        <w:rPr>
          <w:i/>
          <w:iCs/>
        </w:rPr>
        <w:t>pet</w:t>
      </w:r>
      <w:r>
        <w:t>, característica apresentada nos três trabalhos relatados.</w:t>
      </w:r>
    </w:p>
    <w:p w14:paraId="49549782" w14:textId="77777777" w:rsidR="00FB2B42" w:rsidRDefault="00FB2B42" w:rsidP="003F2A42">
      <w:pPr>
        <w:pStyle w:val="TF-TEXTO"/>
      </w:pPr>
      <w:r>
        <w:t xml:space="preserve">A </w:t>
      </w:r>
      <w:proofErr w:type="spellStart"/>
      <w:r>
        <w:t>AdoçãoPet</w:t>
      </w:r>
      <w:proofErr w:type="spellEnd"/>
      <w:r>
        <w:t xml:space="preserve"> CG (GUIMARÃES, 2021) se destaca também por apresentar a característica de utilizar o mapa para visualizar as instituições nas redondezas. Essa </w:t>
      </w:r>
      <w:r w:rsidRPr="000575CA">
        <w:t>característica</w:t>
      </w:r>
      <w:r>
        <w:t xml:space="preserve"> tem por objetivo facilitar ao usuário a busca de abrigos de animais próximos utilizando a </w:t>
      </w:r>
      <w:proofErr w:type="spellStart"/>
      <w:r>
        <w:t>geolocalização</w:t>
      </w:r>
      <w:proofErr w:type="spellEnd"/>
      <w:r>
        <w:t>, sem necessidade de saber dos nomes ou local dos abrigos. Já a característica de compartilhar as informações da instituição/</w:t>
      </w:r>
      <w:r>
        <w:rPr>
          <w:i/>
          <w:iCs/>
        </w:rPr>
        <w:t>pet</w:t>
      </w:r>
      <w:r>
        <w:t xml:space="preserve"> nas redes sociais é somente apresentada no Pets </w:t>
      </w:r>
      <w:proofErr w:type="spellStart"/>
      <w:r>
        <w:t>Adoptions</w:t>
      </w:r>
      <w:proofErr w:type="spellEnd"/>
      <w:r>
        <w:t xml:space="preserve"> (BATISTA, 2020). Essa característica fornece a integração com os aplicativos mais utilizados hoje em dia, as redes sociais, que vem com o propósito de expandir o alcance das informações da instituição/</w:t>
      </w:r>
      <w:r>
        <w:rPr>
          <w:i/>
          <w:iCs/>
        </w:rPr>
        <w:t>pet</w:t>
      </w:r>
      <w:r>
        <w:t xml:space="preserve"> para o maior número de pessoas.</w:t>
      </w:r>
    </w:p>
    <w:p w14:paraId="4D452B32" w14:textId="77777777" w:rsidR="00FB2B42" w:rsidRDefault="00FB2B42" w:rsidP="003F2A42">
      <w:pPr>
        <w:pStyle w:val="TF-TEXTO"/>
      </w:pPr>
      <w:r>
        <w:t xml:space="preserve">Silva Filho (2017) e Guimarães (2021) possuem as características de adicionar um </w:t>
      </w:r>
      <w:r>
        <w:rPr>
          <w:i/>
          <w:iCs/>
        </w:rPr>
        <w:t xml:space="preserve">pet </w:t>
      </w:r>
      <w:r>
        <w:t xml:space="preserve">e a notificação para os usuários. A característica de adicionar um </w:t>
      </w:r>
      <w:r>
        <w:rPr>
          <w:i/>
          <w:iCs/>
        </w:rPr>
        <w:t>pet</w:t>
      </w:r>
      <w:r>
        <w:t xml:space="preserve"> ao sistema consiste em </w:t>
      </w:r>
      <w:r>
        <w:lastRenderedPageBreak/>
        <w:t xml:space="preserve">cadastrar um novo animal para poder ser adotado pelos usuários. A característica de notificação para os usuários funciona de maneira que quando é realizado uma operação no aplicativo os usuários serão notificados pelo </w:t>
      </w:r>
      <w:proofErr w:type="spellStart"/>
      <w:r>
        <w:t>App</w:t>
      </w:r>
      <w:proofErr w:type="spellEnd"/>
      <w:r>
        <w:t>.</w:t>
      </w:r>
    </w:p>
    <w:p w14:paraId="7196F640" w14:textId="77777777" w:rsidR="00FB2B42" w:rsidRDefault="00FB2B42" w:rsidP="003F2A42">
      <w:pPr>
        <w:pStyle w:val="TF-TEXTO"/>
      </w:pPr>
      <w:r>
        <w:t xml:space="preserve">A presente proposta apresenta paridade com todos os três trabalhos correlatos apresentados. O aplicativo proposto busca centralizar e ampliar a ajuda para a causa animal, facilitando a comunicação das instituições que cuidam de animais abandonados e os usuários que procuram adotar um </w:t>
      </w:r>
      <w:r>
        <w:rPr>
          <w:i/>
          <w:iCs/>
        </w:rPr>
        <w:t xml:space="preserve">pet. </w:t>
      </w:r>
      <w:r>
        <w:t xml:space="preserve">Além disso, permite de forma colaborativa que os usuários cadastrem animais desaparecidos ou encontrados, possibilitando as pessoas que estão com seus animais desaparecidos, que encontrem seus </w:t>
      </w:r>
      <w:r>
        <w:rPr>
          <w:i/>
          <w:iCs/>
        </w:rPr>
        <w:t>pets</w:t>
      </w:r>
      <w:r>
        <w:t xml:space="preserve"> o mais rápido possível.</w:t>
      </w:r>
    </w:p>
    <w:p w14:paraId="4771F454" w14:textId="77777777" w:rsidR="00FB2B42" w:rsidRPr="00866AA9" w:rsidRDefault="00FB2B42" w:rsidP="003F2A42">
      <w:pPr>
        <w:pStyle w:val="TF-TEXTO"/>
      </w:pPr>
      <w:r>
        <w:t xml:space="preserve">Com base nessas características, tal como apresentado no </w:t>
      </w:r>
      <w:r>
        <w:fldChar w:fldCharType="begin"/>
      </w:r>
      <w:r>
        <w:instrText xml:space="preserve"> REF _Ref52025161 \h </w:instrText>
      </w:r>
      <w:r>
        <w:fldChar w:fldCharType="separate"/>
      </w:r>
      <w:r>
        <w:t xml:space="preserve">Quadro </w:t>
      </w:r>
      <w:r>
        <w:rPr>
          <w:noProof/>
        </w:rPr>
        <w:t>1</w:t>
      </w:r>
      <w:r>
        <w:fldChar w:fldCharType="end"/>
      </w:r>
      <w:r>
        <w:t xml:space="preserve">, é perceptível que o trabalho possuí relevância para a sociedade. O aplicativo traz valor e contribuirá socialmente não apenas as instituições de causa animal, mas aos usuários com </w:t>
      </w:r>
      <w:r>
        <w:rPr>
          <w:i/>
          <w:iCs/>
        </w:rPr>
        <w:t>pets</w:t>
      </w:r>
      <w:r>
        <w:t xml:space="preserve"> desaparecidos, proporcionando para ambos, uma plataforma centralizada, com melhor comunicação e colaboração para a causa. A proposta ainda trará como contribuição acadêmica, o uso do </w:t>
      </w:r>
      <w:r>
        <w:rPr>
          <w:i/>
          <w:iCs/>
        </w:rPr>
        <w:t xml:space="preserve">Design </w:t>
      </w:r>
      <w:proofErr w:type="spellStart"/>
      <w:r>
        <w:rPr>
          <w:i/>
          <w:iCs/>
        </w:rPr>
        <w:t>Thinking</w:t>
      </w:r>
      <w:proofErr w:type="spellEnd"/>
      <w:r>
        <w:rPr>
          <w:i/>
          <w:iCs/>
        </w:rPr>
        <w:t xml:space="preserve"> (DT)</w:t>
      </w:r>
      <w:r>
        <w:t xml:space="preserve"> na área da computação, do </w:t>
      </w:r>
      <w:r w:rsidRPr="000109FE">
        <w:t xml:space="preserve">Método </w:t>
      </w:r>
      <w:proofErr w:type="spellStart"/>
      <w:r w:rsidRPr="000109FE">
        <w:t>Relationship</w:t>
      </w:r>
      <w:proofErr w:type="spellEnd"/>
      <w:r w:rsidRPr="000109FE">
        <w:t xml:space="preserve"> </w:t>
      </w:r>
      <w:proofErr w:type="spellStart"/>
      <w:r w:rsidRPr="000109FE">
        <w:t>of</w:t>
      </w:r>
      <w:proofErr w:type="spellEnd"/>
      <w:r w:rsidRPr="000109FE">
        <w:t xml:space="preserve"> M3C </w:t>
      </w:r>
      <w:proofErr w:type="spellStart"/>
      <w:r w:rsidRPr="000109FE">
        <w:t>with</w:t>
      </w:r>
      <w:proofErr w:type="spellEnd"/>
      <w:r w:rsidRPr="000109FE">
        <w:t xml:space="preserve"> </w:t>
      </w:r>
      <w:proofErr w:type="spellStart"/>
      <w:r w:rsidRPr="000109FE">
        <w:t>User</w:t>
      </w:r>
      <w:proofErr w:type="spellEnd"/>
      <w:r w:rsidRPr="000109FE">
        <w:t xml:space="preserve"> </w:t>
      </w:r>
      <w:proofErr w:type="spellStart"/>
      <w:r w:rsidRPr="000109FE">
        <w:t>Requirements</w:t>
      </w:r>
      <w:proofErr w:type="spellEnd"/>
      <w:r w:rsidRPr="000109FE">
        <w:t xml:space="preserve"> </w:t>
      </w:r>
      <w:proofErr w:type="spellStart"/>
      <w:r w:rsidRPr="000109FE">
        <w:t>and</w:t>
      </w:r>
      <w:proofErr w:type="spellEnd"/>
      <w:r w:rsidRPr="000109FE">
        <w:t xml:space="preserve"> </w:t>
      </w:r>
      <w:proofErr w:type="spellStart"/>
      <w:r w:rsidRPr="000109FE">
        <w:t>Usability</w:t>
      </w:r>
      <w:proofErr w:type="spellEnd"/>
      <w:r w:rsidRPr="000109FE">
        <w:t xml:space="preserve"> </w:t>
      </w:r>
      <w:proofErr w:type="spellStart"/>
      <w:r w:rsidRPr="000109FE">
        <w:t>and</w:t>
      </w:r>
      <w:proofErr w:type="spellEnd"/>
      <w:r w:rsidRPr="000109FE">
        <w:t xml:space="preserve"> </w:t>
      </w:r>
      <w:proofErr w:type="spellStart"/>
      <w:r w:rsidRPr="000109FE">
        <w:t>Communicability</w:t>
      </w:r>
      <w:proofErr w:type="spellEnd"/>
      <w:r w:rsidRPr="000109FE">
        <w:t xml:space="preserve"> </w:t>
      </w:r>
      <w:proofErr w:type="spellStart"/>
      <w:r w:rsidRPr="000109FE">
        <w:t>Assessment</w:t>
      </w:r>
      <w:proofErr w:type="spellEnd"/>
      <w:r w:rsidRPr="000109FE">
        <w:t xml:space="preserve"> in </w:t>
      </w:r>
      <w:proofErr w:type="spellStart"/>
      <w:r w:rsidRPr="000109FE">
        <w:t>groupware</w:t>
      </w:r>
      <w:proofErr w:type="spellEnd"/>
      <w:r w:rsidRPr="000109FE">
        <w:t xml:space="preserve"> (</w:t>
      </w:r>
      <w:proofErr w:type="spellStart"/>
      <w:r w:rsidRPr="000109FE">
        <w:t>RURUCAg</w:t>
      </w:r>
      <w:proofErr w:type="spellEnd"/>
      <w:r w:rsidRPr="000109FE">
        <w:t>)</w:t>
      </w:r>
      <w:r>
        <w:t xml:space="preserve"> e do Modelo 3C Colaboração, que poderão ser utilizados conjuntamente em trabalhos posteriores. Como contribuição tecnológica, destaca-se o desenvolvimento de um aplicativo móvel colaborativo, desenvolvido fundamentado no M3C e utilizando o </w:t>
      </w:r>
      <w:r>
        <w:rPr>
          <w:i/>
          <w:iCs/>
        </w:rPr>
        <w:t>toolkit</w:t>
      </w:r>
      <w:r>
        <w:t xml:space="preserve"> </w:t>
      </w:r>
      <w:proofErr w:type="spellStart"/>
      <w:r>
        <w:t>Flutter</w:t>
      </w:r>
      <w:proofErr w:type="spellEnd"/>
      <w:r>
        <w:t>.</w:t>
      </w:r>
    </w:p>
    <w:p w14:paraId="79B716C0" w14:textId="77777777" w:rsidR="00FB2B42" w:rsidRDefault="00FB2B42" w:rsidP="00451B94">
      <w:pPr>
        <w:pStyle w:val="Ttulo2"/>
        <w:spacing w:after="120" w:line="240" w:lineRule="auto"/>
        <w:rPr>
          <w:caps w:val="0"/>
        </w:rPr>
      </w:pPr>
      <w:r>
        <w:rPr>
          <w:caps w:val="0"/>
        </w:rPr>
        <w:t>REQUISITOS PRINCIPAIS DO PROBLEMA A SER TRABALHADO</w:t>
      </w:r>
    </w:p>
    <w:p w14:paraId="7FF0B497" w14:textId="77777777" w:rsidR="00FB2B42" w:rsidRDefault="00FB2B42" w:rsidP="00114119">
      <w:pPr>
        <w:pStyle w:val="TF-TEXTO"/>
      </w:pPr>
      <w:r>
        <w:t xml:space="preserve">Nessa subseção serão especificados os Requisitos Funcionais (RF) e Requisitos Não Funcionais (RNF), conforme </w:t>
      </w:r>
      <w:r>
        <w:fldChar w:fldCharType="begin"/>
      </w:r>
      <w:r>
        <w:instrText xml:space="preserve"> REF _Ref52887444 \h </w:instrText>
      </w:r>
      <w:r>
        <w:fldChar w:fldCharType="separate"/>
      </w:r>
      <w:r>
        <w:t xml:space="preserve">Quadro </w:t>
      </w:r>
      <w:r>
        <w:rPr>
          <w:noProof/>
        </w:rPr>
        <w:t>2</w:t>
      </w:r>
      <w:r>
        <w:fldChar w:fldCharType="end"/>
      </w:r>
      <w:r>
        <w:t>.</w:t>
      </w:r>
    </w:p>
    <w:p w14:paraId="504CF3F9" w14:textId="77777777" w:rsidR="00FB2B42" w:rsidRDefault="00FB2B42" w:rsidP="00024810">
      <w:pPr>
        <w:pStyle w:val="TF-LEGENDA"/>
      </w:pPr>
      <w:r>
        <w:lastRenderedPageBreak/>
        <w:t xml:space="preserve">Quadro </w:t>
      </w:r>
      <w:r>
        <w:fldChar w:fldCharType="begin"/>
      </w:r>
      <w:r>
        <w:instrText>SEQ Quadro \* ARABIC</w:instrText>
      </w:r>
      <w:r>
        <w:fldChar w:fldCharType="separate"/>
      </w:r>
      <w:r>
        <w:rPr>
          <w:noProof/>
        </w:rPr>
        <w:t>2</w:t>
      </w:r>
      <w:r>
        <w:fldChar w:fldCharType="end"/>
      </w:r>
      <w:r>
        <w:t xml:space="preserve"> - Principais </w:t>
      </w:r>
      <w:r w:rsidRPr="00165DBD">
        <w:t>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FB2B42" w:rsidRPr="007E0D87" w14:paraId="714E088D" w14:textId="77777777" w:rsidTr="00CF420C">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33387FAF" w14:textId="77777777" w:rsidR="00FB2B42" w:rsidRPr="009964B7" w:rsidRDefault="00FB2B42" w:rsidP="00673C01">
            <w:pPr>
              <w:pStyle w:val="TF-TEXTOQUADRO"/>
              <w:rPr>
                <w:b/>
                <w:bCs/>
                <w:sz w:val="20"/>
              </w:rPr>
            </w:pPr>
            <w:r w:rsidRPr="009964B7">
              <w:rPr>
                <w:b/>
                <w:bCs/>
                <w:sz w:val="20"/>
              </w:rPr>
              <w:t>O aplicativo deve:</w:t>
            </w:r>
          </w:p>
        </w:tc>
        <w:tc>
          <w:tcPr>
            <w:tcW w:w="664" w:type="dxa"/>
            <w:tcBorders>
              <w:top w:val="single" w:sz="4" w:space="0" w:color="auto"/>
              <w:left w:val="single" w:sz="4" w:space="0" w:color="auto"/>
              <w:right w:val="single" w:sz="4" w:space="0" w:color="auto"/>
              <w:tl2br w:val="nil"/>
            </w:tcBorders>
            <w:shd w:val="clear" w:color="auto" w:fill="A6A6A6"/>
            <w:vAlign w:val="center"/>
          </w:tcPr>
          <w:p w14:paraId="19872974" w14:textId="77777777" w:rsidR="00FB2B42" w:rsidRPr="009964B7" w:rsidRDefault="00FB2B42" w:rsidP="00673C01">
            <w:pPr>
              <w:pStyle w:val="TF-TEXTOQUADRO"/>
              <w:jc w:val="center"/>
              <w:rPr>
                <w:b/>
                <w:bCs/>
                <w:sz w:val="20"/>
              </w:rPr>
            </w:pPr>
            <w:r w:rsidRPr="009964B7">
              <w:rPr>
                <w:b/>
                <w:bCs/>
                <w:sz w:val="20"/>
              </w:rPr>
              <w:t>Tipo</w:t>
            </w:r>
          </w:p>
        </w:tc>
      </w:tr>
      <w:tr w:rsidR="00FB2B42" w:rsidRPr="007E0D87" w14:paraId="562AD666" w14:textId="77777777" w:rsidTr="00CF420C">
        <w:trPr>
          <w:jc w:val="center"/>
        </w:trPr>
        <w:tc>
          <w:tcPr>
            <w:tcW w:w="8321" w:type="dxa"/>
            <w:tcBorders>
              <w:left w:val="single" w:sz="4" w:space="0" w:color="auto"/>
            </w:tcBorders>
          </w:tcPr>
          <w:p w14:paraId="59AAF904" w14:textId="77777777" w:rsidR="00FB2B42" w:rsidRPr="009964B7" w:rsidRDefault="00FB2B42" w:rsidP="00673C01">
            <w:pPr>
              <w:pStyle w:val="TF-TEXTOQUADRO"/>
              <w:jc w:val="both"/>
              <w:rPr>
                <w:bCs/>
                <w:sz w:val="20"/>
              </w:rPr>
            </w:pPr>
            <w:r w:rsidRPr="009964B7">
              <w:rPr>
                <w:bCs/>
                <w:sz w:val="20"/>
              </w:rPr>
              <w:t xml:space="preserve">permitir </w:t>
            </w:r>
            <w:r>
              <w:rPr>
                <w:bCs/>
                <w:sz w:val="20"/>
              </w:rPr>
              <w:t xml:space="preserve">ao usuário manter </w:t>
            </w:r>
            <w:r w:rsidRPr="009964B7">
              <w:rPr>
                <w:bCs/>
                <w:sz w:val="20"/>
              </w:rPr>
              <w:t>usuários do tipo instituição e pessoa física</w:t>
            </w:r>
            <w:r>
              <w:rPr>
                <w:bCs/>
                <w:sz w:val="20"/>
              </w:rPr>
              <w:t xml:space="preserve">, um </w:t>
            </w:r>
            <w:proofErr w:type="spellStart"/>
            <w:r>
              <w:rPr>
                <w:bCs/>
                <w:sz w:val="20"/>
              </w:rPr>
              <w:t>Create</w:t>
            </w:r>
            <w:proofErr w:type="spellEnd"/>
            <w:r>
              <w:rPr>
                <w:bCs/>
                <w:sz w:val="20"/>
              </w:rPr>
              <w:t xml:space="preserve">, </w:t>
            </w:r>
            <w:proofErr w:type="spellStart"/>
            <w:r>
              <w:rPr>
                <w:bCs/>
                <w:sz w:val="20"/>
              </w:rPr>
              <w:t>Read</w:t>
            </w:r>
            <w:proofErr w:type="spellEnd"/>
            <w:r>
              <w:rPr>
                <w:bCs/>
                <w:sz w:val="20"/>
              </w:rPr>
              <w:t>, Update, Delete (CRUD) (Coordenação)</w:t>
            </w:r>
          </w:p>
        </w:tc>
        <w:tc>
          <w:tcPr>
            <w:tcW w:w="664" w:type="dxa"/>
            <w:tcBorders>
              <w:left w:val="single" w:sz="4" w:space="0" w:color="auto"/>
            </w:tcBorders>
            <w:vAlign w:val="center"/>
          </w:tcPr>
          <w:p w14:paraId="0F1FE898" w14:textId="77777777" w:rsidR="00FB2B42" w:rsidRPr="009964B7" w:rsidRDefault="00FB2B42" w:rsidP="00673C01">
            <w:pPr>
              <w:pStyle w:val="TF-TEXTOQUADRO"/>
              <w:jc w:val="center"/>
              <w:rPr>
                <w:bCs/>
                <w:sz w:val="20"/>
              </w:rPr>
            </w:pPr>
            <w:r w:rsidRPr="009964B7">
              <w:rPr>
                <w:bCs/>
                <w:sz w:val="20"/>
              </w:rPr>
              <w:t>RF</w:t>
            </w:r>
          </w:p>
        </w:tc>
      </w:tr>
      <w:tr w:rsidR="00FB2B42" w:rsidRPr="007E0D87" w14:paraId="213A7E68" w14:textId="77777777" w:rsidTr="00CF420C">
        <w:trPr>
          <w:jc w:val="center"/>
        </w:trPr>
        <w:tc>
          <w:tcPr>
            <w:tcW w:w="8321" w:type="dxa"/>
            <w:tcBorders>
              <w:left w:val="single" w:sz="4" w:space="0" w:color="auto"/>
            </w:tcBorders>
          </w:tcPr>
          <w:p w14:paraId="446FF653" w14:textId="77777777" w:rsidR="00FB2B42" w:rsidRPr="00365BE9" w:rsidRDefault="00FB2B42" w:rsidP="00673C01">
            <w:pPr>
              <w:pStyle w:val="TF-TEXTOQUADRO"/>
              <w:jc w:val="both"/>
              <w:rPr>
                <w:bCs/>
                <w:sz w:val="20"/>
              </w:rPr>
            </w:pPr>
            <w:r w:rsidRPr="009964B7">
              <w:rPr>
                <w:bCs/>
                <w:sz w:val="20"/>
              </w:rPr>
              <w:t xml:space="preserve">permitir </w:t>
            </w:r>
            <w:r>
              <w:rPr>
                <w:bCs/>
                <w:sz w:val="20"/>
              </w:rPr>
              <w:t>ao usuário</w:t>
            </w:r>
            <w:r w:rsidRPr="009964B7">
              <w:rPr>
                <w:bCs/>
                <w:sz w:val="20"/>
              </w:rPr>
              <w:t xml:space="preserve"> </w:t>
            </w:r>
            <w:r>
              <w:rPr>
                <w:bCs/>
                <w:sz w:val="20"/>
              </w:rPr>
              <w:t>manter</w:t>
            </w:r>
            <w:r w:rsidRPr="009964B7">
              <w:rPr>
                <w:bCs/>
                <w:sz w:val="20"/>
              </w:rPr>
              <w:t xml:space="preserve"> </w:t>
            </w:r>
            <w:r w:rsidRPr="009964B7">
              <w:rPr>
                <w:bCs/>
                <w:i/>
                <w:iCs/>
                <w:sz w:val="20"/>
              </w:rPr>
              <w:t>pets</w:t>
            </w:r>
            <w:r>
              <w:rPr>
                <w:bCs/>
                <w:i/>
                <w:iCs/>
                <w:sz w:val="20"/>
              </w:rPr>
              <w:t xml:space="preserve"> </w:t>
            </w:r>
            <w:r>
              <w:rPr>
                <w:bCs/>
                <w:sz w:val="20"/>
              </w:rPr>
              <w:t>para adoção</w:t>
            </w:r>
            <w:r w:rsidRPr="00F24D2A">
              <w:rPr>
                <w:bCs/>
                <w:sz w:val="20"/>
              </w:rPr>
              <w:t>,</w:t>
            </w:r>
            <w:r>
              <w:rPr>
                <w:bCs/>
                <w:sz w:val="20"/>
              </w:rPr>
              <w:t xml:space="preserve"> um CRUD de </w:t>
            </w:r>
            <w:r>
              <w:rPr>
                <w:bCs/>
                <w:i/>
                <w:iCs/>
                <w:sz w:val="20"/>
              </w:rPr>
              <w:t xml:space="preserve">pets </w:t>
            </w:r>
            <w:r>
              <w:rPr>
                <w:bCs/>
                <w:sz w:val="20"/>
              </w:rPr>
              <w:t>para adoção (Coordenação)</w:t>
            </w:r>
          </w:p>
        </w:tc>
        <w:tc>
          <w:tcPr>
            <w:tcW w:w="664" w:type="dxa"/>
            <w:tcBorders>
              <w:left w:val="single" w:sz="4" w:space="0" w:color="auto"/>
            </w:tcBorders>
            <w:vAlign w:val="center"/>
          </w:tcPr>
          <w:p w14:paraId="16499DE1" w14:textId="77777777" w:rsidR="00FB2B42" w:rsidRPr="009964B7" w:rsidRDefault="00FB2B42" w:rsidP="00673C01">
            <w:pPr>
              <w:pStyle w:val="TF-TEXTOQUADRO"/>
              <w:jc w:val="center"/>
              <w:rPr>
                <w:bCs/>
                <w:sz w:val="20"/>
              </w:rPr>
            </w:pPr>
            <w:r w:rsidRPr="009964B7">
              <w:rPr>
                <w:bCs/>
                <w:sz w:val="20"/>
              </w:rPr>
              <w:t>RF</w:t>
            </w:r>
          </w:p>
        </w:tc>
      </w:tr>
      <w:tr w:rsidR="00FB2B42" w:rsidRPr="007E0D87" w14:paraId="44FC1440" w14:textId="77777777" w:rsidTr="00CF420C">
        <w:trPr>
          <w:jc w:val="center"/>
        </w:trPr>
        <w:tc>
          <w:tcPr>
            <w:tcW w:w="8321" w:type="dxa"/>
            <w:tcBorders>
              <w:left w:val="single" w:sz="4" w:space="0" w:color="auto"/>
            </w:tcBorders>
          </w:tcPr>
          <w:p w14:paraId="5C102210" w14:textId="77777777" w:rsidR="00FB2B42" w:rsidRPr="009964B7" w:rsidRDefault="00FB2B42"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listar os </w:t>
            </w:r>
            <w:r w:rsidRPr="009964B7">
              <w:rPr>
                <w:bCs/>
                <w:i/>
                <w:iCs/>
                <w:sz w:val="20"/>
              </w:rPr>
              <w:t>pets</w:t>
            </w:r>
            <w:r w:rsidRPr="009964B7">
              <w:rPr>
                <w:bCs/>
                <w:sz w:val="20"/>
              </w:rPr>
              <w:t xml:space="preserve"> cadastrados no sistema</w:t>
            </w:r>
            <w:r>
              <w:rPr>
                <w:bCs/>
                <w:sz w:val="20"/>
              </w:rPr>
              <w:t xml:space="preserve"> (Coordenação)</w:t>
            </w:r>
          </w:p>
        </w:tc>
        <w:tc>
          <w:tcPr>
            <w:tcW w:w="664" w:type="dxa"/>
            <w:tcBorders>
              <w:left w:val="single" w:sz="4" w:space="0" w:color="auto"/>
            </w:tcBorders>
            <w:vAlign w:val="center"/>
          </w:tcPr>
          <w:p w14:paraId="71F7A82F" w14:textId="77777777" w:rsidR="00FB2B42" w:rsidRPr="009964B7" w:rsidRDefault="00FB2B42" w:rsidP="00673C01">
            <w:pPr>
              <w:pStyle w:val="TF-TEXTOQUADRO"/>
              <w:jc w:val="center"/>
              <w:rPr>
                <w:bCs/>
                <w:sz w:val="20"/>
              </w:rPr>
            </w:pPr>
            <w:r w:rsidRPr="009964B7">
              <w:rPr>
                <w:bCs/>
                <w:sz w:val="20"/>
              </w:rPr>
              <w:t>RF</w:t>
            </w:r>
          </w:p>
        </w:tc>
      </w:tr>
      <w:tr w:rsidR="00FB2B42" w:rsidRPr="007E0D87" w14:paraId="008E26A1" w14:textId="77777777" w:rsidTr="00CF420C">
        <w:trPr>
          <w:jc w:val="center"/>
        </w:trPr>
        <w:tc>
          <w:tcPr>
            <w:tcW w:w="8321" w:type="dxa"/>
            <w:tcBorders>
              <w:left w:val="single" w:sz="4" w:space="0" w:color="auto"/>
            </w:tcBorders>
          </w:tcPr>
          <w:p w14:paraId="15A1BAC9" w14:textId="77777777" w:rsidR="00FB2B42" w:rsidRPr="009964B7" w:rsidRDefault="00FB2B42"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perdido (Cooperação) </w:t>
            </w:r>
          </w:p>
        </w:tc>
        <w:tc>
          <w:tcPr>
            <w:tcW w:w="664" w:type="dxa"/>
            <w:tcBorders>
              <w:left w:val="single" w:sz="4" w:space="0" w:color="auto"/>
            </w:tcBorders>
            <w:vAlign w:val="center"/>
          </w:tcPr>
          <w:p w14:paraId="78877B32" w14:textId="77777777" w:rsidR="00FB2B42" w:rsidRPr="009964B7" w:rsidRDefault="00FB2B42" w:rsidP="00673C01">
            <w:pPr>
              <w:pStyle w:val="TF-TEXTOQUADRO"/>
              <w:jc w:val="center"/>
              <w:rPr>
                <w:bCs/>
                <w:sz w:val="20"/>
              </w:rPr>
            </w:pPr>
            <w:r>
              <w:rPr>
                <w:bCs/>
                <w:sz w:val="20"/>
              </w:rPr>
              <w:t>RF</w:t>
            </w:r>
          </w:p>
        </w:tc>
      </w:tr>
      <w:tr w:rsidR="00FB2B42" w:rsidRPr="007E0D87" w14:paraId="7E51D18A" w14:textId="77777777" w:rsidTr="00CF420C">
        <w:trPr>
          <w:jc w:val="center"/>
        </w:trPr>
        <w:tc>
          <w:tcPr>
            <w:tcW w:w="8321" w:type="dxa"/>
            <w:tcBorders>
              <w:left w:val="single" w:sz="4" w:space="0" w:color="auto"/>
            </w:tcBorders>
          </w:tcPr>
          <w:p w14:paraId="686C8C88" w14:textId="77777777" w:rsidR="00FB2B42" w:rsidRPr="008970CD" w:rsidRDefault="00FB2B42"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encontrado (Cooperação)</w:t>
            </w:r>
          </w:p>
        </w:tc>
        <w:tc>
          <w:tcPr>
            <w:tcW w:w="664" w:type="dxa"/>
            <w:tcBorders>
              <w:left w:val="single" w:sz="4" w:space="0" w:color="auto"/>
            </w:tcBorders>
            <w:vAlign w:val="center"/>
          </w:tcPr>
          <w:p w14:paraId="27583764" w14:textId="77777777" w:rsidR="00FB2B42" w:rsidRDefault="00FB2B42" w:rsidP="00673C01">
            <w:pPr>
              <w:pStyle w:val="TF-TEXTOQUADRO"/>
              <w:jc w:val="center"/>
              <w:rPr>
                <w:bCs/>
                <w:sz w:val="20"/>
              </w:rPr>
            </w:pPr>
            <w:r>
              <w:rPr>
                <w:bCs/>
                <w:sz w:val="20"/>
              </w:rPr>
              <w:t>RF</w:t>
            </w:r>
          </w:p>
        </w:tc>
      </w:tr>
      <w:tr w:rsidR="00FB2B42" w:rsidRPr="007E0D87" w14:paraId="34215A53" w14:textId="77777777" w:rsidTr="00CF420C">
        <w:trPr>
          <w:jc w:val="center"/>
        </w:trPr>
        <w:tc>
          <w:tcPr>
            <w:tcW w:w="8321" w:type="dxa"/>
            <w:tcBorders>
              <w:left w:val="single" w:sz="4" w:space="0" w:color="auto"/>
            </w:tcBorders>
          </w:tcPr>
          <w:p w14:paraId="23E08FA6" w14:textId="77777777" w:rsidR="00FB2B42" w:rsidRPr="00C022D0" w:rsidRDefault="00FB2B42"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perdido foi encontrado (Cooperação)</w:t>
            </w:r>
          </w:p>
        </w:tc>
        <w:tc>
          <w:tcPr>
            <w:tcW w:w="664" w:type="dxa"/>
            <w:tcBorders>
              <w:left w:val="single" w:sz="4" w:space="0" w:color="auto"/>
            </w:tcBorders>
            <w:vAlign w:val="center"/>
          </w:tcPr>
          <w:p w14:paraId="78F39829" w14:textId="77777777" w:rsidR="00FB2B42" w:rsidRDefault="00FB2B42" w:rsidP="00673C01">
            <w:pPr>
              <w:pStyle w:val="TF-TEXTOQUADRO"/>
              <w:jc w:val="center"/>
              <w:rPr>
                <w:bCs/>
                <w:sz w:val="20"/>
              </w:rPr>
            </w:pPr>
            <w:r>
              <w:rPr>
                <w:bCs/>
                <w:sz w:val="20"/>
              </w:rPr>
              <w:t>RF</w:t>
            </w:r>
          </w:p>
        </w:tc>
      </w:tr>
      <w:tr w:rsidR="00FB2B42" w:rsidRPr="007E0D87" w14:paraId="35AFD185" w14:textId="77777777" w:rsidTr="00CF420C">
        <w:trPr>
          <w:jc w:val="center"/>
        </w:trPr>
        <w:tc>
          <w:tcPr>
            <w:tcW w:w="8321" w:type="dxa"/>
            <w:tcBorders>
              <w:left w:val="single" w:sz="4" w:space="0" w:color="auto"/>
            </w:tcBorders>
          </w:tcPr>
          <w:p w14:paraId="7E92FEAF" w14:textId="77777777" w:rsidR="00FB2B42" w:rsidRPr="00846166" w:rsidRDefault="00FB2B42"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encontrado é seu (Cooperação)</w:t>
            </w:r>
          </w:p>
        </w:tc>
        <w:tc>
          <w:tcPr>
            <w:tcW w:w="664" w:type="dxa"/>
            <w:tcBorders>
              <w:left w:val="single" w:sz="4" w:space="0" w:color="auto"/>
            </w:tcBorders>
            <w:vAlign w:val="center"/>
          </w:tcPr>
          <w:p w14:paraId="68418C4A" w14:textId="77777777" w:rsidR="00FB2B42" w:rsidRDefault="00FB2B42" w:rsidP="00673C01">
            <w:pPr>
              <w:pStyle w:val="TF-TEXTOQUADRO"/>
              <w:jc w:val="center"/>
              <w:rPr>
                <w:bCs/>
                <w:sz w:val="20"/>
              </w:rPr>
            </w:pPr>
            <w:r>
              <w:rPr>
                <w:bCs/>
                <w:sz w:val="20"/>
              </w:rPr>
              <w:t>RF</w:t>
            </w:r>
          </w:p>
        </w:tc>
      </w:tr>
      <w:tr w:rsidR="00FB2B42" w:rsidRPr="007E0D87" w14:paraId="761BD030" w14:textId="77777777" w:rsidTr="00CF420C">
        <w:trPr>
          <w:jc w:val="center"/>
        </w:trPr>
        <w:tc>
          <w:tcPr>
            <w:tcW w:w="8321" w:type="dxa"/>
            <w:tcBorders>
              <w:left w:val="single" w:sz="4" w:space="0" w:color="auto"/>
            </w:tcBorders>
          </w:tcPr>
          <w:p w14:paraId="35059E9A" w14:textId="77777777" w:rsidR="00FB2B42" w:rsidRPr="00DA3A39" w:rsidRDefault="00FB2B42"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visualizar as informações do </w:t>
            </w:r>
            <w:r w:rsidRPr="009964B7">
              <w:rPr>
                <w:bCs/>
                <w:i/>
                <w:iCs/>
                <w:sz w:val="20"/>
              </w:rPr>
              <w:t>pet</w:t>
            </w:r>
            <w:r>
              <w:rPr>
                <w:bCs/>
                <w:i/>
                <w:iCs/>
                <w:sz w:val="20"/>
              </w:rPr>
              <w:t xml:space="preserve"> </w:t>
            </w:r>
            <w:r>
              <w:rPr>
                <w:bCs/>
                <w:sz w:val="20"/>
              </w:rPr>
              <w:t>(Comunicação)</w:t>
            </w:r>
          </w:p>
        </w:tc>
        <w:tc>
          <w:tcPr>
            <w:tcW w:w="664" w:type="dxa"/>
            <w:tcBorders>
              <w:left w:val="single" w:sz="4" w:space="0" w:color="auto"/>
            </w:tcBorders>
            <w:vAlign w:val="center"/>
          </w:tcPr>
          <w:p w14:paraId="33A25822" w14:textId="77777777" w:rsidR="00FB2B42" w:rsidRPr="009964B7" w:rsidRDefault="00FB2B42" w:rsidP="00673C01">
            <w:pPr>
              <w:pStyle w:val="TF-TEXTOQUADRO"/>
              <w:jc w:val="center"/>
              <w:rPr>
                <w:bCs/>
                <w:sz w:val="20"/>
              </w:rPr>
            </w:pPr>
            <w:r w:rsidRPr="009964B7">
              <w:rPr>
                <w:bCs/>
                <w:sz w:val="20"/>
              </w:rPr>
              <w:t>RF</w:t>
            </w:r>
          </w:p>
        </w:tc>
      </w:tr>
      <w:tr w:rsidR="00FB2B42" w:rsidRPr="007E0D87" w14:paraId="4DA44011" w14:textId="77777777" w:rsidTr="00CF420C">
        <w:trPr>
          <w:jc w:val="center"/>
        </w:trPr>
        <w:tc>
          <w:tcPr>
            <w:tcW w:w="8321" w:type="dxa"/>
            <w:tcBorders>
              <w:left w:val="single" w:sz="4" w:space="0" w:color="auto"/>
            </w:tcBorders>
          </w:tcPr>
          <w:p w14:paraId="240EB85A" w14:textId="77777777" w:rsidR="00FB2B42" w:rsidRPr="009964B7" w:rsidRDefault="00FB2B42"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entrar em contato com o responsável do </w:t>
            </w:r>
            <w:r w:rsidRPr="009964B7">
              <w:rPr>
                <w:bCs/>
                <w:i/>
                <w:iCs/>
                <w:sz w:val="20"/>
              </w:rPr>
              <w:t>pet</w:t>
            </w:r>
            <w:r w:rsidRPr="009964B7">
              <w:rPr>
                <w:bCs/>
                <w:sz w:val="20"/>
              </w:rPr>
              <w:t xml:space="preserve"> </w:t>
            </w:r>
            <w:r>
              <w:rPr>
                <w:bCs/>
                <w:sz w:val="20"/>
              </w:rPr>
              <w:t>(Comunicação)</w:t>
            </w:r>
          </w:p>
        </w:tc>
        <w:tc>
          <w:tcPr>
            <w:tcW w:w="664" w:type="dxa"/>
            <w:tcBorders>
              <w:left w:val="single" w:sz="4" w:space="0" w:color="auto"/>
            </w:tcBorders>
            <w:vAlign w:val="center"/>
          </w:tcPr>
          <w:p w14:paraId="63C3125C" w14:textId="77777777" w:rsidR="00FB2B42" w:rsidRPr="009964B7" w:rsidRDefault="00FB2B42" w:rsidP="00673C01">
            <w:pPr>
              <w:pStyle w:val="TF-TEXTOQUADRO"/>
              <w:jc w:val="center"/>
              <w:rPr>
                <w:bCs/>
                <w:sz w:val="20"/>
              </w:rPr>
            </w:pPr>
            <w:r w:rsidRPr="009964B7">
              <w:rPr>
                <w:bCs/>
                <w:sz w:val="20"/>
              </w:rPr>
              <w:t>RF</w:t>
            </w:r>
          </w:p>
        </w:tc>
      </w:tr>
      <w:tr w:rsidR="00FB2B42" w:rsidRPr="007E0D87" w14:paraId="4BCA18CD" w14:textId="77777777" w:rsidTr="00CF420C">
        <w:trPr>
          <w:jc w:val="center"/>
        </w:trPr>
        <w:tc>
          <w:tcPr>
            <w:tcW w:w="8321" w:type="dxa"/>
            <w:tcBorders>
              <w:left w:val="single" w:sz="4" w:space="0" w:color="auto"/>
            </w:tcBorders>
          </w:tcPr>
          <w:p w14:paraId="313AB48D" w14:textId="77777777" w:rsidR="00FB2B42" w:rsidRPr="009964B7" w:rsidRDefault="00FB2B42"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visualizar no mapa as instituições/</w:t>
            </w:r>
            <w:r w:rsidRPr="009964B7">
              <w:rPr>
                <w:bCs/>
                <w:i/>
                <w:iCs/>
                <w:sz w:val="20"/>
              </w:rPr>
              <w:t>pets</w:t>
            </w:r>
            <w:r w:rsidRPr="009964B7">
              <w:rPr>
                <w:bCs/>
                <w:sz w:val="20"/>
              </w:rPr>
              <w:t xml:space="preserve"> próximos</w:t>
            </w:r>
            <w:r>
              <w:rPr>
                <w:bCs/>
                <w:sz w:val="20"/>
              </w:rPr>
              <w:t xml:space="preserve"> (Comunicação)</w:t>
            </w:r>
          </w:p>
        </w:tc>
        <w:tc>
          <w:tcPr>
            <w:tcW w:w="664" w:type="dxa"/>
            <w:tcBorders>
              <w:left w:val="single" w:sz="4" w:space="0" w:color="auto"/>
            </w:tcBorders>
            <w:vAlign w:val="center"/>
          </w:tcPr>
          <w:p w14:paraId="342D6009" w14:textId="77777777" w:rsidR="00FB2B42" w:rsidRPr="009964B7" w:rsidRDefault="00FB2B42" w:rsidP="00673C01">
            <w:pPr>
              <w:pStyle w:val="TF-TEXTOQUADRO"/>
              <w:jc w:val="center"/>
              <w:rPr>
                <w:bCs/>
                <w:sz w:val="20"/>
              </w:rPr>
            </w:pPr>
            <w:r w:rsidRPr="009964B7">
              <w:rPr>
                <w:bCs/>
                <w:sz w:val="20"/>
              </w:rPr>
              <w:t>RF</w:t>
            </w:r>
          </w:p>
        </w:tc>
      </w:tr>
      <w:tr w:rsidR="00FB2B42" w:rsidRPr="007E0D87" w14:paraId="3AC94A8F" w14:textId="77777777" w:rsidTr="00CF420C">
        <w:trPr>
          <w:jc w:val="center"/>
        </w:trPr>
        <w:tc>
          <w:tcPr>
            <w:tcW w:w="8321" w:type="dxa"/>
            <w:tcBorders>
              <w:left w:val="single" w:sz="4" w:space="0" w:color="auto"/>
            </w:tcBorders>
          </w:tcPr>
          <w:p w14:paraId="23266104" w14:textId="77777777" w:rsidR="00FB2B42" w:rsidRPr="009964B7" w:rsidRDefault="00FB2B42" w:rsidP="00673C01">
            <w:pPr>
              <w:pStyle w:val="TF-TEXTOQUADRO"/>
              <w:jc w:val="both"/>
              <w:rPr>
                <w:bCs/>
                <w:sz w:val="20"/>
              </w:rPr>
            </w:pPr>
            <w:r w:rsidRPr="009964B7">
              <w:rPr>
                <w:bCs/>
                <w:sz w:val="20"/>
              </w:rPr>
              <w:t xml:space="preserve">notificar os usuários </w:t>
            </w:r>
            <w:r>
              <w:rPr>
                <w:bCs/>
                <w:sz w:val="20"/>
              </w:rPr>
              <w:t>por meio</w:t>
            </w:r>
            <w:r w:rsidRPr="009964B7">
              <w:rPr>
                <w:bCs/>
                <w:sz w:val="20"/>
              </w:rPr>
              <w:t xml:space="preserve"> de notificação </w:t>
            </w:r>
            <w:proofErr w:type="spellStart"/>
            <w:r w:rsidRPr="009964B7">
              <w:rPr>
                <w:bCs/>
                <w:i/>
                <w:iCs/>
                <w:sz w:val="20"/>
              </w:rPr>
              <w:t>push</w:t>
            </w:r>
            <w:proofErr w:type="spellEnd"/>
            <w:r>
              <w:rPr>
                <w:bCs/>
                <w:i/>
                <w:iCs/>
                <w:sz w:val="20"/>
              </w:rPr>
              <w:t xml:space="preserve"> </w:t>
            </w:r>
            <w:r>
              <w:rPr>
                <w:bCs/>
                <w:sz w:val="20"/>
              </w:rPr>
              <w:t>(Comunicação)</w:t>
            </w:r>
          </w:p>
        </w:tc>
        <w:tc>
          <w:tcPr>
            <w:tcW w:w="664" w:type="dxa"/>
            <w:tcBorders>
              <w:left w:val="single" w:sz="4" w:space="0" w:color="auto"/>
            </w:tcBorders>
            <w:vAlign w:val="center"/>
          </w:tcPr>
          <w:p w14:paraId="1264A98D" w14:textId="77777777" w:rsidR="00FB2B42" w:rsidRPr="009964B7" w:rsidRDefault="00FB2B42" w:rsidP="00673C01">
            <w:pPr>
              <w:pStyle w:val="TF-TEXTOQUADRO"/>
              <w:jc w:val="center"/>
              <w:rPr>
                <w:bCs/>
                <w:sz w:val="20"/>
              </w:rPr>
            </w:pPr>
            <w:r w:rsidRPr="009964B7">
              <w:rPr>
                <w:bCs/>
                <w:sz w:val="20"/>
              </w:rPr>
              <w:t>RF</w:t>
            </w:r>
          </w:p>
        </w:tc>
      </w:tr>
      <w:tr w:rsidR="00FB2B42" w:rsidRPr="007E0D87" w14:paraId="09CAB1B9" w14:textId="77777777" w:rsidTr="00CF420C">
        <w:trPr>
          <w:jc w:val="center"/>
        </w:trPr>
        <w:tc>
          <w:tcPr>
            <w:tcW w:w="8321" w:type="dxa"/>
            <w:tcBorders>
              <w:left w:val="single" w:sz="4" w:space="0" w:color="auto"/>
            </w:tcBorders>
          </w:tcPr>
          <w:p w14:paraId="573E1C9A" w14:textId="77777777" w:rsidR="00FB2B42" w:rsidRPr="009964B7" w:rsidRDefault="00FB2B42" w:rsidP="00673C01">
            <w:pPr>
              <w:pStyle w:val="TF-TEXTOQUADRO"/>
              <w:jc w:val="both"/>
              <w:rPr>
                <w:bCs/>
                <w:sz w:val="20"/>
              </w:rPr>
            </w:pPr>
            <w:r w:rsidRPr="009964B7">
              <w:rPr>
                <w:sz w:val="20"/>
              </w:rPr>
              <w:t xml:space="preserve">permitir integração com o Google </w:t>
            </w:r>
            <w:proofErr w:type="spellStart"/>
            <w:r w:rsidRPr="009964B7">
              <w:rPr>
                <w:sz w:val="20"/>
              </w:rPr>
              <w:t>Maps</w:t>
            </w:r>
            <w:proofErr w:type="spellEnd"/>
          </w:p>
        </w:tc>
        <w:tc>
          <w:tcPr>
            <w:tcW w:w="664" w:type="dxa"/>
            <w:tcBorders>
              <w:left w:val="single" w:sz="4" w:space="0" w:color="auto"/>
            </w:tcBorders>
            <w:vAlign w:val="center"/>
          </w:tcPr>
          <w:p w14:paraId="04DC12D2" w14:textId="77777777" w:rsidR="00FB2B42" w:rsidRPr="009964B7" w:rsidRDefault="00FB2B42" w:rsidP="00673C01">
            <w:pPr>
              <w:pStyle w:val="TF-TEXTOQUADRO"/>
              <w:jc w:val="center"/>
              <w:rPr>
                <w:bCs/>
                <w:sz w:val="20"/>
              </w:rPr>
            </w:pPr>
            <w:r w:rsidRPr="009964B7">
              <w:rPr>
                <w:bCs/>
                <w:sz w:val="20"/>
              </w:rPr>
              <w:t>RNF</w:t>
            </w:r>
          </w:p>
        </w:tc>
      </w:tr>
      <w:tr w:rsidR="00FB2B42" w:rsidRPr="007E0D87" w14:paraId="3396FD7B" w14:textId="77777777" w:rsidTr="00CF420C">
        <w:trPr>
          <w:jc w:val="center"/>
        </w:trPr>
        <w:tc>
          <w:tcPr>
            <w:tcW w:w="8321" w:type="dxa"/>
            <w:tcBorders>
              <w:left w:val="single" w:sz="4" w:space="0" w:color="auto"/>
            </w:tcBorders>
          </w:tcPr>
          <w:p w14:paraId="4010B8DC" w14:textId="77777777" w:rsidR="00FB2B42" w:rsidRPr="009964B7" w:rsidRDefault="00FB2B42" w:rsidP="00673C01">
            <w:pPr>
              <w:pStyle w:val="TF-TEXTOQUADRO"/>
              <w:jc w:val="both"/>
              <w:rPr>
                <w:bCs/>
                <w:sz w:val="20"/>
              </w:rPr>
            </w:pPr>
            <w:r w:rsidRPr="009964B7">
              <w:rPr>
                <w:bCs/>
                <w:sz w:val="20"/>
              </w:rPr>
              <w:t xml:space="preserve">ser construído utilizando o </w:t>
            </w:r>
            <w:r>
              <w:rPr>
                <w:bCs/>
                <w:i/>
                <w:iCs/>
                <w:sz w:val="20"/>
              </w:rPr>
              <w:t>toolkit</w:t>
            </w:r>
            <w:r w:rsidRPr="009964B7">
              <w:rPr>
                <w:bCs/>
                <w:sz w:val="20"/>
              </w:rPr>
              <w:t xml:space="preserve"> </w:t>
            </w:r>
            <w:proofErr w:type="spellStart"/>
            <w:r w:rsidRPr="009964B7">
              <w:rPr>
                <w:bCs/>
                <w:sz w:val="20"/>
              </w:rPr>
              <w:t>Flutter</w:t>
            </w:r>
            <w:proofErr w:type="spellEnd"/>
            <w:r>
              <w:rPr>
                <w:bCs/>
                <w:sz w:val="20"/>
              </w:rPr>
              <w:t xml:space="preserve"> juntamente com a linguagem </w:t>
            </w:r>
            <w:proofErr w:type="spellStart"/>
            <w:r>
              <w:rPr>
                <w:bCs/>
                <w:sz w:val="20"/>
              </w:rPr>
              <w:t>Dart</w:t>
            </w:r>
            <w:proofErr w:type="spellEnd"/>
          </w:p>
        </w:tc>
        <w:tc>
          <w:tcPr>
            <w:tcW w:w="664" w:type="dxa"/>
            <w:tcBorders>
              <w:left w:val="single" w:sz="4" w:space="0" w:color="auto"/>
            </w:tcBorders>
            <w:vAlign w:val="center"/>
          </w:tcPr>
          <w:p w14:paraId="5C90A1AB" w14:textId="77777777" w:rsidR="00FB2B42" w:rsidRPr="009964B7" w:rsidRDefault="00FB2B42" w:rsidP="00673C01">
            <w:pPr>
              <w:pStyle w:val="TF-TEXTOQUADRO"/>
              <w:jc w:val="center"/>
              <w:rPr>
                <w:bCs/>
                <w:sz w:val="20"/>
              </w:rPr>
            </w:pPr>
            <w:r w:rsidRPr="009964B7">
              <w:rPr>
                <w:bCs/>
                <w:sz w:val="20"/>
              </w:rPr>
              <w:t>RNF</w:t>
            </w:r>
          </w:p>
        </w:tc>
      </w:tr>
      <w:tr w:rsidR="00FB2B42" w:rsidRPr="007E0D87" w14:paraId="7CC1800B" w14:textId="77777777" w:rsidTr="00CF420C">
        <w:trPr>
          <w:jc w:val="center"/>
        </w:trPr>
        <w:tc>
          <w:tcPr>
            <w:tcW w:w="8321" w:type="dxa"/>
            <w:tcBorders>
              <w:left w:val="single" w:sz="4" w:space="0" w:color="auto"/>
            </w:tcBorders>
          </w:tcPr>
          <w:p w14:paraId="428721CA" w14:textId="77777777" w:rsidR="00FB2B42" w:rsidRPr="009964B7" w:rsidRDefault="00FB2B42" w:rsidP="00673C01">
            <w:pPr>
              <w:pStyle w:val="TF-TEXTOQUADRO"/>
              <w:jc w:val="both"/>
              <w:rPr>
                <w:bCs/>
                <w:sz w:val="20"/>
              </w:rPr>
            </w:pPr>
            <w:r w:rsidRPr="009964B7">
              <w:rPr>
                <w:bCs/>
                <w:sz w:val="20"/>
              </w:rPr>
              <w:t>permitir integração com as redes sociais para compartilhamento de informações</w:t>
            </w:r>
            <w:r>
              <w:rPr>
                <w:bCs/>
                <w:sz w:val="20"/>
              </w:rPr>
              <w:t xml:space="preserve"> (Comunicação)</w:t>
            </w:r>
          </w:p>
        </w:tc>
        <w:tc>
          <w:tcPr>
            <w:tcW w:w="664" w:type="dxa"/>
            <w:tcBorders>
              <w:left w:val="single" w:sz="4" w:space="0" w:color="auto"/>
            </w:tcBorders>
            <w:vAlign w:val="center"/>
          </w:tcPr>
          <w:p w14:paraId="55280E82" w14:textId="77777777" w:rsidR="00FB2B42" w:rsidRPr="009964B7" w:rsidRDefault="00FB2B42" w:rsidP="00673C01">
            <w:pPr>
              <w:pStyle w:val="TF-TEXTOQUADRO"/>
              <w:jc w:val="center"/>
              <w:rPr>
                <w:bCs/>
                <w:sz w:val="20"/>
              </w:rPr>
            </w:pPr>
            <w:r w:rsidRPr="009964B7">
              <w:rPr>
                <w:bCs/>
                <w:sz w:val="20"/>
              </w:rPr>
              <w:t>RNF</w:t>
            </w:r>
          </w:p>
        </w:tc>
      </w:tr>
      <w:tr w:rsidR="00FB2B42" w:rsidRPr="007E0D87" w14:paraId="081A1374" w14:textId="77777777" w:rsidTr="00CF420C">
        <w:trPr>
          <w:jc w:val="center"/>
        </w:trPr>
        <w:tc>
          <w:tcPr>
            <w:tcW w:w="8321" w:type="dxa"/>
            <w:tcBorders>
              <w:left w:val="single" w:sz="4" w:space="0" w:color="auto"/>
            </w:tcBorders>
          </w:tcPr>
          <w:p w14:paraId="265A18A3" w14:textId="77777777" w:rsidR="00FB2B42" w:rsidRPr="009964B7" w:rsidRDefault="00FB2B42" w:rsidP="00673C01">
            <w:pPr>
              <w:pStyle w:val="TF-TEXTOQUADRO"/>
              <w:jc w:val="both"/>
              <w:rPr>
                <w:bCs/>
                <w:sz w:val="20"/>
              </w:rPr>
            </w:pPr>
            <w:r w:rsidRPr="009964B7">
              <w:rPr>
                <w:sz w:val="20"/>
              </w:rPr>
              <w:t xml:space="preserve">utilizar o Método </w:t>
            </w:r>
            <w:proofErr w:type="spellStart"/>
            <w:r w:rsidRPr="009964B7">
              <w:rPr>
                <w:sz w:val="20"/>
              </w:rPr>
              <w:t>RURUCAg</w:t>
            </w:r>
            <w:proofErr w:type="spellEnd"/>
            <w:r w:rsidRPr="009964B7">
              <w:rPr>
                <w:sz w:val="20"/>
              </w:rPr>
              <w:t xml:space="preserve"> para modelar a relação dos requisitos com as heurísticas de Nielsen</w:t>
            </w:r>
          </w:p>
        </w:tc>
        <w:tc>
          <w:tcPr>
            <w:tcW w:w="664" w:type="dxa"/>
            <w:tcBorders>
              <w:left w:val="single" w:sz="4" w:space="0" w:color="auto"/>
            </w:tcBorders>
            <w:vAlign w:val="center"/>
          </w:tcPr>
          <w:p w14:paraId="696FFBC1" w14:textId="77777777" w:rsidR="00FB2B42" w:rsidRPr="009964B7" w:rsidRDefault="00FB2B42" w:rsidP="00673C01">
            <w:pPr>
              <w:pStyle w:val="TF-TEXTOQUADRO"/>
              <w:jc w:val="center"/>
              <w:rPr>
                <w:bCs/>
                <w:sz w:val="20"/>
              </w:rPr>
            </w:pPr>
            <w:r w:rsidRPr="009964B7">
              <w:rPr>
                <w:bCs/>
                <w:sz w:val="20"/>
              </w:rPr>
              <w:t>RNF</w:t>
            </w:r>
          </w:p>
        </w:tc>
      </w:tr>
      <w:tr w:rsidR="00FB2B42" w:rsidRPr="007E0D87" w14:paraId="597D26E4" w14:textId="77777777" w:rsidTr="00CF420C">
        <w:trPr>
          <w:jc w:val="center"/>
        </w:trPr>
        <w:tc>
          <w:tcPr>
            <w:tcW w:w="8321" w:type="dxa"/>
            <w:tcBorders>
              <w:left w:val="single" w:sz="4" w:space="0" w:color="auto"/>
            </w:tcBorders>
          </w:tcPr>
          <w:p w14:paraId="6B68F1AD" w14:textId="77777777" w:rsidR="00FB2B42" w:rsidRPr="00695C58" w:rsidRDefault="00FB2B42" w:rsidP="00673C01">
            <w:pPr>
              <w:pStyle w:val="TF-TEXTOQUADRO"/>
              <w:jc w:val="both"/>
              <w:rPr>
                <w:sz w:val="20"/>
              </w:rPr>
            </w:pPr>
            <w:r w:rsidRPr="00695C58">
              <w:rPr>
                <w:sz w:val="20"/>
              </w:rPr>
              <w:t xml:space="preserve">ser construído utilizando a metodologia de Design </w:t>
            </w:r>
            <w:proofErr w:type="spellStart"/>
            <w:r w:rsidRPr="00695C58">
              <w:rPr>
                <w:sz w:val="20"/>
              </w:rPr>
              <w:t>Thinking</w:t>
            </w:r>
            <w:proofErr w:type="spellEnd"/>
          </w:p>
        </w:tc>
        <w:tc>
          <w:tcPr>
            <w:tcW w:w="664" w:type="dxa"/>
            <w:tcBorders>
              <w:left w:val="single" w:sz="4" w:space="0" w:color="auto"/>
            </w:tcBorders>
            <w:vAlign w:val="center"/>
          </w:tcPr>
          <w:p w14:paraId="340C5DF4" w14:textId="77777777" w:rsidR="00FB2B42" w:rsidRPr="00695C58" w:rsidRDefault="00FB2B42" w:rsidP="00673C01">
            <w:pPr>
              <w:pStyle w:val="TF-TEXTOQUADRO"/>
              <w:jc w:val="center"/>
              <w:rPr>
                <w:bCs/>
                <w:sz w:val="20"/>
              </w:rPr>
            </w:pPr>
            <w:r>
              <w:rPr>
                <w:bCs/>
                <w:sz w:val="20"/>
              </w:rPr>
              <w:t>RNF</w:t>
            </w:r>
          </w:p>
        </w:tc>
      </w:tr>
      <w:tr w:rsidR="00FB2B42" w:rsidRPr="007E0D87" w14:paraId="6E23B2EF" w14:textId="77777777" w:rsidTr="00CF420C">
        <w:trPr>
          <w:jc w:val="center"/>
        </w:trPr>
        <w:tc>
          <w:tcPr>
            <w:tcW w:w="8321" w:type="dxa"/>
            <w:tcBorders>
              <w:left w:val="single" w:sz="4" w:space="0" w:color="auto"/>
            </w:tcBorders>
          </w:tcPr>
          <w:p w14:paraId="3149DD15" w14:textId="77777777" w:rsidR="00FB2B42" w:rsidRPr="00695C58" w:rsidRDefault="00FB2B42" w:rsidP="00673C01">
            <w:pPr>
              <w:pStyle w:val="TF-TEXTOQUADRO"/>
              <w:jc w:val="both"/>
              <w:rPr>
                <w:sz w:val="20"/>
              </w:rPr>
            </w:pPr>
            <w:r w:rsidRPr="00695C58">
              <w:rPr>
                <w:sz w:val="20"/>
              </w:rPr>
              <w:t>ser construído com base no M3C</w:t>
            </w:r>
          </w:p>
        </w:tc>
        <w:tc>
          <w:tcPr>
            <w:tcW w:w="664" w:type="dxa"/>
            <w:tcBorders>
              <w:left w:val="single" w:sz="4" w:space="0" w:color="auto"/>
            </w:tcBorders>
            <w:vAlign w:val="center"/>
          </w:tcPr>
          <w:p w14:paraId="79B349D0" w14:textId="77777777" w:rsidR="00FB2B42" w:rsidRPr="00695C58" w:rsidRDefault="00FB2B42" w:rsidP="00673C01">
            <w:pPr>
              <w:pStyle w:val="TF-TEXTOQUADRO"/>
              <w:jc w:val="center"/>
              <w:rPr>
                <w:bCs/>
                <w:sz w:val="20"/>
              </w:rPr>
            </w:pPr>
            <w:r>
              <w:rPr>
                <w:bCs/>
                <w:sz w:val="20"/>
              </w:rPr>
              <w:t>RNF</w:t>
            </w:r>
          </w:p>
        </w:tc>
      </w:tr>
      <w:tr w:rsidR="00FB2B42" w:rsidRPr="007E0D87" w14:paraId="202CC52E" w14:textId="77777777" w:rsidTr="00CF420C">
        <w:trPr>
          <w:jc w:val="center"/>
        </w:trPr>
        <w:tc>
          <w:tcPr>
            <w:tcW w:w="8321" w:type="dxa"/>
            <w:tcBorders>
              <w:left w:val="single" w:sz="4" w:space="0" w:color="auto"/>
            </w:tcBorders>
          </w:tcPr>
          <w:p w14:paraId="6A947D1F" w14:textId="77777777" w:rsidR="00FB2B42" w:rsidRPr="00695C58" w:rsidRDefault="00FB2B42" w:rsidP="00673C01">
            <w:pPr>
              <w:pStyle w:val="TF-TEXTOQUADRO"/>
              <w:jc w:val="both"/>
              <w:rPr>
                <w:sz w:val="20"/>
              </w:rPr>
            </w:pPr>
            <w:r w:rsidRPr="00695C58">
              <w:rPr>
                <w:sz w:val="20"/>
              </w:rPr>
              <w:t xml:space="preserve">utilizar o Método </w:t>
            </w:r>
            <w:proofErr w:type="spellStart"/>
            <w:r w:rsidRPr="00695C58">
              <w:rPr>
                <w:sz w:val="20"/>
              </w:rPr>
              <w:t>RURUCAg</w:t>
            </w:r>
            <w:proofErr w:type="spellEnd"/>
            <w:r w:rsidRPr="00695C58">
              <w:rPr>
                <w:sz w:val="20"/>
              </w:rPr>
              <w:t xml:space="preserve"> para avaliar a usabilidade e a experiência de uso</w:t>
            </w:r>
          </w:p>
        </w:tc>
        <w:tc>
          <w:tcPr>
            <w:tcW w:w="664" w:type="dxa"/>
            <w:tcBorders>
              <w:left w:val="single" w:sz="4" w:space="0" w:color="auto"/>
            </w:tcBorders>
            <w:vAlign w:val="center"/>
          </w:tcPr>
          <w:p w14:paraId="5D9109AB" w14:textId="77777777" w:rsidR="00FB2B42" w:rsidRDefault="00FB2B42" w:rsidP="00673C01">
            <w:pPr>
              <w:pStyle w:val="TF-TEXTOQUADRO"/>
              <w:jc w:val="center"/>
              <w:rPr>
                <w:bCs/>
                <w:sz w:val="20"/>
              </w:rPr>
            </w:pPr>
            <w:r>
              <w:rPr>
                <w:bCs/>
                <w:sz w:val="20"/>
              </w:rPr>
              <w:t>RNF</w:t>
            </w:r>
          </w:p>
        </w:tc>
      </w:tr>
      <w:tr w:rsidR="00FB2B42" w:rsidRPr="007E0D87" w14:paraId="6ABD273B" w14:textId="77777777" w:rsidTr="00CF420C">
        <w:trPr>
          <w:jc w:val="center"/>
        </w:trPr>
        <w:tc>
          <w:tcPr>
            <w:tcW w:w="8321" w:type="dxa"/>
            <w:tcBorders>
              <w:left w:val="single" w:sz="4" w:space="0" w:color="auto"/>
            </w:tcBorders>
          </w:tcPr>
          <w:p w14:paraId="70954A4D" w14:textId="77777777" w:rsidR="00FB2B42" w:rsidRPr="00695C58" w:rsidRDefault="00FB2B42" w:rsidP="00673C01">
            <w:pPr>
              <w:pStyle w:val="TF-TEXTOQUADRO"/>
              <w:jc w:val="both"/>
              <w:rPr>
                <w:sz w:val="20"/>
              </w:rPr>
            </w:pPr>
            <w:r w:rsidRPr="00695C58">
              <w:rPr>
                <w:sz w:val="20"/>
              </w:rPr>
              <w:t>ser construído com base nos padrões do material design</w:t>
            </w:r>
          </w:p>
        </w:tc>
        <w:tc>
          <w:tcPr>
            <w:tcW w:w="664" w:type="dxa"/>
            <w:tcBorders>
              <w:left w:val="single" w:sz="4" w:space="0" w:color="auto"/>
            </w:tcBorders>
            <w:vAlign w:val="center"/>
          </w:tcPr>
          <w:p w14:paraId="2A506EF3" w14:textId="77777777" w:rsidR="00FB2B42" w:rsidRDefault="00FB2B42" w:rsidP="00673C01">
            <w:pPr>
              <w:pStyle w:val="TF-TEXTOQUADRO"/>
              <w:jc w:val="center"/>
              <w:rPr>
                <w:bCs/>
                <w:sz w:val="20"/>
              </w:rPr>
            </w:pPr>
            <w:r>
              <w:rPr>
                <w:bCs/>
                <w:sz w:val="20"/>
              </w:rPr>
              <w:t>RNF</w:t>
            </w:r>
          </w:p>
        </w:tc>
      </w:tr>
      <w:tr w:rsidR="00FB2B42" w:rsidRPr="007E0D87" w14:paraId="50E1DB2A" w14:textId="77777777" w:rsidTr="00CF420C">
        <w:trPr>
          <w:jc w:val="center"/>
        </w:trPr>
        <w:tc>
          <w:tcPr>
            <w:tcW w:w="8321" w:type="dxa"/>
            <w:tcBorders>
              <w:left w:val="single" w:sz="4" w:space="0" w:color="auto"/>
            </w:tcBorders>
          </w:tcPr>
          <w:p w14:paraId="75970328" w14:textId="77777777" w:rsidR="00FB2B42" w:rsidRPr="00695C58" w:rsidRDefault="00FB2B42" w:rsidP="00B711AD">
            <w:pPr>
              <w:pStyle w:val="TF-TEXTOQUADRO"/>
              <w:tabs>
                <w:tab w:val="left" w:pos="4956"/>
              </w:tabs>
              <w:jc w:val="both"/>
              <w:rPr>
                <w:sz w:val="20"/>
              </w:rPr>
            </w:pPr>
            <w:r>
              <w:rPr>
                <w:sz w:val="20"/>
              </w:rPr>
              <w:t>ser construído utilizando banco de dados MySQL</w:t>
            </w:r>
            <w:r>
              <w:rPr>
                <w:sz w:val="20"/>
              </w:rPr>
              <w:tab/>
            </w:r>
          </w:p>
        </w:tc>
        <w:tc>
          <w:tcPr>
            <w:tcW w:w="664" w:type="dxa"/>
            <w:tcBorders>
              <w:left w:val="single" w:sz="4" w:space="0" w:color="auto"/>
            </w:tcBorders>
            <w:vAlign w:val="center"/>
          </w:tcPr>
          <w:p w14:paraId="3D6117FB" w14:textId="77777777" w:rsidR="00FB2B42" w:rsidRDefault="00FB2B42" w:rsidP="00673C01">
            <w:pPr>
              <w:pStyle w:val="TF-TEXTOQUADRO"/>
              <w:jc w:val="center"/>
              <w:rPr>
                <w:bCs/>
                <w:sz w:val="20"/>
              </w:rPr>
            </w:pPr>
            <w:r>
              <w:rPr>
                <w:bCs/>
                <w:sz w:val="20"/>
              </w:rPr>
              <w:t>RNF</w:t>
            </w:r>
          </w:p>
        </w:tc>
      </w:tr>
    </w:tbl>
    <w:p w14:paraId="03A1B214" w14:textId="77777777" w:rsidR="00FB2B42" w:rsidRPr="00286FED" w:rsidRDefault="00FB2B42" w:rsidP="00920418">
      <w:pPr>
        <w:pStyle w:val="TF-FONTE"/>
      </w:pPr>
      <w:r>
        <w:t>Fonte: elaborado pelo autor.</w:t>
      </w:r>
    </w:p>
    <w:p w14:paraId="6D39583E" w14:textId="77777777" w:rsidR="00FB2B42" w:rsidRDefault="00FB2B42" w:rsidP="00451B94">
      <w:pPr>
        <w:pStyle w:val="Ttulo2"/>
        <w:spacing w:after="120" w:line="240" w:lineRule="auto"/>
      </w:pPr>
      <w:r>
        <w:t>METODOLOGIA</w:t>
      </w:r>
    </w:p>
    <w:p w14:paraId="4BFB3E74" w14:textId="77777777" w:rsidR="00FB2B42" w:rsidRPr="00DB04D2" w:rsidRDefault="00FB2B42" w:rsidP="00DB04D2">
      <w:pPr>
        <w:pStyle w:val="TF-TEXTO"/>
      </w:pPr>
      <w:r>
        <w:t xml:space="preserve">A metodologia dessa proposta será constituída pelos seguintes instrumentos metodológicos e será desenvolvido nas etapas relacionadas no </w:t>
      </w:r>
      <w:r>
        <w:fldChar w:fldCharType="begin"/>
      </w:r>
      <w:r>
        <w:instrText xml:space="preserve"> REF _Ref82539843 \h </w:instrText>
      </w:r>
      <w:r>
        <w:fldChar w:fldCharType="separate"/>
      </w:r>
      <w:r>
        <w:t xml:space="preserve">Quadro </w:t>
      </w:r>
      <w:r>
        <w:rPr>
          <w:noProof/>
        </w:rPr>
        <w:t>3</w:t>
      </w:r>
      <w:r>
        <w:fldChar w:fldCharType="end"/>
      </w:r>
      <w:r>
        <w:t>:</w:t>
      </w:r>
    </w:p>
    <w:p w14:paraId="0097D2C5" w14:textId="77777777" w:rsidR="00FB2B42" w:rsidRPr="007E0D87" w:rsidRDefault="00FB2B42" w:rsidP="00FB2B42">
      <w:pPr>
        <w:pStyle w:val="TF-ALNEA"/>
        <w:contextualSpacing w:val="0"/>
      </w:pPr>
      <w:r>
        <w:t>aprofundamento bibliográfico</w:t>
      </w:r>
      <w:r w:rsidRPr="007E0D87">
        <w:t xml:space="preserve">: </w:t>
      </w:r>
      <w:r>
        <w:t xml:space="preserve">realizar aprofundamento na literatura sobre os assuntos </w:t>
      </w:r>
      <w:r w:rsidRPr="00D84736">
        <w:t>abrigos de animais</w:t>
      </w:r>
      <w:r>
        <w:t>,</w:t>
      </w:r>
      <w:r w:rsidRPr="00D84736">
        <w:t xml:space="preserve"> </w:t>
      </w:r>
      <w:r>
        <w:t>S</w:t>
      </w:r>
      <w:r w:rsidRPr="00D84736">
        <w:t xml:space="preserve">istemas </w:t>
      </w:r>
      <w:r>
        <w:t>C</w:t>
      </w:r>
      <w:r w:rsidRPr="00D84736">
        <w:t>olaborativos</w:t>
      </w:r>
      <w:r>
        <w:t xml:space="preserve"> e</w:t>
      </w:r>
      <w:r w:rsidRPr="00D84736">
        <w:t xml:space="preserve"> Design </w:t>
      </w:r>
      <w:proofErr w:type="spellStart"/>
      <w:r w:rsidRPr="00D84736">
        <w:t>Thinking</w:t>
      </w:r>
      <w:proofErr w:type="spellEnd"/>
      <w:r w:rsidRPr="007E0D87">
        <w:t>;</w:t>
      </w:r>
    </w:p>
    <w:p w14:paraId="5B7D6EE3" w14:textId="77777777" w:rsidR="00FB2B42" w:rsidRDefault="00FB2B42" w:rsidP="00451B94">
      <w:pPr>
        <w:pStyle w:val="TF-ALNEA"/>
      </w:pPr>
      <w:r>
        <w:t>imersão</w:t>
      </w:r>
      <w:r w:rsidRPr="007E0D87">
        <w:t>:</w:t>
      </w:r>
      <w:r>
        <w:t xml:space="preserve"> identificar os problemas dos usuários por meio de pesquisas exploratórias e entrevistas com o público-alvo da solução conforme etapas do DT;</w:t>
      </w:r>
    </w:p>
    <w:p w14:paraId="7613D174" w14:textId="77777777" w:rsidR="00FB2B42" w:rsidRDefault="00FB2B42" w:rsidP="00451B94">
      <w:pPr>
        <w:pStyle w:val="TF-ALNEA"/>
        <w:contextualSpacing w:val="0"/>
      </w:pPr>
      <w:r>
        <w:t xml:space="preserve">ideação: transformar as informações e problemas identificados na etapa anterior em ideias, utilizando de técnicas de </w:t>
      </w:r>
      <w:proofErr w:type="spellStart"/>
      <w:r>
        <w:t>cocriação</w:t>
      </w:r>
      <w:proofErr w:type="spellEnd"/>
      <w:r>
        <w:t xml:space="preserve"> com os usuários do aplicativo conforme etapas do DT;</w:t>
      </w:r>
    </w:p>
    <w:p w14:paraId="71575662" w14:textId="77777777" w:rsidR="00FB2B42" w:rsidRDefault="00FB2B42" w:rsidP="00451B94">
      <w:pPr>
        <w:pStyle w:val="TF-ALNEA"/>
        <w:contextualSpacing w:val="0"/>
      </w:pPr>
      <w:r>
        <w:t>levantamento dos requisitos: analisar os requisitos funcionais e não-funcionais já definidos e, se necessário, especificar outros a partir da etapa de imersão e ideação;</w:t>
      </w:r>
    </w:p>
    <w:p w14:paraId="3E99E88F" w14:textId="77777777" w:rsidR="00FB2B42" w:rsidRDefault="00FB2B42" w:rsidP="00451B94">
      <w:pPr>
        <w:pStyle w:val="TF-ALNEA"/>
        <w:contextualSpacing w:val="0"/>
      </w:pPr>
      <w:r>
        <w:t xml:space="preserve">especificação e análise: formalizar as funcionalidades do aplicativo por meio da construção de casos de uso e diagramas da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utilizando a ferramenta </w:t>
      </w:r>
      <w:proofErr w:type="spellStart"/>
      <w:r>
        <w:t>Astah</w:t>
      </w:r>
      <w:proofErr w:type="spellEnd"/>
      <w:r>
        <w:t xml:space="preserve"> UML;</w:t>
      </w:r>
    </w:p>
    <w:p w14:paraId="317B92A3" w14:textId="77777777" w:rsidR="00FB2B42" w:rsidRDefault="00FB2B42" w:rsidP="00451B94">
      <w:pPr>
        <w:pStyle w:val="TF-ALNEA"/>
      </w:pPr>
      <w:r>
        <w:t xml:space="preserve">implementação: desenvolver o aplicativo utilizando o </w:t>
      </w:r>
      <w:r>
        <w:rPr>
          <w:i/>
          <w:iCs/>
        </w:rPr>
        <w:t>toolkit</w:t>
      </w:r>
      <w:r>
        <w:t xml:space="preserve"> </w:t>
      </w:r>
      <w:proofErr w:type="spellStart"/>
      <w:r>
        <w:t>Flutter</w:t>
      </w:r>
      <w:proofErr w:type="spellEnd"/>
      <w:r>
        <w:t xml:space="preserve"> juntamente com a linguagem </w:t>
      </w:r>
      <w:proofErr w:type="spellStart"/>
      <w:r>
        <w:t>Dart</w:t>
      </w:r>
      <w:proofErr w:type="spellEnd"/>
      <w:r>
        <w:t xml:space="preserve">, utilizando a IDEA </w:t>
      </w:r>
      <w:proofErr w:type="spellStart"/>
      <w:r>
        <w:t>IntelliJ</w:t>
      </w:r>
      <w:proofErr w:type="spellEnd"/>
      <w:r>
        <w:t>, as informações serão persistidas em um banco de dados MySQL;</w:t>
      </w:r>
    </w:p>
    <w:p w14:paraId="6CB54523" w14:textId="77777777" w:rsidR="00FB2B42" w:rsidRDefault="00FB2B42" w:rsidP="00451B94">
      <w:pPr>
        <w:pStyle w:val="TF-ALNEA"/>
      </w:pPr>
      <w:r>
        <w:t xml:space="preserve">verificação e validação: paralelamente a implementação, realizar os testes do aplicativo e validar com o usuário a sua usabilidade por meio do método </w:t>
      </w:r>
      <w:proofErr w:type="spellStart"/>
      <w:r>
        <w:t>RURUCAg</w:t>
      </w:r>
      <w:proofErr w:type="spellEnd"/>
      <w:r>
        <w:t>.</w:t>
      </w:r>
    </w:p>
    <w:p w14:paraId="012A4C53" w14:textId="77777777" w:rsidR="00FB2B42" w:rsidRDefault="00FB2B42" w:rsidP="009964B7">
      <w:pPr>
        <w:pStyle w:val="TF-LEGENDA-Ilustracao"/>
      </w:pPr>
      <w:r>
        <w:lastRenderedPageBreak/>
        <w:t xml:space="preserve">Quadro </w:t>
      </w:r>
      <w:fldSimple w:instr=" SEQ Quadro \* ARABIC ">
        <w:r>
          <w:rPr>
            <w:noProof/>
          </w:rPr>
          <w:t>3</w:t>
        </w:r>
      </w:fldSimple>
      <w:r>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FB2B42" w:rsidRPr="00D90262" w14:paraId="5C7C1AB1" w14:textId="77777777" w:rsidTr="009964B7">
        <w:trPr>
          <w:cantSplit/>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4EBEC253" w14:textId="77777777" w:rsidR="00FB2B42" w:rsidRPr="009964B7" w:rsidRDefault="00FB2B42" w:rsidP="009964B7">
            <w:pPr>
              <w:pStyle w:val="TF-TEXTOQUADRO"/>
              <w:jc w:val="right"/>
              <w:rPr>
                <w:b/>
                <w:bCs/>
                <w:sz w:val="20"/>
              </w:rPr>
            </w:pPr>
            <w:r w:rsidRPr="009964B7">
              <w:rPr>
                <w:b/>
                <w:bCs/>
                <w:sz w:val="20"/>
              </w:rPr>
              <w:t>Quinzenas</w:t>
            </w:r>
          </w:p>
          <w:p w14:paraId="0731D082" w14:textId="77777777" w:rsidR="00FB2B42" w:rsidRPr="009964B7" w:rsidRDefault="00FB2B42" w:rsidP="00470C41">
            <w:pPr>
              <w:pStyle w:val="TF-TEXTOQUADRO"/>
              <w:rPr>
                <w:b/>
                <w:bCs/>
                <w:sz w:val="20"/>
              </w:rPr>
            </w:pPr>
          </w:p>
          <w:p w14:paraId="1D18CED0" w14:textId="77777777" w:rsidR="00FB2B42" w:rsidRPr="009964B7" w:rsidRDefault="00FB2B42" w:rsidP="00470C41">
            <w:pPr>
              <w:pStyle w:val="TF-TEXTOQUADRO"/>
              <w:rPr>
                <w:b/>
                <w:bCs/>
                <w:sz w:val="20"/>
              </w:rPr>
            </w:pPr>
            <w:r w:rsidRPr="009964B7">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5BC2D542" w14:textId="77777777" w:rsidR="00FB2B42" w:rsidRPr="009964B7" w:rsidRDefault="00FB2B42" w:rsidP="00470C41">
            <w:pPr>
              <w:pStyle w:val="TF-TEXTOQUADROCentralizado"/>
              <w:rPr>
                <w:b/>
                <w:bCs/>
                <w:sz w:val="20"/>
              </w:rPr>
            </w:pPr>
            <w:r w:rsidRPr="009964B7">
              <w:rPr>
                <w:b/>
                <w:bCs/>
                <w:sz w:val="20"/>
              </w:rPr>
              <w:t>2022</w:t>
            </w:r>
          </w:p>
        </w:tc>
      </w:tr>
      <w:tr w:rsidR="00FB2B42" w:rsidRPr="00D90262" w14:paraId="020F6B5B"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2018F0B6" w14:textId="77777777" w:rsidR="00FB2B42" w:rsidRPr="009964B7" w:rsidRDefault="00FB2B42" w:rsidP="00470C41">
            <w:pPr>
              <w:pStyle w:val="TF-TEXTOQUADRO"/>
              <w:rPr>
                <w:b/>
                <w:bCs/>
                <w:sz w:val="20"/>
              </w:rPr>
            </w:pPr>
          </w:p>
        </w:tc>
        <w:tc>
          <w:tcPr>
            <w:tcW w:w="557" w:type="dxa"/>
            <w:gridSpan w:val="2"/>
            <w:tcBorders>
              <w:left w:val="single" w:sz="4" w:space="0" w:color="auto"/>
            </w:tcBorders>
            <w:shd w:val="clear" w:color="auto" w:fill="A6A6A6"/>
          </w:tcPr>
          <w:p w14:paraId="77D74BFB" w14:textId="77777777" w:rsidR="00FB2B42" w:rsidRPr="009964B7" w:rsidRDefault="00FB2B42" w:rsidP="00470C41">
            <w:pPr>
              <w:pStyle w:val="TF-TEXTOQUADROCentralizado"/>
              <w:rPr>
                <w:b/>
                <w:bCs/>
                <w:sz w:val="20"/>
              </w:rPr>
            </w:pPr>
            <w:r>
              <w:rPr>
                <w:b/>
                <w:bCs/>
                <w:sz w:val="20"/>
              </w:rPr>
              <w:t>f</w:t>
            </w:r>
            <w:r w:rsidRPr="009964B7">
              <w:rPr>
                <w:b/>
                <w:bCs/>
                <w:sz w:val="20"/>
              </w:rPr>
              <w:t>ev.</w:t>
            </w:r>
          </w:p>
        </w:tc>
        <w:tc>
          <w:tcPr>
            <w:tcW w:w="568" w:type="dxa"/>
            <w:gridSpan w:val="2"/>
            <w:shd w:val="clear" w:color="auto" w:fill="A6A6A6"/>
          </w:tcPr>
          <w:p w14:paraId="198AE288" w14:textId="77777777" w:rsidR="00FB2B42" w:rsidRPr="009964B7" w:rsidRDefault="00FB2B42" w:rsidP="00470C41">
            <w:pPr>
              <w:pStyle w:val="TF-TEXTOQUADROCentralizado"/>
              <w:rPr>
                <w:b/>
                <w:bCs/>
                <w:sz w:val="20"/>
              </w:rPr>
            </w:pPr>
            <w:r>
              <w:rPr>
                <w:b/>
                <w:bCs/>
                <w:sz w:val="20"/>
              </w:rPr>
              <w:t>m</w:t>
            </w:r>
            <w:r w:rsidRPr="009964B7">
              <w:rPr>
                <w:b/>
                <w:bCs/>
                <w:sz w:val="20"/>
              </w:rPr>
              <w:t>ar.</w:t>
            </w:r>
          </w:p>
        </w:tc>
        <w:tc>
          <w:tcPr>
            <w:tcW w:w="568" w:type="dxa"/>
            <w:gridSpan w:val="2"/>
            <w:shd w:val="clear" w:color="auto" w:fill="A6A6A6"/>
          </w:tcPr>
          <w:p w14:paraId="0021491C" w14:textId="77777777" w:rsidR="00FB2B42" w:rsidRPr="009964B7" w:rsidRDefault="00FB2B42" w:rsidP="00470C41">
            <w:pPr>
              <w:pStyle w:val="TF-TEXTOQUADROCentralizado"/>
              <w:rPr>
                <w:b/>
                <w:bCs/>
                <w:sz w:val="20"/>
              </w:rPr>
            </w:pPr>
            <w:r>
              <w:rPr>
                <w:b/>
                <w:bCs/>
                <w:sz w:val="20"/>
              </w:rPr>
              <w:t>a</w:t>
            </w:r>
            <w:r w:rsidRPr="009964B7">
              <w:rPr>
                <w:b/>
                <w:bCs/>
                <w:sz w:val="20"/>
              </w:rPr>
              <w:t>br.</w:t>
            </w:r>
          </w:p>
        </w:tc>
        <w:tc>
          <w:tcPr>
            <w:tcW w:w="568" w:type="dxa"/>
            <w:gridSpan w:val="2"/>
            <w:shd w:val="clear" w:color="auto" w:fill="A6A6A6"/>
          </w:tcPr>
          <w:p w14:paraId="17FE7883" w14:textId="77777777" w:rsidR="00FB2B42" w:rsidRPr="009964B7" w:rsidRDefault="00FB2B42" w:rsidP="00470C41">
            <w:pPr>
              <w:pStyle w:val="TF-TEXTOQUADROCentralizado"/>
              <w:rPr>
                <w:b/>
                <w:bCs/>
                <w:sz w:val="20"/>
              </w:rPr>
            </w:pPr>
            <w:r>
              <w:rPr>
                <w:b/>
                <w:bCs/>
                <w:sz w:val="20"/>
              </w:rPr>
              <w:t>m</w:t>
            </w:r>
            <w:r w:rsidRPr="009964B7">
              <w:rPr>
                <w:b/>
                <w:bCs/>
                <w:sz w:val="20"/>
              </w:rPr>
              <w:t>ai</w:t>
            </w:r>
            <w:r>
              <w:rPr>
                <w:b/>
                <w:bCs/>
                <w:sz w:val="20"/>
              </w:rPr>
              <w:t>o</w:t>
            </w:r>
          </w:p>
        </w:tc>
        <w:tc>
          <w:tcPr>
            <w:tcW w:w="573" w:type="dxa"/>
            <w:gridSpan w:val="2"/>
            <w:shd w:val="clear" w:color="auto" w:fill="A6A6A6"/>
          </w:tcPr>
          <w:p w14:paraId="1861FC0E" w14:textId="77777777" w:rsidR="00FB2B42" w:rsidRPr="009964B7" w:rsidRDefault="00FB2B42" w:rsidP="00470C41">
            <w:pPr>
              <w:pStyle w:val="TF-TEXTOQUADROCentralizado"/>
              <w:rPr>
                <w:b/>
                <w:bCs/>
                <w:sz w:val="20"/>
              </w:rPr>
            </w:pPr>
            <w:r>
              <w:rPr>
                <w:b/>
                <w:bCs/>
                <w:sz w:val="20"/>
              </w:rPr>
              <w:t>j</w:t>
            </w:r>
            <w:r w:rsidRPr="009964B7">
              <w:rPr>
                <w:b/>
                <w:bCs/>
                <w:sz w:val="20"/>
              </w:rPr>
              <w:t>un.</w:t>
            </w:r>
          </w:p>
        </w:tc>
      </w:tr>
      <w:tr w:rsidR="00FB2B42" w:rsidRPr="00D90262" w14:paraId="11994A9E"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2496258F" w14:textId="77777777" w:rsidR="00FB2B42" w:rsidRPr="009964B7" w:rsidRDefault="00FB2B42" w:rsidP="00470C41">
            <w:pPr>
              <w:pStyle w:val="TF-TEXTOQUADRO"/>
              <w:rPr>
                <w:b/>
                <w:bCs/>
                <w:sz w:val="20"/>
              </w:rPr>
            </w:pPr>
          </w:p>
        </w:tc>
        <w:tc>
          <w:tcPr>
            <w:tcW w:w="273" w:type="dxa"/>
            <w:tcBorders>
              <w:left w:val="single" w:sz="4" w:space="0" w:color="auto"/>
              <w:bottom w:val="single" w:sz="4" w:space="0" w:color="auto"/>
            </w:tcBorders>
            <w:shd w:val="clear" w:color="auto" w:fill="A6A6A6"/>
          </w:tcPr>
          <w:p w14:paraId="2F2B9E06" w14:textId="77777777" w:rsidR="00FB2B42" w:rsidRPr="009964B7" w:rsidRDefault="00FB2B4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375A1C3E" w14:textId="77777777" w:rsidR="00FB2B42" w:rsidRPr="009964B7" w:rsidRDefault="00FB2B4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16FA405E" w14:textId="77777777" w:rsidR="00FB2B42" w:rsidRPr="009964B7" w:rsidRDefault="00FB2B4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19841D09" w14:textId="77777777" w:rsidR="00FB2B42" w:rsidRPr="009964B7" w:rsidRDefault="00FB2B4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7C5A8F4C" w14:textId="77777777" w:rsidR="00FB2B42" w:rsidRPr="009964B7" w:rsidRDefault="00FB2B4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39385D2E" w14:textId="77777777" w:rsidR="00FB2B42" w:rsidRPr="009964B7" w:rsidRDefault="00FB2B4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425B903E" w14:textId="77777777" w:rsidR="00FB2B42" w:rsidRPr="009964B7" w:rsidRDefault="00FB2B4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4DB96EE4" w14:textId="77777777" w:rsidR="00FB2B42" w:rsidRPr="009964B7" w:rsidRDefault="00FB2B4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5DE00EE5" w14:textId="77777777" w:rsidR="00FB2B42" w:rsidRPr="009964B7" w:rsidRDefault="00FB2B42" w:rsidP="00470C41">
            <w:pPr>
              <w:pStyle w:val="TF-TEXTOQUADROCentralizado"/>
              <w:rPr>
                <w:b/>
                <w:bCs/>
                <w:sz w:val="20"/>
              </w:rPr>
            </w:pPr>
            <w:r w:rsidRPr="009964B7">
              <w:rPr>
                <w:b/>
                <w:bCs/>
                <w:sz w:val="20"/>
              </w:rPr>
              <w:t>1</w:t>
            </w:r>
          </w:p>
        </w:tc>
        <w:tc>
          <w:tcPr>
            <w:tcW w:w="289" w:type="dxa"/>
            <w:tcBorders>
              <w:bottom w:val="single" w:sz="4" w:space="0" w:color="auto"/>
            </w:tcBorders>
            <w:shd w:val="clear" w:color="auto" w:fill="A6A6A6"/>
          </w:tcPr>
          <w:p w14:paraId="77A860DF" w14:textId="77777777" w:rsidR="00FB2B42" w:rsidRPr="009964B7" w:rsidRDefault="00FB2B42" w:rsidP="00470C41">
            <w:pPr>
              <w:pStyle w:val="TF-TEXTOQUADROCentralizado"/>
              <w:rPr>
                <w:b/>
                <w:bCs/>
                <w:sz w:val="20"/>
              </w:rPr>
            </w:pPr>
            <w:r w:rsidRPr="009964B7">
              <w:rPr>
                <w:b/>
                <w:bCs/>
                <w:sz w:val="20"/>
              </w:rPr>
              <w:t>2</w:t>
            </w:r>
          </w:p>
        </w:tc>
      </w:tr>
      <w:tr w:rsidR="00FB2B42" w:rsidRPr="00D90262" w14:paraId="72FAC05E" w14:textId="77777777" w:rsidTr="00C87FC5">
        <w:trPr>
          <w:jc w:val="center"/>
        </w:trPr>
        <w:tc>
          <w:tcPr>
            <w:tcW w:w="6171" w:type="dxa"/>
            <w:tcBorders>
              <w:left w:val="single" w:sz="4" w:space="0" w:color="auto"/>
            </w:tcBorders>
          </w:tcPr>
          <w:p w14:paraId="40D04FC3" w14:textId="77777777" w:rsidR="00FB2B42" w:rsidRPr="009964B7" w:rsidRDefault="00FB2B42" w:rsidP="00470C41">
            <w:pPr>
              <w:pStyle w:val="TF-TEXTOQUADRO"/>
              <w:rPr>
                <w:bCs/>
                <w:sz w:val="20"/>
              </w:rPr>
            </w:pPr>
            <w:r>
              <w:rPr>
                <w:sz w:val="20"/>
              </w:rPr>
              <w:t>A</w:t>
            </w:r>
            <w:r w:rsidRPr="009964B7">
              <w:rPr>
                <w:sz w:val="20"/>
              </w:rPr>
              <w:t>profundamento bibliográfico</w:t>
            </w:r>
          </w:p>
        </w:tc>
        <w:tc>
          <w:tcPr>
            <w:tcW w:w="273" w:type="dxa"/>
            <w:tcBorders>
              <w:bottom w:val="single" w:sz="4" w:space="0" w:color="auto"/>
            </w:tcBorders>
            <w:shd w:val="clear" w:color="auto" w:fill="A6A6A6"/>
          </w:tcPr>
          <w:p w14:paraId="1290C6CE" w14:textId="77777777" w:rsidR="00FB2B42" w:rsidRPr="009964B7" w:rsidRDefault="00FB2B42" w:rsidP="00470C41">
            <w:pPr>
              <w:pStyle w:val="TF-TEXTOQUADROCentralizado"/>
              <w:rPr>
                <w:sz w:val="20"/>
              </w:rPr>
            </w:pPr>
          </w:p>
        </w:tc>
        <w:tc>
          <w:tcPr>
            <w:tcW w:w="284" w:type="dxa"/>
            <w:tcBorders>
              <w:bottom w:val="single" w:sz="4" w:space="0" w:color="auto"/>
            </w:tcBorders>
          </w:tcPr>
          <w:p w14:paraId="572793F1" w14:textId="77777777" w:rsidR="00FB2B42" w:rsidRPr="009964B7" w:rsidRDefault="00FB2B42" w:rsidP="00470C41">
            <w:pPr>
              <w:pStyle w:val="TF-TEXTOQUADROCentralizado"/>
              <w:rPr>
                <w:sz w:val="20"/>
              </w:rPr>
            </w:pPr>
          </w:p>
        </w:tc>
        <w:tc>
          <w:tcPr>
            <w:tcW w:w="284" w:type="dxa"/>
            <w:tcBorders>
              <w:bottom w:val="single" w:sz="4" w:space="0" w:color="auto"/>
            </w:tcBorders>
          </w:tcPr>
          <w:p w14:paraId="24636CDA" w14:textId="77777777" w:rsidR="00FB2B42" w:rsidRPr="009964B7" w:rsidRDefault="00FB2B42" w:rsidP="00470C41">
            <w:pPr>
              <w:pStyle w:val="TF-TEXTOQUADROCentralizado"/>
              <w:rPr>
                <w:sz w:val="20"/>
              </w:rPr>
            </w:pPr>
          </w:p>
        </w:tc>
        <w:tc>
          <w:tcPr>
            <w:tcW w:w="284" w:type="dxa"/>
            <w:tcBorders>
              <w:bottom w:val="single" w:sz="4" w:space="0" w:color="auto"/>
            </w:tcBorders>
          </w:tcPr>
          <w:p w14:paraId="1553BB0B" w14:textId="77777777" w:rsidR="00FB2B42" w:rsidRPr="009964B7" w:rsidRDefault="00FB2B42" w:rsidP="00470C41">
            <w:pPr>
              <w:pStyle w:val="TF-TEXTOQUADROCentralizado"/>
              <w:rPr>
                <w:sz w:val="20"/>
              </w:rPr>
            </w:pPr>
          </w:p>
        </w:tc>
        <w:tc>
          <w:tcPr>
            <w:tcW w:w="284" w:type="dxa"/>
            <w:tcBorders>
              <w:bottom w:val="single" w:sz="4" w:space="0" w:color="auto"/>
            </w:tcBorders>
          </w:tcPr>
          <w:p w14:paraId="483B524A" w14:textId="77777777" w:rsidR="00FB2B42" w:rsidRPr="009964B7" w:rsidRDefault="00FB2B42" w:rsidP="00470C41">
            <w:pPr>
              <w:pStyle w:val="TF-TEXTOQUADROCentralizado"/>
              <w:rPr>
                <w:sz w:val="20"/>
              </w:rPr>
            </w:pPr>
          </w:p>
        </w:tc>
        <w:tc>
          <w:tcPr>
            <w:tcW w:w="284" w:type="dxa"/>
            <w:tcBorders>
              <w:bottom w:val="single" w:sz="4" w:space="0" w:color="auto"/>
            </w:tcBorders>
          </w:tcPr>
          <w:p w14:paraId="26D0AAB0" w14:textId="77777777" w:rsidR="00FB2B42" w:rsidRPr="009964B7" w:rsidRDefault="00FB2B42" w:rsidP="00470C41">
            <w:pPr>
              <w:pStyle w:val="TF-TEXTOQUADROCentralizado"/>
              <w:rPr>
                <w:sz w:val="20"/>
              </w:rPr>
            </w:pPr>
          </w:p>
        </w:tc>
        <w:tc>
          <w:tcPr>
            <w:tcW w:w="284" w:type="dxa"/>
            <w:tcBorders>
              <w:bottom w:val="single" w:sz="4" w:space="0" w:color="auto"/>
            </w:tcBorders>
          </w:tcPr>
          <w:p w14:paraId="2E30F88E" w14:textId="77777777" w:rsidR="00FB2B42" w:rsidRPr="009964B7" w:rsidRDefault="00FB2B42" w:rsidP="00470C41">
            <w:pPr>
              <w:pStyle w:val="TF-TEXTOQUADROCentralizado"/>
              <w:rPr>
                <w:sz w:val="20"/>
              </w:rPr>
            </w:pPr>
          </w:p>
        </w:tc>
        <w:tc>
          <w:tcPr>
            <w:tcW w:w="284" w:type="dxa"/>
            <w:tcBorders>
              <w:bottom w:val="single" w:sz="4" w:space="0" w:color="auto"/>
            </w:tcBorders>
          </w:tcPr>
          <w:p w14:paraId="27BC3887" w14:textId="77777777" w:rsidR="00FB2B42" w:rsidRPr="009964B7" w:rsidRDefault="00FB2B42" w:rsidP="00470C41">
            <w:pPr>
              <w:pStyle w:val="TF-TEXTOQUADROCentralizado"/>
              <w:rPr>
                <w:sz w:val="20"/>
              </w:rPr>
            </w:pPr>
          </w:p>
        </w:tc>
        <w:tc>
          <w:tcPr>
            <w:tcW w:w="284" w:type="dxa"/>
            <w:tcBorders>
              <w:bottom w:val="single" w:sz="4" w:space="0" w:color="auto"/>
            </w:tcBorders>
          </w:tcPr>
          <w:p w14:paraId="7AD15DD1" w14:textId="77777777" w:rsidR="00FB2B42" w:rsidRPr="009964B7" w:rsidRDefault="00FB2B42" w:rsidP="00470C41">
            <w:pPr>
              <w:pStyle w:val="TF-TEXTOQUADROCentralizado"/>
              <w:rPr>
                <w:sz w:val="20"/>
              </w:rPr>
            </w:pPr>
          </w:p>
        </w:tc>
        <w:tc>
          <w:tcPr>
            <w:tcW w:w="289" w:type="dxa"/>
          </w:tcPr>
          <w:p w14:paraId="4D0925C4" w14:textId="77777777" w:rsidR="00FB2B42" w:rsidRPr="009964B7" w:rsidRDefault="00FB2B42" w:rsidP="00470C41">
            <w:pPr>
              <w:pStyle w:val="TF-TEXTOQUADROCentralizado"/>
              <w:rPr>
                <w:sz w:val="20"/>
              </w:rPr>
            </w:pPr>
          </w:p>
        </w:tc>
      </w:tr>
      <w:tr w:rsidR="00FB2B42" w:rsidRPr="00D90262" w14:paraId="48E3F802" w14:textId="77777777" w:rsidTr="00C87FC5">
        <w:trPr>
          <w:jc w:val="center"/>
        </w:trPr>
        <w:tc>
          <w:tcPr>
            <w:tcW w:w="6171" w:type="dxa"/>
            <w:tcBorders>
              <w:left w:val="single" w:sz="4" w:space="0" w:color="auto"/>
            </w:tcBorders>
          </w:tcPr>
          <w:p w14:paraId="18B2D322" w14:textId="77777777" w:rsidR="00FB2B42" w:rsidRPr="009964B7" w:rsidRDefault="00FB2B42" w:rsidP="00470C41">
            <w:pPr>
              <w:pStyle w:val="TF-TEXTOQUADRO"/>
              <w:rPr>
                <w:sz w:val="20"/>
              </w:rPr>
            </w:pPr>
            <w:r>
              <w:rPr>
                <w:sz w:val="20"/>
              </w:rPr>
              <w:t>I</w:t>
            </w:r>
            <w:r w:rsidRPr="009964B7">
              <w:rPr>
                <w:sz w:val="20"/>
              </w:rPr>
              <w:t>mersão</w:t>
            </w:r>
          </w:p>
        </w:tc>
        <w:tc>
          <w:tcPr>
            <w:tcW w:w="273" w:type="dxa"/>
            <w:tcBorders>
              <w:top w:val="single" w:sz="4" w:space="0" w:color="auto"/>
            </w:tcBorders>
          </w:tcPr>
          <w:p w14:paraId="1F5A71EE" w14:textId="77777777" w:rsidR="00FB2B42" w:rsidRPr="009964B7" w:rsidRDefault="00FB2B42" w:rsidP="00470C41">
            <w:pPr>
              <w:pStyle w:val="TF-TEXTOQUADROCentralizado"/>
              <w:rPr>
                <w:sz w:val="20"/>
              </w:rPr>
            </w:pPr>
          </w:p>
        </w:tc>
        <w:tc>
          <w:tcPr>
            <w:tcW w:w="284" w:type="dxa"/>
            <w:tcBorders>
              <w:top w:val="single" w:sz="4" w:space="0" w:color="auto"/>
            </w:tcBorders>
            <w:shd w:val="clear" w:color="auto" w:fill="A6A6A6"/>
          </w:tcPr>
          <w:p w14:paraId="6BD1823D" w14:textId="77777777" w:rsidR="00FB2B42" w:rsidRPr="009964B7" w:rsidRDefault="00FB2B42" w:rsidP="00470C41">
            <w:pPr>
              <w:pStyle w:val="TF-TEXTOQUADROCentralizado"/>
              <w:rPr>
                <w:sz w:val="20"/>
              </w:rPr>
            </w:pPr>
          </w:p>
        </w:tc>
        <w:tc>
          <w:tcPr>
            <w:tcW w:w="284" w:type="dxa"/>
            <w:tcBorders>
              <w:top w:val="single" w:sz="4" w:space="0" w:color="auto"/>
            </w:tcBorders>
          </w:tcPr>
          <w:p w14:paraId="5F7E42A3" w14:textId="77777777" w:rsidR="00FB2B42" w:rsidRPr="009964B7" w:rsidRDefault="00FB2B42" w:rsidP="00470C41">
            <w:pPr>
              <w:pStyle w:val="TF-TEXTOQUADROCentralizado"/>
              <w:rPr>
                <w:sz w:val="20"/>
              </w:rPr>
            </w:pPr>
          </w:p>
        </w:tc>
        <w:tc>
          <w:tcPr>
            <w:tcW w:w="284" w:type="dxa"/>
            <w:tcBorders>
              <w:top w:val="single" w:sz="4" w:space="0" w:color="auto"/>
            </w:tcBorders>
          </w:tcPr>
          <w:p w14:paraId="09CF5763" w14:textId="77777777" w:rsidR="00FB2B42" w:rsidRPr="009964B7" w:rsidRDefault="00FB2B42" w:rsidP="00470C41">
            <w:pPr>
              <w:pStyle w:val="TF-TEXTOQUADROCentralizado"/>
              <w:rPr>
                <w:sz w:val="20"/>
              </w:rPr>
            </w:pPr>
          </w:p>
        </w:tc>
        <w:tc>
          <w:tcPr>
            <w:tcW w:w="284" w:type="dxa"/>
            <w:tcBorders>
              <w:top w:val="single" w:sz="4" w:space="0" w:color="auto"/>
            </w:tcBorders>
          </w:tcPr>
          <w:p w14:paraId="72582137" w14:textId="77777777" w:rsidR="00FB2B42" w:rsidRPr="009964B7" w:rsidRDefault="00FB2B42" w:rsidP="00470C41">
            <w:pPr>
              <w:pStyle w:val="TF-TEXTOQUADROCentralizado"/>
              <w:rPr>
                <w:sz w:val="20"/>
              </w:rPr>
            </w:pPr>
          </w:p>
        </w:tc>
        <w:tc>
          <w:tcPr>
            <w:tcW w:w="284" w:type="dxa"/>
            <w:tcBorders>
              <w:top w:val="single" w:sz="4" w:space="0" w:color="auto"/>
            </w:tcBorders>
          </w:tcPr>
          <w:p w14:paraId="39FF3A49" w14:textId="77777777" w:rsidR="00FB2B42" w:rsidRPr="009964B7" w:rsidRDefault="00FB2B42" w:rsidP="00470C41">
            <w:pPr>
              <w:pStyle w:val="TF-TEXTOQUADROCentralizado"/>
              <w:rPr>
                <w:sz w:val="20"/>
              </w:rPr>
            </w:pPr>
          </w:p>
        </w:tc>
        <w:tc>
          <w:tcPr>
            <w:tcW w:w="284" w:type="dxa"/>
            <w:tcBorders>
              <w:top w:val="single" w:sz="4" w:space="0" w:color="auto"/>
            </w:tcBorders>
          </w:tcPr>
          <w:p w14:paraId="0F6BCD60" w14:textId="77777777" w:rsidR="00FB2B42" w:rsidRPr="009964B7" w:rsidRDefault="00FB2B42" w:rsidP="00470C41">
            <w:pPr>
              <w:pStyle w:val="TF-TEXTOQUADROCentralizado"/>
              <w:rPr>
                <w:sz w:val="20"/>
              </w:rPr>
            </w:pPr>
          </w:p>
        </w:tc>
        <w:tc>
          <w:tcPr>
            <w:tcW w:w="284" w:type="dxa"/>
            <w:tcBorders>
              <w:top w:val="single" w:sz="4" w:space="0" w:color="auto"/>
            </w:tcBorders>
          </w:tcPr>
          <w:p w14:paraId="35B2A0F6" w14:textId="77777777" w:rsidR="00FB2B42" w:rsidRPr="009964B7" w:rsidRDefault="00FB2B42" w:rsidP="00470C41">
            <w:pPr>
              <w:pStyle w:val="TF-TEXTOQUADROCentralizado"/>
              <w:rPr>
                <w:sz w:val="20"/>
              </w:rPr>
            </w:pPr>
          </w:p>
        </w:tc>
        <w:tc>
          <w:tcPr>
            <w:tcW w:w="284" w:type="dxa"/>
            <w:tcBorders>
              <w:top w:val="single" w:sz="4" w:space="0" w:color="auto"/>
            </w:tcBorders>
          </w:tcPr>
          <w:p w14:paraId="20D5C2FA" w14:textId="77777777" w:rsidR="00FB2B42" w:rsidRPr="009964B7" w:rsidRDefault="00FB2B42" w:rsidP="00470C41">
            <w:pPr>
              <w:pStyle w:val="TF-TEXTOQUADROCentralizado"/>
              <w:rPr>
                <w:sz w:val="20"/>
              </w:rPr>
            </w:pPr>
          </w:p>
        </w:tc>
        <w:tc>
          <w:tcPr>
            <w:tcW w:w="289" w:type="dxa"/>
          </w:tcPr>
          <w:p w14:paraId="43A5C0D8" w14:textId="77777777" w:rsidR="00FB2B42" w:rsidRPr="009964B7" w:rsidRDefault="00FB2B42" w:rsidP="00470C41">
            <w:pPr>
              <w:pStyle w:val="TF-TEXTOQUADROCentralizado"/>
              <w:rPr>
                <w:sz w:val="20"/>
              </w:rPr>
            </w:pPr>
          </w:p>
        </w:tc>
      </w:tr>
      <w:tr w:rsidR="00FB2B42" w:rsidRPr="00D90262" w14:paraId="6B135EEF" w14:textId="77777777" w:rsidTr="00C87FC5">
        <w:trPr>
          <w:jc w:val="center"/>
        </w:trPr>
        <w:tc>
          <w:tcPr>
            <w:tcW w:w="6171" w:type="dxa"/>
            <w:tcBorders>
              <w:left w:val="single" w:sz="4" w:space="0" w:color="auto"/>
            </w:tcBorders>
          </w:tcPr>
          <w:p w14:paraId="6CAE40E3" w14:textId="77777777" w:rsidR="00FB2B42" w:rsidRPr="009964B7" w:rsidRDefault="00FB2B42" w:rsidP="00470C41">
            <w:pPr>
              <w:pStyle w:val="TF-TEXTOQUADRO"/>
              <w:rPr>
                <w:sz w:val="20"/>
              </w:rPr>
            </w:pPr>
            <w:r>
              <w:rPr>
                <w:sz w:val="20"/>
              </w:rPr>
              <w:t>I</w:t>
            </w:r>
            <w:r w:rsidRPr="009964B7">
              <w:rPr>
                <w:sz w:val="20"/>
              </w:rPr>
              <w:t>deação</w:t>
            </w:r>
          </w:p>
        </w:tc>
        <w:tc>
          <w:tcPr>
            <w:tcW w:w="273" w:type="dxa"/>
            <w:tcBorders>
              <w:bottom w:val="single" w:sz="4" w:space="0" w:color="auto"/>
            </w:tcBorders>
          </w:tcPr>
          <w:p w14:paraId="73FC2E56" w14:textId="77777777" w:rsidR="00FB2B42" w:rsidRPr="009964B7" w:rsidRDefault="00FB2B42" w:rsidP="00470C41">
            <w:pPr>
              <w:pStyle w:val="TF-TEXTOQUADROCentralizado"/>
              <w:rPr>
                <w:sz w:val="20"/>
              </w:rPr>
            </w:pPr>
          </w:p>
        </w:tc>
        <w:tc>
          <w:tcPr>
            <w:tcW w:w="284" w:type="dxa"/>
            <w:tcBorders>
              <w:bottom w:val="single" w:sz="4" w:space="0" w:color="auto"/>
            </w:tcBorders>
            <w:shd w:val="clear" w:color="auto" w:fill="A6A6A6"/>
          </w:tcPr>
          <w:p w14:paraId="2C8A8C69" w14:textId="77777777" w:rsidR="00FB2B42" w:rsidRPr="009964B7" w:rsidRDefault="00FB2B42" w:rsidP="00470C41">
            <w:pPr>
              <w:pStyle w:val="TF-TEXTOQUADROCentralizado"/>
              <w:rPr>
                <w:sz w:val="20"/>
              </w:rPr>
            </w:pPr>
          </w:p>
        </w:tc>
        <w:tc>
          <w:tcPr>
            <w:tcW w:w="284" w:type="dxa"/>
            <w:tcBorders>
              <w:bottom w:val="single" w:sz="4" w:space="0" w:color="auto"/>
            </w:tcBorders>
          </w:tcPr>
          <w:p w14:paraId="5A3952AA" w14:textId="77777777" w:rsidR="00FB2B42" w:rsidRPr="009964B7" w:rsidRDefault="00FB2B42" w:rsidP="00470C41">
            <w:pPr>
              <w:pStyle w:val="TF-TEXTOQUADROCentralizado"/>
              <w:rPr>
                <w:sz w:val="20"/>
              </w:rPr>
            </w:pPr>
          </w:p>
        </w:tc>
        <w:tc>
          <w:tcPr>
            <w:tcW w:w="284" w:type="dxa"/>
            <w:tcBorders>
              <w:bottom w:val="single" w:sz="4" w:space="0" w:color="auto"/>
            </w:tcBorders>
          </w:tcPr>
          <w:p w14:paraId="64251846" w14:textId="77777777" w:rsidR="00FB2B42" w:rsidRPr="009964B7" w:rsidRDefault="00FB2B42" w:rsidP="00470C41">
            <w:pPr>
              <w:pStyle w:val="TF-TEXTOQUADROCentralizado"/>
              <w:rPr>
                <w:sz w:val="20"/>
              </w:rPr>
            </w:pPr>
          </w:p>
        </w:tc>
        <w:tc>
          <w:tcPr>
            <w:tcW w:w="284" w:type="dxa"/>
            <w:tcBorders>
              <w:bottom w:val="single" w:sz="4" w:space="0" w:color="auto"/>
            </w:tcBorders>
          </w:tcPr>
          <w:p w14:paraId="7E21316F" w14:textId="77777777" w:rsidR="00FB2B42" w:rsidRPr="009964B7" w:rsidRDefault="00FB2B42" w:rsidP="00470C41">
            <w:pPr>
              <w:pStyle w:val="TF-TEXTOQUADROCentralizado"/>
              <w:rPr>
                <w:sz w:val="20"/>
              </w:rPr>
            </w:pPr>
          </w:p>
        </w:tc>
        <w:tc>
          <w:tcPr>
            <w:tcW w:w="284" w:type="dxa"/>
            <w:tcBorders>
              <w:bottom w:val="single" w:sz="4" w:space="0" w:color="auto"/>
            </w:tcBorders>
          </w:tcPr>
          <w:p w14:paraId="5A7260C4" w14:textId="77777777" w:rsidR="00FB2B42" w:rsidRPr="009964B7" w:rsidRDefault="00FB2B42" w:rsidP="00470C41">
            <w:pPr>
              <w:pStyle w:val="TF-TEXTOQUADROCentralizado"/>
              <w:rPr>
                <w:sz w:val="20"/>
              </w:rPr>
            </w:pPr>
          </w:p>
        </w:tc>
        <w:tc>
          <w:tcPr>
            <w:tcW w:w="284" w:type="dxa"/>
            <w:tcBorders>
              <w:bottom w:val="single" w:sz="4" w:space="0" w:color="auto"/>
            </w:tcBorders>
          </w:tcPr>
          <w:p w14:paraId="70F71957" w14:textId="77777777" w:rsidR="00FB2B42" w:rsidRPr="009964B7" w:rsidRDefault="00FB2B42" w:rsidP="00470C41">
            <w:pPr>
              <w:pStyle w:val="TF-TEXTOQUADROCentralizado"/>
              <w:rPr>
                <w:sz w:val="20"/>
              </w:rPr>
            </w:pPr>
          </w:p>
        </w:tc>
        <w:tc>
          <w:tcPr>
            <w:tcW w:w="284" w:type="dxa"/>
            <w:tcBorders>
              <w:bottom w:val="single" w:sz="4" w:space="0" w:color="auto"/>
            </w:tcBorders>
          </w:tcPr>
          <w:p w14:paraId="52940C26" w14:textId="77777777" w:rsidR="00FB2B42" w:rsidRPr="009964B7" w:rsidRDefault="00FB2B42" w:rsidP="00470C41">
            <w:pPr>
              <w:pStyle w:val="TF-TEXTOQUADROCentralizado"/>
              <w:rPr>
                <w:sz w:val="20"/>
              </w:rPr>
            </w:pPr>
          </w:p>
        </w:tc>
        <w:tc>
          <w:tcPr>
            <w:tcW w:w="284" w:type="dxa"/>
            <w:tcBorders>
              <w:bottom w:val="single" w:sz="4" w:space="0" w:color="auto"/>
            </w:tcBorders>
          </w:tcPr>
          <w:p w14:paraId="14A2FD3A" w14:textId="77777777" w:rsidR="00FB2B42" w:rsidRPr="009964B7" w:rsidRDefault="00FB2B42" w:rsidP="00470C41">
            <w:pPr>
              <w:pStyle w:val="TF-TEXTOQUADROCentralizado"/>
              <w:rPr>
                <w:sz w:val="20"/>
              </w:rPr>
            </w:pPr>
          </w:p>
        </w:tc>
        <w:tc>
          <w:tcPr>
            <w:tcW w:w="289" w:type="dxa"/>
          </w:tcPr>
          <w:p w14:paraId="4BD9515E" w14:textId="77777777" w:rsidR="00FB2B42" w:rsidRPr="009964B7" w:rsidRDefault="00FB2B42" w:rsidP="00470C41">
            <w:pPr>
              <w:pStyle w:val="TF-TEXTOQUADROCentralizado"/>
              <w:rPr>
                <w:sz w:val="20"/>
              </w:rPr>
            </w:pPr>
          </w:p>
        </w:tc>
      </w:tr>
      <w:tr w:rsidR="00FB2B42" w:rsidRPr="00D90262" w14:paraId="07876817" w14:textId="77777777" w:rsidTr="00C87FC5">
        <w:trPr>
          <w:jc w:val="center"/>
        </w:trPr>
        <w:tc>
          <w:tcPr>
            <w:tcW w:w="6171" w:type="dxa"/>
            <w:tcBorders>
              <w:left w:val="single" w:sz="4" w:space="0" w:color="auto"/>
            </w:tcBorders>
          </w:tcPr>
          <w:p w14:paraId="612DE438" w14:textId="77777777" w:rsidR="00FB2B42" w:rsidRPr="009964B7" w:rsidRDefault="00FB2B42" w:rsidP="00470C41">
            <w:pPr>
              <w:pStyle w:val="TF-TEXTOQUADRO"/>
              <w:rPr>
                <w:sz w:val="20"/>
              </w:rPr>
            </w:pPr>
            <w:r>
              <w:rPr>
                <w:sz w:val="20"/>
              </w:rPr>
              <w:t>L</w:t>
            </w:r>
            <w:r w:rsidRPr="009964B7">
              <w:rPr>
                <w:sz w:val="20"/>
              </w:rPr>
              <w:t>evantamento dos requisitos</w:t>
            </w:r>
          </w:p>
        </w:tc>
        <w:tc>
          <w:tcPr>
            <w:tcW w:w="273" w:type="dxa"/>
          </w:tcPr>
          <w:p w14:paraId="389919AD" w14:textId="77777777" w:rsidR="00FB2B42" w:rsidRPr="009964B7" w:rsidRDefault="00FB2B42" w:rsidP="00470C41">
            <w:pPr>
              <w:pStyle w:val="TF-TEXTOQUADROCentralizado"/>
              <w:rPr>
                <w:sz w:val="20"/>
              </w:rPr>
            </w:pPr>
          </w:p>
        </w:tc>
        <w:tc>
          <w:tcPr>
            <w:tcW w:w="284" w:type="dxa"/>
          </w:tcPr>
          <w:p w14:paraId="647AD9D0" w14:textId="77777777" w:rsidR="00FB2B42" w:rsidRPr="009964B7" w:rsidRDefault="00FB2B42" w:rsidP="00470C41">
            <w:pPr>
              <w:pStyle w:val="TF-TEXTOQUADROCentralizado"/>
              <w:rPr>
                <w:sz w:val="20"/>
              </w:rPr>
            </w:pPr>
          </w:p>
        </w:tc>
        <w:tc>
          <w:tcPr>
            <w:tcW w:w="284" w:type="dxa"/>
            <w:shd w:val="clear" w:color="auto" w:fill="A6A6A6"/>
          </w:tcPr>
          <w:p w14:paraId="5802E3D7" w14:textId="77777777" w:rsidR="00FB2B42" w:rsidRPr="009964B7" w:rsidRDefault="00FB2B42" w:rsidP="00470C41">
            <w:pPr>
              <w:pStyle w:val="TF-TEXTOQUADROCentralizado"/>
              <w:rPr>
                <w:sz w:val="20"/>
              </w:rPr>
            </w:pPr>
          </w:p>
        </w:tc>
        <w:tc>
          <w:tcPr>
            <w:tcW w:w="284" w:type="dxa"/>
          </w:tcPr>
          <w:p w14:paraId="01EBA2CD" w14:textId="77777777" w:rsidR="00FB2B42" w:rsidRPr="009964B7" w:rsidRDefault="00FB2B42" w:rsidP="00470C41">
            <w:pPr>
              <w:pStyle w:val="TF-TEXTOQUADROCentralizado"/>
              <w:rPr>
                <w:sz w:val="20"/>
              </w:rPr>
            </w:pPr>
          </w:p>
        </w:tc>
        <w:tc>
          <w:tcPr>
            <w:tcW w:w="284" w:type="dxa"/>
          </w:tcPr>
          <w:p w14:paraId="47D130F8" w14:textId="77777777" w:rsidR="00FB2B42" w:rsidRPr="009964B7" w:rsidRDefault="00FB2B42" w:rsidP="00470C41">
            <w:pPr>
              <w:pStyle w:val="TF-TEXTOQUADROCentralizado"/>
              <w:rPr>
                <w:sz w:val="20"/>
              </w:rPr>
            </w:pPr>
          </w:p>
        </w:tc>
        <w:tc>
          <w:tcPr>
            <w:tcW w:w="284" w:type="dxa"/>
          </w:tcPr>
          <w:p w14:paraId="3F50712A" w14:textId="77777777" w:rsidR="00FB2B42" w:rsidRPr="009964B7" w:rsidRDefault="00FB2B42" w:rsidP="00470C41">
            <w:pPr>
              <w:pStyle w:val="TF-TEXTOQUADROCentralizado"/>
              <w:rPr>
                <w:sz w:val="20"/>
              </w:rPr>
            </w:pPr>
          </w:p>
        </w:tc>
        <w:tc>
          <w:tcPr>
            <w:tcW w:w="284" w:type="dxa"/>
          </w:tcPr>
          <w:p w14:paraId="0C12254A" w14:textId="77777777" w:rsidR="00FB2B42" w:rsidRPr="009964B7" w:rsidRDefault="00FB2B42" w:rsidP="00470C41">
            <w:pPr>
              <w:pStyle w:val="TF-TEXTOQUADROCentralizado"/>
              <w:rPr>
                <w:sz w:val="20"/>
              </w:rPr>
            </w:pPr>
          </w:p>
        </w:tc>
        <w:tc>
          <w:tcPr>
            <w:tcW w:w="284" w:type="dxa"/>
          </w:tcPr>
          <w:p w14:paraId="2F2D30DF" w14:textId="77777777" w:rsidR="00FB2B42" w:rsidRPr="009964B7" w:rsidRDefault="00FB2B42" w:rsidP="00470C41">
            <w:pPr>
              <w:pStyle w:val="TF-TEXTOQUADROCentralizado"/>
              <w:rPr>
                <w:sz w:val="20"/>
              </w:rPr>
            </w:pPr>
          </w:p>
        </w:tc>
        <w:tc>
          <w:tcPr>
            <w:tcW w:w="284" w:type="dxa"/>
          </w:tcPr>
          <w:p w14:paraId="73B89C32" w14:textId="77777777" w:rsidR="00FB2B42" w:rsidRPr="009964B7" w:rsidRDefault="00FB2B42" w:rsidP="00470C41">
            <w:pPr>
              <w:pStyle w:val="TF-TEXTOQUADROCentralizado"/>
              <w:rPr>
                <w:sz w:val="20"/>
              </w:rPr>
            </w:pPr>
          </w:p>
        </w:tc>
        <w:tc>
          <w:tcPr>
            <w:tcW w:w="289" w:type="dxa"/>
          </w:tcPr>
          <w:p w14:paraId="0C4D2B6B" w14:textId="77777777" w:rsidR="00FB2B42" w:rsidRPr="009964B7" w:rsidRDefault="00FB2B42" w:rsidP="00470C41">
            <w:pPr>
              <w:pStyle w:val="TF-TEXTOQUADROCentralizado"/>
              <w:rPr>
                <w:sz w:val="20"/>
              </w:rPr>
            </w:pPr>
          </w:p>
        </w:tc>
      </w:tr>
      <w:tr w:rsidR="00FB2B42" w:rsidRPr="00D90262" w14:paraId="2E8CA9E0" w14:textId="77777777" w:rsidTr="00C87FC5">
        <w:trPr>
          <w:jc w:val="center"/>
        </w:trPr>
        <w:tc>
          <w:tcPr>
            <w:tcW w:w="6171" w:type="dxa"/>
            <w:tcBorders>
              <w:left w:val="single" w:sz="4" w:space="0" w:color="auto"/>
            </w:tcBorders>
          </w:tcPr>
          <w:p w14:paraId="70B0E104" w14:textId="77777777" w:rsidR="00FB2B42" w:rsidRPr="009964B7" w:rsidRDefault="00FB2B42" w:rsidP="00470C41">
            <w:pPr>
              <w:pStyle w:val="TF-TEXTOQUADRO"/>
              <w:rPr>
                <w:sz w:val="20"/>
              </w:rPr>
            </w:pPr>
            <w:r>
              <w:rPr>
                <w:sz w:val="20"/>
              </w:rPr>
              <w:t>e</w:t>
            </w:r>
            <w:r w:rsidRPr="009964B7">
              <w:rPr>
                <w:sz w:val="20"/>
              </w:rPr>
              <w:t>specificação e análise</w:t>
            </w:r>
          </w:p>
        </w:tc>
        <w:tc>
          <w:tcPr>
            <w:tcW w:w="273" w:type="dxa"/>
          </w:tcPr>
          <w:p w14:paraId="4CB54C2A" w14:textId="77777777" w:rsidR="00FB2B42" w:rsidRPr="009964B7" w:rsidRDefault="00FB2B42" w:rsidP="00470C41">
            <w:pPr>
              <w:pStyle w:val="TF-TEXTOQUADROCentralizado"/>
              <w:rPr>
                <w:sz w:val="20"/>
              </w:rPr>
            </w:pPr>
          </w:p>
        </w:tc>
        <w:tc>
          <w:tcPr>
            <w:tcW w:w="284" w:type="dxa"/>
          </w:tcPr>
          <w:p w14:paraId="6237CEE2" w14:textId="77777777" w:rsidR="00FB2B42" w:rsidRPr="009964B7" w:rsidRDefault="00FB2B42" w:rsidP="00470C41">
            <w:pPr>
              <w:pStyle w:val="TF-TEXTOQUADROCentralizado"/>
              <w:rPr>
                <w:sz w:val="20"/>
              </w:rPr>
            </w:pPr>
          </w:p>
        </w:tc>
        <w:tc>
          <w:tcPr>
            <w:tcW w:w="284" w:type="dxa"/>
            <w:shd w:val="clear" w:color="auto" w:fill="A6A6A6"/>
          </w:tcPr>
          <w:p w14:paraId="120895F6" w14:textId="77777777" w:rsidR="00FB2B42" w:rsidRPr="009964B7" w:rsidRDefault="00FB2B42" w:rsidP="00470C41">
            <w:pPr>
              <w:pStyle w:val="TF-TEXTOQUADROCentralizado"/>
              <w:rPr>
                <w:sz w:val="20"/>
              </w:rPr>
            </w:pPr>
          </w:p>
        </w:tc>
        <w:tc>
          <w:tcPr>
            <w:tcW w:w="284" w:type="dxa"/>
            <w:shd w:val="clear" w:color="auto" w:fill="A6A6A6"/>
          </w:tcPr>
          <w:p w14:paraId="6E6DBA62" w14:textId="77777777" w:rsidR="00FB2B42" w:rsidRPr="009964B7" w:rsidRDefault="00FB2B42" w:rsidP="00470C41">
            <w:pPr>
              <w:pStyle w:val="TF-TEXTOQUADROCentralizado"/>
              <w:rPr>
                <w:sz w:val="20"/>
              </w:rPr>
            </w:pPr>
          </w:p>
        </w:tc>
        <w:tc>
          <w:tcPr>
            <w:tcW w:w="284" w:type="dxa"/>
          </w:tcPr>
          <w:p w14:paraId="02942E67" w14:textId="77777777" w:rsidR="00FB2B42" w:rsidRPr="009964B7" w:rsidRDefault="00FB2B42" w:rsidP="00470C41">
            <w:pPr>
              <w:pStyle w:val="TF-TEXTOQUADROCentralizado"/>
              <w:rPr>
                <w:sz w:val="20"/>
              </w:rPr>
            </w:pPr>
          </w:p>
        </w:tc>
        <w:tc>
          <w:tcPr>
            <w:tcW w:w="284" w:type="dxa"/>
          </w:tcPr>
          <w:p w14:paraId="09C4CF02" w14:textId="77777777" w:rsidR="00FB2B42" w:rsidRPr="009964B7" w:rsidRDefault="00FB2B42" w:rsidP="00470C41">
            <w:pPr>
              <w:pStyle w:val="TF-TEXTOQUADROCentralizado"/>
              <w:rPr>
                <w:sz w:val="20"/>
              </w:rPr>
            </w:pPr>
          </w:p>
        </w:tc>
        <w:tc>
          <w:tcPr>
            <w:tcW w:w="284" w:type="dxa"/>
          </w:tcPr>
          <w:p w14:paraId="5E462BEF" w14:textId="77777777" w:rsidR="00FB2B42" w:rsidRPr="009964B7" w:rsidRDefault="00FB2B42" w:rsidP="00470C41">
            <w:pPr>
              <w:pStyle w:val="TF-TEXTOQUADROCentralizado"/>
              <w:rPr>
                <w:sz w:val="20"/>
              </w:rPr>
            </w:pPr>
          </w:p>
        </w:tc>
        <w:tc>
          <w:tcPr>
            <w:tcW w:w="284" w:type="dxa"/>
          </w:tcPr>
          <w:p w14:paraId="4510671A" w14:textId="77777777" w:rsidR="00FB2B42" w:rsidRPr="009964B7" w:rsidRDefault="00FB2B42" w:rsidP="00470C41">
            <w:pPr>
              <w:pStyle w:val="TF-TEXTOQUADROCentralizado"/>
              <w:rPr>
                <w:sz w:val="20"/>
              </w:rPr>
            </w:pPr>
          </w:p>
        </w:tc>
        <w:tc>
          <w:tcPr>
            <w:tcW w:w="284" w:type="dxa"/>
          </w:tcPr>
          <w:p w14:paraId="21502198" w14:textId="77777777" w:rsidR="00FB2B42" w:rsidRPr="009964B7" w:rsidRDefault="00FB2B42" w:rsidP="00470C41">
            <w:pPr>
              <w:pStyle w:val="TF-TEXTOQUADROCentralizado"/>
              <w:rPr>
                <w:sz w:val="20"/>
              </w:rPr>
            </w:pPr>
          </w:p>
        </w:tc>
        <w:tc>
          <w:tcPr>
            <w:tcW w:w="289" w:type="dxa"/>
          </w:tcPr>
          <w:p w14:paraId="1A259332" w14:textId="77777777" w:rsidR="00FB2B42" w:rsidRPr="009964B7" w:rsidRDefault="00FB2B42" w:rsidP="00470C41">
            <w:pPr>
              <w:pStyle w:val="TF-TEXTOQUADROCentralizado"/>
              <w:rPr>
                <w:sz w:val="20"/>
              </w:rPr>
            </w:pPr>
          </w:p>
        </w:tc>
      </w:tr>
      <w:tr w:rsidR="00FB2B42" w:rsidRPr="00D90262" w14:paraId="0AB6FAB4" w14:textId="77777777" w:rsidTr="00C87FC5">
        <w:trPr>
          <w:jc w:val="center"/>
        </w:trPr>
        <w:tc>
          <w:tcPr>
            <w:tcW w:w="6171" w:type="dxa"/>
            <w:tcBorders>
              <w:left w:val="single" w:sz="4" w:space="0" w:color="auto"/>
            </w:tcBorders>
          </w:tcPr>
          <w:p w14:paraId="655DBF81" w14:textId="77777777" w:rsidR="00FB2B42" w:rsidRPr="009964B7" w:rsidRDefault="00FB2B42" w:rsidP="00470C41">
            <w:pPr>
              <w:pStyle w:val="TF-TEXTOQUADRO"/>
              <w:rPr>
                <w:sz w:val="20"/>
              </w:rPr>
            </w:pPr>
            <w:r>
              <w:rPr>
                <w:sz w:val="20"/>
              </w:rPr>
              <w:t>I</w:t>
            </w:r>
            <w:r w:rsidRPr="009964B7">
              <w:rPr>
                <w:sz w:val="20"/>
              </w:rPr>
              <w:t>mplementação</w:t>
            </w:r>
          </w:p>
        </w:tc>
        <w:tc>
          <w:tcPr>
            <w:tcW w:w="273" w:type="dxa"/>
          </w:tcPr>
          <w:p w14:paraId="58889C7E" w14:textId="77777777" w:rsidR="00FB2B42" w:rsidRPr="009964B7" w:rsidRDefault="00FB2B42" w:rsidP="00470C41">
            <w:pPr>
              <w:pStyle w:val="TF-TEXTOQUADROCentralizado"/>
              <w:rPr>
                <w:sz w:val="20"/>
              </w:rPr>
            </w:pPr>
          </w:p>
        </w:tc>
        <w:tc>
          <w:tcPr>
            <w:tcW w:w="284" w:type="dxa"/>
          </w:tcPr>
          <w:p w14:paraId="0BE86571" w14:textId="77777777" w:rsidR="00FB2B42" w:rsidRPr="009964B7" w:rsidRDefault="00FB2B42" w:rsidP="00470C41">
            <w:pPr>
              <w:pStyle w:val="TF-TEXTOQUADROCentralizado"/>
              <w:rPr>
                <w:sz w:val="20"/>
              </w:rPr>
            </w:pPr>
          </w:p>
        </w:tc>
        <w:tc>
          <w:tcPr>
            <w:tcW w:w="284" w:type="dxa"/>
          </w:tcPr>
          <w:p w14:paraId="6D886774" w14:textId="77777777" w:rsidR="00FB2B42" w:rsidRPr="009964B7" w:rsidRDefault="00FB2B42" w:rsidP="00470C41">
            <w:pPr>
              <w:pStyle w:val="TF-TEXTOQUADROCentralizado"/>
              <w:rPr>
                <w:sz w:val="20"/>
              </w:rPr>
            </w:pPr>
          </w:p>
        </w:tc>
        <w:tc>
          <w:tcPr>
            <w:tcW w:w="284" w:type="dxa"/>
            <w:shd w:val="clear" w:color="auto" w:fill="A6A6A6"/>
          </w:tcPr>
          <w:p w14:paraId="24F5D151" w14:textId="77777777" w:rsidR="00FB2B42" w:rsidRPr="009964B7" w:rsidRDefault="00FB2B42" w:rsidP="00470C41">
            <w:pPr>
              <w:pStyle w:val="TF-TEXTOQUADROCentralizado"/>
              <w:rPr>
                <w:sz w:val="20"/>
              </w:rPr>
            </w:pPr>
          </w:p>
        </w:tc>
        <w:tc>
          <w:tcPr>
            <w:tcW w:w="284" w:type="dxa"/>
            <w:shd w:val="clear" w:color="auto" w:fill="A6A6A6"/>
          </w:tcPr>
          <w:p w14:paraId="056BD3CA" w14:textId="77777777" w:rsidR="00FB2B42" w:rsidRPr="009964B7" w:rsidRDefault="00FB2B42" w:rsidP="00470C41">
            <w:pPr>
              <w:pStyle w:val="TF-TEXTOQUADROCentralizado"/>
              <w:rPr>
                <w:sz w:val="20"/>
              </w:rPr>
            </w:pPr>
          </w:p>
        </w:tc>
        <w:tc>
          <w:tcPr>
            <w:tcW w:w="284" w:type="dxa"/>
            <w:shd w:val="clear" w:color="auto" w:fill="A6A6A6"/>
          </w:tcPr>
          <w:p w14:paraId="14A8AB2D" w14:textId="77777777" w:rsidR="00FB2B42" w:rsidRPr="009964B7" w:rsidRDefault="00FB2B42" w:rsidP="00470C41">
            <w:pPr>
              <w:pStyle w:val="TF-TEXTOQUADROCentralizado"/>
              <w:rPr>
                <w:sz w:val="20"/>
              </w:rPr>
            </w:pPr>
          </w:p>
        </w:tc>
        <w:tc>
          <w:tcPr>
            <w:tcW w:w="284" w:type="dxa"/>
            <w:shd w:val="clear" w:color="auto" w:fill="A6A6A6"/>
          </w:tcPr>
          <w:p w14:paraId="25BB9911" w14:textId="77777777" w:rsidR="00FB2B42" w:rsidRPr="009964B7" w:rsidRDefault="00FB2B42" w:rsidP="00470C41">
            <w:pPr>
              <w:pStyle w:val="TF-TEXTOQUADROCentralizado"/>
              <w:rPr>
                <w:sz w:val="20"/>
              </w:rPr>
            </w:pPr>
          </w:p>
        </w:tc>
        <w:tc>
          <w:tcPr>
            <w:tcW w:w="284" w:type="dxa"/>
            <w:shd w:val="clear" w:color="auto" w:fill="A6A6A6"/>
          </w:tcPr>
          <w:p w14:paraId="28EBF21A" w14:textId="77777777" w:rsidR="00FB2B42" w:rsidRPr="009964B7" w:rsidRDefault="00FB2B42" w:rsidP="00470C41">
            <w:pPr>
              <w:pStyle w:val="TF-TEXTOQUADROCentralizado"/>
              <w:rPr>
                <w:sz w:val="20"/>
              </w:rPr>
            </w:pPr>
          </w:p>
        </w:tc>
        <w:tc>
          <w:tcPr>
            <w:tcW w:w="284" w:type="dxa"/>
          </w:tcPr>
          <w:p w14:paraId="7EB38983" w14:textId="77777777" w:rsidR="00FB2B42" w:rsidRPr="009964B7" w:rsidRDefault="00FB2B42" w:rsidP="00470C41">
            <w:pPr>
              <w:pStyle w:val="TF-TEXTOQUADROCentralizado"/>
              <w:rPr>
                <w:sz w:val="20"/>
              </w:rPr>
            </w:pPr>
          </w:p>
        </w:tc>
        <w:tc>
          <w:tcPr>
            <w:tcW w:w="289" w:type="dxa"/>
          </w:tcPr>
          <w:p w14:paraId="48AF5E06" w14:textId="77777777" w:rsidR="00FB2B42" w:rsidRPr="009964B7" w:rsidRDefault="00FB2B42" w:rsidP="00470C41">
            <w:pPr>
              <w:pStyle w:val="TF-TEXTOQUADROCentralizado"/>
              <w:rPr>
                <w:sz w:val="20"/>
              </w:rPr>
            </w:pPr>
          </w:p>
        </w:tc>
      </w:tr>
      <w:tr w:rsidR="00FB2B42" w:rsidRPr="00D90262" w14:paraId="5BB16C73" w14:textId="77777777" w:rsidTr="007B68BF">
        <w:trPr>
          <w:jc w:val="center"/>
        </w:trPr>
        <w:tc>
          <w:tcPr>
            <w:tcW w:w="6171" w:type="dxa"/>
            <w:tcBorders>
              <w:left w:val="single" w:sz="4" w:space="0" w:color="auto"/>
              <w:bottom w:val="single" w:sz="4" w:space="0" w:color="auto"/>
            </w:tcBorders>
          </w:tcPr>
          <w:p w14:paraId="28BC7BCC" w14:textId="77777777" w:rsidR="00FB2B42" w:rsidRPr="009964B7" w:rsidRDefault="00FB2B42" w:rsidP="00470C41">
            <w:pPr>
              <w:pStyle w:val="TF-TEXTOQUADRO"/>
              <w:rPr>
                <w:sz w:val="20"/>
              </w:rPr>
            </w:pPr>
            <w:r>
              <w:rPr>
                <w:sz w:val="20"/>
              </w:rPr>
              <w:t>V</w:t>
            </w:r>
            <w:r w:rsidRPr="009964B7">
              <w:rPr>
                <w:sz w:val="20"/>
              </w:rPr>
              <w:t>erificação e validação</w:t>
            </w:r>
          </w:p>
        </w:tc>
        <w:tc>
          <w:tcPr>
            <w:tcW w:w="273" w:type="dxa"/>
            <w:tcBorders>
              <w:bottom w:val="single" w:sz="4" w:space="0" w:color="auto"/>
            </w:tcBorders>
          </w:tcPr>
          <w:p w14:paraId="61E6019F" w14:textId="77777777" w:rsidR="00FB2B42" w:rsidRPr="009964B7" w:rsidRDefault="00FB2B42" w:rsidP="00470C41">
            <w:pPr>
              <w:pStyle w:val="TF-TEXTOQUADROCentralizado"/>
              <w:rPr>
                <w:sz w:val="20"/>
              </w:rPr>
            </w:pPr>
          </w:p>
        </w:tc>
        <w:tc>
          <w:tcPr>
            <w:tcW w:w="284" w:type="dxa"/>
            <w:tcBorders>
              <w:bottom w:val="single" w:sz="4" w:space="0" w:color="auto"/>
            </w:tcBorders>
          </w:tcPr>
          <w:p w14:paraId="4FD919A9" w14:textId="77777777" w:rsidR="00FB2B42" w:rsidRPr="009964B7" w:rsidRDefault="00FB2B42" w:rsidP="00470C41">
            <w:pPr>
              <w:pStyle w:val="TF-TEXTOQUADROCentralizado"/>
              <w:rPr>
                <w:sz w:val="20"/>
              </w:rPr>
            </w:pPr>
          </w:p>
        </w:tc>
        <w:tc>
          <w:tcPr>
            <w:tcW w:w="284" w:type="dxa"/>
            <w:tcBorders>
              <w:bottom w:val="single" w:sz="4" w:space="0" w:color="auto"/>
            </w:tcBorders>
          </w:tcPr>
          <w:p w14:paraId="56BA4D9F" w14:textId="77777777" w:rsidR="00FB2B42" w:rsidRPr="009964B7" w:rsidRDefault="00FB2B42" w:rsidP="00470C41">
            <w:pPr>
              <w:pStyle w:val="TF-TEXTOQUADROCentralizado"/>
              <w:rPr>
                <w:sz w:val="20"/>
              </w:rPr>
            </w:pPr>
          </w:p>
        </w:tc>
        <w:tc>
          <w:tcPr>
            <w:tcW w:w="284" w:type="dxa"/>
            <w:tcBorders>
              <w:bottom w:val="single" w:sz="4" w:space="0" w:color="auto"/>
            </w:tcBorders>
          </w:tcPr>
          <w:p w14:paraId="4440B5D0" w14:textId="77777777" w:rsidR="00FB2B42" w:rsidRPr="009964B7" w:rsidRDefault="00FB2B42" w:rsidP="00470C41">
            <w:pPr>
              <w:pStyle w:val="TF-TEXTOQUADROCentralizado"/>
              <w:rPr>
                <w:sz w:val="20"/>
              </w:rPr>
            </w:pPr>
          </w:p>
        </w:tc>
        <w:tc>
          <w:tcPr>
            <w:tcW w:w="284" w:type="dxa"/>
            <w:tcBorders>
              <w:bottom w:val="single" w:sz="4" w:space="0" w:color="auto"/>
            </w:tcBorders>
          </w:tcPr>
          <w:p w14:paraId="018BB95E" w14:textId="77777777" w:rsidR="00FB2B42" w:rsidRPr="009964B7" w:rsidRDefault="00FB2B42" w:rsidP="00470C41">
            <w:pPr>
              <w:pStyle w:val="TF-TEXTOQUADROCentralizado"/>
              <w:rPr>
                <w:sz w:val="20"/>
              </w:rPr>
            </w:pPr>
          </w:p>
        </w:tc>
        <w:tc>
          <w:tcPr>
            <w:tcW w:w="284" w:type="dxa"/>
            <w:tcBorders>
              <w:bottom w:val="single" w:sz="4" w:space="0" w:color="auto"/>
            </w:tcBorders>
          </w:tcPr>
          <w:p w14:paraId="68530597" w14:textId="77777777" w:rsidR="00FB2B42" w:rsidRPr="009964B7" w:rsidRDefault="00FB2B42" w:rsidP="00470C41">
            <w:pPr>
              <w:pStyle w:val="TF-TEXTOQUADROCentralizado"/>
              <w:rPr>
                <w:sz w:val="20"/>
              </w:rPr>
            </w:pPr>
          </w:p>
        </w:tc>
        <w:tc>
          <w:tcPr>
            <w:tcW w:w="284" w:type="dxa"/>
            <w:tcBorders>
              <w:bottom w:val="single" w:sz="4" w:space="0" w:color="auto"/>
            </w:tcBorders>
          </w:tcPr>
          <w:p w14:paraId="540A65C5" w14:textId="77777777" w:rsidR="00FB2B42" w:rsidRPr="009964B7" w:rsidRDefault="00FB2B42" w:rsidP="00470C41">
            <w:pPr>
              <w:pStyle w:val="TF-TEXTOQUADROCentralizado"/>
              <w:rPr>
                <w:sz w:val="20"/>
              </w:rPr>
            </w:pPr>
          </w:p>
        </w:tc>
        <w:tc>
          <w:tcPr>
            <w:tcW w:w="284" w:type="dxa"/>
            <w:tcBorders>
              <w:bottom w:val="single" w:sz="4" w:space="0" w:color="auto"/>
            </w:tcBorders>
            <w:shd w:val="clear" w:color="auto" w:fill="A6A6A6"/>
          </w:tcPr>
          <w:p w14:paraId="2DEF1BCC" w14:textId="77777777" w:rsidR="00FB2B42" w:rsidRPr="009964B7" w:rsidRDefault="00FB2B42" w:rsidP="00470C41">
            <w:pPr>
              <w:pStyle w:val="TF-TEXTOQUADROCentralizado"/>
              <w:rPr>
                <w:sz w:val="20"/>
              </w:rPr>
            </w:pPr>
          </w:p>
        </w:tc>
        <w:tc>
          <w:tcPr>
            <w:tcW w:w="284" w:type="dxa"/>
            <w:tcBorders>
              <w:bottom w:val="single" w:sz="4" w:space="0" w:color="auto"/>
            </w:tcBorders>
            <w:shd w:val="clear" w:color="auto" w:fill="A6A6A6"/>
          </w:tcPr>
          <w:p w14:paraId="490A23CC" w14:textId="77777777" w:rsidR="00FB2B42" w:rsidRPr="009964B7" w:rsidRDefault="00FB2B42" w:rsidP="00470C41">
            <w:pPr>
              <w:pStyle w:val="TF-TEXTOQUADROCentralizado"/>
              <w:rPr>
                <w:sz w:val="20"/>
              </w:rPr>
            </w:pPr>
          </w:p>
        </w:tc>
        <w:tc>
          <w:tcPr>
            <w:tcW w:w="289" w:type="dxa"/>
            <w:tcBorders>
              <w:bottom w:val="single" w:sz="4" w:space="0" w:color="auto"/>
            </w:tcBorders>
            <w:shd w:val="clear" w:color="auto" w:fill="A6A6A6"/>
          </w:tcPr>
          <w:p w14:paraId="250C15EA" w14:textId="77777777" w:rsidR="00FB2B42" w:rsidRPr="009964B7" w:rsidRDefault="00FB2B42" w:rsidP="00470C41">
            <w:pPr>
              <w:pStyle w:val="TF-TEXTOQUADROCentralizado"/>
              <w:rPr>
                <w:sz w:val="20"/>
              </w:rPr>
            </w:pPr>
          </w:p>
        </w:tc>
      </w:tr>
    </w:tbl>
    <w:p w14:paraId="409A6BB1" w14:textId="77777777" w:rsidR="00FB2B42" w:rsidRDefault="00FB2B42" w:rsidP="00FC4A9F">
      <w:pPr>
        <w:pStyle w:val="TF-FONTE"/>
      </w:pPr>
      <w:r>
        <w:t>Fonte: elaborado pelo autor.</w:t>
      </w:r>
    </w:p>
    <w:p w14:paraId="7F223F10" w14:textId="77777777" w:rsidR="00FB2B42" w:rsidRDefault="00FB2B42" w:rsidP="00FB2B42">
      <w:pPr>
        <w:pStyle w:val="Ttulo1"/>
      </w:pPr>
      <w:r>
        <w:t>REVISÃO BIBLIOGRÁFICA</w:t>
      </w:r>
    </w:p>
    <w:p w14:paraId="5FDA39E1" w14:textId="77777777" w:rsidR="00FB2B42" w:rsidRDefault="00FB2B42" w:rsidP="00B23A6E">
      <w:pPr>
        <w:pStyle w:val="TF-TEXTO"/>
      </w:pPr>
      <w:r>
        <w:t xml:space="preserve">Nesta seção os conceitos de maior relevância para o trabalho serão descritos. A seção será organizada da seguinte forma: a subseção </w:t>
      </w:r>
      <w:r>
        <w:fldChar w:fldCharType="begin"/>
      </w:r>
      <w:r>
        <w:instrText xml:space="preserve"> REF _Ref83560446 \r \h </w:instrText>
      </w:r>
      <w:r>
        <w:fldChar w:fldCharType="separate"/>
      </w:r>
      <w:r>
        <w:t>4.1</w:t>
      </w:r>
      <w:r>
        <w:fldChar w:fldCharType="end"/>
      </w:r>
      <w:r>
        <w:t xml:space="preserve"> apresenta sobre os abrigos de animais; a subseção </w:t>
      </w:r>
      <w:r>
        <w:fldChar w:fldCharType="begin"/>
      </w:r>
      <w:r>
        <w:instrText xml:space="preserve"> REF _Ref83560458 \r \h </w:instrText>
      </w:r>
      <w:r>
        <w:fldChar w:fldCharType="separate"/>
      </w:r>
      <w:r>
        <w:t>4.2</w:t>
      </w:r>
      <w:r>
        <w:fldChar w:fldCharType="end"/>
      </w:r>
      <w:r>
        <w:t xml:space="preserve"> contextualiza o tema de Sistemas Colaborativos; e por fim, a subseção </w:t>
      </w:r>
      <w:r>
        <w:fldChar w:fldCharType="begin"/>
      </w:r>
      <w:r>
        <w:instrText xml:space="preserve"> REF _Ref83560468 \r \h </w:instrText>
      </w:r>
      <w:r>
        <w:fldChar w:fldCharType="separate"/>
      </w:r>
      <w:r>
        <w:t>4.3</w:t>
      </w:r>
      <w:r>
        <w:fldChar w:fldCharType="end"/>
      </w:r>
      <w:r>
        <w:t xml:space="preserve"> aborda o conceito de </w:t>
      </w:r>
      <w:r w:rsidRPr="00704467">
        <w:t xml:space="preserve">Design </w:t>
      </w:r>
      <w:proofErr w:type="spellStart"/>
      <w:r w:rsidRPr="00704467">
        <w:t>Thinking</w:t>
      </w:r>
      <w:proofErr w:type="spellEnd"/>
      <w:r>
        <w:t>.</w:t>
      </w:r>
    </w:p>
    <w:p w14:paraId="51EB4A53" w14:textId="77777777" w:rsidR="00FB2B42" w:rsidRDefault="00FB2B42" w:rsidP="004079DA">
      <w:pPr>
        <w:pStyle w:val="Ttulo2"/>
      </w:pPr>
      <w:r>
        <w:t>abrigos de animais</w:t>
      </w:r>
    </w:p>
    <w:p w14:paraId="4A8F26F9" w14:textId="77777777" w:rsidR="00FB2B42" w:rsidRDefault="00FB2B42" w:rsidP="004079DA">
      <w:pPr>
        <w:pStyle w:val="TF-TEXTO"/>
      </w:pPr>
      <w:r>
        <w:t xml:space="preserve">De acordo com </w:t>
      </w:r>
      <w:r>
        <w:rPr>
          <w:color w:val="222222"/>
          <w:szCs w:val="24"/>
          <w:shd w:val="clear" w:color="auto" w:fill="FFFFFF"/>
        </w:rPr>
        <w:t xml:space="preserve">Souza </w:t>
      </w:r>
      <w:r w:rsidRPr="00BB6C23">
        <w:rPr>
          <w:i/>
          <w:iCs/>
          <w:color w:val="222222"/>
          <w:szCs w:val="24"/>
          <w:shd w:val="clear" w:color="auto" w:fill="FFFFFF"/>
        </w:rPr>
        <w:t>et al</w:t>
      </w:r>
      <w:r>
        <w:rPr>
          <w:color w:val="222222"/>
          <w:szCs w:val="24"/>
          <w:shd w:val="clear" w:color="auto" w:fill="FFFFFF"/>
        </w:rPr>
        <w:t>.</w:t>
      </w:r>
      <w:r>
        <w:t xml:space="preserve"> (2018), um abrigo de animais pode ser descrito como um local onde reúne e cuida de um número considerável de animais, na maioria dos casos, animais recolhidos das ruas. Um abrigo de animais possui três tarefas essenciais e principais, sendo elas: a) ser um refúgio seguro para os animais que dele precisam; b) funcionar como local de passagem, buscando a recolocação desses animais para lares definitivos; e c) ser um núcleo de referência em programas de cuidados, controle e bem-estar animal (SOUZA </w:t>
      </w:r>
      <w:r w:rsidRPr="00BB6C23">
        <w:rPr>
          <w:i/>
          <w:iCs/>
        </w:rPr>
        <w:t>et al</w:t>
      </w:r>
      <w:r>
        <w:t>., 2018). Já Souza (2016) define os abrigos como estabelecimentos públicos ou privados, na qual não possuem finalidade comercial ou lucrativas, servindo apenas como um refúgio para animais abandonados. É importante que os estabelecimentos tenham condições físicas e financeiras, pois a estrutura adequada para um abrigo de animais é aquela capaz de atender à rotina do canil e proporcionar o bem-estar dos animais alojados (SOUZA, 2016).</w:t>
      </w:r>
    </w:p>
    <w:p w14:paraId="70D6E99C" w14:textId="77777777" w:rsidR="00FB2B42" w:rsidRPr="00BE1805" w:rsidRDefault="00FB2B42" w:rsidP="004079DA">
      <w:pPr>
        <w:pStyle w:val="TF-TEXTO"/>
      </w:pPr>
      <w:r>
        <w:t xml:space="preserve">De acordo com Oliveira e Gomes (2019), as ONGs e abrigos atuam em lugares que o poder público não atinge, pois o poder público controla apenas as doenças e zoonoses, cabendo às ONGs e abrigos zelarem pelo bem-estar e a dignidade dos animais abandonados executando estratégias mais eficazes. Um abrigo conta com múltiplas funções como, retirar os </w:t>
      </w:r>
      <w:r w:rsidRPr="00BE1805">
        <w:rPr>
          <w:i/>
          <w:iCs/>
        </w:rPr>
        <w:t>pets</w:t>
      </w:r>
      <w:r>
        <w:t xml:space="preserve"> das ruas, fornecer tratamento, reabilitação e então, por fim, encaminhá-lo para a adoção. As atuações das ONGs e abrigos trazem benefícios principalmente para os animais que encontram um novo lar e uma nova família, mas também para as pessoas que adotam e recebem a gratidão e todo o carinho em troca (OLIVEIRA, LOURENÇÃO, BELIZARIO, 2016).</w:t>
      </w:r>
    </w:p>
    <w:p w14:paraId="7FCCE6A0" w14:textId="77777777" w:rsidR="00FB2B42" w:rsidRDefault="00FB2B42" w:rsidP="004079DA">
      <w:pPr>
        <w:pStyle w:val="TF-TEXTO"/>
      </w:pPr>
      <w:r>
        <w:lastRenderedPageBreak/>
        <w:t xml:space="preserve">Segundo Osório (2013), um abrigo que não possui a intenção de encaminhar os </w:t>
      </w:r>
      <w:r>
        <w:rPr>
          <w:i/>
          <w:iCs/>
        </w:rPr>
        <w:t>pets</w:t>
      </w:r>
      <w:r>
        <w:t xml:space="preserve"> para adoção, para uma família, acaba sendo apenas um depósito, não diferindo das colônias de animais abandonados que existem nas cidades do país. Todo </w:t>
      </w:r>
      <w:r>
        <w:rPr>
          <w:i/>
          <w:iCs/>
        </w:rPr>
        <w:t>pet</w:t>
      </w:r>
      <w:r>
        <w:t xml:space="preserve"> em uma ONG ou abrigo deve passar por um ciclo, sendo o início o seu acolhimento, posteriormente a sua reabilitação, tendo todos os cuidados necessários, então o </w:t>
      </w:r>
      <w:r>
        <w:rPr>
          <w:i/>
          <w:iCs/>
        </w:rPr>
        <w:t>pet</w:t>
      </w:r>
      <w:r>
        <w:t xml:space="preserve"> permanece em uma estadia temporária até o final do ciclo que é a adoção (CARBONERA, 2019).</w:t>
      </w:r>
    </w:p>
    <w:p w14:paraId="72B88A1F" w14:textId="77777777" w:rsidR="00FB2B42" w:rsidRPr="00596F54" w:rsidRDefault="00FB2B42" w:rsidP="004079DA">
      <w:pPr>
        <w:pStyle w:val="TF-TEXTO"/>
      </w:pPr>
      <w:r w:rsidRPr="00AE3051">
        <w:t>Moutinho, Serra e Valente (2019) citam que a adoção</w:t>
      </w:r>
      <w:r>
        <w:t xml:space="preserve"> acaba</w:t>
      </w:r>
      <w:r w:rsidRPr="00AE3051">
        <w:t xml:space="preserve"> se</w:t>
      </w:r>
      <w:r>
        <w:t>ndo</w:t>
      </w:r>
      <w:r w:rsidRPr="00AE3051">
        <w:t xml:space="preserve"> uma realidade difícil,</w:t>
      </w:r>
      <w:r>
        <w:t xml:space="preserve"> </w:t>
      </w:r>
      <w:r w:rsidRPr="00AE3051">
        <w:t>especialmente para</w:t>
      </w:r>
      <w:r>
        <w:t xml:space="preserve"> os</w:t>
      </w:r>
      <w:r w:rsidRPr="00AE3051">
        <w:t xml:space="preserve"> </w:t>
      </w:r>
      <w:r w:rsidRPr="00B062BB">
        <w:rPr>
          <w:i/>
          <w:iCs/>
        </w:rPr>
        <w:t>pets</w:t>
      </w:r>
      <w:r w:rsidRPr="00AE3051">
        <w:t xml:space="preserve"> </w:t>
      </w:r>
      <w:r>
        <w:t>já adultos ou idosos.</w:t>
      </w:r>
      <w:r w:rsidRPr="00AE3051">
        <w:t xml:space="preserve"> </w:t>
      </w:r>
      <w:r>
        <w:t>Um</w:t>
      </w:r>
      <w:r w:rsidRPr="00AE3051">
        <w:t xml:space="preserve"> abrigo pode</w:t>
      </w:r>
      <w:r>
        <w:t xml:space="preserve"> acabar</w:t>
      </w:r>
      <w:r w:rsidRPr="00AE3051">
        <w:t xml:space="preserve"> maximiza</w:t>
      </w:r>
      <w:r>
        <w:t>ndo</w:t>
      </w:r>
      <w:r w:rsidRPr="00AE3051">
        <w:t xml:space="preserve"> as chances de os</w:t>
      </w:r>
      <w:r>
        <w:t xml:space="preserve"> </w:t>
      </w:r>
      <w:r w:rsidRPr="009D5182">
        <w:rPr>
          <w:i/>
          <w:iCs/>
        </w:rPr>
        <w:t>pets</w:t>
      </w:r>
      <w:r>
        <w:t xml:space="preserve"> </w:t>
      </w:r>
      <w:r w:rsidRPr="009D5182">
        <w:t>encontrarem</w:t>
      </w:r>
      <w:r w:rsidRPr="00AE3051">
        <w:t xml:space="preserve"> uma </w:t>
      </w:r>
      <w:r>
        <w:t>vida melhor, tendo em vista que</w:t>
      </w:r>
      <w:r w:rsidRPr="00AE3051">
        <w:t xml:space="preserve"> </w:t>
      </w:r>
      <w:r>
        <w:t>terão cuidados</w:t>
      </w:r>
      <w:r w:rsidRPr="00AE3051">
        <w:t xml:space="preserve"> </w:t>
      </w:r>
      <w:r>
        <w:t xml:space="preserve">adequados. Após os tratamentos, além do bem-estar do </w:t>
      </w:r>
      <w:r>
        <w:rPr>
          <w:i/>
          <w:iCs/>
        </w:rPr>
        <w:t>pet</w:t>
      </w:r>
      <w:r>
        <w:t>, as chances aumentam de atrair pessoas para uma possível adoção ou então a conscientização da causa animal (MOUTINHO; SERRA; VALENTE, 2019)</w:t>
      </w:r>
      <w:r w:rsidRPr="00AE3051">
        <w:t>.</w:t>
      </w:r>
    </w:p>
    <w:p w14:paraId="2C97CD29" w14:textId="77777777" w:rsidR="00FB2B42" w:rsidRDefault="00FB2B42" w:rsidP="00D26876">
      <w:pPr>
        <w:pStyle w:val="Ttulo2"/>
      </w:pPr>
      <w:r>
        <w:t>SISTEMAS Colaborativos</w:t>
      </w:r>
    </w:p>
    <w:p w14:paraId="56A66826" w14:textId="77777777" w:rsidR="00FB2B42" w:rsidRDefault="00FB2B42" w:rsidP="0065073A">
      <w:pPr>
        <w:pStyle w:val="TF-TEXTO"/>
      </w:pPr>
      <w:commentRangeStart w:id="3"/>
      <w:r>
        <w:t>De acordo com Costa (2018), os Sistemas Colaborativos (SC) são sistemas que possibilitam as pessoas que possuem um objetivo em comum, interagirem entre elas para realização de determinadas tarefas</w:t>
      </w:r>
      <w:commentRangeEnd w:id="3"/>
      <w:r>
        <w:rPr>
          <w:rStyle w:val="Refdecomentrio"/>
        </w:rPr>
        <w:commentReference w:id="3"/>
      </w:r>
      <w:r>
        <w:t xml:space="preserve">. </w:t>
      </w:r>
      <w:proofErr w:type="spellStart"/>
      <w:r>
        <w:t>Fuks</w:t>
      </w:r>
      <w:proofErr w:type="spellEnd"/>
      <w:r>
        <w:t xml:space="preserve"> </w:t>
      </w:r>
      <w:r w:rsidRPr="00BB6C23">
        <w:rPr>
          <w:i/>
          <w:iCs/>
        </w:rPr>
        <w:t>et al</w:t>
      </w:r>
      <w:r>
        <w:t xml:space="preserve">. (2005) complementam que os SC podem ser utilizados de maneira diferente de acordo com os objetivos de cada grupo e diferentes níveis de Colaboração. A aplicação dos sistemas colaborativos é cada vez mais defendida em razão da captura de diferentes pontos de vista sobre uma questão, considerando domínios complexos e auxiliando na gestão do conhecimento envolvido (CRAVO </w:t>
      </w:r>
      <w:r w:rsidRPr="00BD6978">
        <w:rPr>
          <w:i/>
          <w:iCs/>
        </w:rPr>
        <w:t>et al.</w:t>
      </w:r>
      <w:r>
        <w:t xml:space="preserve">, 2021). Segundo Machado </w:t>
      </w:r>
      <w:r>
        <w:rPr>
          <w:i/>
          <w:iCs/>
        </w:rPr>
        <w:t>et al.</w:t>
      </w:r>
      <w:r>
        <w:t xml:space="preserve"> (2016), o avanço tecnológico e a utilização dos dispositivos móveis em SC vem sendo utilizada cada vez mais, gera ambientes mais interativos e motivadores, ideal para trabalhar de maneira colaborativa. De acordo com </w:t>
      </w:r>
      <w:proofErr w:type="spellStart"/>
      <w:r>
        <w:t>Fuks</w:t>
      </w:r>
      <w:proofErr w:type="spellEnd"/>
      <w:r>
        <w:t xml:space="preserve"> </w:t>
      </w:r>
      <w:r w:rsidRPr="00BB6C23">
        <w:rPr>
          <w:i/>
          <w:iCs/>
        </w:rPr>
        <w:t>et al</w:t>
      </w:r>
      <w:r>
        <w:t xml:space="preserve">. (2004) e Costa (2018), </w:t>
      </w:r>
      <w:proofErr w:type="spellStart"/>
      <w:r>
        <w:t>SCs</w:t>
      </w:r>
      <w:proofErr w:type="spellEnd"/>
      <w:r>
        <w:t xml:space="preserve"> podem acabar sendo mais compreendido por meio do Modelo 3C (M3C) de Colaboração.</w:t>
      </w:r>
    </w:p>
    <w:p w14:paraId="48F653DE" w14:textId="77777777" w:rsidR="00FB2B42" w:rsidRDefault="00FB2B42" w:rsidP="000439EE">
      <w:pPr>
        <w:pStyle w:val="TF-TEXTO"/>
      </w:pPr>
      <w:r>
        <w:t xml:space="preserve">Segundo </w:t>
      </w:r>
      <w:proofErr w:type="spellStart"/>
      <w:r>
        <w:t>Fuks</w:t>
      </w:r>
      <w:proofErr w:type="spellEnd"/>
      <w:r>
        <w:t xml:space="preserve"> </w:t>
      </w:r>
      <w:r>
        <w:rPr>
          <w:i/>
          <w:iCs/>
        </w:rPr>
        <w:t>et al.</w:t>
      </w:r>
      <w:r>
        <w:t xml:space="preserve"> (2005), o M3C é formado por três pilares, sendo eles: Coordenação, Cooperação e Comunicação, e pelo Mecanismo de Percepção. Conforme Pimentel </w:t>
      </w:r>
      <w:r w:rsidRPr="00BB6C23">
        <w:rPr>
          <w:i/>
          <w:iCs/>
        </w:rPr>
        <w:t>et al</w:t>
      </w:r>
      <w:r>
        <w:t>. (2006), o pilar de Coordenação é responsável por gerenciar as pessoas, recursos e tarefas; no pilar de Cooperação ocorre o compartilhamento das operações em um determinado espaço compartilhado para chegar em um objetivo em comum; e no pilar de Comunicação existe a troca de mensagens ou negociações entre os interlocutores. Além dos três pilares citados, há o mecanismo de Percepção, no qual permite que todos os membros fiquem cientes das atividades que estão em desenvolvimento (PIMENTEL; CARVALHO, 2020).</w:t>
      </w:r>
    </w:p>
    <w:p w14:paraId="2CFC523A" w14:textId="77777777" w:rsidR="00FB2B42" w:rsidRDefault="00FB2B42" w:rsidP="000439EE">
      <w:pPr>
        <w:pStyle w:val="TF-TEXTO"/>
      </w:pPr>
      <w:r>
        <w:t xml:space="preserve">Na Figura 4 é apresentado o Modelo 3C de Colaboração, no qual é possível ver a interpelação e interconexão do M3C. A Cooperação (letra B) demanda a existência da </w:t>
      </w:r>
      <w:r>
        <w:lastRenderedPageBreak/>
        <w:t xml:space="preserve">Comunicação (letra A) entre os envolvidos, que resulta na necessidade de Coordenação dos compromissos gerados pela Comunicação (letra C). A Coordenação dos compromissos dispõe as tarefas para que a Cooperação ocorra (letra B) (FUKS; RAPOSO; GEROSA, 2003). Nascimento (2017) e </w:t>
      </w:r>
      <w:proofErr w:type="spellStart"/>
      <w:r>
        <w:t>Fuks</w:t>
      </w:r>
      <w:proofErr w:type="spellEnd"/>
      <w:r>
        <w:t xml:space="preserve"> </w:t>
      </w:r>
      <w:r w:rsidRPr="008D2E1A">
        <w:rPr>
          <w:i/>
          <w:iCs/>
        </w:rPr>
        <w:t>et al</w:t>
      </w:r>
      <w:r>
        <w:t>. (2005) afirmam que a Percepção (letra D) existe apenas quando os envolvidos conseguem identificar atividades que estão sendo realizadas por eles, assim como os demais integrantes do grupo.</w:t>
      </w:r>
    </w:p>
    <w:p w14:paraId="66EB4818" w14:textId="77777777" w:rsidR="00FB2B42" w:rsidRPr="00F03FB3" w:rsidRDefault="00FB2B42" w:rsidP="000439EE">
      <w:pPr>
        <w:pStyle w:val="Legenda"/>
        <w:jc w:val="center"/>
        <w:rPr>
          <w:b w:val="0"/>
          <w:bCs w:val="0"/>
        </w:rPr>
      </w:pPr>
      <w:r w:rsidRPr="00F03FB3">
        <w:rPr>
          <w:b w:val="0"/>
          <w:bCs w:val="0"/>
        </w:rPr>
        <w:t xml:space="preserve">Figura </w:t>
      </w:r>
      <w:r w:rsidRPr="00F03FB3">
        <w:rPr>
          <w:b w:val="0"/>
          <w:bCs w:val="0"/>
        </w:rPr>
        <w:fldChar w:fldCharType="begin"/>
      </w:r>
      <w:r w:rsidRPr="00F03FB3">
        <w:rPr>
          <w:b w:val="0"/>
          <w:bCs w:val="0"/>
        </w:rPr>
        <w:instrText xml:space="preserve"> SEQ Figura \* ARABIC </w:instrText>
      </w:r>
      <w:r w:rsidRPr="00F03FB3">
        <w:rPr>
          <w:b w:val="0"/>
          <w:bCs w:val="0"/>
        </w:rPr>
        <w:fldChar w:fldCharType="separate"/>
      </w:r>
      <w:r>
        <w:rPr>
          <w:b w:val="0"/>
          <w:bCs w:val="0"/>
          <w:noProof/>
        </w:rPr>
        <w:t>4</w:t>
      </w:r>
      <w:r w:rsidRPr="00F03FB3">
        <w:rPr>
          <w:b w:val="0"/>
          <w:bCs w:val="0"/>
        </w:rPr>
        <w:fldChar w:fldCharType="end"/>
      </w:r>
      <w:r w:rsidRPr="00F03FB3">
        <w:rPr>
          <w:b w:val="0"/>
          <w:bCs w:val="0"/>
        </w:rPr>
        <w:t xml:space="preserve"> </w:t>
      </w:r>
      <w:r>
        <w:rPr>
          <w:b w:val="0"/>
          <w:bCs w:val="0"/>
        </w:rPr>
        <w:t>–</w:t>
      </w:r>
      <w:r w:rsidRPr="00F03FB3">
        <w:rPr>
          <w:b w:val="0"/>
          <w:bCs w:val="0"/>
        </w:rPr>
        <w:t xml:space="preserve"> </w:t>
      </w:r>
      <w:r>
        <w:rPr>
          <w:b w:val="0"/>
          <w:bCs w:val="0"/>
        </w:rPr>
        <w:t>Modelo 3C de Colaboração</w:t>
      </w:r>
    </w:p>
    <w:p w14:paraId="6B39B66E" w14:textId="77777777" w:rsidR="00FB2B42" w:rsidRDefault="00FB2B42" w:rsidP="00C0346F">
      <w:pPr>
        <w:pStyle w:val="TF-FIGURA"/>
      </w:pPr>
      <w:r>
        <w:rPr>
          <w:noProof/>
        </w:rPr>
      </w:r>
      <w:r w:rsidR="00FB2B42">
        <w:rPr>
          <w:noProof/>
        </w:rPr>
        <w:pict w14:anchorId="624DC7C3">
          <v:shape id="_x0000_i1041" type="#_x0000_t75" alt="" style="width:341.1pt;height:221.3pt;mso-width-percent:0;mso-height-percent:0;mso-width-percent:0;mso-height-percent:0" o:bordertopcolor="this" o:borderleftcolor="this" o:borderbottomcolor="this" o:borderrightcolor="this">
            <v:imagedata r:id="rId13" o:title="modelo_3c"/>
            <w10:bordertop type="single" width="8"/>
            <w10:borderleft type="single" width="8"/>
            <w10:borderbottom type="single" width="8"/>
            <w10:borderright type="single" width="8"/>
          </v:shape>
        </w:pict>
      </w:r>
    </w:p>
    <w:p w14:paraId="20188184" w14:textId="77777777" w:rsidR="00FB2B42" w:rsidRDefault="00FB2B42" w:rsidP="00BF523B">
      <w:pPr>
        <w:pStyle w:val="TF-FONTE"/>
      </w:pPr>
      <w:r>
        <w:t xml:space="preserve">Fonte: adaptada de </w:t>
      </w:r>
      <w:proofErr w:type="spellStart"/>
      <w:r>
        <w:t>Fuks</w:t>
      </w:r>
      <w:proofErr w:type="spellEnd"/>
      <w:r>
        <w:t xml:space="preserve">, Raposa e </w:t>
      </w:r>
      <w:proofErr w:type="spellStart"/>
      <w:r>
        <w:t>Gerosa</w:t>
      </w:r>
      <w:proofErr w:type="spellEnd"/>
      <w:r>
        <w:t xml:space="preserve"> (2003).</w:t>
      </w:r>
    </w:p>
    <w:p w14:paraId="672D59A0" w14:textId="77777777" w:rsidR="00FB2B42" w:rsidRDefault="00FB2B42" w:rsidP="00580B64">
      <w:pPr>
        <w:pStyle w:val="Ttulo2"/>
      </w:pPr>
      <w:r>
        <w:t>Design thinking</w:t>
      </w:r>
    </w:p>
    <w:p w14:paraId="51D44390" w14:textId="77777777" w:rsidR="00FB2B42" w:rsidRDefault="00FB2B42" w:rsidP="005E5E1D">
      <w:pPr>
        <w:pStyle w:val="TF-TEXTO"/>
      </w:pPr>
      <w:r>
        <w:t xml:space="preserve">Segundo Brown (2018), o Design </w:t>
      </w:r>
      <w:proofErr w:type="spellStart"/>
      <w:r>
        <w:t>Thinking</w:t>
      </w:r>
      <w:proofErr w:type="spellEnd"/>
      <w:r>
        <w:t xml:space="preserve"> (DT) é uma metodologia de concepção de ideias com base nas necessidades reais de um usuário. Luz (2018) descreve como um processo que acaba evoluindo e desenvolvendo em cima da dúvida, do imprevisto e principalmente na troca constante de conhecimento e informação. Brown (2018) caracteriza o DT em três fases: inspiração, ideação e implementação. As fases podem ser seguidas de maneira sequencial, porém, Brown (2018) e Luz (2018) concordam que ao se prender-se a execução linear das fases se ignora o caráter exploratório da metodologia. Portanto, não há uma ordem ou momento específico para ser executado cada fase, as três fases não precisam seguir necessariamente um ciclo. </w:t>
      </w:r>
    </w:p>
    <w:p w14:paraId="5730CF7E" w14:textId="77777777" w:rsidR="00FB2B42" w:rsidRDefault="00FB2B42" w:rsidP="005E5E1D">
      <w:pPr>
        <w:pStyle w:val="TF-TEXTO"/>
      </w:pPr>
      <w:r>
        <w:t xml:space="preserve">Na inspiração ocorre a busca de informações, com a maior fonte de dados possível, possibilitando vários pontos de vista e com isso, que várias possibilidades sejam identificadas (LUZ, 2018). </w:t>
      </w:r>
      <w:r w:rsidRPr="00CE4360">
        <w:t>Na ideação, Brown (2018)</w:t>
      </w:r>
      <w:r>
        <w:t xml:space="preserve"> apresenta que as ideias são aprimoradas por meio de buscas e composições, levando assim o aperfeiçoamento das propostas</w:t>
      </w:r>
      <w:r w:rsidRPr="00CE4360">
        <w:t>.</w:t>
      </w:r>
      <w:r>
        <w:t xml:space="preserve"> Por fim, na implementação são implementadas as melhores ideias obtidas, gerando protótipos, testes são </w:t>
      </w:r>
      <w:r>
        <w:lastRenderedPageBreak/>
        <w:t>realizados, até que se chegue na solução mais adequada e favorável para os problemas identificados (BROWN, 2018, LUZ, 2018).</w:t>
      </w:r>
    </w:p>
    <w:p w14:paraId="0694E8FF" w14:textId="77777777" w:rsidR="00FB2B42" w:rsidRDefault="00FB2B42" w:rsidP="005E5E1D">
      <w:pPr>
        <w:pStyle w:val="TF-TEXTO"/>
      </w:pPr>
      <w:r w:rsidRPr="004B4EC5">
        <w:t xml:space="preserve">De acordo com Paula (2015), ao fim de cada implementação são realizados os testes com os usuários, e essa etapa é uma das fases mais importantes do DT, pelo fato </w:t>
      </w:r>
      <w:r>
        <w:t>que</w:t>
      </w:r>
      <w:r w:rsidRPr="004B4EC5">
        <w:t xml:space="preserve"> nesse momento as ideias </w:t>
      </w:r>
      <w:r>
        <w:t>saem</w:t>
      </w:r>
      <w:r w:rsidRPr="004B4EC5">
        <w:t xml:space="preserve"> do abstrato e viram de fato soluções concretas. É possível então, a </w:t>
      </w:r>
      <w:r w:rsidRPr="00C82D3D">
        <w:t>validação</w:t>
      </w:r>
      <w:r w:rsidRPr="004B4EC5">
        <w:t xml:space="preserve"> da usabilidade com o usuário final, aplicando todas as diretivas necessári</w:t>
      </w:r>
      <w:r>
        <w:t>as</w:t>
      </w:r>
      <w:r w:rsidRPr="004B4EC5">
        <w:t xml:space="preserve"> para</w:t>
      </w:r>
      <w:r>
        <w:t xml:space="preserve"> a melhor experiência</w:t>
      </w:r>
      <w:r w:rsidRPr="00C82D3D">
        <w:t>.</w:t>
      </w:r>
      <w:r w:rsidRPr="004B4EC5">
        <w:t xml:space="preserve"> Caso sejam recebidos feedbacks positivos, a solução é de fato desenvolvida, saindo do ambiente de prototipação e é dado o aval para que a equipe responsável pelas implementações desenvolva a ideia criada. Luz (2008) ainda ressalta que, caso o retorno não seja positivo, o ciclo do DT é novamente iniciado, para que então novas ideias sejam criadas e novas soluções sejam encontradas.</w:t>
      </w:r>
    </w:p>
    <w:p w14:paraId="19BB3869" w14:textId="77777777" w:rsidR="00FB2B42" w:rsidRPr="008F0BEC" w:rsidRDefault="00FB2B42" w:rsidP="00531098">
      <w:pPr>
        <w:pStyle w:val="TF-TEXTO"/>
      </w:pPr>
      <w:proofErr w:type="spellStart"/>
      <w:r>
        <w:t>Liedtka</w:t>
      </w:r>
      <w:proofErr w:type="spellEnd"/>
      <w:r>
        <w:t xml:space="preserve"> e </w:t>
      </w:r>
      <w:proofErr w:type="spellStart"/>
      <w:r>
        <w:t>Ogilvie</w:t>
      </w:r>
      <w:proofErr w:type="spellEnd"/>
      <w:r>
        <w:t xml:space="preserve"> (2019) afirmam que o DT é, na realidade, uma abordagem sistemática à solução de problemas. Segundo Paiva e Marques (2014), o DT acaba se diferenciando por conta de buscar primeiro compreender e assimilar o problema, para que então as soluções possam de fato auxiliar as </w:t>
      </w:r>
      <w:r w:rsidRPr="00DD090F">
        <w:t>pessoas</w:t>
      </w:r>
      <w:r>
        <w:t>. Como em outros processos, o DT será praticado em vários níveis, com grupos multidisciplinares, por pessoas com diferentes talentos e capacitações em prol de um objetivo em comum (LIEDTKA; OGILVIE, 2019).</w:t>
      </w:r>
    </w:p>
    <w:p w14:paraId="3E6FC958" w14:textId="77777777" w:rsidR="00FB2B42" w:rsidRDefault="00FB2B42" w:rsidP="00F83A19">
      <w:pPr>
        <w:pStyle w:val="TF-refernciasbibliogrficasTTULO"/>
      </w:pPr>
      <w:r>
        <w:t>Referências</w:t>
      </w:r>
    </w:p>
    <w:p w14:paraId="618C0D75" w14:textId="77777777" w:rsidR="00FB2B42" w:rsidRDefault="00FB2B42" w:rsidP="00381849">
      <w:pPr>
        <w:pStyle w:val="TF-refernciasITEM"/>
      </w:pPr>
      <w:r>
        <w:t xml:space="preserve">BATISTA, Victor Eduardo Amaral. </w:t>
      </w:r>
      <w:r>
        <w:rPr>
          <w:b/>
          <w:bCs/>
        </w:rPr>
        <w:t xml:space="preserve">Pets </w:t>
      </w:r>
      <w:proofErr w:type="spellStart"/>
      <w:r>
        <w:rPr>
          <w:b/>
          <w:bCs/>
        </w:rPr>
        <w:t>Adoptions</w:t>
      </w:r>
      <w:proofErr w:type="spellEnd"/>
      <w:r>
        <w:rPr>
          <w:b/>
          <w:bCs/>
        </w:rPr>
        <w:t xml:space="preserve"> – Aplicativo para ONG de animais</w:t>
      </w:r>
      <w:r>
        <w:t xml:space="preserve">. 2020. 43 f. Trabalho de Conclusão de Curso (Bacharelado em Ciência da Computação) – Centro Universitário </w:t>
      </w:r>
      <w:proofErr w:type="spellStart"/>
      <w:r>
        <w:t>Unifacvest</w:t>
      </w:r>
      <w:proofErr w:type="spellEnd"/>
      <w:r>
        <w:t>, Lages, 2020.</w:t>
      </w:r>
    </w:p>
    <w:p w14:paraId="54ED2F33" w14:textId="77777777" w:rsidR="00FB2B42" w:rsidRDefault="00FB2B42" w:rsidP="00381849">
      <w:pPr>
        <w:pStyle w:val="TF-refernciasITEM"/>
        <w:rPr>
          <w:color w:val="222222"/>
          <w:szCs w:val="24"/>
          <w:shd w:val="clear" w:color="auto" w:fill="FFFFFF"/>
        </w:rPr>
      </w:pPr>
      <w:r>
        <w:rPr>
          <w:color w:val="222222"/>
          <w:szCs w:val="24"/>
          <w:shd w:val="clear" w:color="auto" w:fill="FFFFFF"/>
        </w:rPr>
        <w:t>BROWN, Tim. </w:t>
      </w:r>
      <w:r>
        <w:rPr>
          <w:b/>
          <w:bCs/>
          <w:szCs w:val="24"/>
        </w:rPr>
        <w:t xml:space="preserve">Design </w:t>
      </w:r>
      <w:proofErr w:type="spellStart"/>
      <w:r>
        <w:rPr>
          <w:b/>
          <w:bCs/>
          <w:szCs w:val="24"/>
        </w:rPr>
        <w:t>Thinking</w:t>
      </w:r>
      <w:proofErr w:type="spellEnd"/>
      <w:r>
        <w:rPr>
          <w:b/>
          <w:bCs/>
          <w:szCs w:val="24"/>
        </w:rPr>
        <w:t>: </w:t>
      </w:r>
      <w:r>
        <w:rPr>
          <w:color w:val="222222"/>
          <w:szCs w:val="24"/>
          <w:shd w:val="clear" w:color="auto" w:fill="FFFFFF"/>
        </w:rPr>
        <w:t xml:space="preserve">Uma metodologia poderosa para decretar o fim das velhas ideias. 2. ed. Rio de Janeiro: Alta Books, 2018. 272 p. Tradução: Cristina </w:t>
      </w:r>
      <w:proofErr w:type="spellStart"/>
      <w:r>
        <w:rPr>
          <w:color w:val="222222"/>
          <w:szCs w:val="24"/>
          <w:shd w:val="clear" w:color="auto" w:fill="FFFFFF"/>
        </w:rPr>
        <w:t>Yamagami</w:t>
      </w:r>
      <w:proofErr w:type="spellEnd"/>
      <w:r>
        <w:rPr>
          <w:color w:val="222222"/>
          <w:szCs w:val="24"/>
          <w:shd w:val="clear" w:color="auto" w:fill="FFFFFF"/>
        </w:rPr>
        <w:t xml:space="preserve">. </w:t>
      </w:r>
    </w:p>
    <w:p w14:paraId="2A388E5F" w14:textId="77777777" w:rsidR="00FB2B42" w:rsidRDefault="00FB2B42" w:rsidP="00381849">
      <w:pPr>
        <w:pStyle w:val="TF-refernciasITEM"/>
        <w:rPr>
          <w:color w:val="222222"/>
          <w:szCs w:val="24"/>
          <w:shd w:val="clear" w:color="auto" w:fill="FFFFFF"/>
        </w:rPr>
      </w:pPr>
      <w:r>
        <w:rPr>
          <w:color w:val="222222"/>
          <w:szCs w:val="24"/>
          <w:shd w:val="clear" w:color="auto" w:fill="FFFFFF"/>
        </w:rPr>
        <w:t xml:space="preserve">BUTCHER, Isabel. </w:t>
      </w:r>
      <w:r>
        <w:rPr>
          <w:b/>
          <w:bCs/>
          <w:color w:val="222222"/>
          <w:szCs w:val="24"/>
          <w:shd w:val="clear" w:color="auto" w:fill="FFFFFF"/>
        </w:rPr>
        <w:t xml:space="preserve">Pandemia aumenta em 40% o tempo que usuários passam em smartphones, aponta </w:t>
      </w:r>
      <w:proofErr w:type="spellStart"/>
      <w:r>
        <w:rPr>
          <w:b/>
          <w:bCs/>
          <w:color w:val="222222"/>
          <w:szCs w:val="24"/>
          <w:shd w:val="clear" w:color="auto" w:fill="FFFFFF"/>
        </w:rPr>
        <w:t>App</w:t>
      </w:r>
      <w:proofErr w:type="spellEnd"/>
      <w:r>
        <w:rPr>
          <w:b/>
          <w:bCs/>
          <w:color w:val="222222"/>
          <w:szCs w:val="24"/>
          <w:shd w:val="clear" w:color="auto" w:fill="FFFFFF"/>
        </w:rPr>
        <w:t xml:space="preserve"> Annie</w:t>
      </w:r>
      <w:r>
        <w:rPr>
          <w:color w:val="222222"/>
          <w:szCs w:val="24"/>
          <w:shd w:val="clear" w:color="auto" w:fill="FFFFFF"/>
        </w:rPr>
        <w:t xml:space="preserve">. 2020. Disponível em: </w:t>
      </w:r>
      <w:r w:rsidRPr="00E52649">
        <w:rPr>
          <w:color w:val="222222"/>
          <w:szCs w:val="24"/>
          <w:shd w:val="clear" w:color="auto" w:fill="FFFFFF"/>
        </w:rPr>
        <w:t>https://www.mobiletime.com.br/noticias/09/07/2020/app-annie-usuarios-ficam-40-mais-tempo-em-aplicativos-na-pandemia</w:t>
      </w:r>
      <w:r>
        <w:rPr>
          <w:color w:val="222222"/>
          <w:szCs w:val="24"/>
          <w:shd w:val="clear" w:color="auto" w:fill="FFFFFF"/>
        </w:rPr>
        <w:t>. Acesso em: 4 out. 2021.</w:t>
      </w:r>
    </w:p>
    <w:p w14:paraId="56BA99FE" w14:textId="77777777" w:rsidR="00FB2B42" w:rsidRPr="00EE3F68" w:rsidRDefault="00FB2B42" w:rsidP="00381849">
      <w:pPr>
        <w:pStyle w:val="TF-refernciasITEM"/>
        <w:rPr>
          <w:color w:val="222222"/>
          <w:szCs w:val="24"/>
          <w:shd w:val="clear" w:color="auto" w:fill="FFFFFF"/>
        </w:rPr>
      </w:pPr>
      <w:r w:rsidRPr="00616D2B">
        <w:rPr>
          <w:color w:val="222222"/>
          <w:szCs w:val="24"/>
          <w:shd w:val="clear" w:color="auto" w:fill="FFFFFF"/>
        </w:rPr>
        <w:t>CARBONERA, V</w:t>
      </w:r>
      <w:r>
        <w:rPr>
          <w:color w:val="222222"/>
          <w:szCs w:val="24"/>
          <w:shd w:val="clear" w:color="auto" w:fill="FFFFFF"/>
        </w:rPr>
        <w:t xml:space="preserve">ictoria </w:t>
      </w:r>
      <w:r w:rsidRPr="00616D2B">
        <w:rPr>
          <w:color w:val="222222"/>
          <w:szCs w:val="24"/>
          <w:shd w:val="clear" w:color="auto" w:fill="FFFFFF"/>
        </w:rPr>
        <w:t>E</w:t>
      </w:r>
      <w:r>
        <w:rPr>
          <w:color w:val="222222"/>
          <w:szCs w:val="24"/>
          <w:shd w:val="clear" w:color="auto" w:fill="FFFFFF"/>
        </w:rPr>
        <w:t>lena</w:t>
      </w:r>
      <w:r w:rsidRPr="00616D2B">
        <w:rPr>
          <w:color w:val="222222"/>
          <w:szCs w:val="24"/>
          <w:shd w:val="clear" w:color="auto" w:fill="FFFFFF"/>
        </w:rPr>
        <w:t xml:space="preserve">. </w:t>
      </w:r>
      <w:r w:rsidRPr="00CA1403">
        <w:rPr>
          <w:b/>
          <w:bCs/>
          <w:color w:val="222222"/>
          <w:szCs w:val="24"/>
          <w:shd w:val="clear" w:color="auto" w:fill="FFFFFF"/>
        </w:rPr>
        <w:t>Complexo:</w:t>
      </w:r>
      <w:r>
        <w:rPr>
          <w:color w:val="222222"/>
          <w:szCs w:val="24"/>
          <w:shd w:val="clear" w:color="auto" w:fill="FFFFFF"/>
        </w:rPr>
        <w:t xml:space="preserve"> </w:t>
      </w:r>
      <w:r w:rsidRPr="00616D2B">
        <w:rPr>
          <w:color w:val="222222"/>
          <w:szCs w:val="24"/>
          <w:shd w:val="clear" w:color="auto" w:fill="FFFFFF"/>
        </w:rPr>
        <w:t>Amparo e bem-estar para animais de rua.</w:t>
      </w:r>
      <w:r>
        <w:rPr>
          <w:color w:val="222222"/>
          <w:szCs w:val="24"/>
          <w:shd w:val="clear" w:color="auto" w:fill="FFFFFF"/>
        </w:rPr>
        <w:t xml:space="preserve"> </w:t>
      </w:r>
      <w:r w:rsidRPr="00616D2B">
        <w:rPr>
          <w:color w:val="222222"/>
          <w:szCs w:val="24"/>
          <w:shd w:val="clear" w:color="auto" w:fill="FFFFFF"/>
        </w:rPr>
        <w:t>2019</w:t>
      </w:r>
      <w:r>
        <w:rPr>
          <w:color w:val="222222"/>
          <w:szCs w:val="24"/>
          <w:shd w:val="clear" w:color="auto" w:fill="FFFFFF"/>
        </w:rPr>
        <w:t xml:space="preserve">. </w:t>
      </w:r>
      <w:r w:rsidRPr="00616D2B">
        <w:rPr>
          <w:color w:val="222222"/>
          <w:szCs w:val="24"/>
          <w:shd w:val="clear" w:color="auto" w:fill="FFFFFF"/>
        </w:rPr>
        <w:t>Universidade de Passo Fundo</w:t>
      </w:r>
      <w:r>
        <w:rPr>
          <w:color w:val="222222"/>
          <w:szCs w:val="24"/>
          <w:shd w:val="clear" w:color="auto" w:fill="FFFFFF"/>
        </w:rPr>
        <w:t>.</w:t>
      </w:r>
      <w:r w:rsidRPr="00616D2B">
        <w:rPr>
          <w:color w:val="222222"/>
          <w:szCs w:val="24"/>
          <w:shd w:val="clear" w:color="auto" w:fill="FFFFFF"/>
        </w:rPr>
        <w:t xml:space="preserve"> Passo Fundo. Disponível em:</w:t>
      </w:r>
      <w:r>
        <w:rPr>
          <w:color w:val="222222"/>
          <w:szCs w:val="24"/>
          <w:shd w:val="clear" w:color="auto" w:fill="FFFFFF"/>
        </w:rPr>
        <w:t xml:space="preserve"> </w:t>
      </w:r>
      <w:r w:rsidRPr="007A0E6A">
        <w:rPr>
          <w:color w:val="222222"/>
          <w:szCs w:val="24"/>
          <w:shd w:val="clear" w:color="auto" w:fill="FFFFFF"/>
        </w:rPr>
        <w:t>http://repositorio.upf.br/handle/riupf/1770</w:t>
      </w:r>
      <w:r>
        <w:rPr>
          <w:color w:val="222222"/>
          <w:szCs w:val="24"/>
          <w:shd w:val="clear" w:color="auto" w:fill="FFFFFF"/>
        </w:rPr>
        <w:t xml:space="preserve">. </w:t>
      </w:r>
      <w:r w:rsidRPr="00616D2B">
        <w:rPr>
          <w:color w:val="222222"/>
          <w:szCs w:val="24"/>
          <w:shd w:val="clear" w:color="auto" w:fill="FFFFFF"/>
        </w:rPr>
        <w:t xml:space="preserve">Acesso em: </w:t>
      </w:r>
      <w:r>
        <w:rPr>
          <w:color w:val="222222"/>
          <w:szCs w:val="24"/>
          <w:shd w:val="clear" w:color="auto" w:fill="FFFFFF"/>
        </w:rPr>
        <w:t>13 nov.</w:t>
      </w:r>
      <w:r w:rsidRPr="00616D2B">
        <w:rPr>
          <w:color w:val="222222"/>
          <w:szCs w:val="24"/>
          <w:shd w:val="clear" w:color="auto" w:fill="FFFFFF"/>
        </w:rPr>
        <w:t xml:space="preserve"> 202</w:t>
      </w:r>
      <w:r>
        <w:rPr>
          <w:color w:val="222222"/>
          <w:szCs w:val="24"/>
          <w:shd w:val="clear" w:color="auto" w:fill="FFFFFF"/>
        </w:rPr>
        <w:t>1</w:t>
      </w:r>
      <w:r w:rsidRPr="00616D2B">
        <w:rPr>
          <w:color w:val="222222"/>
          <w:szCs w:val="24"/>
          <w:shd w:val="clear" w:color="auto" w:fill="FFFFFF"/>
        </w:rPr>
        <w:t>.</w:t>
      </w:r>
    </w:p>
    <w:p w14:paraId="4FB28A0D" w14:textId="77777777" w:rsidR="00FB2B42" w:rsidRDefault="00FB2B42" w:rsidP="00381849">
      <w:pPr>
        <w:pStyle w:val="TF-refernciasITEM"/>
        <w:rPr>
          <w:color w:val="222222"/>
          <w:shd w:val="clear" w:color="auto" w:fill="FFFFFF"/>
        </w:rPr>
      </w:pPr>
      <w:r>
        <w:rPr>
          <w:color w:val="222222"/>
          <w:shd w:val="clear" w:color="auto" w:fill="FFFFFF"/>
        </w:rPr>
        <w:t xml:space="preserve">COSTA, Simone </w:t>
      </w:r>
      <w:proofErr w:type="spellStart"/>
      <w:r>
        <w:rPr>
          <w:color w:val="222222"/>
          <w:shd w:val="clear" w:color="auto" w:fill="FFFFFF"/>
        </w:rPr>
        <w:t>Erbs</w:t>
      </w:r>
      <w:proofErr w:type="spellEnd"/>
      <w:r>
        <w:rPr>
          <w:color w:val="222222"/>
          <w:shd w:val="clear" w:color="auto" w:fill="FFFFFF"/>
        </w:rPr>
        <w:t xml:space="preserve"> da. </w:t>
      </w:r>
      <w:proofErr w:type="spellStart"/>
      <w:r>
        <w:rPr>
          <w:b/>
          <w:bCs/>
          <w:color w:val="222222"/>
          <w:shd w:val="clear" w:color="auto" w:fill="FFFFFF"/>
        </w:rPr>
        <w:t>iLibras</w:t>
      </w:r>
      <w:proofErr w:type="spellEnd"/>
      <w:r>
        <w:rPr>
          <w:b/>
          <w:bCs/>
          <w:color w:val="222222"/>
          <w:shd w:val="clear" w:color="auto" w:fill="FFFFFF"/>
        </w:rPr>
        <w:t xml:space="preserve"> como Facilitador na Comunicação efetiva do Surdo</w:t>
      </w:r>
      <w:r>
        <w:rPr>
          <w:color w:val="222222"/>
          <w:shd w:val="clear" w:color="auto" w:fill="FFFFFF"/>
        </w:rPr>
        <w:t xml:space="preserve">: Uso de Tecnologia </w:t>
      </w:r>
      <w:proofErr w:type="spellStart"/>
      <w:r>
        <w:rPr>
          <w:color w:val="222222"/>
          <w:shd w:val="clear" w:color="auto" w:fill="FFFFFF"/>
        </w:rPr>
        <w:t>Assistiva</w:t>
      </w:r>
      <w:proofErr w:type="spellEnd"/>
      <w:r>
        <w:rPr>
          <w:color w:val="222222"/>
          <w:shd w:val="clear" w:color="auto" w:fill="FFFFFF"/>
        </w:rPr>
        <w:t xml:space="preserve"> e Colaborativa Móvel. 2018. 263 f. Dissertação (Mestrado em Computação Aplicada) - Programa de Pós-Graduação em Computação Aplicada, Universidade do Estado de Santa Catarina, Joinville, 2018.</w:t>
      </w:r>
    </w:p>
    <w:p w14:paraId="0F66FA54" w14:textId="77777777" w:rsidR="00FB2B42" w:rsidRPr="005B642D" w:rsidRDefault="00FB2B42" w:rsidP="00381849">
      <w:pPr>
        <w:pStyle w:val="TF-refernciasITEM"/>
        <w:rPr>
          <w:color w:val="222222"/>
          <w:szCs w:val="24"/>
          <w:shd w:val="clear" w:color="auto" w:fill="FFFFFF"/>
        </w:rPr>
      </w:pPr>
      <w:bookmarkStart w:id="4" w:name="_Hlk89157227"/>
      <w:r w:rsidRPr="005B642D">
        <w:rPr>
          <w:szCs w:val="24"/>
        </w:rPr>
        <w:t>CRAVO, Max Felipe Silva Dos Santos</w:t>
      </w:r>
      <w:r>
        <w:rPr>
          <w:szCs w:val="24"/>
        </w:rPr>
        <w:t xml:space="preserve"> </w:t>
      </w:r>
      <w:r w:rsidRPr="00BD6978">
        <w:rPr>
          <w:i/>
          <w:iCs/>
          <w:szCs w:val="24"/>
        </w:rPr>
        <w:t>et al</w:t>
      </w:r>
      <w:r w:rsidRPr="005B642D">
        <w:rPr>
          <w:szCs w:val="24"/>
        </w:rPr>
        <w:t>. Conceituando a Percepção em Sistemas Colaborativos: A Busca por Sistemas Sensíveis a Percepção. </w:t>
      </w:r>
      <w:r w:rsidRPr="005B642D">
        <w:rPr>
          <w:rStyle w:val="nfase"/>
          <w:szCs w:val="24"/>
        </w:rPr>
        <w:t>In</w:t>
      </w:r>
      <w:r w:rsidRPr="005B642D">
        <w:rPr>
          <w:szCs w:val="24"/>
        </w:rPr>
        <w:t>: DESENHO DE PESQUISA - SIMPÓSIO BRASILEIRO DE SISTEMAS COLABORATIVOS (SBSC), 17., 2021, Evento Online. </w:t>
      </w:r>
      <w:r w:rsidRPr="005B642D">
        <w:rPr>
          <w:rStyle w:val="Forte"/>
          <w:szCs w:val="24"/>
        </w:rPr>
        <w:t>Anais</w:t>
      </w:r>
      <w:r w:rsidRPr="005B642D">
        <w:rPr>
          <w:szCs w:val="24"/>
        </w:rPr>
        <w:t> [...]. Porto Alegre: Sociedade Brasileira de Computação, 2021. p. 7-12.</w:t>
      </w:r>
    </w:p>
    <w:bookmarkEnd w:id="4"/>
    <w:p w14:paraId="7C9E27AD" w14:textId="77777777" w:rsidR="00FB2B42" w:rsidRPr="00623A07" w:rsidRDefault="00FB2B42" w:rsidP="00381849">
      <w:pPr>
        <w:pStyle w:val="TF-refernciasITEM"/>
        <w:rPr>
          <w:color w:val="222222"/>
          <w:shd w:val="clear" w:color="auto" w:fill="FFFFFF"/>
          <w:lang w:val="en-US"/>
        </w:rPr>
      </w:pPr>
      <w:r>
        <w:lastRenderedPageBreak/>
        <w:t xml:space="preserve">FUKS, H.; RAPOSO, A.; GEROSA, M. A. Do Modelo de Colaboração 3C à Engenharia de </w:t>
      </w:r>
      <w:proofErr w:type="spellStart"/>
      <w:r>
        <w:t>Groupware</w:t>
      </w:r>
      <w:proofErr w:type="spellEnd"/>
      <w:r>
        <w:t xml:space="preserve">. In: WEBMIDIA 2003 – SIMPÓSIO BRASILEIRO DE SISTEMAS MULTIMÍDIA E WEB, TRILHA ESPECIAL DE TRABALHO COOPERATIVO ASSISTIDO POR COMPUTADOR, 2003, </w:t>
      </w:r>
      <w:r w:rsidRPr="00BA6677">
        <w:rPr>
          <w:b/>
          <w:bCs/>
        </w:rPr>
        <w:t>Anais</w:t>
      </w:r>
      <w:r>
        <w:t xml:space="preserve"> [...] </w:t>
      </w:r>
      <w:r w:rsidRPr="00623A07">
        <w:rPr>
          <w:lang w:val="en-US"/>
        </w:rPr>
        <w:t>Salvador – BA. Salvador: 2013. p. 445- 452.</w:t>
      </w:r>
    </w:p>
    <w:p w14:paraId="5A651CC5" w14:textId="77777777" w:rsidR="00FB2B42" w:rsidRPr="00623A07" w:rsidRDefault="00FB2B42" w:rsidP="00381849">
      <w:pPr>
        <w:pStyle w:val="TF-refernciasITEM"/>
        <w:rPr>
          <w:color w:val="222222"/>
          <w:szCs w:val="24"/>
          <w:shd w:val="clear" w:color="auto" w:fill="FFFFFF"/>
          <w:lang w:val="en-US"/>
        </w:rPr>
      </w:pPr>
      <w:r w:rsidRPr="00623A07">
        <w:rPr>
          <w:color w:val="222222"/>
          <w:szCs w:val="24"/>
          <w:shd w:val="clear" w:color="auto" w:fill="FFFFFF"/>
          <w:lang w:val="en-US"/>
        </w:rPr>
        <w:t xml:space="preserve">FUKS, Hugo </w:t>
      </w:r>
      <w:r w:rsidRPr="00623A07">
        <w:rPr>
          <w:i/>
          <w:iCs/>
          <w:color w:val="222222"/>
          <w:szCs w:val="24"/>
          <w:shd w:val="clear" w:color="auto" w:fill="FFFFFF"/>
          <w:lang w:val="en-US"/>
        </w:rPr>
        <w:t>et al</w:t>
      </w:r>
      <w:r w:rsidRPr="00623A07">
        <w:rPr>
          <w:color w:val="222222"/>
          <w:szCs w:val="24"/>
          <w:shd w:val="clear" w:color="auto" w:fill="FFFFFF"/>
          <w:lang w:val="en-US"/>
        </w:rPr>
        <w:t>. Applying The 3c Model To Groupware Development. </w:t>
      </w:r>
      <w:r w:rsidRPr="00623A07">
        <w:rPr>
          <w:b/>
          <w:bCs/>
          <w:szCs w:val="24"/>
          <w:lang w:val="en-US"/>
        </w:rPr>
        <w:t>International Journal Of Cooperative Information Systems</w:t>
      </w:r>
      <w:r w:rsidRPr="00623A07">
        <w:rPr>
          <w:color w:val="222222"/>
          <w:szCs w:val="24"/>
          <w:shd w:val="clear" w:color="auto" w:fill="FFFFFF"/>
          <w:lang w:val="en-US"/>
        </w:rPr>
        <w:t>, [</w:t>
      </w:r>
      <w:proofErr w:type="spellStart"/>
      <w:r w:rsidRPr="00623A07">
        <w:rPr>
          <w:color w:val="222222"/>
          <w:szCs w:val="24"/>
          <w:shd w:val="clear" w:color="auto" w:fill="FFFFFF"/>
          <w:lang w:val="en-US"/>
        </w:rPr>
        <w:t>s.l.</w:t>
      </w:r>
      <w:proofErr w:type="spellEnd"/>
      <w:r w:rsidRPr="00623A07">
        <w:rPr>
          <w:color w:val="222222"/>
          <w:szCs w:val="24"/>
          <w:shd w:val="clear" w:color="auto" w:fill="FFFFFF"/>
          <w:lang w:val="en-US"/>
        </w:rPr>
        <w:t>], v. 14, n. 0203, p.299-328, jun. 2005. World Scientific Pub Co Pte Lt. http://dx.doi.org/10.1142/s0218843005001171.</w:t>
      </w:r>
    </w:p>
    <w:p w14:paraId="740D9465" w14:textId="77777777" w:rsidR="00FB2B42" w:rsidRDefault="00FB2B42" w:rsidP="00C1654C">
      <w:pPr>
        <w:pStyle w:val="TF-refernciasITEM"/>
        <w:rPr>
          <w:color w:val="222222"/>
          <w:shd w:val="clear" w:color="auto" w:fill="FFFFFF"/>
        </w:rPr>
      </w:pPr>
      <w:r>
        <w:rPr>
          <w:color w:val="222222"/>
          <w:shd w:val="clear" w:color="auto" w:fill="FFFFFF"/>
        </w:rPr>
        <w:t xml:space="preserve">FUKS, Hugo </w:t>
      </w:r>
      <w:r w:rsidRPr="00BB6C23">
        <w:rPr>
          <w:i/>
          <w:iCs/>
          <w:color w:val="222222"/>
          <w:shd w:val="clear" w:color="auto" w:fill="FFFFFF"/>
        </w:rPr>
        <w:t>et al</w:t>
      </w:r>
      <w:r>
        <w:rPr>
          <w:color w:val="222222"/>
          <w:shd w:val="clear" w:color="auto" w:fill="FFFFFF"/>
        </w:rPr>
        <w:t xml:space="preserve">. O modelo de colaboração 3C no ambiente </w:t>
      </w:r>
      <w:proofErr w:type="spellStart"/>
      <w:r>
        <w:rPr>
          <w:color w:val="222222"/>
          <w:shd w:val="clear" w:color="auto" w:fill="FFFFFF"/>
        </w:rPr>
        <w:t>AulaNet</w:t>
      </w:r>
      <w:proofErr w:type="spellEnd"/>
      <w:r>
        <w:rPr>
          <w:color w:val="222222"/>
          <w:shd w:val="clear" w:color="auto" w:fill="FFFFFF"/>
        </w:rPr>
        <w:t>. </w:t>
      </w:r>
      <w:r>
        <w:rPr>
          <w:b/>
          <w:bCs/>
        </w:rPr>
        <w:t>Informática na Educação</w:t>
      </w:r>
      <w:r>
        <w:rPr>
          <w:color w:val="222222"/>
          <w:shd w:val="clear" w:color="auto" w:fill="FFFFFF"/>
        </w:rPr>
        <w:t>: teoria e prática, Porto Alegre, v. 7, n. 1, p.25-48, jan. 2004.</w:t>
      </w:r>
    </w:p>
    <w:p w14:paraId="4802D6EF" w14:textId="77777777" w:rsidR="00FB2B42" w:rsidRDefault="00FB2B42" w:rsidP="00510FDD">
      <w:pPr>
        <w:pStyle w:val="NormalWeb"/>
        <w:spacing w:before="0" w:beforeAutospacing="0" w:after="0" w:afterAutospacing="0"/>
        <w:rPr>
          <w:color w:val="000000"/>
        </w:rPr>
      </w:pPr>
      <w:r>
        <w:rPr>
          <w:color w:val="000000"/>
        </w:rPr>
        <w:t xml:space="preserve">GONÇALVES, </w:t>
      </w:r>
      <w:r w:rsidRPr="00510FDD">
        <w:rPr>
          <w:color w:val="000000"/>
        </w:rPr>
        <w:t>A</w:t>
      </w:r>
      <w:r>
        <w:rPr>
          <w:color w:val="000000"/>
        </w:rPr>
        <w:t>ndré</w:t>
      </w:r>
      <w:r w:rsidRPr="00510FDD">
        <w:rPr>
          <w:color w:val="000000"/>
        </w:rPr>
        <w:t xml:space="preserve"> </w:t>
      </w:r>
      <w:proofErr w:type="spellStart"/>
      <w:r w:rsidRPr="00510FDD">
        <w:rPr>
          <w:color w:val="000000"/>
        </w:rPr>
        <w:t>M</w:t>
      </w:r>
      <w:r>
        <w:rPr>
          <w:color w:val="000000"/>
        </w:rPr>
        <w:t>archina</w:t>
      </w:r>
      <w:proofErr w:type="spellEnd"/>
      <w:r>
        <w:rPr>
          <w:color w:val="000000"/>
        </w:rPr>
        <w:t>. </w:t>
      </w:r>
      <w:r>
        <w:rPr>
          <w:rStyle w:val="Forte"/>
          <w:color w:val="000000"/>
        </w:rPr>
        <w:t>Abandono de animais bate recorde na pandemia e problema não é só brasileiro</w:t>
      </w:r>
      <w:r>
        <w:rPr>
          <w:color w:val="000000"/>
        </w:rPr>
        <w:t>. Uol.com.br. Disponível em: https://www.uol.com.br/nossa/colunas/coluna-do-veterinario/2021/03/11/abandono-de-animais-bate-recorde-na-pandemia-e-problema-nao-e-so-brasileiro.htm. Acesso em: 20 nov. 2021.</w:t>
      </w:r>
    </w:p>
    <w:p w14:paraId="2FFC6C90" w14:textId="77777777" w:rsidR="00FB2B42" w:rsidRDefault="00FB2B42" w:rsidP="00510FDD">
      <w:pPr>
        <w:pStyle w:val="NormalWeb"/>
        <w:spacing w:before="0" w:beforeAutospacing="0" w:after="0" w:afterAutospacing="0"/>
        <w:rPr>
          <w:color w:val="000000"/>
        </w:rPr>
      </w:pPr>
    </w:p>
    <w:p w14:paraId="01DD8CB5" w14:textId="77777777" w:rsidR="00FB2B42" w:rsidRDefault="00FB2B42" w:rsidP="00510FDD">
      <w:pPr>
        <w:pStyle w:val="NormalWeb"/>
        <w:spacing w:before="0" w:beforeAutospacing="0" w:after="0" w:afterAutospacing="0"/>
      </w:pPr>
      <w:r>
        <w:t xml:space="preserve">GUIMARÃES, Filipe Pires. </w:t>
      </w:r>
      <w:proofErr w:type="spellStart"/>
      <w:r>
        <w:rPr>
          <w:b/>
          <w:bCs/>
        </w:rPr>
        <w:t>AdoçãoPet</w:t>
      </w:r>
      <w:proofErr w:type="spellEnd"/>
      <w:r>
        <w:rPr>
          <w:b/>
          <w:bCs/>
        </w:rPr>
        <w:t xml:space="preserve"> CG: </w:t>
      </w:r>
      <w:r w:rsidRPr="002B19BF">
        <w:t>Um aplicativo para simplificar o processo de adoção de animais em CG</w:t>
      </w:r>
      <w:r>
        <w:t>. 2021. 14 f. Trabalho de Conclusão de Curso (Bacharelado em Ciência da Computação) – Centro de Engenharia Elétrica e Informática, Universidade Federal de Campina Grande, Campina Grande, 2021.</w:t>
      </w:r>
    </w:p>
    <w:p w14:paraId="2B6BBEAB" w14:textId="77777777" w:rsidR="00FB2B42" w:rsidRPr="00510FDD" w:rsidRDefault="00FB2B42" w:rsidP="00510FDD">
      <w:pPr>
        <w:pStyle w:val="NormalWeb"/>
        <w:spacing w:before="0" w:beforeAutospacing="0" w:after="0" w:afterAutospacing="0"/>
        <w:rPr>
          <w:color w:val="000000"/>
        </w:rPr>
      </w:pPr>
    </w:p>
    <w:p w14:paraId="5F7E6177" w14:textId="77777777" w:rsidR="00FB2B42" w:rsidRDefault="00FB2B42" w:rsidP="002443F7">
      <w:pPr>
        <w:pStyle w:val="TF-refernciasITEM"/>
      </w:pPr>
      <w:r>
        <w:t xml:space="preserve">INSTITUTO PET BRASIL. </w:t>
      </w:r>
      <w:r>
        <w:rPr>
          <w:b/>
          <w:bCs/>
        </w:rPr>
        <w:t>Inteligência de Mercado</w:t>
      </w:r>
      <w:r>
        <w:t xml:space="preserve">. Brasília, 2019. Disponível em: </w:t>
      </w:r>
      <w:r w:rsidRPr="004C7CCA">
        <w:t>https://www.gov.br/agricultura/pt-br/assuntos/camaras-setoriais-tematicas/documentos/camaras-setoriais/animais-e-estimacao/cs-animais-de-estimacao-anos-anteriores</w:t>
      </w:r>
      <w:r>
        <w:t>. Acesso em: 29 set. 2021.</w:t>
      </w:r>
    </w:p>
    <w:p w14:paraId="0E6DFDAE" w14:textId="77777777" w:rsidR="00FB2B42" w:rsidRDefault="00FB2B42" w:rsidP="002443F7">
      <w:pPr>
        <w:pStyle w:val="TF-refernciasITEM"/>
      </w:pPr>
      <w:r>
        <w:t xml:space="preserve">LEE, Valentino. </w:t>
      </w:r>
      <w:r w:rsidRPr="0035719D">
        <w:rPr>
          <w:b/>
          <w:bCs/>
        </w:rPr>
        <w:t>Aplicações móveis</w:t>
      </w:r>
      <w:r w:rsidRPr="008D2E1A">
        <w:t>: arquitetura, projeto e desenvolvimento</w:t>
      </w:r>
      <w:r w:rsidRPr="00D84736">
        <w:t>.</w:t>
      </w:r>
      <w:r>
        <w:t xml:space="preserve"> 1ª edição, 2005, Pearson </w:t>
      </w:r>
      <w:proofErr w:type="spellStart"/>
      <w:r>
        <w:t>Education</w:t>
      </w:r>
      <w:proofErr w:type="spellEnd"/>
      <w:r>
        <w:t xml:space="preserve"> do Brasil, São Paulo.</w:t>
      </w:r>
    </w:p>
    <w:p w14:paraId="2CA9C1D2" w14:textId="77777777" w:rsidR="00FB2B42" w:rsidRPr="00632B20" w:rsidRDefault="00FB2B42" w:rsidP="002443F7">
      <w:pPr>
        <w:pStyle w:val="TF-refernciasITEM"/>
      </w:pPr>
      <w:r>
        <w:t xml:space="preserve">LIEDTKA, Jeanne; OGILVIE, Tim. </w:t>
      </w:r>
      <w:r>
        <w:rPr>
          <w:b/>
          <w:bCs/>
        </w:rPr>
        <w:t xml:space="preserve">A Magia do Design </w:t>
      </w:r>
      <w:proofErr w:type="spellStart"/>
      <w:r>
        <w:rPr>
          <w:b/>
          <w:bCs/>
        </w:rPr>
        <w:t>Thinking</w:t>
      </w:r>
      <w:proofErr w:type="spellEnd"/>
      <w:r>
        <w:rPr>
          <w:b/>
          <w:bCs/>
        </w:rPr>
        <w:t xml:space="preserve">: </w:t>
      </w:r>
      <w:r>
        <w:t>Um kit de ferramentas para o crescimento rápido da sua empresa. Rio de Janeiro. Alta Books. 2019.</w:t>
      </w:r>
    </w:p>
    <w:p w14:paraId="077D6551" w14:textId="77777777" w:rsidR="00FB2B42" w:rsidRDefault="00FB2B42" w:rsidP="002443F7">
      <w:pPr>
        <w:pStyle w:val="TF-refernciasITEM"/>
        <w:rPr>
          <w:color w:val="222222"/>
          <w:szCs w:val="24"/>
          <w:shd w:val="clear" w:color="auto" w:fill="FFFFFF"/>
        </w:rPr>
      </w:pPr>
      <w:r w:rsidRPr="00471CC3">
        <w:rPr>
          <w:color w:val="222222"/>
          <w:szCs w:val="24"/>
          <w:shd w:val="clear" w:color="auto" w:fill="FFFFFF"/>
        </w:rPr>
        <w:t xml:space="preserve">LUZ, Felipe Guedes da. </w:t>
      </w:r>
      <w:r w:rsidRPr="00471CC3">
        <w:rPr>
          <w:b/>
          <w:color w:val="222222"/>
          <w:szCs w:val="24"/>
          <w:shd w:val="clear" w:color="auto" w:fill="FFFFFF"/>
        </w:rPr>
        <w:t xml:space="preserve">Empreendedorismo e design </w:t>
      </w:r>
      <w:proofErr w:type="spellStart"/>
      <w:r w:rsidRPr="00471CC3">
        <w:rPr>
          <w:b/>
          <w:color w:val="222222"/>
          <w:szCs w:val="24"/>
          <w:shd w:val="clear" w:color="auto" w:fill="FFFFFF"/>
        </w:rPr>
        <w:t>thinking</w:t>
      </w:r>
      <w:proofErr w:type="spellEnd"/>
      <w:r w:rsidRPr="00471CC3">
        <w:rPr>
          <w:b/>
          <w:color w:val="222222"/>
          <w:szCs w:val="24"/>
          <w:shd w:val="clear" w:color="auto" w:fill="FFFFFF"/>
        </w:rPr>
        <w:t>:</w:t>
      </w:r>
      <w:r w:rsidRPr="00471CC3">
        <w:rPr>
          <w:color w:val="222222"/>
          <w:szCs w:val="24"/>
          <w:shd w:val="clear" w:color="auto" w:fill="FFFFFF"/>
        </w:rPr>
        <w:t xml:space="preserve"> um estudo sobre a articulação da etapa inicial dos processos de design </w:t>
      </w:r>
      <w:proofErr w:type="spellStart"/>
      <w:r w:rsidRPr="00471CC3">
        <w:rPr>
          <w:color w:val="222222"/>
          <w:szCs w:val="24"/>
          <w:shd w:val="clear" w:color="auto" w:fill="FFFFFF"/>
        </w:rPr>
        <w:t>thinking</w:t>
      </w:r>
      <w:proofErr w:type="spellEnd"/>
      <w:r w:rsidRPr="00471CC3">
        <w:rPr>
          <w:color w:val="222222"/>
          <w:szCs w:val="24"/>
          <w:shd w:val="clear" w:color="auto" w:fill="FFFFFF"/>
        </w:rPr>
        <w:t xml:space="preserve"> com as etapas iniciais de novos empreendimentos. 2018. 129 f. Dissertação (Mestrado em Design) - Programa de Pós- Graduação em Design, Universidade do Vale do Rio dos Sinos, Porto Alegre, 2018.</w:t>
      </w:r>
    </w:p>
    <w:p w14:paraId="70A48799" w14:textId="77777777" w:rsidR="00FB2B42" w:rsidRPr="002443F7" w:rsidRDefault="00FB2B42" w:rsidP="002443F7">
      <w:pPr>
        <w:pStyle w:val="TF-refernciasITEM"/>
      </w:pPr>
      <w:r w:rsidRPr="004E6568">
        <w:t xml:space="preserve">MACHADO, L. D. P. et al. Uma abordagem colaborativa para aprendizagem </w:t>
      </w:r>
      <w:proofErr w:type="spellStart"/>
      <w:r w:rsidRPr="004E6568">
        <w:t>deprogramação</w:t>
      </w:r>
      <w:proofErr w:type="spellEnd"/>
      <w:r w:rsidRPr="004E6568">
        <w:t xml:space="preserve"> orientada a objetos. In:  IEEE.XIII Simpósio Brasileiro de </w:t>
      </w:r>
      <w:proofErr w:type="spellStart"/>
      <w:r w:rsidRPr="004E6568">
        <w:t>SistemasColaborativos</w:t>
      </w:r>
      <w:proofErr w:type="spellEnd"/>
      <w:r w:rsidRPr="004E6568">
        <w:t>.</w:t>
      </w:r>
      <w:r>
        <w:t xml:space="preserve"> </w:t>
      </w:r>
      <w:r w:rsidRPr="004E6568">
        <w:t>2016</w:t>
      </w:r>
      <w:r>
        <w:t>.</w:t>
      </w:r>
    </w:p>
    <w:p w14:paraId="72F2FB1B" w14:textId="77777777" w:rsidR="00FB2B42" w:rsidRDefault="00FB2B42" w:rsidP="0035719D">
      <w:pPr>
        <w:pStyle w:val="TF-refernciasITEM"/>
      </w:pPr>
      <w:r>
        <w:t xml:space="preserve">MORAIS, Luciana Teixeira. </w:t>
      </w:r>
      <w:r>
        <w:rPr>
          <w:b/>
          <w:bCs/>
        </w:rPr>
        <w:t>ONGs relatam dificuldades na pandemia com animais devolvidos e dívidas altas</w:t>
      </w:r>
      <w:r>
        <w:t xml:space="preserve">. 2021. Disponível em: </w:t>
      </w:r>
      <w:r w:rsidRPr="000B6F85">
        <w:t>https://canaldopet.ig.com.br/curiosidades/2021-08-27/ong-animais-pandemia.html</w:t>
      </w:r>
      <w:r>
        <w:t>. Acesso em: 2 out. 2021.</w:t>
      </w:r>
    </w:p>
    <w:p w14:paraId="6E9824D4" w14:textId="77777777" w:rsidR="00FB2B42" w:rsidRDefault="00FB2B42" w:rsidP="0035719D">
      <w:pPr>
        <w:pStyle w:val="TF-refernciasITEM"/>
      </w:pPr>
      <w:r>
        <w:t xml:space="preserve">MOUTINHO, Flavio Fernando Batista; SERRA, </w:t>
      </w:r>
      <w:proofErr w:type="spellStart"/>
      <w:r>
        <w:t>Cathia</w:t>
      </w:r>
      <w:proofErr w:type="spellEnd"/>
      <w:r>
        <w:t xml:space="preserve"> Maria </w:t>
      </w:r>
      <w:proofErr w:type="spellStart"/>
      <w:r>
        <w:t>Barrientos</w:t>
      </w:r>
      <w:proofErr w:type="spellEnd"/>
      <w:r>
        <w:t xml:space="preserve">; VALENTE, Luiza Carneiro </w:t>
      </w:r>
      <w:proofErr w:type="spellStart"/>
      <w:r>
        <w:t>Mareti</w:t>
      </w:r>
      <w:proofErr w:type="spellEnd"/>
      <w:r>
        <w:t xml:space="preserve">. </w:t>
      </w:r>
      <w:r>
        <w:rPr>
          <w:b/>
          <w:bCs/>
        </w:rPr>
        <w:t xml:space="preserve">Situação pós-adoção dos animais adotados junto a uma </w:t>
      </w:r>
      <w:proofErr w:type="spellStart"/>
      <w:r>
        <w:rPr>
          <w:b/>
          <w:bCs/>
        </w:rPr>
        <w:t>ong</w:t>
      </w:r>
      <w:proofErr w:type="spellEnd"/>
      <w:r>
        <w:rPr>
          <w:b/>
          <w:bCs/>
        </w:rPr>
        <w:t xml:space="preserve"> de proteção animal no estado do Rio de Janeiro</w:t>
      </w:r>
      <w:r>
        <w:t xml:space="preserve">. 2019. Ciência Animal Brasileira, v.20. Goiânia. Disponível em: </w:t>
      </w:r>
      <w:r w:rsidRPr="00E44D64">
        <w:t>https://www.revistas.ufg.br/vet/issue/view/2062</w:t>
      </w:r>
      <w:r>
        <w:t>. Acesso em: 13 nov. 2021.</w:t>
      </w:r>
    </w:p>
    <w:p w14:paraId="5DC9DA1E" w14:textId="77777777" w:rsidR="00FB2B42" w:rsidRPr="00A62DAE" w:rsidRDefault="00FB2B42" w:rsidP="0035719D">
      <w:pPr>
        <w:pStyle w:val="TF-refernciasITEM"/>
      </w:pPr>
      <w:r>
        <w:t xml:space="preserve">NASCIMENTO, L. A. W. P. </w:t>
      </w:r>
      <w:r w:rsidRPr="0037289F">
        <w:rPr>
          <w:b/>
          <w:bCs/>
        </w:rPr>
        <w:t>Projeto RAT</w:t>
      </w:r>
      <w:r>
        <w:t xml:space="preserve">: Sistema para Gerenciamento de Registro de Atendimento Técnico. 2017. 113 f. TCC (Graduação) – Curso de Sistemas de Informação, Ciências Exatas e Naturais, </w:t>
      </w:r>
      <w:proofErr w:type="spellStart"/>
      <w:r>
        <w:t>Furb</w:t>
      </w:r>
      <w:proofErr w:type="spellEnd"/>
      <w:r>
        <w:t>, Blumenau, 2017.</w:t>
      </w:r>
    </w:p>
    <w:p w14:paraId="23C1898A" w14:textId="77777777" w:rsidR="00FB2B42" w:rsidRPr="00F40686" w:rsidRDefault="00FB2B42" w:rsidP="0035719D">
      <w:pPr>
        <w:pStyle w:val="TF-refernciasITEM"/>
      </w:pPr>
      <w:r>
        <w:lastRenderedPageBreak/>
        <w:t xml:space="preserve">OLIVEIRA, Alexandre Baptista de; LOURENÇÃO, Carla; BELIZARIO, </w:t>
      </w:r>
      <w:proofErr w:type="spellStart"/>
      <w:r>
        <w:t>Georgea</w:t>
      </w:r>
      <w:proofErr w:type="spellEnd"/>
      <w:r>
        <w:t xml:space="preserve"> </w:t>
      </w:r>
      <w:proofErr w:type="spellStart"/>
      <w:r>
        <w:t>Davel</w:t>
      </w:r>
      <w:proofErr w:type="spellEnd"/>
      <w:r>
        <w:t xml:space="preserve">. </w:t>
      </w:r>
      <w:r>
        <w:rPr>
          <w:b/>
          <w:bCs/>
        </w:rPr>
        <w:t xml:space="preserve">Índice estatístico de animais domésticos resgatados da rua </w:t>
      </w:r>
      <w:proofErr w:type="spellStart"/>
      <w:r>
        <w:rPr>
          <w:b/>
          <w:bCs/>
        </w:rPr>
        <w:t>vs</w:t>
      </w:r>
      <w:proofErr w:type="spellEnd"/>
      <w:r>
        <w:rPr>
          <w:b/>
          <w:bCs/>
        </w:rPr>
        <w:t xml:space="preserve"> adoção</w:t>
      </w:r>
      <w:r>
        <w:t xml:space="preserve">. Espírito Santo. 2016. Disponível em: </w:t>
      </w:r>
      <w:r w:rsidRPr="003F2289">
        <w:t>https://multivix.edu.br/pesquisa-e-extensao/revista-cientifica-dimensao-academica/revista-cientifica-dimensao-academica-volume-01-numero-02-2016</w:t>
      </w:r>
      <w:r>
        <w:t>. Acesso em: 13 nov. 2021.</w:t>
      </w:r>
    </w:p>
    <w:p w14:paraId="52C64866" w14:textId="77777777" w:rsidR="00FB2B42" w:rsidRDefault="00FB2B42" w:rsidP="00035957">
      <w:pPr>
        <w:pStyle w:val="TF-refernciasITEM"/>
      </w:pPr>
      <w:r>
        <w:t xml:space="preserve">OLIVEIRA, Fabiana </w:t>
      </w:r>
      <w:proofErr w:type="spellStart"/>
      <w:r>
        <w:t>Eni</w:t>
      </w:r>
      <w:proofErr w:type="spellEnd"/>
      <w:r>
        <w:t xml:space="preserve">; GOMES, Luana. </w:t>
      </w:r>
      <w:r>
        <w:rPr>
          <w:b/>
          <w:bCs/>
        </w:rPr>
        <w:t>Centro de abrigo para animais abandonados</w:t>
      </w:r>
      <w:r>
        <w:t xml:space="preserve">. UNIFACIG. Manhuaçu. 2019. Disponível em: </w:t>
      </w:r>
      <w:r w:rsidRPr="00D43A30">
        <w:t>http://pensaracademico.unifacig.edu.br/index.php/repositoriotcc/article/view/1592/1042</w:t>
      </w:r>
      <w:r>
        <w:t>. Acesso em: 13 nov. 2021.</w:t>
      </w:r>
    </w:p>
    <w:p w14:paraId="1BD46605" w14:textId="77777777" w:rsidR="00FB2B42" w:rsidRDefault="00FB2B42" w:rsidP="00035957">
      <w:pPr>
        <w:pStyle w:val="TF-refernciasITEM"/>
      </w:pPr>
      <w:r>
        <w:t xml:space="preserve">OSÓRIO, Andréa. </w:t>
      </w:r>
      <w:r>
        <w:rPr>
          <w:b/>
          <w:bCs/>
        </w:rPr>
        <w:t xml:space="preserve">A cidade e os animais: </w:t>
      </w:r>
      <w:r w:rsidRPr="00554964">
        <w:t>da modernização</w:t>
      </w:r>
      <w:r>
        <w:t xml:space="preserve"> à posse responsável. Teoria e Sociedade, v.21, n. 1, p. 143-176. Belo Horizonte. 2013. Disponível em: </w:t>
      </w:r>
      <w:r w:rsidRPr="00082BA3">
        <w:t>https://www.academia.edu/12634794/A_cidade_e_os_animais_da_modernização_à_posse_responsável</w:t>
      </w:r>
      <w:r>
        <w:t>. Acesso em: 13 nov. 2021</w:t>
      </w:r>
    </w:p>
    <w:p w14:paraId="3E5A960C" w14:textId="77777777" w:rsidR="00FB2B42" w:rsidRPr="00790C70" w:rsidRDefault="00FB2B42" w:rsidP="00035957">
      <w:pPr>
        <w:pStyle w:val="TF-refernciasITEM"/>
        <w:rPr>
          <w:color w:val="222222"/>
          <w:szCs w:val="24"/>
          <w:shd w:val="clear" w:color="auto" w:fill="FFFFFF"/>
        </w:rPr>
      </w:pPr>
      <w:r w:rsidRPr="0036503B">
        <w:rPr>
          <w:noProof/>
          <w:szCs w:val="24"/>
        </w:rPr>
        <w:t xml:space="preserve">PAIVA, M; MARQUES, E. Design Thinking como ferramenta para implantação de rotinas informatizadas no serviço público. In: Simpósio de Administração da Produção, Logistica e Operação Internacionais, Fundação Gestúlio Vargas, Rio de Janeiro, 2014. </w:t>
      </w:r>
      <w:r w:rsidRPr="0036503B">
        <w:rPr>
          <w:b/>
          <w:noProof/>
          <w:szCs w:val="24"/>
        </w:rPr>
        <w:t xml:space="preserve">Anais... </w:t>
      </w:r>
      <w:r w:rsidRPr="0036503B">
        <w:rPr>
          <w:noProof/>
          <w:szCs w:val="24"/>
        </w:rPr>
        <w:t>São Paulo: SIMPOI, 2014</w:t>
      </w:r>
      <w:r>
        <w:rPr>
          <w:color w:val="222222"/>
          <w:szCs w:val="24"/>
          <w:shd w:val="clear" w:color="auto" w:fill="FFFFFF"/>
        </w:rPr>
        <w:t>.</w:t>
      </w:r>
    </w:p>
    <w:p w14:paraId="343B2819" w14:textId="77777777" w:rsidR="00FB2B42" w:rsidRPr="000E470B" w:rsidRDefault="00FB2B42" w:rsidP="00035957">
      <w:pPr>
        <w:pStyle w:val="TF-refernciasITEM"/>
        <w:rPr>
          <w:b/>
          <w:bCs/>
        </w:rPr>
      </w:pPr>
      <w:r w:rsidRPr="00856B8C">
        <w:t>PAULA, Danielly Ferreira Oliveira de. </w:t>
      </w:r>
      <w:proofErr w:type="spellStart"/>
      <w:r w:rsidRPr="00856B8C">
        <w:rPr>
          <w:b/>
          <w:bCs/>
        </w:rPr>
        <w:t>Model</w:t>
      </w:r>
      <w:proofErr w:type="spellEnd"/>
      <w:r w:rsidRPr="00856B8C">
        <w:rPr>
          <w:b/>
          <w:bCs/>
        </w:rPr>
        <w:t xml:space="preserve"> for </w:t>
      </w:r>
      <w:proofErr w:type="spellStart"/>
      <w:r w:rsidRPr="00856B8C">
        <w:rPr>
          <w:b/>
          <w:bCs/>
        </w:rPr>
        <w:t>the</w:t>
      </w:r>
      <w:proofErr w:type="spellEnd"/>
      <w:r w:rsidRPr="00856B8C">
        <w:rPr>
          <w:b/>
          <w:bCs/>
        </w:rPr>
        <w:t xml:space="preserve"> </w:t>
      </w:r>
      <w:proofErr w:type="spellStart"/>
      <w:r w:rsidRPr="00856B8C">
        <w:rPr>
          <w:b/>
          <w:bCs/>
        </w:rPr>
        <w:t>Innovation</w:t>
      </w:r>
      <w:proofErr w:type="spellEnd"/>
      <w:r w:rsidRPr="00856B8C">
        <w:rPr>
          <w:b/>
          <w:bCs/>
        </w:rPr>
        <w:t xml:space="preserve"> </w:t>
      </w:r>
      <w:proofErr w:type="spellStart"/>
      <w:r w:rsidRPr="00856B8C">
        <w:rPr>
          <w:b/>
          <w:bCs/>
        </w:rPr>
        <w:t>Teaching</w:t>
      </w:r>
      <w:proofErr w:type="spellEnd"/>
      <w:r w:rsidRPr="00856B8C">
        <w:rPr>
          <w:b/>
          <w:bCs/>
        </w:rPr>
        <w:t xml:space="preserve"> (</w:t>
      </w:r>
      <w:proofErr w:type="spellStart"/>
      <w:r w:rsidRPr="00856B8C">
        <w:rPr>
          <w:b/>
          <w:bCs/>
        </w:rPr>
        <w:t>MoIT</w:t>
      </w:r>
      <w:proofErr w:type="spellEnd"/>
      <w:r w:rsidRPr="00856B8C">
        <w:rPr>
          <w:b/>
          <w:bCs/>
        </w:rPr>
        <w:t xml:space="preserve">): </w:t>
      </w:r>
      <w:r w:rsidRPr="008D2E1A">
        <w:t xml:space="preserve">um modelo baseado em Design </w:t>
      </w:r>
      <w:proofErr w:type="spellStart"/>
      <w:r w:rsidRPr="008D2E1A">
        <w:t>Thinking</w:t>
      </w:r>
      <w:proofErr w:type="spellEnd"/>
      <w:r w:rsidRPr="008D2E1A">
        <w:t xml:space="preserve">, </w:t>
      </w:r>
      <w:proofErr w:type="spellStart"/>
      <w:r w:rsidRPr="008D2E1A">
        <w:t>Lean</w:t>
      </w:r>
      <w:proofErr w:type="spellEnd"/>
      <w:r w:rsidRPr="008D2E1A">
        <w:t xml:space="preserve"> Startup e Ágil para estudantes de graduação em computação.</w:t>
      </w:r>
      <w:r w:rsidRPr="00856B8C">
        <w:rPr>
          <w:b/>
          <w:bCs/>
        </w:rPr>
        <w:t> </w:t>
      </w:r>
      <w:r w:rsidRPr="00856B8C">
        <w:t xml:space="preserve">2015. 85 f. Dissertação (Mestrado) - Curso de Ciência da Computação, Ciência da Computação, Universidade Federal de Pernambuco, Recife, 2015. Disponível em: https://repositorio.ufpe.br/handle/123456789/15261. Acesso em: </w:t>
      </w:r>
      <w:r>
        <w:t>14</w:t>
      </w:r>
      <w:r w:rsidRPr="00856B8C">
        <w:t xml:space="preserve"> nov. </w:t>
      </w:r>
      <w:r>
        <w:t>2021</w:t>
      </w:r>
      <w:r w:rsidRPr="00856B8C">
        <w:t>.</w:t>
      </w:r>
    </w:p>
    <w:p w14:paraId="5C7E0379" w14:textId="77777777" w:rsidR="00FB2B42" w:rsidRDefault="00FB2B42" w:rsidP="00D86127">
      <w:pPr>
        <w:pStyle w:val="TF-refernciasITEM"/>
        <w:spacing w:after="0"/>
        <w:rPr>
          <w:noProof/>
          <w:szCs w:val="24"/>
        </w:rPr>
      </w:pPr>
      <w:r>
        <w:rPr>
          <w:noProof/>
          <w:szCs w:val="24"/>
        </w:rPr>
        <w:t>PIMENTEL, M.; GEROSA, M. A.; FILIPPO, D.; RAPOSO, A.; FUKS, H.; LUCENA,</w:t>
      </w:r>
    </w:p>
    <w:p w14:paraId="6958223B" w14:textId="77777777" w:rsidR="00FB2B42" w:rsidRPr="002B19BF" w:rsidRDefault="00FB2B42" w:rsidP="00D86127">
      <w:pPr>
        <w:pStyle w:val="TF-refernciasITEM"/>
        <w:spacing w:after="0"/>
        <w:rPr>
          <w:b/>
          <w:bCs/>
          <w:noProof/>
          <w:szCs w:val="24"/>
        </w:rPr>
      </w:pPr>
      <w:r>
        <w:rPr>
          <w:noProof/>
          <w:szCs w:val="24"/>
        </w:rPr>
        <w:t xml:space="preserve">C.J.P. Modelo 3C de Colaboração no Desenvolvimento de Sistemas Colaborativos. </w:t>
      </w:r>
      <w:r w:rsidRPr="002B19BF">
        <w:rPr>
          <w:b/>
          <w:bCs/>
          <w:noProof/>
          <w:szCs w:val="24"/>
        </w:rPr>
        <w:t>Anais do</w:t>
      </w:r>
    </w:p>
    <w:p w14:paraId="75261323" w14:textId="77777777" w:rsidR="00FB2B42" w:rsidRDefault="00FB2B42" w:rsidP="00D86127">
      <w:pPr>
        <w:pStyle w:val="TF-refernciasITEM"/>
        <w:spacing w:after="0"/>
        <w:rPr>
          <w:noProof/>
          <w:szCs w:val="24"/>
        </w:rPr>
      </w:pPr>
      <w:r w:rsidRPr="002B19BF">
        <w:rPr>
          <w:b/>
          <w:bCs/>
          <w:noProof/>
          <w:szCs w:val="24"/>
        </w:rPr>
        <w:t>III Simpósio Brasileiro de Sistemas Colaborativos</w:t>
      </w:r>
      <w:r>
        <w:rPr>
          <w:noProof/>
          <w:szCs w:val="24"/>
        </w:rPr>
        <w:t>. Natal - RN, 20 a 22 de novembro de</w:t>
      </w:r>
    </w:p>
    <w:p w14:paraId="50B92086" w14:textId="77777777" w:rsidR="00FB2B42" w:rsidRDefault="00FB2B42" w:rsidP="00D86127">
      <w:pPr>
        <w:pStyle w:val="TF-refernciasITEM"/>
        <w:rPr>
          <w:noProof/>
        </w:rPr>
      </w:pPr>
      <w:r>
        <w:rPr>
          <w:noProof/>
        </w:rPr>
        <w:t>2006. ISBN 85-7669-097-7. Porto Alegre: SBC, 2006, p. 58-67.</w:t>
      </w:r>
    </w:p>
    <w:p w14:paraId="6921836D" w14:textId="77777777" w:rsidR="00FB2B42" w:rsidRDefault="00FB2B42" w:rsidP="00D86127">
      <w:pPr>
        <w:pStyle w:val="TF-refernciasITEM"/>
        <w:rPr>
          <w:noProof/>
        </w:rPr>
      </w:pPr>
      <w:r>
        <w:rPr>
          <w:noProof/>
        </w:rPr>
        <w:t>PIMENTEL, Mariano; CARVALHO, Felipe da Silva Ponte de.</w:t>
      </w:r>
      <w:r w:rsidRPr="00BD44EE">
        <w:rPr>
          <w:b/>
          <w:bCs/>
          <w:noProof/>
        </w:rPr>
        <w:t>Aprendizagem online é em rede, colaborativa</w:t>
      </w:r>
      <w:r w:rsidRPr="00D74149">
        <w:rPr>
          <w:noProof/>
        </w:rPr>
        <w:t>: para o aluno não ficar estudando sozinho a distância</w:t>
      </w:r>
      <w:r>
        <w:rPr>
          <w:noProof/>
        </w:rPr>
        <w:t>. 2020</w:t>
      </w:r>
      <w:r w:rsidRPr="00D74149">
        <w:rPr>
          <w:noProof/>
        </w:rPr>
        <w:t xml:space="preserve">. Disponível em: http://horizontes.sbc.org.br/index.php/2020/06/aprendizagem-em-rede/. Acesso em: </w:t>
      </w:r>
      <w:r>
        <w:rPr>
          <w:noProof/>
        </w:rPr>
        <w:t xml:space="preserve">27 </w:t>
      </w:r>
      <w:r w:rsidRPr="00D74149">
        <w:rPr>
          <w:noProof/>
        </w:rPr>
        <w:t>nov. 2021.</w:t>
      </w:r>
    </w:p>
    <w:p w14:paraId="45BBE921" w14:textId="77777777" w:rsidR="00FB2B42" w:rsidRDefault="00FB2B42" w:rsidP="00FC482D">
      <w:pPr>
        <w:pStyle w:val="TF-refernciasITEM"/>
      </w:pPr>
      <w:r>
        <w:t xml:space="preserve">SILVA FILHO, Gerson </w:t>
      </w:r>
      <w:proofErr w:type="spellStart"/>
      <w:r>
        <w:t>Luis</w:t>
      </w:r>
      <w:proofErr w:type="spellEnd"/>
      <w:r>
        <w:t xml:space="preserve"> Ferreira. </w:t>
      </w:r>
      <w:r>
        <w:rPr>
          <w:b/>
          <w:bCs/>
        </w:rPr>
        <w:t xml:space="preserve">Desenvolvimento de aplicativo para adoção de animais abandonados utilizando a linguagem de programação </w:t>
      </w:r>
      <w:proofErr w:type="spellStart"/>
      <w:r>
        <w:rPr>
          <w:b/>
          <w:bCs/>
        </w:rPr>
        <w:t>kotlin</w:t>
      </w:r>
      <w:proofErr w:type="spellEnd"/>
      <w:r>
        <w:rPr>
          <w:b/>
          <w:bCs/>
        </w:rPr>
        <w:t xml:space="preserve"> e programação reativa</w:t>
      </w:r>
      <w:r>
        <w:t>. 2017. 64 f. Trabalho de Conclusão de Curso (Bacharelado em Engenharia da Computação) – Departamentos Acadêmicos de Eletrônica e Informática, Universidade Tecnológica Federal do Paraná, Curitiba.</w:t>
      </w:r>
    </w:p>
    <w:p w14:paraId="54EB6C7B" w14:textId="77777777" w:rsidR="00FB2B42" w:rsidRPr="00303783" w:rsidRDefault="00FB2B42" w:rsidP="00FC482D">
      <w:pPr>
        <w:pStyle w:val="TF-refernciasITEM"/>
      </w:pPr>
      <w:r>
        <w:t xml:space="preserve">SOUZA, Felipe </w:t>
      </w:r>
      <w:proofErr w:type="spellStart"/>
      <w:r>
        <w:t>Pohl</w:t>
      </w:r>
      <w:proofErr w:type="spellEnd"/>
      <w:r>
        <w:t xml:space="preserve"> de. </w:t>
      </w:r>
      <w:r>
        <w:rPr>
          <w:b/>
          <w:bCs/>
        </w:rPr>
        <w:t>Guia técnico para construção e manutenção de abrigos e canis</w:t>
      </w:r>
      <w:r>
        <w:t xml:space="preserve">. [Paraná], 2016. Disponível em: </w:t>
      </w:r>
      <w:r w:rsidRPr="00897F9A">
        <w:t>https://www.crmv-pr.org.br/uploads/publicacao/arquivos/Guia-Canil-e-Abrigo.pdf</w:t>
      </w:r>
      <w:r>
        <w:t>. Acesso em: 22 set. 2021.</w:t>
      </w:r>
    </w:p>
    <w:p w14:paraId="66AD8E30" w14:textId="77777777" w:rsidR="00FB2B42" w:rsidRDefault="00FB2B42" w:rsidP="00FC482D">
      <w:pPr>
        <w:pStyle w:val="TF-refernciasITEM"/>
      </w:pPr>
      <w:r>
        <w:t xml:space="preserve">SOUZA, Mariângela Freitas de Almeida e; GARCIA, Rita; CALDERÓN, Nestor; GREGOR, Elizabeth Mac. Bem-estar animal em abrigos de cães e gatos. </w:t>
      </w:r>
      <w:r w:rsidRPr="00BB6C23">
        <w:rPr>
          <w:b/>
          <w:bCs/>
        </w:rPr>
        <w:t>In: FÓRUM NACIONAL DE PROTEÇÃO E DEFESA ANIMAL.</w:t>
      </w:r>
      <w:r>
        <w:t xml:space="preserve"> UFPR, 2018.</w:t>
      </w:r>
    </w:p>
    <w:p w14:paraId="2B34A9AC" w14:textId="77777777" w:rsidR="00FB2B42" w:rsidRPr="00320BFA" w:rsidRDefault="00FB2B42" w:rsidP="00623A07">
      <w:pPr>
        <w:pStyle w:val="TF-xAvalTTULO"/>
      </w:pPr>
      <w:r>
        <w:rPr>
          <w:b/>
        </w:rPr>
        <w:br w:type="page"/>
      </w:r>
      <w:r w:rsidRPr="00320BFA">
        <w:lastRenderedPageBreak/>
        <w:t>FORMULÁRIO  DE  avaliação</w:t>
      </w:r>
      <w:r>
        <w:t xml:space="preserve"> SIS </w:t>
      </w:r>
      <w:r w:rsidRPr="00320BFA">
        <w:t xml:space="preserve">– PROFESSOR </w:t>
      </w:r>
      <w:r>
        <w:t>AVALIADOR</w:t>
      </w:r>
    </w:p>
    <w:p w14:paraId="1E5DE3FC" w14:textId="77777777" w:rsidR="00FB2B42" w:rsidRDefault="00FB2B42" w:rsidP="00623A07">
      <w:pPr>
        <w:pStyle w:val="TF-xAvalLINHA"/>
      </w:pPr>
      <w:r w:rsidRPr="00320BFA">
        <w:t>Avaliador(a):</w:t>
      </w:r>
      <w:r w:rsidRPr="00320BFA">
        <w:tab/>
      </w:r>
      <w:r w:rsidRPr="00623A07">
        <w:t xml:space="preserve">Luciana Pereira de Araújo </w:t>
      </w:r>
      <w:proofErr w:type="spellStart"/>
      <w:r w:rsidRPr="00623A07">
        <w:t>Kohler</w:t>
      </w:r>
      <w:proofErr w:type="spellEnd"/>
    </w:p>
    <w:p w14:paraId="12FFEC61" w14:textId="77777777" w:rsidR="00FB2B42" w:rsidRPr="00340EA0" w:rsidRDefault="00FB2B42" w:rsidP="00623A07">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51"/>
        <w:gridCol w:w="6949"/>
        <w:gridCol w:w="429"/>
        <w:gridCol w:w="536"/>
        <w:gridCol w:w="476"/>
      </w:tblGrid>
      <w:tr w:rsidR="00FB2B42" w:rsidRPr="00320BFA" w14:paraId="6AAB4260" w14:textId="77777777" w:rsidTr="005F5236">
        <w:trPr>
          <w:cantSplit/>
          <w:trHeight w:val="1071"/>
          <w:jc w:val="center"/>
        </w:trPr>
        <w:tc>
          <w:tcPr>
            <w:tcW w:w="4198" w:type="pct"/>
            <w:gridSpan w:val="2"/>
            <w:tcBorders>
              <w:top w:val="single" w:sz="12" w:space="0" w:color="auto"/>
              <w:left w:val="single" w:sz="12" w:space="0" w:color="auto"/>
              <w:bottom w:val="single" w:sz="12" w:space="0" w:color="auto"/>
              <w:right w:val="single" w:sz="4" w:space="0" w:color="auto"/>
            </w:tcBorders>
            <w:vAlign w:val="center"/>
            <w:hideMark/>
          </w:tcPr>
          <w:p w14:paraId="7F1BF0B1" w14:textId="77777777" w:rsidR="00FB2B42" w:rsidRPr="00320BFA" w:rsidRDefault="00FB2B42" w:rsidP="005F5236">
            <w:pPr>
              <w:pStyle w:val="TF-xAvalITEMTABELA"/>
            </w:pPr>
            <w:r w:rsidRPr="00320BFA">
              <w:t>ASPECTOS   AVALIADOS</w:t>
            </w:r>
          </w:p>
        </w:tc>
        <w:tc>
          <w:tcPr>
            <w:tcW w:w="239" w:type="pct"/>
            <w:tcBorders>
              <w:top w:val="single" w:sz="12" w:space="0" w:color="auto"/>
              <w:left w:val="single" w:sz="4" w:space="0" w:color="auto"/>
              <w:bottom w:val="single" w:sz="12" w:space="0" w:color="auto"/>
              <w:right w:val="single" w:sz="4" w:space="0" w:color="auto"/>
            </w:tcBorders>
            <w:textDirection w:val="btLr"/>
            <w:hideMark/>
          </w:tcPr>
          <w:p w14:paraId="6DEDC3FD" w14:textId="77777777" w:rsidR="00FB2B42" w:rsidRPr="00320BFA" w:rsidRDefault="00FB2B42" w:rsidP="005F5236">
            <w:pPr>
              <w:pStyle w:val="TF-xAvalITEMTABELA"/>
            </w:pPr>
            <w:r w:rsidRPr="00320BFA">
              <w:t>atende</w:t>
            </w:r>
          </w:p>
        </w:tc>
        <w:tc>
          <w:tcPr>
            <w:tcW w:w="298" w:type="pct"/>
            <w:tcBorders>
              <w:top w:val="single" w:sz="12" w:space="0" w:color="auto"/>
              <w:left w:val="single" w:sz="4" w:space="0" w:color="auto"/>
              <w:bottom w:val="single" w:sz="12" w:space="0" w:color="auto"/>
              <w:right w:val="single" w:sz="4" w:space="0" w:color="auto"/>
            </w:tcBorders>
            <w:textDirection w:val="btLr"/>
            <w:hideMark/>
          </w:tcPr>
          <w:p w14:paraId="5584AD55" w14:textId="77777777" w:rsidR="00FB2B42" w:rsidRPr="00320BFA" w:rsidRDefault="00FB2B42" w:rsidP="005F5236">
            <w:pPr>
              <w:pStyle w:val="TF-xAvalITEMTABELA"/>
            </w:pPr>
            <w:r w:rsidRPr="00320BFA">
              <w:t>atende parcialmente</w:t>
            </w:r>
          </w:p>
        </w:tc>
        <w:tc>
          <w:tcPr>
            <w:tcW w:w="265" w:type="pct"/>
            <w:tcBorders>
              <w:top w:val="single" w:sz="12" w:space="0" w:color="auto"/>
              <w:left w:val="single" w:sz="4" w:space="0" w:color="auto"/>
              <w:bottom w:val="single" w:sz="12" w:space="0" w:color="auto"/>
              <w:right w:val="single" w:sz="12" w:space="0" w:color="auto"/>
            </w:tcBorders>
            <w:textDirection w:val="btLr"/>
            <w:hideMark/>
          </w:tcPr>
          <w:p w14:paraId="5DFA696C" w14:textId="77777777" w:rsidR="00FB2B42" w:rsidRPr="00320BFA" w:rsidRDefault="00FB2B42" w:rsidP="005F5236">
            <w:pPr>
              <w:pStyle w:val="TF-xAvalITEMTABELA"/>
            </w:pPr>
            <w:r w:rsidRPr="00320BFA">
              <w:t>não atende</w:t>
            </w:r>
          </w:p>
        </w:tc>
      </w:tr>
      <w:tr w:rsidR="00FB2B42" w:rsidRPr="00320BFA" w14:paraId="7E09A89F" w14:textId="77777777" w:rsidTr="005F5236">
        <w:trPr>
          <w:cantSplit/>
          <w:trHeight w:val="319"/>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71E5D87" w14:textId="77777777" w:rsidR="00FB2B42" w:rsidRPr="0000224C" w:rsidRDefault="00FB2B42" w:rsidP="005F5236">
            <w:pPr>
              <w:pStyle w:val="TF-xAvalITEMTABELA"/>
            </w:pPr>
            <w:r w:rsidRPr="00365860">
              <w:t>ASPECTOS TÉCNICOS</w:t>
            </w:r>
          </w:p>
        </w:tc>
        <w:tc>
          <w:tcPr>
            <w:tcW w:w="3845" w:type="pct"/>
            <w:tcBorders>
              <w:top w:val="single" w:sz="12" w:space="0" w:color="auto"/>
              <w:left w:val="single" w:sz="4" w:space="0" w:color="auto"/>
              <w:bottom w:val="single" w:sz="4" w:space="0" w:color="auto"/>
              <w:right w:val="single" w:sz="4" w:space="0" w:color="auto"/>
            </w:tcBorders>
            <w:hideMark/>
          </w:tcPr>
          <w:p w14:paraId="72F6D929" w14:textId="77777777" w:rsidR="00FB2B42" w:rsidRPr="00320BFA" w:rsidRDefault="00FB2B42" w:rsidP="00FB2B42">
            <w:pPr>
              <w:pStyle w:val="TF-xAvalITEM"/>
            </w:pPr>
            <w:r w:rsidRPr="00320BFA">
              <w:t>INTRODUÇÃO</w:t>
            </w:r>
          </w:p>
          <w:p w14:paraId="02F5E0ED" w14:textId="77777777" w:rsidR="00FB2B42" w:rsidRPr="00320BFA" w:rsidRDefault="00FB2B42" w:rsidP="005F5236">
            <w:pPr>
              <w:pStyle w:val="TF-xAvalITEMDETALHE"/>
            </w:pPr>
            <w:r w:rsidRPr="00320BFA">
              <w:t>O tema de pesquisa está devidamente contextualizado/delimitado?</w:t>
            </w:r>
          </w:p>
        </w:tc>
        <w:tc>
          <w:tcPr>
            <w:tcW w:w="239" w:type="pct"/>
            <w:tcBorders>
              <w:top w:val="single" w:sz="12" w:space="0" w:color="auto"/>
              <w:left w:val="single" w:sz="4" w:space="0" w:color="auto"/>
              <w:bottom w:val="single" w:sz="4" w:space="0" w:color="auto"/>
              <w:right w:val="single" w:sz="4" w:space="0" w:color="auto"/>
            </w:tcBorders>
          </w:tcPr>
          <w:p w14:paraId="2DC28E49" w14:textId="77777777" w:rsidR="00FB2B42" w:rsidRPr="00320BFA" w:rsidRDefault="00FB2B42" w:rsidP="005F5236">
            <w:pPr>
              <w:ind w:left="709" w:hanging="709"/>
              <w:jc w:val="center"/>
              <w:rPr>
                <w:sz w:val="18"/>
              </w:rPr>
            </w:pPr>
            <w:r>
              <w:rPr>
                <w:sz w:val="18"/>
              </w:rPr>
              <w:t>X</w:t>
            </w:r>
          </w:p>
        </w:tc>
        <w:tc>
          <w:tcPr>
            <w:tcW w:w="298" w:type="pct"/>
            <w:tcBorders>
              <w:top w:val="single" w:sz="12" w:space="0" w:color="auto"/>
              <w:left w:val="single" w:sz="4" w:space="0" w:color="auto"/>
              <w:bottom w:val="single" w:sz="4" w:space="0" w:color="auto"/>
              <w:right w:val="single" w:sz="4" w:space="0" w:color="auto"/>
            </w:tcBorders>
          </w:tcPr>
          <w:p w14:paraId="1BD9441E" w14:textId="77777777" w:rsidR="00FB2B42" w:rsidRPr="00320BFA" w:rsidRDefault="00FB2B42" w:rsidP="005F5236">
            <w:pPr>
              <w:ind w:left="709" w:hanging="709"/>
              <w:jc w:val="center"/>
              <w:rPr>
                <w:sz w:val="18"/>
              </w:rPr>
            </w:pPr>
          </w:p>
        </w:tc>
        <w:tc>
          <w:tcPr>
            <w:tcW w:w="265" w:type="pct"/>
            <w:tcBorders>
              <w:top w:val="single" w:sz="12" w:space="0" w:color="auto"/>
              <w:left w:val="single" w:sz="4" w:space="0" w:color="auto"/>
              <w:bottom w:val="single" w:sz="4" w:space="0" w:color="auto"/>
              <w:right w:val="single" w:sz="12" w:space="0" w:color="auto"/>
            </w:tcBorders>
          </w:tcPr>
          <w:p w14:paraId="7916E2D9" w14:textId="77777777" w:rsidR="00FB2B42" w:rsidRPr="00320BFA" w:rsidRDefault="00FB2B42" w:rsidP="005F5236">
            <w:pPr>
              <w:ind w:left="709" w:hanging="709"/>
              <w:jc w:val="center"/>
              <w:rPr>
                <w:sz w:val="18"/>
              </w:rPr>
            </w:pPr>
          </w:p>
        </w:tc>
      </w:tr>
      <w:tr w:rsidR="00FB2B42" w:rsidRPr="00320BFA" w14:paraId="710F0E2B" w14:textId="77777777" w:rsidTr="005F5236">
        <w:trPr>
          <w:cantSplit/>
          <w:trHeight w:val="245"/>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396DD76"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5DBAE1E4" w14:textId="77777777" w:rsidR="00FB2B42" w:rsidRPr="00320BFA" w:rsidRDefault="00FB2B42" w:rsidP="005F5236">
            <w:pPr>
              <w:pStyle w:val="TF-xAvalITEMDETALHE"/>
            </w:pPr>
            <w:r w:rsidRPr="00320BFA">
              <w:t>O problema está claramente formulado?</w:t>
            </w:r>
          </w:p>
        </w:tc>
        <w:tc>
          <w:tcPr>
            <w:tcW w:w="239" w:type="pct"/>
            <w:tcBorders>
              <w:top w:val="single" w:sz="4" w:space="0" w:color="auto"/>
              <w:left w:val="single" w:sz="4" w:space="0" w:color="auto"/>
              <w:bottom w:val="single" w:sz="4" w:space="0" w:color="auto"/>
              <w:right w:val="single" w:sz="4" w:space="0" w:color="auto"/>
            </w:tcBorders>
          </w:tcPr>
          <w:p w14:paraId="6578C27D"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64CA2D5E"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3B3B67EF" w14:textId="77777777" w:rsidR="00FB2B42" w:rsidRPr="00320BFA" w:rsidRDefault="00FB2B42" w:rsidP="005F5236">
            <w:pPr>
              <w:ind w:left="709" w:hanging="709"/>
              <w:jc w:val="center"/>
              <w:rPr>
                <w:sz w:val="18"/>
              </w:rPr>
            </w:pPr>
          </w:p>
        </w:tc>
      </w:tr>
      <w:tr w:rsidR="00FB2B42" w:rsidRPr="00320BFA" w14:paraId="158963DB" w14:textId="77777777" w:rsidTr="005F5236">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699F795C"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25FFB470" w14:textId="77777777" w:rsidR="00FB2B42" w:rsidRPr="00320BFA" w:rsidRDefault="00FB2B42" w:rsidP="00FB2B42">
            <w:pPr>
              <w:pStyle w:val="TF-xAvalITEM"/>
              <w:numPr>
                <w:ilvl w:val="0"/>
                <w:numId w:val="10"/>
              </w:numPr>
            </w:pPr>
            <w:r w:rsidRPr="00320BFA">
              <w:t>OBJETIVOS</w:t>
            </w:r>
          </w:p>
          <w:p w14:paraId="5DB9E362" w14:textId="77777777" w:rsidR="00FB2B42" w:rsidRPr="00320BFA" w:rsidRDefault="00FB2B42" w:rsidP="005F5236">
            <w:pPr>
              <w:pStyle w:val="TF-xAvalITEMDETALHE"/>
            </w:pPr>
            <w:r w:rsidRPr="00320BFA">
              <w:t>O objetivo principal está claramente definido e é passível de ser alcançado?</w:t>
            </w:r>
          </w:p>
        </w:tc>
        <w:tc>
          <w:tcPr>
            <w:tcW w:w="239" w:type="pct"/>
            <w:tcBorders>
              <w:top w:val="single" w:sz="4" w:space="0" w:color="auto"/>
              <w:left w:val="single" w:sz="4" w:space="0" w:color="auto"/>
              <w:bottom w:val="single" w:sz="4" w:space="0" w:color="auto"/>
              <w:right w:val="single" w:sz="4" w:space="0" w:color="auto"/>
            </w:tcBorders>
          </w:tcPr>
          <w:p w14:paraId="3F55175E"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3E6E5926"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2A5EE524" w14:textId="77777777" w:rsidR="00FB2B42" w:rsidRPr="00320BFA" w:rsidRDefault="00FB2B42" w:rsidP="005F5236">
            <w:pPr>
              <w:ind w:left="709" w:hanging="709"/>
              <w:jc w:val="center"/>
              <w:rPr>
                <w:sz w:val="18"/>
              </w:rPr>
            </w:pPr>
          </w:p>
        </w:tc>
      </w:tr>
      <w:tr w:rsidR="00FB2B42" w:rsidRPr="00320BFA" w14:paraId="607E7737" w14:textId="77777777" w:rsidTr="005F5236">
        <w:trPr>
          <w:cantSplit/>
          <w:trHeight w:val="130"/>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2C890DD"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736A52FC" w14:textId="77777777" w:rsidR="00FB2B42" w:rsidRPr="00320BFA" w:rsidRDefault="00FB2B42" w:rsidP="005F5236">
            <w:pPr>
              <w:pStyle w:val="TF-xAvalITEMDETALHE"/>
            </w:pPr>
            <w:r w:rsidRPr="00320BFA">
              <w:t xml:space="preserve">Os objetivos específicos são coerentes com o objetivo principal? </w:t>
            </w:r>
          </w:p>
        </w:tc>
        <w:tc>
          <w:tcPr>
            <w:tcW w:w="239" w:type="pct"/>
            <w:tcBorders>
              <w:top w:val="single" w:sz="4" w:space="0" w:color="auto"/>
              <w:left w:val="single" w:sz="4" w:space="0" w:color="auto"/>
              <w:bottom w:val="single" w:sz="4" w:space="0" w:color="auto"/>
              <w:right w:val="single" w:sz="4" w:space="0" w:color="auto"/>
            </w:tcBorders>
          </w:tcPr>
          <w:p w14:paraId="50FE928B"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5148C838"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7035F17F" w14:textId="77777777" w:rsidR="00FB2B42" w:rsidRPr="00320BFA" w:rsidRDefault="00FB2B42" w:rsidP="005F5236">
            <w:pPr>
              <w:ind w:left="709" w:hanging="709"/>
              <w:jc w:val="center"/>
              <w:rPr>
                <w:sz w:val="18"/>
              </w:rPr>
            </w:pPr>
          </w:p>
        </w:tc>
      </w:tr>
      <w:tr w:rsidR="00FB2B42" w:rsidRPr="00320BFA" w14:paraId="3C0C5699" w14:textId="77777777" w:rsidTr="005F5236">
        <w:trPr>
          <w:cantSplit/>
          <w:trHeight w:val="413"/>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6EB07057"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1D2A103" w14:textId="77777777" w:rsidR="00FB2B42" w:rsidRPr="00320BFA" w:rsidRDefault="00FB2B42" w:rsidP="00FB2B42">
            <w:pPr>
              <w:pStyle w:val="TF-xAvalITEM"/>
              <w:numPr>
                <w:ilvl w:val="0"/>
                <w:numId w:val="10"/>
              </w:numPr>
              <w:jc w:val="left"/>
            </w:pPr>
            <w:r w:rsidRPr="00320BFA">
              <w:t>TRABALHOS CORRELATOS</w:t>
            </w:r>
          </w:p>
          <w:p w14:paraId="087796AE" w14:textId="77777777" w:rsidR="00FB2B42" w:rsidRPr="00320BFA" w:rsidRDefault="00FB2B42" w:rsidP="005F5236">
            <w:pPr>
              <w:pStyle w:val="TF-xAvalITEMDETALHE"/>
            </w:pPr>
            <w:r w:rsidRPr="00320BFA">
              <w:t>São apresentados trabalhos correlatos, bem como descritas as principais funcionalidades e os pontos fortes e fracos?</w:t>
            </w:r>
          </w:p>
        </w:tc>
        <w:tc>
          <w:tcPr>
            <w:tcW w:w="239" w:type="pct"/>
            <w:tcBorders>
              <w:top w:val="single" w:sz="4" w:space="0" w:color="auto"/>
              <w:left w:val="single" w:sz="4" w:space="0" w:color="auto"/>
              <w:bottom w:val="single" w:sz="4" w:space="0" w:color="auto"/>
              <w:right w:val="single" w:sz="4" w:space="0" w:color="auto"/>
            </w:tcBorders>
          </w:tcPr>
          <w:p w14:paraId="6EDC5997"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1665F886"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60FBEEFD" w14:textId="77777777" w:rsidR="00FB2B42" w:rsidRPr="00320BFA" w:rsidRDefault="00FB2B42" w:rsidP="005F5236">
            <w:pPr>
              <w:ind w:left="709" w:hanging="709"/>
              <w:jc w:val="center"/>
              <w:rPr>
                <w:sz w:val="18"/>
              </w:rPr>
            </w:pPr>
          </w:p>
        </w:tc>
      </w:tr>
      <w:tr w:rsidR="00FB2B42" w:rsidRPr="00320BFA" w14:paraId="0F56398E" w14:textId="77777777" w:rsidTr="005F5236">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4062FAA2"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3035E488" w14:textId="77777777" w:rsidR="00FB2B42" w:rsidRPr="00320BFA" w:rsidRDefault="00FB2B42" w:rsidP="00FB2B42">
            <w:pPr>
              <w:pStyle w:val="TF-xAvalITEM"/>
              <w:numPr>
                <w:ilvl w:val="0"/>
                <w:numId w:val="10"/>
              </w:numPr>
            </w:pPr>
            <w:r w:rsidRPr="00320BFA">
              <w:t>JUSTIFICATIVA</w:t>
            </w:r>
          </w:p>
          <w:p w14:paraId="1E8CFA6B" w14:textId="77777777" w:rsidR="00FB2B42" w:rsidRPr="00320BFA" w:rsidRDefault="00FB2B42" w:rsidP="005F5236">
            <w:pPr>
              <w:pStyle w:val="TF-xAvalITEMDETALHE"/>
            </w:pPr>
            <w:r w:rsidRPr="00320BFA">
              <w:t>Foi apresentado e discutido um quadro relacionando os trabalhos correlatos e suas principais funcionalidades com a proposta apresentada?</w:t>
            </w:r>
          </w:p>
        </w:tc>
        <w:tc>
          <w:tcPr>
            <w:tcW w:w="239" w:type="pct"/>
            <w:tcBorders>
              <w:top w:val="single" w:sz="4" w:space="0" w:color="auto"/>
              <w:left w:val="single" w:sz="4" w:space="0" w:color="auto"/>
              <w:bottom w:val="single" w:sz="4" w:space="0" w:color="auto"/>
              <w:right w:val="single" w:sz="4" w:space="0" w:color="auto"/>
            </w:tcBorders>
          </w:tcPr>
          <w:p w14:paraId="216F9983"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51610ABC"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12E5A777" w14:textId="77777777" w:rsidR="00FB2B42" w:rsidRPr="00320BFA" w:rsidRDefault="00FB2B42" w:rsidP="005F5236">
            <w:pPr>
              <w:ind w:left="709" w:hanging="709"/>
              <w:jc w:val="center"/>
              <w:rPr>
                <w:sz w:val="18"/>
              </w:rPr>
            </w:pPr>
          </w:p>
        </w:tc>
      </w:tr>
      <w:tr w:rsidR="00FB2B42" w:rsidRPr="00320BFA" w14:paraId="51E9012C" w14:textId="77777777" w:rsidTr="005F5236">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79EAAE56"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3B2F0A76" w14:textId="77777777" w:rsidR="00FB2B42" w:rsidRPr="00320BFA" w:rsidRDefault="00FB2B42" w:rsidP="005F5236">
            <w:pPr>
              <w:pStyle w:val="TF-xAvalITEMDETALHE"/>
            </w:pPr>
            <w:r w:rsidRPr="00320BFA">
              <w:t>São apresentados argumentos científicos, técnicos ou metodológicos que justificam a proposta?</w:t>
            </w:r>
          </w:p>
        </w:tc>
        <w:tc>
          <w:tcPr>
            <w:tcW w:w="239" w:type="pct"/>
            <w:tcBorders>
              <w:top w:val="single" w:sz="4" w:space="0" w:color="auto"/>
              <w:left w:val="single" w:sz="4" w:space="0" w:color="auto"/>
              <w:bottom w:val="single" w:sz="4" w:space="0" w:color="auto"/>
              <w:right w:val="single" w:sz="4" w:space="0" w:color="auto"/>
            </w:tcBorders>
          </w:tcPr>
          <w:p w14:paraId="16B11607"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22A6D71F"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75978C29" w14:textId="77777777" w:rsidR="00FB2B42" w:rsidRPr="00320BFA" w:rsidRDefault="00FB2B42" w:rsidP="005F5236">
            <w:pPr>
              <w:ind w:left="709" w:hanging="709"/>
              <w:jc w:val="center"/>
              <w:rPr>
                <w:sz w:val="18"/>
              </w:rPr>
            </w:pPr>
          </w:p>
        </w:tc>
      </w:tr>
      <w:tr w:rsidR="00FB2B42" w:rsidRPr="00320BFA" w14:paraId="7C22D43E" w14:textId="77777777" w:rsidTr="005F5236">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72DECD9F"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68834864" w14:textId="77777777" w:rsidR="00FB2B42" w:rsidRPr="00320BFA" w:rsidRDefault="00FB2B42" w:rsidP="005F5236">
            <w:pPr>
              <w:pStyle w:val="TF-xAvalITEMDETALHE"/>
            </w:pPr>
            <w:r w:rsidRPr="00320BFA">
              <w:t>São apresentadas as contribuições teóricas, práticas ou sociais que justificam a proposta?</w:t>
            </w:r>
          </w:p>
        </w:tc>
        <w:tc>
          <w:tcPr>
            <w:tcW w:w="239" w:type="pct"/>
            <w:tcBorders>
              <w:top w:val="single" w:sz="4" w:space="0" w:color="auto"/>
              <w:left w:val="single" w:sz="4" w:space="0" w:color="auto"/>
              <w:bottom w:val="single" w:sz="4" w:space="0" w:color="auto"/>
              <w:right w:val="single" w:sz="4" w:space="0" w:color="auto"/>
            </w:tcBorders>
          </w:tcPr>
          <w:p w14:paraId="0F7D1972"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4D45DA38"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0BD16BD7" w14:textId="77777777" w:rsidR="00FB2B42" w:rsidRPr="00320BFA" w:rsidRDefault="00FB2B42" w:rsidP="005F5236">
            <w:pPr>
              <w:ind w:left="709" w:hanging="709"/>
              <w:jc w:val="center"/>
              <w:rPr>
                <w:sz w:val="18"/>
              </w:rPr>
            </w:pPr>
          </w:p>
        </w:tc>
      </w:tr>
      <w:tr w:rsidR="00FB2B42" w:rsidRPr="00320BFA" w14:paraId="081B2C9E" w14:textId="77777777" w:rsidTr="005F5236">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F35571E"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1C5BF8D6" w14:textId="77777777" w:rsidR="00FB2B42" w:rsidRPr="00320BFA" w:rsidRDefault="00FB2B42" w:rsidP="00FB2B42">
            <w:pPr>
              <w:pStyle w:val="TF-xAvalITEM"/>
              <w:numPr>
                <w:ilvl w:val="0"/>
                <w:numId w:val="10"/>
              </w:numPr>
            </w:pPr>
            <w:r w:rsidRPr="00320BFA">
              <w:t>REQUISITOS PRINCIPAIS DO PROBLEMA A SER TRABALHADO</w:t>
            </w:r>
          </w:p>
          <w:p w14:paraId="0F65E28B" w14:textId="77777777" w:rsidR="00FB2B42" w:rsidRPr="00320BFA" w:rsidRDefault="00FB2B42" w:rsidP="005F5236">
            <w:pPr>
              <w:pStyle w:val="TF-xAvalITEMDETALHE"/>
            </w:pPr>
            <w:r w:rsidRPr="00320BFA">
              <w:t xml:space="preserve">Os requisitos funcionais e não funcionais foram claramente descritos?  </w:t>
            </w:r>
          </w:p>
        </w:tc>
        <w:tc>
          <w:tcPr>
            <w:tcW w:w="239" w:type="pct"/>
            <w:tcBorders>
              <w:top w:val="single" w:sz="4" w:space="0" w:color="auto"/>
              <w:left w:val="single" w:sz="4" w:space="0" w:color="auto"/>
              <w:bottom w:val="single" w:sz="4" w:space="0" w:color="auto"/>
              <w:right w:val="single" w:sz="4" w:space="0" w:color="auto"/>
            </w:tcBorders>
          </w:tcPr>
          <w:p w14:paraId="52B095D5"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5B70F414"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17508C18" w14:textId="77777777" w:rsidR="00FB2B42" w:rsidRPr="00320BFA" w:rsidRDefault="00FB2B42" w:rsidP="005F5236">
            <w:pPr>
              <w:ind w:left="709" w:hanging="709"/>
              <w:jc w:val="center"/>
              <w:rPr>
                <w:sz w:val="18"/>
              </w:rPr>
            </w:pPr>
          </w:p>
        </w:tc>
      </w:tr>
      <w:tr w:rsidR="00FB2B42" w:rsidRPr="00320BFA" w14:paraId="29BBACBF" w14:textId="77777777" w:rsidTr="005F5236">
        <w:trPr>
          <w:cantSplit/>
          <w:trHeight w:val="447"/>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158B7035"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215C6DAF" w14:textId="77777777" w:rsidR="00FB2B42" w:rsidRPr="00320BFA" w:rsidRDefault="00FB2B42" w:rsidP="00FB2B42">
            <w:pPr>
              <w:pStyle w:val="TF-xAvalITEM"/>
              <w:numPr>
                <w:ilvl w:val="0"/>
                <w:numId w:val="10"/>
              </w:numPr>
            </w:pPr>
            <w:r w:rsidRPr="00320BFA">
              <w:t>METODOLOGIA</w:t>
            </w:r>
          </w:p>
          <w:p w14:paraId="71E8908A" w14:textId="77777777" w:rsidR="00FB2B42" w:rsidRPr="00320BFA" w:rsidRDefault="00FB2B42" w:rsidP="005F5236">
            <w:pPr>
              <w:pStyle w:val="TF-xAvalITEMDETALHE"/>
            </w:pPr>
            <w:r w:rsidRPr="00320BFA">
              <w:t>Foram relacionadas todas as etapas necessárias para o desenvolvimento do TCC?</w:t>
            </w:r>
          </w:p>
        </w:tc>
        <w:tc>
          <w:tcPr>
            <w:tcW w:w="239" w:type="pct"/>
            <w:tcBorders>
              <w:top w:val="single" w:sz="4" w:space="0" w:color="auto"/>
              <w:left w:val="single" w:sz="4" w:space="0" w:color="auto"/>
              <w:bottom w:val="single" w:sz="4" w:space="0" w:color="auto"/>
              <w:right w:val="single" w:sz="4" w:space="0" w:color="auto"/>
            </w:tcBorders>
          </w:tcPr>
          <w:p w14:paraId="01FDE04B"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03924EED"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1EEA9DFD" w14:textId="77777777" w:rsidR="00FB2B42" w:rsidRPr="00320BFA" w:rsidRDefault="00FB2B42" w:rsidP="005F5236">
            <w:pPr>
              <w:ind w:left="709" w:hanging="709"/>
              <w:jc w:val="center"/>
              <w:rPr>
                <w:sz w:val="18"/>
              </w:rPr>
            </w:pPr>
          </w:p>
        </w:tc>
      </w:tr>
      <w:tr w:rsidR="00FB2B42" w:rsidRPr="00320BFA" w14:paraId="0C308072" w14:textId="77777777" w:rsidTr="005F5236">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1FDEEEAC"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4676FF0F" w14:textId="77777777" w:rsidR="00FB2B42" w:rsidRPr="00320BFA" w:rsidRDefault="00FB2B42" w:rsidP="005F5236">
            <w:pPr>
              <w:pStyle w:val="TF-xAvalITEMDETALHE"/>
            </w:pPr>
            <w:r w:rsidRPr="00320BFA">
              <w:t>Os métodos, recursos e o cronograma estão devidamente apresentados e são compatíveis com a metodologia proposta?</w:t>
            </w:r>
          </w:p>
        </w:tc>
        <w:tc>
          <w:tcPr>
            <w:tcW w:w="239" w:type="pct"/>
            <w:tcBorders>
              <w:top w:val="single" w:sz="4" w:space="0" w:color="auto"/>
              <w:left w:val="single" w:sz="4" w:space="0" w:color="auto"/>
              <w:bottom w:val="single" w:sz="4" w:space="0" w:color="auto"/>
              <w:right w:val="single" w:sz="4" w:space="0" w:color="auto"/>
            </w:tcBorders>
          </w:tcPr>
          <w:p w14:paraId="5E23B7FA"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1B55EBF5"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4A49CC54" w14:textId="77777777" w:rsidR="00FB2B42" w:rsidRPr="00320BFA" w:rsidRDefault="00FB2B42" w:rsidP="005F5236">
            <w:pPr>
              <w:ind w:left="709" w:hanging="709"/>
              <w:jc w:val="center"/>
              <w:rPr>
                <w:sz w:val="18"/>
              </w:rPr>
            </w:pPr>
          </w:p>
        </w:tc>
      </w:tr>
      <w:tr w:rsidR="00FB2B42" w:rsidRPr="00320BFA" w14:paraId="76FF5F18" w14:textId="77777777" w:rsidTr="005F5236">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3BBC454B" w14:textId="77777777" w:rsidR="00FB2B42" w:rsidRPr="00320BFA" w:rsidRDefault="00FB2B42" w:rsidP="005F5236">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40BB2AB5" w14:textId="77777777" w:rsidR="00FB2B42" w:rsidRPr="00320BFA" w:rsidRDefault="00FB2B42" w:rsidP="00FB2B42">
            <w:pPr>
              <w:pStyle w:val="TF-xAvalITEM"/>
              <w:numPr>
                <w:ilvl w:val="0"/>
                <w:numId w:val="10"/>
              </w:numPr>
            </w:pPr>
            <w:r w:rsidRPr="00320BFA">
              <w:t>REVISÃO BIBLIOGRÁFICA</w:t>
            </w:r>
            <w:r>
              <w:t xml:space="preserve"> (atenção para a diferença de conteúdo entre projeto e pré-projeto)</w:t>
            </w:r>
          </w:p>
          <w:p w14:paraId="67624123" w14:textId="77777777" w:rsidR="00FB2B42" w:rsidRPr="00320BFA" w:rsidRDefault="00FB2B42" w:rsidP="005F5236">
            <w:pPr>
              <w:pStyle w:val="TF-xAvalITEMDETALHE"/>
            </w:pPr>
            <w:r w:rsidRPr="00320BFA">
              <w:t>Os assuntos apresentados são suficientes e têm relação com o tema do TCC?</w:t>
            </w:r>
          </w:p>
        </w:tc>
        <w:tc>
          <w:tcPr>
            <w:tcW w:w="239" w:type="pct"/>
            <w:tcBorders>
              <w:top w:val="single" w:sz="4" w:space="0" w:color="auto"/>
              <w:left w:val="single" w:sz="4" w:space="0" w:color="auto"/>
              <w:bottom w:val="single" w:sz="4" w:space="0" w:color="auto"/>
              <w:right w:val="single" w:sz="4" w:space="0" w:color="auto"/>
            </w:tcBorders>
          </w:tcPr>
          <w:p w14:paraId="3F69BE52"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56B72B20"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4BFE5493" w14:textId="77777777" w:rsidR="00FB2B42" w:rsidRPr="00320BFA" w:rsidRDefault="00FB2B42" w:rsidP="005F5236">
            <w:pPr>
              <w:ind w:left="709" w:hanging="709"/>
              <w:jc w:val="center"/>
              <w:rPr>
                <w:sz w:val="18"/>
              </w:rPr>
            </w:pPr>
          </w:p>
        </w:tc>
      </w:tr>
      <w:tr w:rsidR="00FB2B42" w:rsidRPr="00320BFA" w14:paraId="61999E94" w14:textId="77777777" w:rsidTr="005F5236">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3DF017CD" w14:textId="77777777" w:rsidR="00FB2B42" w:rsidRPr="00320BFA" w:rsidRDefault="00FB2B42" w:rsidP="005F5236">
            <w:pPr>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3ECDE585" w14:textId="77777777" w:rsidR="00FB2B42" w:rsidRPr="00320BFA" w:rsidRDefault="00FB2B42" w:rsidP="005F5236">
            <w:pPr>
              <w:pStyle w:val="TF-xAvalITEMDETALHE"/>
            </w:pPr>
            <w:r w:rsidRPr="00320BFA">
              <w:t>As referências contemplam adequadamente os assuntos abordados (são indicadas obras atualizadas e as mais importantes da área)?</w:t>
            </w:r>
          </w:p>
        </w:tc>
        <w:tc>
          <w:tcPr>
            <w:tcW w:w="239" w:type="pct"/>
            <w:tcBorders>
              <w:top w:val="single" w:sz="4" w:space="0" w:color="auto"/>
              <w:left w:val="single" w:sz="4" w:space="0" w:color="auto"/>
              <w:bottom w:val="single" w:sz="12" w:space="0" w:color="auto"/>
              <w:right w:val="single" w:sz="4" w:space="0" w:color="auto"/>
            </w:tcBorders>
          </w:tcPr>
          <w:p w14:paraId="7BEAF52E"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12" w:space="0" w:color="auto"/>
              <w:right w:val="single" w:sz="4" w:space="0" w:color="auto"/>
            </w:tcBorders>
          </w:tcPr>
          <w:p w14:paraId="7FCCEC0E"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12" w:space="0" w:color="auto"/>
              <w:right w:val="single" w:sz="12" w:space="0" w:color="auto"/>
            </w:tcBorders>
          </w:tcPr>
          <w:p w14:paraId="7388C926" w14:textId="77777777" w:rsidR="00FB2B42" w:rsidRPr="00320BFA" w:rsidRDefault="00FB2B42" w:rsidP="005F5236">
            <w:pPr>
              <w:ind w:left="709" w:hanging="709"/>
              <w:jc w:val="center"/>
              <w:rPr>
                <w:sz w:val="18"/>
              </w:rPr>
            </w:pPr>
          </w:p>
        </w:tc>
      </w:tr>
      <w:tr w:rsidR="00FB2B42" w:rsidRPr="00320BFA" w14:paraId="5FB12D93" w14:textId="77777777" w:rsidTr="005F5236">
        <w:trPr>
          <w:cantSplit/>
          <w:trHeight w:val="451"/>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D6583A2" w14:textId="77777777" w:rsidR="00FB2B42" w:rsidRPr="0000224C" w:rsidRDefault="00FB2B42" w:rsidP="005F5236">
            <w:pPr>
              <w:pStyle w:val="TF-xAvalITEMTABELA"/>
            </w:pPr>
            <w:r w:rsidRPr="0000224C">
              <w:t>ASPECTOS METODOLÓGICOS</w:t>
            </w:r>
          </w:p>
        </w:tc>
        <w:tc>
          <w:tcPr>
            <w:tcW w:w="3845" w:type="pct"/>
            <w:tcBorders>
              <w:top w:val="single" w:sz="12" w:space="0" w:color="auto"/>
              <w:left w:val="single" w:sz="4" w:space="0" w:color="auto"/>
              <w:bottom w:val="single" w:sz="4" w:space="0" w:color="auto"/>
              <w:right w:val="single" w:sz="4" w:space="0" w:color="auto"/>
            </w:tcBorders>
            <w:hideMark/>
          </w:tcPr>
          <w:p w14:paraId="1A77BEF6" w14:textId="77777777" w:rsidR="00FB2B42" w:rsidRPr="00320BFA" w:rsidRDefault="00FB2B42" w:rsidP="00FB2B42">
            <w:pPr>
              <w:pStyle w:val="TF-xAvalITEM"/>
              <w:numPr>
                <w:ilvl w:val="0"/>
                <w:numId w:val="10"/>
              </w:numPr>
            </w:pPr>
            <w:r w:rsidRPr="00320BFA">
              <w:t>LINGUAGEM USADA (redação)</w:t>
            </w:r>
          </w:p>
          <w:p w14:paraId="7EE5A66D" w14:textId="77777777" w:rsidR="00FB2B42" w:rsidRPr="00320BFA" w:rsidRDefault="00FB2B42" w:rsidP="005F5236">
            <w:pPr>
              <w:pStyle w:val="TF-xAvalITEMDETALHE"/>
            </w:pPr>
            <w:r w:rsidRPr="00320BFA">
              <w:t>O texto completo é coerente e redigido corretamente em língua portuguesa, usando linguagem formal/científica?</w:t>
            </w:r>
          </w:p>
        </w:tc>
        <w:tc>
          <w:tcPr>
            <w:tcW w:w="239" w:type="pct"/>
            <w:tcBorders>
              <w:top w:val="single" w:sz="12" w:space="0" w:color="auto"/>
              <w:left w:val="single" w:sz="4" w:space="0" w:color="auto"/>
              <w:bottom w:val="single" w:sz="4" w:space="0" w:color="auto"/>
              <w:right w:val="single" w:sz="4" w:space="0" w:color="auto"/>
            </w:tcBorders>
          </w:tcPr>
          <w:p w14:paraId="4B2E933E" w14:textId="77777777" w:rsidR="00FB2B42" w:rsidRPr="00320BFA" w:rsidRDefault="00FB2B42" w:rsidP="005F5236">
            <w:pPr>
              <w:ind w:left="709" w:hanging="709"/>
              <w:jc w:val="center"/>
              <w:rPr>
                <w:sz w:val="18"/>
              </w:rPr>
            </w:pPr>
            <w:r>
              <w:rPr>
                <w:sz w:val="18"/>
              </w:rPr>
              <w:t>X</w:t>
            </w:r>
          </w:p>
        </w:tc>
        <w:tc>
          <w:tcPr>
            <w:tcW w:w="298" w:type="pct"/>
            <w:tcBorders>
              <w:top w:val="single" w:sz="12" w:space="0" w:color="auto"/>
              <w:left w:val="single" w:sz="4" w:space="0" w:color="auto"/>
              <w:bottom w:val="single" w:sz="4" w:space="0" w:color="auto"/>
              <w:right w:val="single" w:sz="4" w:space="0" w:color="auto"/>
            </w:tcBorders>
          </w:tcPr>
          <w:p w14:paraId="54D37DE0" w14:textId="77777777" w:rsidR="00FB2B42" w:rsidRPr="00320BFA" w:rsidRDefault="00FB2B42" w:rsidP="005F5236">
            <w:pPr>
              <w:ind w:left="709" w:hanging="709"/>
              <w:jc w:val="center"/>
              <w:rPr>
                <w:sz w:val="18"/>
              </w:rPr>
            </w:pPr>
          </w:p>
        </w:tc>
        <w:tc>
          <w:tcPr>
            <w:tcW w:w="265" w:type="pct"/>
            <w:tcBorders>
              <w:top w:val="single" w:sz="12" w:space="0" w:color="auto"/>
              <w:left w:val="single" w:sz="4" w:space="0" w:color="auto"/>
              <w:bottom w:val="single" w:sz="4" w:space="0" w:color="auto"/>
              <w:right w:val="single" w:sz="12" w:space="0" w:color="auto"/>
            </w:tcBorders>
          </w:tcPr>
          <w:p w14:paraId="5090D7BC" w14:textId="77777777" w:rsidR="00FB2B42" w:rsidRPr="00320BFA" w:rsidRDefault="00FB2B42" w:rsidP="005F5236">
            <w:pPr>
              <w:ind w:left="709" w:hanging="709"/>
              <w:jc w:val="center"/>
              <w:rPr>
                <w:sz w:val="18"/>
              </w:rPr>
            </w:pPr>
          </w:p>
        </w:tc>
      </w:tr>
      <w:tr w:rsidR="00FB2B42" w:rsidRPr="00320BFA" w14:paraId="59AF4E4D" w14:textId="77777777" w:rsidTr="005F5236">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2B2E37EC" w14:textId="77777777" w:rsidR="00FB2B42" w:rsidRPr="00320BFA" w:rsidRDefault="00FB2B42" w:rsidP="005F5236">
            <w:pPr>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27241235" w14:textId="77777777" w:rsidR="00FB2B42" w:rsidRPr="00320BFA" w:rsidRDefault="00FB2B42" w:rsidP="005F5236">
            <w:pPr>
              <w:pStyle w:val="TF-xAvalITEMDETALHE"/>
            </w:pPr>
            <w:r w:rsidRPr="00320BFA">
              <w:t>A exposição do assunto é ordenada (as ideias estão bem encadeadas e a linguagem utilizada é clara)?</w:t>
            </w:r>
          </w:p>
        </w:tc>
        <w:tc>
          <w:tcPr>
            <w:tcW w:w="239" w:type="pct"/>
            <w:tcBorders>
              <w:top w:val="single" w:sz="4" w:space="0" w:color="auto"/>
              <w:left w:val="single" w:sz="4" w:space="0" w:color="auto"/>
              <w:bottom w:val="single" w:sz="12" w:space="0" w:color="auto"/>
              <w:right w:val="single" w:sz="4" w:space="0" w:color="auto"/>
            </w:tcBorders>
          </w:tcPr>
          <w:p w14:paraId="2DDB3AF2" w14:textId="77777777" w:rsidR="00FB2B42" w:rsidRPr="00320BFA" w:rsidRDefault="00FB2B42" w:rsidP="005F5236">
            <w:pPr>
              <w:ind w:left="709" w:hanging="709"/>
              <w:jc w:val="center"/>
              <w:rPr>
                <w:sz w:val="18"/>
              </w:rPr>
            </w:pPr>
            <w:r>
              <w:rPr>
                <w:sz w:val="18"/>
              </w:rPr>
              <w:t>X</w:t>
            </w:r>
          </w:p>
        </w:tc>
        <w:tc>
          <w:tcPr>
            <w:tcW w:w="298" w:type="pct"/>
            <w:tcBorders>
              <w:top w:val="single" w:sz="4" w:space="0" w:color="auto"/>
              <w:left w:val="single" w:sz="4" w:space="0" w:color="auto"/>
              <w:bottom w:val="single" w:sz="12" w:space="0" w:color="auto"/>
              <w:right w:val="single" w:sz="4" w:space="0" w:color="auto"/>
            </w:tcBorders>
          </w:tcPr>
          <w:p w14:paraId="4E711886" w14:textId="77777777" w:rsidR="00FB2B42" w:rsidRPr="00320BFA" w:rsidRDefault="00FB2B42" w:rsidP="005F5236">
            <w:pPr>
              <w:ind w:left="709" w:hanging="709"/>
              <w:jc w:val="center"/>
              <w:rPr>
                <w:sz w:val="18"/>
              </w:rPr>
            </w:pPr>
          </w:p>
        </w:tc>
        <w:tc>
          <w:tcPr>
            <w:tcW w:w="265" w:type="pct"/>
            <w:tcBorders>
              <w:top w:val="single" w:sz="4" w:space="0" w:color="auto"/>
              <w:left w:val="single" w:sz="4" w:space="0" w:color="auto"/>
              <w:bottom w:val="single" w:sz="12" w:space="0" w:color="auto"/>
              <w:right w:val="single" w:sz="12" w:space="0" w:color="auto"/>
            </w:tcBorders>
          </w:tcPr>
          <w:p w14:paraId="63C6B8E0" w14:textId="77777777" w:rsidR="00FB2B42" w:rsidRPr="00320BFA" w:rsidRDefault="00FB2B42" w:rsidP="005F5236">
            <w:pPr>
              <w:ind w:left="709" w:hanging="709"/>
              <w:jc w:val="center"/>
              <w:rPr>
                <w:sz w:val="18"/>
              </w:rPr>
            </w:pPr>
          </w:p>
        </w:tc>
      </w:tr>
    </w:tbl>
    <w:p w14:paraId="355BD383" w14:textId="77777777" w:rsidR="00FB2B42" w:rsidRPr="003F5F25" w:rsidRDefault="00FB2B42" w:rsidP="00623A07">
      <w:pPr>
        <w:pStyle w:val="TF-xAvalTTULO"/>
        <w:jc w:val="left"/>
        <w:rPr>
          <w:b/>
        </w:rPr>
      </w:pP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FB2B42" w:rsidRPr="0000224C" w14:paraId="1B7A4114" w14:textId="77777777" w:rsidTr="005F5236">
        <w:trPr>
          <w:cantSplit/>
          <w:jc w:val="center"/>
        </w:trPr>
        <w:tc>
          <w:tcPr>
            <w:tcW w:w="9163" w:type="dxa"/>
            <w:gridSpan w:val="3"/>
            <w:tcBorders>
              <w:top w:val="single" w:sz="12" w:space="0" w:color="auto"/>
              <w:left w:val="single" w:sz="12" w:space="0" w:color="auto"/>
              <w:bottom w:val="nil"/>
              <w:right w:val="single" w:sz="12" w:space="0" w:color="auto"/>
            </w:tcBorders>
            <w:hideMark/>
          </w:tcPr>
          <w:p w14:paraId="1ECE25E1" w14:textId="77777777" w:rsidR="00FB2B42" w:rsidRPr="0000224C" w:rsidRDefault="00FB2B42" w:rsidP="005F5236">
            <w:pPr>
              <w:spacing w:before="60"/>
              <w:jc w:val="both"/>
              <w:rPr>
                <w:sz w:val="18"/>
              </w:rPr>
            </w:pPr>
            <w:r w:rsidRPr="0000224C">
              <w:rPr>
                <w:sz w:val="18"/>
              </w:rPr>
              <w:t>O projeto de TCC ser</w:t>
            </w:r>
            <w:r>
              <w:rPr>
                <w:sz w:val="18"/>
              </w:rPr>
              <w:t xml:space="preserve"> </w:t>
            </w:r>
            <w:r w:rsidRPr="0000224C">
              <w:rPr>
                <w:sz w:val="18"/>
              </w:rPr>
              <w:t>deverá ser revisado, isto é, necessita de complementação, se:</w:t>
            </w:r>
          </w:p>
          <w:p w14:paraId="658FE1AF" w14:textId="77777777" w:rsidR="00FB2B42" w:rsidRPr="0000224C" w:rsidRDefault="00FB2B42" w:rsidP="00FB2B42">
            <w:pPr>
              <w:numPr>
                <w:ilvl w:val="0"/>
                <w:numId w:val="13"/>
              </w:numPr>
              <w:ind w:left="357" w:hanging="357"/>
              <w:jc w:val="both"/>
              <w:rPr>
                <w:sz w:val="18"/>
              </w:rPr>
            </w:pPr>
            <w:r w:rsidRPr="0000224C">
              <w:rPr>
                <w:sz w:val="18"/>
              </w:rPr>
              <w:t>qualquer um dos itens tiver resposta NÃO ATENDE;</w:t>
            </w:r>
          </w:p>
          <w:p w14:paraId="5BD1D236" w14:textId="77777777" w:rsidR="00FB2B42" w:rsidRPr="0000224C" w:rsidRDefault="00FB2B42" w:rsidP="00FB2B42">
            <w:pPr>
              <w:numPr>
                <w:ilvl w:val="0"/>
                <w:numId w:val="13"/>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FB2B42" w:rsidRPr="0000224C" w14:paraId="4F4A04E4" w14:textId="77777777" w:rsidTr="005F5236">
        <w:trPr>
          <w:cantSplit/>
          <w:jc w:val="center"/>
        </w:trPr>
        <w:tc>
          <w:tcPr>
            <w:tcW w:w="1322" w:type="dxa"/>
            <w:tcBorders>
              <w:top w:val="nil"/>
              <w:left w:val="single" w:sz="12" w:space="0" w:color="auto"/>
              <w:bottom w:val="single" w:sz="12" w:space="0" w:color="auto"/>
              <w:right w:val="nil"/>
            </w:tcBorders>
            <w:hideMark/>
          </w:tcPr>
          <w:p w14:paraId="3C1F5F7A" w14:textId="77777777" w:rsidR="00FB2B42" w:rsidRPr="0000224C" w:rsidRDefault="00FB2B42" w:rsidP="005F5236">
            <w:pPr>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1A9EA28A" w14:textId="77777777" w:rsidR="00FB2B42" w:rsidRPr="0000224C" w:rsidRDefault="00FB2B42" w:rsidP="005F5236">
            <w:pPr>
              <w:spacing w:before="60" w:after="60"/>
              <w:jc w:val="center"/>
              <w:rPr>
                <w:sz w:val="18"/>
              </w:rPr>
            </w:pPr>
            <w:r w:rsidRPr="0000224C">
              <w:rPr>
                <w:sz w:val="20"/>
              </w:rPr>
              <w:t>(</w:t>
            </w:r>
            <w:r>
              <w:rPr>
                <w:sz w:val="20"/>
              </w:rPr>
              <w:t>X</w:t>
            </w:r>
            <w:r w:rsidRPr="0000224C">
              <w:rPr>
                <w:sz w:val="20"/>
              </w:rPr>
              <w:t xml:space="preserve"> ) APROVADO</w:t>
            </w:r>
          </w:p>
        </w:tc>
        <w:tc>
          <w:tcPr>
            <w:tcW w:w="4197" w:type="dxa"/>
            <w:tcBorders>
              <w:top w:val="nil"/>
              <w:left w:val="nil"/>
              <w:bottom w:val="single" w:sz="12" w:space="0" w:color="auto"/>
              <w:right w:val="single" w:sz="12" w:space="0" w:color="auto"/>
            </w:tcBorders>
            <w:hideMark/>
          </w:tcPr>
          <w:p w14:paraId="52CE4C18" w14:textId="77777777" w:rsidR="00FB2B42" w:rsidRPr="0000224C" w:rsidRDefault="00FB2B42" w:rsidP="005F5236">
            <w:pPr>
              <w:spacing w:before="60" w:after="60"/>
              <w:jc w:val="center"/>
              <w:rPr>
                <w:sz w:val="20"/>
              </w:rPr>
            </w:pPr>
            <w:r w:rsidRPr="0000224C">
              <w:rPr>
                <w:sz w:val="20"/>
              </w:rPr>
              <w:t>(      ) REPROVADO</w:t>
            </w:r>
          </w:p>
        </w:tc>
      </w:tr>
    </w:tbl>
    <w:p w14:paraId="65AA864D" w14:textId="77777777" w:rsidR="00FB2B42" w:rsidRDefault="00FB2B42" w:rsidP="00623A07">
      <w:pPr>
        <w:pStyle w:val="TF-xAvalITEMDETALHE"/>
      </w:pPr>
    </w:p>
    <w:p w14:paraId="59EF3241" w14:textId="77777777" w:rsidR="00FB2B42" w:rsidRDefault="00FB2B42" w:rsidP="00623A07">
      <w:pPr>
        <w:pStyle w:val="TF-xAvalTTULO"/>
        <w:ind w:left="0" w:firstLine="0"/>
        <w:jc w:val="left"/>
      </w:pPr>
    </w:p>
    <w:p w14:paraId="4867D23C" w14:textId="77777777" w:rsidR="00FB2B42" w:rsidRDefault="00FB2B42" w:rsidP="00623A07">
      <w:pPr>
        <w:pStyle w:val="TF-refernciasbibliogrficasTTULO"/>
        <w:jc w:val="left"/>
      </w:pPr>
    </w:p>
    <w:p w14:paraId="2A4022CF" w14:textId="77777777" w:rsidR="00FB2B42" w:rsidRDefault="00FB2B42">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84"/>
        <w:gridCol w:w="3669"/>
      </w:tblGrid>
      <w:tr w:rsidR="00FB2B42" w14:paraId="5897D4E5" w14:textId="77777777" w:rsidTr="005F5236">
        <w:tc>
          <w:tcPr>
            <w:tcW w:w="9104" w:type="dxa"/>
            <w:gridSpan w:val="2"/>
            <w:shd w:val="clear" w:color="auto" w:fill="auto"/>
          </w:tcPr>
          <w:p w14:paraId="48D2C336" w14:textId="77777777" w:rsidR="00FB2B42" w:rsidRDefault="00FB2B42" w:rsidP="005F5236">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FB2B42" w14:paraId="7DAA8F8B" w14:textId="77777777" w:rsidTr="005F5236">
        <w:tc>
          <w:tcPr>
            <w:tcW w:w="5387" w:type="dxa"/>
            <w:shd w:val="clear" w:color="auto" w:fill="auto"/>
          </w:tcPr>
          <w:p w14:paraId="53CF2CB5" w14:textId="77777777" w:rsidR="00FB2B42" w:rsidRPr="003C5262" w:rsidRDefault="00FB2B42"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717" w:type="dxa"/>
            <w:shd w:val="clear" w:color="auto" w:fill="auto"/>
          </w:tcPr>
          <w:p w14:paraId="4DF2FB96" w14:textId="77777777" w:rsidR="00FB2B42" w:rsidRDefault="00FB2B42" w:rsidP="005F5236">
            <w:pPr>
              <w:pStyle w:val="Cabealho"/>
              <w:tabs>
                <w:tab w:val="clear" w:pos="8640"/>
                <w:tab w:val="right" w:pos="8931"/>
              </w:tabs>
              <w:ind w:right="141"/>
              <w:rPr>
                <w:rStyle w:val="Nmerodepgina"/>
              </w:rPr>
            </w:pPr>
            <w:r>
              <w:rPr>
                <w:rStyle w:val="Nmerodepgina"/>
              </w:rPr>
              <w:t>ANO/SEMESTRE: 2021/2</w:t>
            </w:r>
          </w:p>
        </w:tc>
      </w:tr>
    </w:tbl>
    <w:p w14:paraId="1351B079" w14:textId="77777777" w:rsidR="00FB2B42" w:rsidRDefault="00FB2B42" w:rsidP="001E682E">
      <w:pPr>
        <w:pStyle w:val="TF-TTULO"/>
      </w:pPr>
    </w:p>
    <w:p w14:paraId="3FEBD7DE" w14:textId="77777777" w:rsidR="00FB2B42" w:rsidRPr="00B00E04" w:rsidRDefault="00FB2B42" w:rsidP="001E682E">
      <w:pPr>
        <w:pStyle w:val="TF-TTULO"/>
      </w:pPr>
      <w:r>
        <w:t>Help pet: aplicativo colaborativo que auxilia a busca e adoção de animais</w:t>
      </w:r>
    </w:p>
    <w:p w14:paraId="55C5252E" w14:textId="77777777" w:rsidR="00FB2B42" w:rsidRDefault="00FB2B42" w:rsidP="001E682E">
      <w:pPr>
        <w:pStyle w:val="TF-AUTOR0"/>
      </w:pPr>
      <w:r>
        <w:t>Filipe Gabriel Tobias</w:t>
      </w:r>
    </w:p>
    <w:p w14:paraId="07304522" w14:textId="77777777" w:rsidR="00FB2B42" w:rsidRDefault="00FB2B42" w:rsidP="001E682E">
      <w:pPr>
        <w:pStyle w:val="TF-AUTOR0"/>
      </w:pPr>
      <w:r>
        <w:t xml:space="preserve">Prof. Simone </w:t>
      </w:r>
      <w:proofErr w:type="spellStart"/>
      <w:r>
        <w:t>Erbs</w:t>
      </w:r>
      <w:proofErr w:type="spellEnd"/>
      <w:r>
        <w:t xml:space="preserve"> da Costas – Orientadora</w:t>
      </w:r>
    </w:p>
    <w:p w14:paraId="61D8E0A6" w14:textId="77777777" w:rsidR="00FB2B42" w:rsidRDefault="00FB2B42" w:rsidP="00FB2B42">
      <w:pPr>
        <w:pStyle w:val="Ttulo1"/>
        <w:numPr>
          <w:ilvl w:val="0"/>
          <w:numId w:val="19"/>
        </w:numPr>
      </w:pPr>
      <w:r w:rsidRPr="007D10F2">
        <w:t xml:space="preserve">Introdução </w:t>
      </w:r>
    </w:p>
    <w:p w14:paraId="582F1C17" w14:textId="77777777" w:rsidR="00FB2B42" w:rsidRDefault="00FB2B42" w:rsidP="00246CF7">
      <w:pPr>
        <w:pStyle w:val="TF-TEXTO"/>
      </w:pPr>
      <w:r>
        <w:t xml:space="preserve">Os </w:t>
      </w:r>
      <w:r>
        <w:rPr>
          <w:i/>
          <w:iCs/>
        </w:rPr>
        <w:t>pets</w:t>
      </w:r>
      <w:r>
        <w:t xml:space="preserve"> acompanham milhares de famílias pelo mundo, sendo escolhidos pela sua companhia ou proteção do lar. O apreço pelos </w:t>
      </w:r>
      <w:r>
        <w:rPr>
          <w:i/>
          <w:iCs/>
        </w:rPr>
        <w:t>pets</w:t>
      </w:r>
      <w:r>
        <w:t xml:space="preserve"> vem aumentando cada vez mais, porém, a falta de condições para cuidados de famílias pobres, de sensibilidade e responsabilidade de certos seres humanos com os </w:t>
      </w:r>
      <w:r>
        <w:rPr>
          <w:i/>
          <w:iCs/>
        </w:rPr>
        <w:t>pets</w:t>
      </w:r>
      <w:r>
        <w:t xml:space="preserve">, vem tornando crescente o número de abandonos de animais, já que seis em cada dez brasileiros deixariam seu </w:t>
      </w:r>
      <w:r>
        <w:rPr>
          <w:i/>
          <w:iCs/>
        </w:rPr>
        <w:t>pet</w:t>
      </w:r>
      <w:r>
        <w:t xml:space="preserve"> caso tivessem que se mudar de casa, sendo um dos principais motivos de abandono (GONÇALVES, 2021).</w:t>
      </w:r>
    </w:p>
    <w:p w14:paraId="22558BC1" w14:textId="77777777" w:rsidR="00FB2B42" w:rsidRDefault="00FB2B42" w:rsidP="00246CF7">
      <w:pPr>
        <w:pStyle w:val="TF-TEXTO"/>
      </w:pPr>
      <w:r>
        <w:t xml:space="preserve">Nesse sentido, de acordo com o Instituto Pet Brasil (IPB) (2019), os animais abandonados são aqueles que não possuem um proprietário ou tutor definido, sendo que a maioria desses animais hoje vivem sob tutela de Organizações Não Governamentais (ONGs), que assumem a responsabilidade de manter esses animais e promover a adoção voluntária. </w:t>
      </w:r>
      <w:commentRangeStart w:id="5"/>
      <w:r>
        <w:t xml:space="preserve">IPB (2019) </w:t>
      </w:r>
      <w:commentRangeEnd w:id="5"/>
      <w:r>
        <w:rPr>
          <w:rStyle w:val="Refdecomentrio"/>
        </w:rPr>
        <w:commentReference w:id="5"/>
      </w:r>
      <w:r>
        <w:t>estima 370 ONGs distribuídas nos 26 estados do Brasil, que possuem somadas cerca de 172.083 de animais abandonados sob tutela</w:t>
      </w:r>
      <w:del w:id="6" w:author="Dalton Solano dos Reis" w:date="2021-12-18T20:56:00Z">
        <w:r w:rsidDel="00AB0236">
          <w:delText xml:space="preserve"> (IPB, 2019)</w:delText>
        </w:r>
      </w:del>
      <w:r>
        <w:t>. Uma parte desses animais, não necessariamente foram abandonados, mas acabaram se perdendo de seus lares, sem conseguir ser achado pelos seus tutores.</w:t>
      </w:r>
    </w:p>
    <w:p w14:paraId="46DF2615" w14:textId="77777777" w:rsidR="00FB2B42" w:rsidRDefault="00FB2B42" w:rsidP="00246CF7">
      <w:pPr>
        <w:pStyle w:val="TF-TEXTO"/>
      </w:pPr>
      <w:r>
        <w:t>Com a chegada da pandemia e o isolamento social, as ONGs passaram a enfrentar diversas dificuldades dia após dia. De acordo com Morais (2021), as ONGs e pessoas que não trabalhavam com internet, vêm passando por dificuldades com a falta de feiras de adoção, visto que os eventos dão visibilidade e facilitam a adoção. Além disso, o isolamento social afetou o trabalho voluntário realizado nas ONGs, não conseguindo contar com a colaboração das pessoas em prol do objetivo de encontrar um lar adequado para os animais resgatados (MORAIS, 2021).</w:t>
      </w:r>
    </w:p>
    <w:p w14:paraId="79C4CB97" w14:textId="77777777" w:rsidR="00FB2B42" w:rsidRPr="00246CF7" w:rsidRDefault="00FB2B42" w:rsidP="00246CF7">
      <w:pPr>
        <w:pStyle w:val="TF-TEXTO"/>
      </w:pPr>
      <w:r>
        <w:t xml:space="preserve">Após o início da pandemia, houve também um aumento no consumo de aplicativos móveis pelos usuários. De acordo com </w:t>
      </w:r>
      <w:proofErr w:type="spellStart"/>
      <w:r>
        <w:t>Butcher</w:t>
      </w:r>
      <w:proofErr w:type="spellEnd"/>
      <w:r>
        <w:t xml:space="preserve"> (2020), o tempo mensal gastos pelos usuários em aplicativos móveis cresceu 40% no segundo semestre de 2020, comparando o mesmo período do ano anterior. Esse fato reforça que a era dos aplicativos vem se tornando cada vez mais forte, muito em conta da mobilidade, que é uma característica muito forte dos aparelhos, </w:t>
      </w:r>
      <w:r>
        <w:lastRenderedPageBreak/>
        <w:t>sendo ela composta pela portabilidade, usabilidade, funcionalidade e conectividade (LEE, 2005).</w:t>
      </w:r>
    </w:p>
    <w:p w14:paraId="0DC36981" w14:textId="77777777" w:rsidR="00FB2B42" w:rsidRPr="006E1D89" w:rsidRDefault="00FB2B42" w:rsidP="00052BCE">
      <w:pPr>
        <w:pStyle w:val="TF-TEXTO"/>
      </w:pPr>
      <w:r>
        <w:t xml:space="preserve">Diante do cenário apresentado, este trabalho propõe o desenvolvimento de um aplicativo colaborativo em prol da causa animal, tendo foco em auxiliar na adoção de animais abandonados e na busca de animais perdidos. Conjectura-se ajudar a comunicação e acesso das ONGs e adotantes a encontrar um lar para os </w:t>
      </w:r>
      <w:r>
        <w:rPr>
          <w:i/>
          <w:iCs/>
        </w:rPr>
        <w:t>pets</w:t>
      </w:r>
      <w:r>
        <w:t xml:space="preserve"> abandonados, assim como ajudar as pessoas que buscam o seu </w:t>
      </w:r>
      <w:r>
        <w:rPr>
          <w:i/>
          <w:iCs/>
        </w:rPr>
        <w:t>pet</w:t>
      </w:r>
      <w:r>
        <w:t xml:space="preserve"> perdido, podendo contar com a colaboração de outros usuários.</w:t>
      </w:r>
    </w:p>
    <w:p w14:paraId="1CB320E7" w14:textId="77777777" w:rsidR="00FB2B42" w:rsidRDefault="00FB2B42" w:rsidP="007D10F2">
      <w:pPr>
        <w:pStyle w:val="Ttulo2"/>
      </w:pPr>
      <w:r w:rsidRPr="007D10F2">
        <w:t>OBJETIVOS</w:t>
      </w:r>
    </w:p>
    <w:p w14:paraId="1F0209BF" w14:textId="77777777" w:rsidR="00FB2B42" w:rsidRPr="00A80B5A" w:rsidRDefault="00FB2B42" w:rsidP="009E6831">
      <w:pPr>
        <w:pStyle w:val="TF-TEXTO"/>
      </w:pPr>
      <w:r>
        <w:t>O objetivo geral do trabalho proposto é desenvolver um aplicativo colaborativo e integrada para auxiliar na adoção de animais abandonados e na busca de animais perdidos. Sendo os objetivos específicos:</w:t>
      </w:r>
    </w:p>
    <w:p w14:paraId="2C3CB755" w14:textId="77777777" w:rsidR="00FB2B42" w:rsidRDefault="00FB2B42" w:rsidP="00FB2B42">
      <w:pPr>
        <w:pStyle w:val="TF-ALNEA"/>
        <w:numPr>
          <w:ilvl w:val="0"/>
          <w:numId w:val="21"/>
        </w:numPr>
      </w:pPr>
      <w:r>
        <w:t xml:space="preserve">disponibilizar para as instituições de causa animal e pessoas físicas uma solução colaborativa, fundamentada no Modelo 3C de Colaboração (M3C), que permita o compartilhamento de informações, melhore a comunicação entre instituições e adotantes de </w:t>
      </w:r>
      <w:r w:rsidRPr="00FB2B42">
        <w:rPr>
          <w:i/>
          <w:iCs/>
        </w:rPr>
        <w:t>pets</w:t>
      </w:r>
      <w:r>
        <w:t>, facilitando o processo de adoção;</w:t>
      </w:r>
    </w:p>
    <w:p w14:paraId="305214A4" w14:textId="77777777" w:rsidR="00FB2B42" w:rsidRDefault="00FB2B42" w:rsidP="00C35E57">
      <w:pPr>
        <w:pStyle w:val="TF-ALNEA"/>
      </w:pPr>
      <w:r>
        <w:t xml:space="preserve">disponibilizar uma solução integrada para concentrar as informações referentes as adoções de </w:t>
      </w:r>
      <w:r>
        <w:rPr>
          <w:i/>
          <w:iCs/>
        </w:rPr>
        <w:t>pets</w:t>
      </w:r>
      <w:r>
        <w:t xml:space="preserve"> abandonados e perdidos, facilitando o acesso, a comunicação e a busca dos </w:t>
      </w:r>
      <w:r>
        <w:rPr>
          <w:i/>
          <w:iCs/>
        </w:rPr>
        <w:t>pets</w:t>
      </w:r>
      <w:r>
        <w:t xml:space="preserve"> para o usuário que deseja adotar ou encontrar um </w:t>
      </w:r>
      <w:r>
        <w:rPr>
          <w:i/>
          <w:iCs/>
        </w:rPr>
        <w:t>pet</w:t>
      </w:r>
      <w:r>
        <w:t>;</w:t>
      </w:r>
    </w:p>
    <w:p w14:paraId="57EEAC79" w14:textId="77777777" w:rsidR="00FB2B42" w:rsidRDefault="00FB2B42" w:rsidP="000D5DF0">
      <w:pPr>
        <w:pStyle w:val="TF-ALNEA"/>
      </w:pPr>
      <w:r>
        <w:t xml:space="preserve">analisar e avaliar </w:t>
      </w:r>
      <w:r w:rsidRPr="00EE5C74">
        <w:t>a usabilidade, a comunicabilidade e a experiência de uso das interfaces desenvolvidas e de suas funcionalidades</w:t>
      </w:r>
      <w:r>
        <w:t xml:space="preserve">, por meio do Método </w:t>
      </w:r>
      <w:proofErr w:type="spellStart"/>
      <w:r>
        <w:t>Relationship</w:t>
      </w:r>
      <w:proofErr w:type="spellEnd"/>
      <w:r>
        <w:t xml:space="preserve"> </w:t>
      </w:r>
      <w:proofErr w:type="spellStart"/>
      <w:r>
        <w:t>of</w:t>
      </w:r>
      <w:proofErr w:type="spellEnd"/>
      <w:r>
        <w:t xml:space="preserve"> M3C </w:t>
      </w:r>
      <w:proofErr w:type="spellStart"/>
      <w:r>
        <w:t>with</w:t>
      </w:r>
      <w:proofErr w:type="spellEnd"/>
      <w:r>
        <w:t xml:space="preserve"> </w:t>
      </w:r>
      <w:proofErr w:type="spellStart"/>
      <w:r>
        <w:t>User</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Usability</w:t>
      </w:r>
      <w:proofErr w:type="spellEnd"/>
      <w:r>
        <w:t xml:space="preserve"> </w:t>
      </w:r>
      <w:proofErr w:type="spellStart"/>
      <w:r>
        <w:t>and</w:t>
      </w:r>
      <w:proofErr w:type="spellEnd"/>
      <w:r>
        <w:t xml:space="preserve"> </w:t>
      </w:r>
      <w:proofErr w:type="spellStart"/>
      <w:r>
        <w:t>Communicability</w:t>
      </w:r>
      <w:proofErr w:type="spellEnd"/>
      <w:r>
        <w:t xml:space="preserve"> </w:t>
      </w:r>
      <w:proofErr w:type="spellStart"/>
      <w:r>
        <w:t>Assessment</w:t>
      </w:r>
      <w:proofErr w:type="spellEnd"/>
      <w:r>
        <w:t xml:space="preserve"> in </w:t>
      </w:r>
      <w:proofErr w:type="spellStart"/>
      <w:r>
        <w:t>groupware</w:t>
      </w:r>
      <w:proofErr w:type="spellEnd"/>
      <w:r>
        <w:t xml:space="preserve"> (</w:t>
      </w:r>
      <w:proofErr w:type="spellStart"/>
      <w:r>
        <w:t>RURUCAg</w:t>
      </w:r>
      <w:proofErr w:type="spellEnd"/>
      <w:r>
        <w:t>).</w:t>
      </w:r>
    </w:p>
    <w:p w14:paraId="7A5B7013" w14:textId="77777777" w:rsidR="00FB2B42" w:rsidRDefault="00FB2B42" w:rsidP="00FB2B42">
      <w:pPr>
        <w:pStyle w:val="Ttulo1"/>
      </w:pPr>
      <w:r>
        <w:t xml:space="preserve">trabalhos </w:t>
      </w:r>
      <w:r w:rsidRPr="00FC4A9F">
        <w:t>correlatos</w:t>
      </w:r>
    </w:p>
    <w:p w14:paraId="20E78C1B" w14:textId="77777777" w:rsidR="00FB2B42" w:rsidRDefault="00FB2B42" w:rsidP="00A44581">
      <w:pPr>
        <w:pStyle w:val="TF-TEXTO"/>
      </w:pPr>
      <w:r w:rsidRPr="00584D1B">
        <w:rPr>
          <w:szCs w:val="24"/>
        </w:rPr>
        <w:t xml:space="preserve">Nesta seção serão descritos três projetos correlatos que apresentam características diretamente relacionadas ao trabalho proposto. A subseção </w:t>
      </w:r>
      <w:r>
        <w:rPr>
          <w:szCs w:val="24"/>
        </w:rPr>
        <w:fldChar w:fldCharType="begin"/>
      </w:r>
      <w:r>
        <w:rPr>
          <w:szCs w:val="24"/>
        </w:rPr>
        <w:instrText xml:space="preserve"> REF _Ref82540106 \r \h </w:instrText>
      </w:r>
      <w:r>
        <w:rPr>
          <w:szCs w:val="24"/>
        </w:rPr>
      </w:r>
      <w:r>
        <w:rPr>
          <w:szCs w:val="24"/>
        </w:rPr>
        <w:fldChar w:fldCharType="separate"/>
      </w:r>
      <w:r>
        <w:rPr>
          <w:szCs w:val="24"/>
        </w:rPr>
        <w:t>2.1</w:t>
      </w:r>
      <w:r>
        <w:rPr>
          <w:szCs w:val="24"/>
        </w:rPr>
        <w:fldChar w:fldCharType="end"/>
      </w:r>
      <w:r>
        <w:rPr>
          <w:szCs w:val="24"/>
        </w:rPr>
        <w:t xml:space="preserve"> (SILVA FILHO, 2017) </w:t>
      </w:r>
      <w:r w:rsidRPr="00584D1B">
        <w:rPr>
          <w:szCs w:val="24"/>
        </w:rPr>
        <w:t>detalha o desenvolvimento de um aplicativo para adoção de animais abandonados</w:t>
      </w:r>
      <w:r>
        <w:rPr>
          <w:szCs w:val="24"/>
        </w:rPr>
        <w:t>,</w:t>
      </w:r>
      <w:r w:rsidRPr="00584D1B">
        <w:rPr>
          <w:szCs w:val="24"/>
        </w:rPr>
        <w:t xml:space="preserve"> utilizando a linguagem de programação </w:t>
      </w:r>
      <w:proofErr w:type="spellStart"/>
      <w:r w:rsidRPr="00584D1B">
        <w:rPr>
          <w:szCs w:val="24"/>
        </w:rPr>
        <w:t>Kotlin</w:t>
      </w:r>
      <w:proofErr w:type="spellEnd"/>
      <w:r w:rsidRPr="00584D1B">
        <w:rPr>
          <w:szCs w:val="24"/>
        </w:rPr>
        <w:t xml:space="preserve"> e programação reativa.</w:t>
      </w:r>
      <w:r>
        <w:rPr>
          <w:szCs w:val="24"/>
        </w:rPr>
        <w:t xml:space="preserve"> A subseção </w:t>
      </w:r>
      <w:r>
        <w:rPr>
          <w:szCs w:val="24"/>
        </w:rPr>
        <w:fldChar w:fldCharType="begin"/>
      </w:r>
      <w:r>
        <w:rPr>
          <w:szCs w:val="24"/>
        </w:rPr>
        <w:instrText xml:space="preserve"> REF _Ref82540117 \r \h </w:instrText>
      </w:r>
      <w:r>
        <w:rPr>
          <w:szCs w:val="24"/>
        </w:rPr>
      </w:r>
      <w:r>
        <w:rPr>
          <w:szCs w:val="24"/>
        </w:rPr>
        <w:fldChar w:fldCharType="separate"/>
      </w:r>
      <w:r>
        <w:rPr>
          <w:szCs w:val="24"/>
        </w:rPr>
        <w:t>2.2</w:t>
      </w:r>
      <w:r>
        <w:rPr>
          <w:szCs w:val="24"/>
        </w:rPr>
        <w:fldChar w:fldCharType="end"/>
      </w:r>
      <w:r>
        <w:rPr>
          <w:szCs w:val="24"/>
        </w:rPr>
        <w:t xml:space="preserve"> (GUIMARÃES, 2021) traz um aplicativo para simplificar o processo de adoção de animais, que foi desenvolvido em Campina Grande (CG), intitulado </w:t>
      </w:r>
      <w:proofErr w:type="spellStart"/>
      <w:r>
        <w:rPr>
          <w:szCs w:val="24"/>
        </w:rPr>
        <w:t>AdoçãoPet</w:t>
      </w:r>
      <w:proofErr w:type="spellEnd"/>
      <w:r>
        <w:rPr>
          <w:szCs w:val="24"/>
        </w:rPr>
        <w:t xml:space="preserve"> CG. Por fim, a subseção </w:t>
      </w:r>
      <w:r>
        <w:rPr>
          <w:szCs w:val="24"/>
        </w:rPr>
        <w:fldChar w:fldCharType="begin"/>
      </w:r>
      <w:r>
        <w:rPr>
          <w:szCs w:val="24"/>
        </w:rPr>
        <w:instrText xml:space="preserve"> REF _Ref82540079 \r \h </w:instrText>
      </w:r>
      <w:r>
        <w:rPr>
          <w:szCs w:val="24"/>
        </w:rPr>
      </w:r>
      <w:r>
        <w:rPr>
          <w:szCs w:val="24"/>
        </w:rPr>
        <w:fldChar w:fldCharType="separate"/>
      </w:r>
      <w:r>
        <w:rPr>
          <w:szCs w:val="24"/>
        </w:rPr>
        <w:t>2.3</w:t>
      </w:r>
      <w:r>
        <w:rPr>
          <w:szCs w:val="24"/>
        </w:rPr>
        <w:fldChar w:fldCharType="end"/>
      </w:r>
      <w:r>
        <w:rPr>
          <w:szCs w:val="24"/>
        </w:rPr>
        <w:t xml:space="preserve"> (BATISTA, 2020) traz o Pets </w:t>
      </w:r>
      <w:proofErr w:type="spellStart"/>
      <w:r>
        <w:rPr>
          <w:szCs w:val="24"/>
        </w:rPr>
        <w:t>Adoptions</w:t>
      </w:r>
      <w:proofErr w:type="spellEnd"/>
      <w:r>
        <w:rPr>
          <w:szCs w:val="24"/>
        </w:rPr>
        <w:t>, aplicativo para ONG de animais.</w:t>
      </w:r>
    </w:p>
    <w:p w14:paraId="6DF69D61" w14:textId="77777777" w:rsidR="00FB2B42" w:rsidRDefault="00FB2B42" w:rsidP="00A44581">
      <w:pPr>
        <w:pStyle w:val="Ttulo2"/>
        <w:spacing w:after="120" w:line="240" w:lineRule="auto"/>
      </w:pPr>
      <w:r>
        <w:lastRenderedPageBreak/>
        <w:t>Desenvolvimento de aplicativo para adoção de animais abandonados utilizando a linguagem de programação kotlin e programação reativa</w:t>
      </w:r>
    </w:p>
    <w:p w14:paraId="29008D92" w14:textId="77777777" w:rsidR="00FB2B42" w:rsidRDefault="00FB2B42" w:rsidP="00A44581">
      <w:pPr>
        <w:pStyle w:val="TF-TEXTO"/>
      </w:pPr>
      <w:r>
        <w:t>Silva Filho (2017) propôs uma solução para resolver o problema de interação de diversas ONGs e grupos que atuam na ação de recolher animais abandonados com as pessoas que procuram adotar um animal de estimação. Além de fornecer uma plataforma centralizada e específica, o aplicativo (</w:t>
      </w:r>
      <w:proofErr w:type="spellStart"/>
      <w:r>
        <w:t>Application</w:t>
      </w:r>
      <w:proofErr w:type="spellEnd"/>
      <w:r>
        <w:t xml:space="preserve"> - </w:t>
      </w:r>
      <w:proofErr w:type="spellStart"/>
      <w:r>
        <w:t>App</w:t>
      </w:r>
      <w:proofErr w:type="spellEnd"/>
      <w:r>
        <w:t xml:space="preserve">) fornece a opção para as instituições e pessoas comuns de cadastrar os </w:t>
      </w:r>
      <w:r w:rsidRPr="00546856">
        <w:rPr>
          <w:i/>
          <w:iCs/>
        </w:rPr>
        <w:t>pets</w:t>
      </w:r>
      <w:r>
        <w:t xml:space="preserve"> que precisam de um novo lar. Assim, a pessoa que acessa consegue visualizar os </w:t>
      </w:r>
      <w:r w:rsidRPr="00546856">
        <w:rPr>
          <w:i/>
          <w:iCs/>
        </w:rPr>
        <w:t>pets</w:t>
      </w:r>
      <w:r>
        <w:t xml:space="preserve">, podendo ver suas informações e sinalizar o seu interesse, bem como entrar em contato (SILVA FILHO, 2017). </w:t>
      </w:r>
    </w:p>
    <w:p w14:paraId="1543F348" w14:textId="77777777" w:rsidR="00FB2B42" w:rsidRDefault="00FB2B42" w:rsidP="00A44581">
      <w:pPr>
        <w:pStyle w:val="TF-TEXTO"/>
      </w:pPr>
      <w:r>
        <w:t xml:space="preserve">O </w:t>
      </w:r>
      <w:proofErr w:type="spellStart"/>
      <w:r>
        <w:t>App</w:t>
      </w:r>
      <w:proofErr w:type="spellEnd"/>
      <w:r>
        <w:t xml:space="preserve"> foi disponibilizado para a plataforma </w:t>
      </w:r>
      <w:proofErr w:type="spellStart"/>
      <w:r w:rsidRPr="00E033EF">
        <w:t>Android</w:t>
      </w:r>
      <w:proofErr w:type="spellEnd"/>
      <w:r>
        <w:t xml:space="preserve"> e foi desenvolvido nas linguagens de programação Java e </w:t>
      </w:r>
      <w:proofErr w:type="spellStart"/>
      <w:r>
        <w:t>Kotlin</w:t>
      </w:r>
      <w:proofErr w:type="spellEnd"/>
      <w:r>
        <w:t xml:space="preserve">. Além dos paradigmas de programação mais comuns como a programação orientada a objetos, que no caso a linguagem Java utiliza, o </w:t>
      </w:r>
      <w:proofErr w:type="spellStart"/>
      <w:r>
        <w:t>App</w:t>
      </w:r>
      <w:proofErr w:type="spellEnd"/>
      <w:r>
        <w:t xml:space="preserve"> foi implementado utilizando o paradigma de programação reativa. A programação reativa foi escolhida com o intuito de que os eventos disparados criem um fluxo de eventos assíncronos, estratégia recomendada para aplicações móveis devido ao grande volume de informações ao mesmo tempo. O </w:t>
      </w:r>
      <w:proofErr w:type="spellStart"/>
      <w:r>
        <w:t>App</w:t>
      </w:r>
      <w:proofErr w:type="spellEnd"/>
      <w:r>
        <w:t xml:space="preserve"> foi desenvolvido utilizando os padrões de arquitetura </w:t>
      </w:r>
      <w:proofErr w:type="spellStart"/>
      <w:r w:rsidRPr="00E033EF">
        <w:t>Model-View-Controller</w:t>
      </w:r>
      <w:proofErr w:type="spellEnd"/>
      <w:r>
        <w:t xml:space="preserve"> (MVC) e </w:t>
      </w:r>
      <w:proofErr w:type="spellStart"/>
      <w:r w:rsidRPr="00E033EF">
        <w:t>Model-View-Presenter</w:t>
      </w:r>
      <w:proofErr w:type="spellEnd"/>
      <w:r>
        <w:t xml:space="preserve"> (MVP) (SILVA FILHO, 2017).</w:t>
      </w:r>
    </w:p>
    <w:p w14:paraId="6AD8D171" w14:textId="77777777" w:rsidR="00FB2B42" w:rsidRDefault="00FB2B42" w:rsidP="00182820">
      <w:pPr>
        <w:pStyle w:val="TF-TEXTO"/>
      </w:pPr>
      <w:r>
        <w:t xml:space="preserve">Silva Filho (2017) possui dois públicos-alvo, sendo eles, as ONGs e instituições que recolhem e cuidam de </w:t>
      </w:r>
      <w:r w:rsidRPr="00603CB3">
        <w:rPr>
          <w:i/>
          <w:iCs/>
        </w:rPr>
        <w:t>pets</w:t>
      </w:r>
      <w:r>
        <w:t xml:space="preserve"> abandonados, que estão à procura de pessoas responsáveis para adotar, e as pessoas que estão em busca de um </w:t>
      </w:r>
      <w:r w:rsidRPr="00603CB3">
        <w:rPr>
          <w:i/>
          <w:iCs/>
        </w:rPr>
        <w:t>pet</w:t>
      </w:r>
      <w:r>
        <w:t xml:space="preserve"> de estimação. Segundo Silva Filho (2017), as principais funcionalidades do aplicativo são: adicionar um </w:t>
      </w:r>
      <w:r w:rsidRPr="00546856">
        <w:rPr>
          <w:i/>
          <w:iCs/>
        </w:rPr>
        <w:t>pet</w:t>
      </w:r>
      <w:r>
        <w:rPr>
          <w:i/>
          <w:iCs/>
        </w:rPr>
        <w:t xml:space="preserve"> </w:t>
      </w:r>
      <w:r w:rsidRPr="00AE5166">
        <w:t>e</w:t>
      </w:r>
      <w:r>
        <w:t xml:space="preserve"> ver os </w:t>
      </w:r>
      <w:r w:rsidRPr="00FA3900">
        <w:rPr>
          <w:i/>
          <w:iCs/>
        </w:rPr>
        <w:t>pets</w:t>
      </w:r>
      <w:r>
        <w:t xml:space="preserve"> cadastrados pelo usuário</w:t>
      </w:r>
      <w:r w:rsidRPr="00DF0EB6">
        <w:t xml:space="preserve">, </w:t>
      </w:r>
      <w:r>
        <w:t xml:space="preserve">caso faça parte do grupo de usuários com permissão, ver os detalhes do </w:t>
      </w:r>
      <w:r w:rsidRPr="001016E7">
        <w:rPr>
          <w:i/>
          <w:iCs/>
        </w:rPr>
        <w:t>pet</w:t>
      </w:r>
      <w:r>
        <w:t xml:space="preserve">, selecionar o </w:t>
      </w:r>
      <w:r w:rsidRPr="001016E7">
        <w:rPr>
          <w:i/>
          <w:iCs/>
        </w:rPr>
        <w:t>pet</w:t>
      </w:r>
      <w:r>
        <w:t>, entrar em contato com o dono ou instituição (SILVA FILHO, 2017).</w:t>
      </w:r>
    </w:p>
    <w:p w14:paraId="1AE7D669" w14:textId="77777777" w:rsidR="00FB2B42" w:rsidRDefault="00FB2B42" w:rsidP="00741034">
      <w:pPr>
        <w:pStyle w:val="TF-TEXTO"/>
      </w:pPr>
      <w:r>
        <w:t xml:space="preserve">A tela de </w:t>
      </w:r>
      <w:r w:rsidRPr="00AA289B">
        <w:rPr>
          <w:i/>
          <w:iCs/>
        </w:rPr>
        <w:t>login</w:t>
      </w:r>
      <w:r>
        <w:t xml:space="preserve">, apresentada na Figura 1 (a), permite que o usuário acesse o aplicativo por meio da rede social </w:t>
      </w:r>
      <w:proofErr w:type="spellStart"/>
      <w:r w:rsidRPr="0017093A">
        <w:t>Facebook</w:t>
      </w:r>
      <w:proofErr w:type="spellEnd"/>
      <w:r>
        <w:t xml:space="preserve">, sendo essa é a única forma de </w:t>
      </w:r>
      <w:r w:rsidRPr="00AB0236">
        <w:rPr>
          <w:rPrChange w:id="7" w:author="Dalton Solano dos Reis" w:date="2021-12-18T20:58:00Z">
            <w:rPr>
              <w:i/>
              <w:iCs/>
            </w:rPr>
          </w:rPrChange>
        </w:rPr>
        <w:t>login</w:t>
      </w:r>
      <w:r>
        <w:t xml:space="preserve"> disponível. A Figura 1 (b) traz a tela inicial após realizar o </w:t>
      </w:r>
      <w:r w:rsidRPr="00AB0236">
        <w:rPr>
          <w:rPrChange w:id="8" w:author="Dalton Solano dos Reis" w:date="2021-12-18T20:58:00Z">
            <w:rPr>
              <w:i/>
              <w:iCs/>
            </w:rPr>
          </w:rPrChange>
        </w:rPr>
        <w:t>login</w:t>
      </w:r>
      <w:r>
        <w:t xml:space="preserve">, nela é apresentado os </w:t>
      </w:r>
      <w:r w:rsidRPr="00337467">
        <w:rPr>
          <w:i/>
          <w:iCs/>
        </w:rPr>
        <w:t>pets</w:t>
      </w:r>
      <w:r>
        <w:t xml:space="preserve"> cadastrados, na qual o usuário pode selecionar caso tenha gostado de algum </w:t>
      </w:r>
      <w:r w:rsidRPr="00337467">
        <w:rPr>
          <w:i/>
          <w:iCs/>
        </w:rPr>
        <w:t>pet</w:t>
      </w:r>
      <w:r>
        <w:t xml:space="preserve">. A ação de selecionar um </w:t>
      </w:r>
      <w:r w:rsidRPr="00337467">
        <w:rPr>
          <w:i/>
          <w:iCs/>
        </w:rPr>
        <w:t>pet</w:t>
      </w:r>
      <w:r>
        <w:t xml:space="preserve"> ou continuar procurando é demonstrada na Figura 1 (c). Para tal, o usuário realiza a ação de deslizar para a direita caso tenha se interessado pelo </w:t>
      </w:r>
      <w:r w:rsidRPr="00546856">
        <w:rPr>
          <w:i/>
          <w:iCs/>
        </w:rPr>
        <w:t>pet</w:t>
      </w:r>
      <w:r>
        <w:t xml:space="preserve">, caso queira continuar procurando ele realiza a ação de deslizar para a esquerda, com isso um novo </w:t>
      </w:r>
      <w:r w:rsidRPr="00546856">
        <w:rPr>
          <w:i/>
          <w:iCs/>
        </w:rPr>
        <w:t>pet</w:t>
      </w:r>
      <w:r>
        <w:t xml:space="preserve"> é apresentado. Caso o usuário clique no </w:t>
      </w:r>
      <w:r w:rsidRPr="00546856">
        <w:rPr>
          <w:i/>
          <w:iCs/>
        </w:rPr>
        <w:t>pet</w:t>
      </w:r>
      <w:r>
        <w:t xml:space="preserve"> apresentado, ele poderá ver as informações dele, como as informações básicas e o seu contato (Figura 1 (d)) (SILVA FILHO, 2017).</w:t>
      </w:r>
    </w:p>
    <w:p w14:paraId="4B194572" w14:textId="77777777" w:rsidR="00FB2B42" w:rsidRPr="00BB6C23" w:rsidRDefault="00FB2B42" w:rsidP="00CA1070">
      <w:pPr>
        <w:pStyle w:val="TF-LEGENDA"/>
        <w:rPr>
          <w:i/>
          <w:iCs/>
        </w:rPr>
      </w:pPr>
      <w:r>
        <w:lastRenderedPageBreak/>
        <w:t xml:space="preserve">Figura </w:t>
      </w:r>
      <w:fldSimple w:instr=" SEQ Figura \* ARABIC ">
        <w:r>
          <w:rPr>
            <w:noProof/>
          </w:rPr>
          <w:t>1</w:t>
        </w:r>
      </w:fldSimple>
      <w:r>
        <w:t xml:space="preserve"> - </w:t>
      </w:r>
      <w:r w:rsidRPr="007C4FE4">
        <w:t xml:space="preserve">Telas de (a) </w:t>
      </w:r>
      <w:r w:rsidRPr="00BB6C23">
        <w:rPr>
          <w:i/>
          <w:iCs/>
        </w:rPr>
        <w:t>login</w:t>
      </w:r>
      <w:r w:rsidRPr="007C4FE4">
        <w:t xml:space="preserve">, (b, c) seleção e (d) detalhe do </w:t>
      </w:r>
      <w:r w:rsidRPr="00BB6C23">
        <w:rPr>
          <w:i/>
          <w:iCs/>
        </w:rPr>
        <w:t>pet</w:t>
      </w:r>
    </w:p>
    <w:p w14:paraId="238A154F" w14:textId="77777777" w:rsidR="00FB2B42" w:rsidRDefault="00FB2B42" w:rsidP="00C53BAB">
      <w:pPr>
        <w:pStyle w:val="TF-FIGURA"/>
        <w:tabs>
          <w:tab w:val="left" w:pos="8789"/>
        </w:tabs>
      </w:pPr>
      <w:r>
        <w:rPr>
          <w:noProof/>
        </w:rPr>
      </w:r>
      <w:r w:rsidR="00FB2B42">
        <w:rPr>
          <w:noProof/>
        </w:rPr>
        <w:pict w14:anchorId="4177EFD4">
          <v:shape id="_x0000_i1040" type="#_x0000_t75" alt="" style="width:374.75pt;height:249.05pt;mso-width-percent:0;mso-height-percent:0;mso-width-percent:0;mso-height-percent:0" o:bordertopcolor="this" o:borderleftcolor="this" o:borderbottomcolor="this" o:borderrightcolor="this">
            <v:imagedata r:id="rId10" o:title="trabalho_correlato_1_figura_1"/>
            <w10:bordertop type="single" width="8"/>
            <w10:borderleft type="single" width="8"/>
            <w10:borderbottom type="single" width="8"/>
            <w10:borderright type="single" width="8"/>
          </v:shape>
        </w:pict>
      </w:r>
    </w:p>
    <w:p w14:paraId="03604AF3" w14:textId="77777777" w:rsidR="00FB2B42" w:rsidRDefault="00FB2B42" w:rsidP="00893031">
      <w:pPr>
        <w:pStyle w:val="TF-FONTE"/>
      </w:pPr>
      <w:r>
        <w:t>Fonte: adaptada de Silva Filho (2017).</w:t>
      </w:r>
    </w:p>
    <w:p w14:paraId="2027F830" w14:textId="77777777" w:rsidR="00FB2B42" w:rsidRDefault="00FB2B42" w:rsidP="008D0C56">
      <w:pPr>
        <w:pStyle w:val="Ttulo2"/>
        <w:spacing w:after="120" w:line="240" w:lineRule="auto"/>
      </w:pPr>
      <w:r>
        <w:t>ADOÇÃOPET CG: UM APLICATIVO PARA SIMPLIFICAR O PROGRESSO DE ADOÇÃO DE ANIMAIS EM cg</w:t>
      </w:r>
    </w:p>
    <w:p w14:paraId="38690DD9" w14:textId="77777777" w:rsidR="00FB2B42" w:rsidRDefault="00FB2B42" w:rsidP="002E75DE">
      <w:pPr>
        <w:pStyle w:val="TF-TEXTO"/>
      </w:pPr>
      <w:r>
        <w:t xml:space="preserve">O </w:t>
      </w:r>
      <w:proofErr w:type="spellStart"/>
      <w:r>
        <w:t>AdoçãoPet</w:t>
      </w:r>
      <w:proofErr w:type="spellEnd"/>
      <w:r>
        <w:t xml:space="preserve"> CG é um aplicativo que busca aproximar as instituições das pessoas que querem adotar um </w:t>
      </w:r>
      <w:r w:rsidRPr="00E572AB">
        <w:rPr>
          <w:i/>
          <w:iCs/>
        </w:rPr>
        <w:t>pet</w:t>
      </w:r>
      <w:r>
        <w:t xml:space="preserve">. Guimarães (2021) explica que o aplicativo além de aproximar as ONGs e instituições de causa animal com as pessoas que procuram animais para adotar, fornece uma plataforma que facilite essa visualização dos locais e da comunicação com eles. O </w:t>
      </w:r>
      <w:proofErr w:type="spellStart"/>
      <w:r>
        <w:t>AdoçãoPet</w:t>
      </w:r>
      <w:proofErr w:type="spellEnd"/>
      <w:r>
        <w:t xml:space="preserve"> CG busca maximizar a compatibilidade entre os animais e os donos, evitando assim, a reintrodução do animal ao abandono. Segundo Guimarães (2021), o </w:t>
      </w:r>
      <w:proofErr w:type="spellStart"/>
      <w:r>
        <w:t>App</w:t>
      </w:r>
      <w:proofErr w:type="spellEnd"/>
      <w:r>
        <w:t xml:space="preserve"> foi disponibilizado para a plataforma </w:t>
      </w:r>
      <w:proofErr w:type="spellStart"/>
      <w:r w:rsidRPr="00504BE8">
        <w:t>Android</w:t>
      </w:r>
      <w:proofErr w:type="spellEnd"/>
      <w:r>
        <w:t xml:space="preserve"> devido a quantidade de usuários do sistema operacional. Ele foi dividido em dois subsistemas: o </w:t>
      </w:r>
      <w:proofErr w:type="spellStart"/>
      <w:r w:rsidRPr="00112ACF">
        <w:rPr>
          <w:i/>
          <w:iCs/>
        </w:rPr>
        <w:t>back-end</w:t>
      </w:r>
      <w:proofErr w:type="spellEnd"/>
      <w:r>
        <w:t xml:space="preserve">, responsável pela persistência das informações e toda essa camada com o banco de dados, o </w:t>
      </w:r>
      <w:r w:rsidRPr="00112ACF">
        <w:rPr>
          <w:i/>
          <w:iCs/>
        </w:rPr>
        <w:t>front-</w:t>
      </w:r>
      <w:proofErr w:type="spellStart"/>
      <w:r w:rsidRPr="00112ACF">
        <w:rPr>
          <w:i/>
          <w:iCs/>
        </w:rPr>
        <w:t>end</w:t>
      </w:r>
      <w:proofErr w:type="spellEnd"/>
      <w:r>
        <w:t xml:space="preserve">, responsável pela interação com o usuário final, que dispara as requisições para o </w:t>
      </w:r>
      <w:proofErr w:type="spellStart"/>
      <w:r w:rsidRPr="00C768F4">
        <w:rPr>
          <w:i/>
          <w:iCs/>
        </w:rPr>
        <w:t>back-end</w:t>
      </w:r>
      <w:proofErr w:type="spellEnd"/>
      <w:r>
        <w:rPr>
          <w:i/>
          <w:iCs/>
        </w:rPr>
        <w:t xml:space="preserve"> </w:t>
      </w:r>
      <w:r>
        <w:t>(GUIMARÃES, 2021).</w:t>
      </w:r>
    </w:p>
    <w:p w14:paraId="31451174" w14:textId="77777777" w:rsidR="00FB2B42" w:rsidRPr="00E23BE0" w:rsidRDefault="00FB2B42" w:rsidP="002E75DE">
      <w:pPr>
        <w:pStyle w:val="TF-TEXTO"/>
      </w:pPr>
      <w:r>
        <w:t xml:space="preserve">De acordo com Guimarães (2021), o banco de dados utilizado no </w:t>
      </w:r>
      <w:proofErr w:type="spellStart"/>
      <w:r w:rsidRPr="00E23BE0">
        <w:rPr>
          <w:i/>
          <w:iCs/>
        </w:rPr>
        <w:t>back-end</w:t>
      </w:r>
      <w:proofErr w:type="spellEnd"/>
      <w:r w:rsidRPr="00AE5166">
        <w:t xml:space="preserve"> foi</w:t>
      </w:r>
      <w:r>
        <w:rPr>
          <w:i/>
          <w:iCs/>
        </w:rPr>
        <w:t xml:space="preserve"> </w:t>
      </w:r>
      <w:proofErr w:type="spellStart"/>
      <w:r>
        <w:t>Not</w:t>
      </w:r>
      <w:proofErr w:type="spellEnd"/>
      <w:r>
        <w:t xml:space="preserve"> </w:t>
      </w:r>
      <w:proofErr w:type="spellStart"/>
      <w:r>
        <w:t>Only</w:t>
      </w:r>
      <w:proofErr w:type="spellEnd"/>
      <w:r>
        <w:t xml:space="preserve"> </w:t>
      </w:r>
      <w:proofErr w:type="spellStart"/>
      <w:r>
        <w:t>Structured</w:t>
      </w:r>
      <w:proofErr w:type="spellEnd"/>
      <w:r>
        <w:t xml:space="preserve"> Query </w:t>
      </w:r>
      <w:proofErr w:type="spellStart"/>
      <w:r>
        <w:t>Language</w:t>
      </w:r>
      <w:proofErr w:type="spellEnd"/>
      <w:r>
        <w:t xml:space="preserve"> (</w:t>
      </w:r>
      <w:proofErr w:type="spellStart"/>
      <w:r>
        <w:t>NoSQL</w:t>
      </w:r>
      <w:proofErr w:type="spellEnd"/>
      <w:r>
        <w:t xml:space="preserve">) para a estruturação dos dados do aplicativo. No desenvolvimento foi utilizado os serviços do </w:t>
      </w:r>
      <w:proofErr w:type="spellStart"/>
      <w:r w:rsidRPr="00312DB5">
        <w:t>Onesignal</w:t>
      </w:r>
      <w:proofErr w:type="spellEnd"/>
      <w:r>
        <w:rPr>
          <w:i/>
          <w:iCs/>
        </w:rPr>
        <w:t xml:space="preserve"> </w:t>
      </w:r>
      <w:r>
        <w:t xml:space="preserve">e </w:t>
      </w:r>
      <w:proofErr w:type="spellStart"/>
      <w:r w:rsidRPr="00312DB5">
        <w:t>Firebase</w:t>
      </w:r>
      <w:proofErr w:type="spellEnd"/>
      <w:r>
        <w:t xml:space="preserve"> para agilização da implementação. O </w:t>
      </w:r>
      <w:proofErr w:type="spellStart"/>
      <w:r w:rsidRPr="00312DB5">
        <w:t>Firebase</w:t>
      </w:r>
      <w:proofErr w:type="spellEnd"/>
      <w:r>
        <w:t xml:space="preserve"> é um serviço baseado em um </w:t>
      </w:r>
      <w:r w:rsidRPr="00312DB5">
        <w:t xml:space="preserve">Software </w:t>
      </w:r>
      <w:proofErr w:type="spellStart"/>
      <w:r w:rsidRPr="00312DB5">
        <w:t>Development</w:t>
      </w:r>
      <w:proofErr w:type="spellEnd"/>
      <w:r w:rsidRPr="00312DB5">
        <w:t xml:space="preserve"> Kit</w:t>
      </w:r>
      <w:r>
        <w:t xml:space="preserve"> (SDK), possui ferramentas para auxiliar e agilizar o desenvolvimento como autenticação, armazenamento de dados não-relacionais, armazenamento de arquivos, dentre outros. O </w:t>
      </w:r>
      <w:proofErr w:type="spellStart"/>
      <w:r w:rsidRPr="00F7613C">
        <w:t>React-Native</w:t>
      </w:r>
      <w:proofErr w:type="spellEnd"/>
      <w:r>
        <w:t xml:space="preserve"> foi utilizado para o desenvolvimento do </w:t>
      </w:r>
      <w:r>
        <w:rPr>
          <w:i/>
          <w:iCs/>
        </w:rPr>
        <w:t>front-</w:t>
      </w:r>
      <w:proofErr w:type="spellStart"/>
      <w:r>
        <w:rPr>
          <w:i/>
          <w:iCs/>
        </w:rPr>
        <w:t>end</w:t>
      </w:r>
      <w:proofErr w:type="spellEnd"/>
      <w:r>
        <w:t xml:space="preserve"> pela principal característica de gerar códigos nativos tanto para as plataformas </w:t>
      </w:r>
      <w:proofErr w:type="spellStart"/>
      <w:r w:rsidRPr="00F7613C">
        <w:t>Android</w:t>
      </w:r>
      <w:proofErr w:type="spellEnd"/>
      <w:r>
        <w:t xml:space="preserve"> como para i</w:t>
      </w:r>
      <w:r w:rsidRPr="00F7613C">
        <w:t>OS</w:t>
      </w:r>
      <w:r>
        <w:t>, implementando apenas um código fonte. Para o d</w:t>
      </w:r>
      <w:r w:rsidRPr="00201753">
        <w:t>esign</w:t>
      </w:r>
      <w:r>
        <w:rPr>
          <w:i/>
          <w:iCs/>
        </w:rPr>
        <w:t xml:space="preserve"> </w:t>
      </w:r>
      <w:r>
        <w:t xml:space="preserve">do aplicativo foi utilizado a ferramenta </w:t>
      </w:r>
      <w:proofErr w:type="spellStart"/>
      <w:r w:rsidRPr="00201753">
        <w:t>styled-components</w:t>
      </w:r>
      <w:proofErr w:type="spellEnd"/>
      <w:r>
        <w:rPr>
          <w:i/>
          <w:iCs/>
        </w:rPr>
        <w:t xml:space="preserve"> </w:t>
      </w:r>
      <w:r>
        <w:t xml:space="preserve">e </w:t>
      </w:r>
      <w:proofErr w:type="spellStart"/>
      <w:r>
        <w:lastRenderedPageBreak/>
        <w:t>Cascading</w:t>
      </w:r>
      <w:proofErr w:type="spellEnd"/>
      <w:r>
        <w:t xml:space="preserve"> </w:t>
      </w:r>
      <w:proofErr w:type="spellStart"/>
      <w:r>
        <w:t>Style</w:t>
      </w:r>
      <w:proofErr w:type="spellEnd"/>
      <w:r>
        <w:t xml:space="preserve"> </w:t>
      </w:r>
      <w:proofErr w:type="spellStart"/>
      <w:r>
        <w:t>Sheets</w:t>
      </w:r>
      <w:proofErr w:type="spellEnd"/>
      <w:r>
        <w:t xml:space="preserve"> (CSS), enquanto a navegação foi feita com </w:t>
      </w:r>
      <w:proofErr w:type="spellStart"/>
      <w:r w:rsidRPr="004705C3">
        <w:t>react-navigation</w:t>
      </w:r>
      <w:proofErr w:type="spellEnd"/>
      <w:r>
        <w:t xml:space="preserve">, pois há telas com necessidade de restrição de uso. Além disso, Guimarães (2021) usou algumas ferramentas da </w:t>
      </w:r>
      <w:r w:rsidRPr="004705C3">
        <w:t>Google</w:t>
      </w:r>
      <w:r>
        <w:rPr>
          <w:i/>
          <w:iCs/>
        </w:rPr>
        <w:t xml:space="preserve"> </w:t>
      </w:r>
      <w:r>
        <w:t xml:space="preserve">como o </w:t>
      </w:r>
      <w:r w:rsidRPr="004705C3">
        <w:t xml:space="preserve">Google </w:t>
      </w:r>
      <w:proofErr w:type="spellStart"/>
      <w:r w:rsidRPr="004705C3">
        <w:t>Maps</w:t>
      </w:r>
      <w:proofErr w:type="spellEnd"/>
      <w:r>
        <w:rPr>
          <w:i/>
          <w:iCs/>
        </w:rPr>
        <w:t xml:space="preserve"> </w:t>
      </w:r>
      <w:r>
        <w:t xml:space="preserve">e o serviço de </w:t>
      </w:r>
      <w:proofErr w:type="spellStart"/>
      <w:r>
        <w:t>geolocalização</w:t>
      </w:r>
      <w:proofErr w:type="spellEnd"/>
      <w:r>
        <w:t xml:space="preserve">.  </w:t>
      </w:r>
    </w:p>
    <w:p w14:paraId="41BB5DE4" w14:textId="77777777" w:rsidR="00FB2B42" w:rsidRDefault="00FB2B42" w:rsidP="00F10D62">
      <w:pPr>
        <w:pStyle w:val="TF-TEXTO"/>
      </w:pPr>
      <w:r>
        <w:t xml:space="preserve">Segundo Guimarães (2021), as principais funcionalidades do aplicativo são: contas de usuário tipo organização e usuários do tipo adotante; cadastro de organização; atualização dos dados do usuário organização; cadastro de </w:t>
      </w:r>
      <w:r w:rsidRPr="00BB6C23">
        <w:rPr>
          <w:i/>
          <w:iCs/>
        </w:rPr>
        <w:t>pets</w:t>
      </w:r>
      <w:r>
        <w:t xml:space="preserve"> disponíveis para adoção; remoção de </w:t>
      </w:r>
      <w:r w:rsidRPr="00BB6C23">
        <w:rPr>
          <w:i/>
          <w:iCs/>
        </w:rPr>
        <w:t>pets</w:t>
      </w:r>
      <w:r>
        <w:t xml:space="preserve"> disponíveis para adoção; lista com os </w:t>
      </w:r>
      <w:r w:rsidRPr="00BB6C23">
        <w:rPr>
          <w:i/>
          <w:iCs/>
        </w:rPr>
        <w:t>pets</w:t>
      </w:r>
      <w:r>
        <w:t xml:space="preserve"> disponíveis para adoção; mapa com endereços e contatos das organizações; envio de notificações quando um </w:t>
      </w:r>
      <w:r w:rsidRPr="00BB6C23">
        <w:rPr>
          <w:i/>
          <w:iCs/>
        </w:rPr>
        <w:t>pet</w:t>
      </w:r>
      <w:r>
        <w:t xml:space="preserve"> for cadastrado.</w:t>
      </w:r>
    </w:p>
    <w:p w14:paraId="4C0DC9FF" w14:textId="77777777" w:rsidR="00FB2B42" w:rsidRPr="008D2584" w:rsidRDefault="00FB2B42" w:rsidP="00A32DE6">
      <w:pPr>
        <w:pStyle w:val="TF-TEXTO"/>
      </w:pPr>
      <w:r>
        <w:t xml:space="preserve">A tela de </w:t>
      </w:r>
      <w:r w:rsidRPr="00AB0236">
        <w:rPr>
          <w:rPrChange w:id="9" w:author="Dalton Solano dos Reis" w:date="2021-12-18T20:59:00Z">
            <w:rPr>
              <w:i/>
              <w:iCs/>
            </w:rPr>
          </w:rPrChange>
        </w:rPr>
        <w:t>login</w:t>
      </w:r>
      <w:r>
        <w:t xml:space="preserve">, apresentada na Figura 2 (a), permite ao usuário se autenticar caso seja o usuário de uma instituição e se for um usuário adotante não há necessidade de se autenticar. A Figura 2 (b) traz a tela do mapa na qual é possível ver as informações básicas das instituições. A Figura 2 (c) traz o menu lateral do aplicativo na qual é possível ver as funcionalidades de </w:t>
      </w:r>
      <w:r w:rsidRPr="00B3710B">
        <w:rPr>
          <w:rStyle w:val="TF-COURIER10"/>
        </w:rPr>
        <w:t xml:space="preserve">Mapa </w:t>
      </w:r>
      <w:r w:rsidRPr="004B04B3">
        <w:t>e</w:t>
      </w:r>
      <w:r w:rsidRPr="00B3710B">
        <w:rPr>
          <w:rStyle w:val="TF-COURIER10"/>
        </w:rPr>
        <w:t xml:space="preserve"> Pets para adoção</w:t>
      </w:r>
      <w:r>
        <w:t xml:space="preserve">. A opção de </w:t>
      </w:r>
      <w:r w:rsidRPr="00B3710B">
        <w:rPr>
          <w:rStyle w:val="TF-COURIER10"/>
        </w:rPr>
        <w:t>Pets para adoção</w:t>
      </w:r>
      <w:r>
        <w:t xml:space="preserve"> traz a </w:t>
      </w:r>
      <w:r w:rsidRPr="00DA4A8B">
        <w:t xml:space="preserve">listagem </w:t>
      </w:r>
      <w:r w:rsidRPr="00AE5166">
        <w:t>d</w:t>
      </w:r>
      <w:r w:rsidRPr="00DA4A8B">
        <w:t xml:space="preserve">e </w:t>
      </w:r>
      <w:r w:rsidRPr="00AE5166">
        <w:t>pets</w:t>
      </w:r>
      <w:r>
        <w:rPr>
          <w:i/>
          <w:iCs/>
        </w:rPr>
        <w:t xml:space="preserve"> </w:t>
      </w:r>
      <w:r>
        <w:t>que estão para adoção para um usuário (Figura 2 (d)), sendo possível ver as informações básicas dos animais, a instituição e a opção de entrar em contato com a instituição (GUIMARÃES, 2021).</w:t>
      </w:r>
    </w:p>
    <w:p w14:paraId="480B1121" w14:textId="77777777" w:rsidR="00FB2B42" w:rsidRDefault="00FB2B42" w:rsidP="006D1FE0">
      <w:pPr>
        <w:pStyle w:val="TF-LEGENDA"/>
      </w:pPr>
      <w:r>
        <w:t xml:space="preserve">Figura </w:t>
      </w:r>
      <w:fldSimple w:instr=" SEQ Figura \* ARABIC ">
        <w:r>
          <w:rPr>
            <w:noProof/>
          </w:rPr>
          <w:t>2</w:t>
        </w:r>
      </w:fldSimple>
      <w:r>
        <w:t xml:space="preserve"> - </w:t>
      </w:r>
      <w:r w:rsidRPr="007266E4">
        <w:t xml:space="preserve">Telas de (a) login, (b) mapa, (c) menu de funcionalidades e (d) seleção de </w:t>
      </w:r>
      <w:r w:rsidRPr="00BB6C23">
        <w:rPr>
          <w:i/>
          <w:iCs/>
        </w:rPr>
        <w:t>pets</w:t>
      </w:r>
    </w:p>
    <w:p w14:paraId="6B9D027E" w14:textId="77777777" w:rsidR="00FB2B42" w:rsidRDefault="00FB2B42" w:rsidP="00C53BAB">
      <w:pPr>
        <w:pStyle w:val="TF-FIGURA"/>
        <w:tabs>
          <w:tab w:val="left" w:pos="8789"/>
        </w:tabs>
      </w:pPr>
      <w:r>
        <w:rPr>
          <w:noProof/>
        </w:rPr>
      </w:r>
      <w:r w:rsidR="00FB2B42">
        <w:rPr>
          <w:noProof/>
        </w:rPr>
        <w:pict w14:anchorId="04CDF998">
          <v:shape id="_x0000_i1039" type="#_x0000_t75" alt="" style="width:425.5pt;height:3in;mso-width-percent:0;mso-height-percent:0;mso-width-percent:0;mso-height-percent:0" o:bordertopcolor="this" o:borderleftcolor="this" o:borderbottomcolor="this" o:borderrightcolor="this">
            <v:imagedata r:id="rId11" o:title="trabalho_correlato_2_figura_1"/>
            <w10:bordertop type="single" width="8"/>
            <w10:borderleft type="single" width="8"/>
            <w10:borderbottom type="single" width="8"/>
            <w10:borderright type="single" width="8"/>
          </v:shape>
        </w:pict>
      </w:r>
    </w:p>
    <w:p w14:paraId="01757E02" w14:textId="77777777" w:rsidR="00FB2B42" w:rsidRDefault="00FB2B42" w:rsidP="00423ED6">
      <w:pPr>
        <w:pStyle w:val="TF-FONTE"/>
      </w:pPr>
      <w:r>
        <w:t>Fonte: adaptada de Guimarães (2021).</w:t>
      </w:r>
    </w:p>
    <w:p w14:paraId="136FCB4D" w14:textId="77777777" w:rsidR="00FB2B42" w:rsidRDefault="00FB2B42" w:rsidP="00A44581">
      <w:pPr>
        <w:pStyle w:val="Ttulo2"/>
        <w:spacing w:after="120" w:line="240" w:lineRule="auto"/>
      </w:pPr>
      <w:r>
        <w:t>pets adoptions – aplicativo para ong de animais</w:t>
      </w:r>
    </w:p>
    <w:p w14:paraId="42D701C5" w14:textId="77777777" w:rsidR="00FB2B42" w:rsidRDefault="00FB2B42" w:rsidP="00023DAB">
      <w:pPr>
        <w:pStyle w:val="TF-TEXTO"/>
      </w:pPr>
      <w:r>
        <w:t xml:space="preserve">Batista (2020) propôs um aplicativo para centralizar em apenas uma plataforma, com fácil acesso e usabilidade para os usuários, todas as ações para beneficiar as ONGs e as pessoas que querem ajudar/adotar um animal. O aplicativo foi disponibilizado para a plataforma </w:t>
      </w:r>
      <w:proofErr w:type="spellStart"/>
      <w:r>
        <w:t>Android</w:t>
      </w:r>
      <w:proofErr w:type="spellEnd"/>
      <w:r>
        <w:t xml:space="preserve"> e em seu desenvolvimento foi utilizado a linguagem de programação Java, devido ao fato de ser uma das mais usadas, de código-fonte aberto e gratuita. Foi criado um </w:t>
      </w:r>
      <w:proofErr w:type="spellStart"/>
      <w:r w:rsidRPr="00AE5166">
        <w:rPr>
          <w:i/>
          <w:iCs/>
        </w:rPr>
        <w:t>back-end</w:t>
      </w:r>
      <w:proofErr w:type="spellEnd"/>
      <w:r>
        <w:t xml:space="preserve"> em um servidor on-line para realizar todas as ações do aplicativo e na comunicação entre o servidor e o aplicativo foi usado o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(JSON). Já para o armazenamento dos </w:t>
      </w:r>
      <w:r>
        <w:lastRenderedPageBreak/>
        <w:t xml:space="preserve">dados de usuário, adoções, animais, feiras, entre outros foi utilizado o banco de dados </w:t>
      </w:r>
      <w:proofErr w:type="spellStart"/>
      <w:r>
        <w:t>Structured</w:t>
      </w:r>
      <w:proofErr w:type="spellEnd"/>
      <w:r>
        <w:t xml:space="preserve"> Query </w:t>
      </w:r>
      <w:proofErr w:type="spellStart"/>
      <w:r>
        <w:t>Language</w:t>
      </w:r>
      <w:proofErr w:type="spellEnd"/>
      <w:r>
        <w:t xml:space="preserve"> (SQL) Server (BATISTA, 2020).</w:t>
      </w:r>
    </w:p>
    <w:p w14:paraId="4D6BBBC5" w14:textId="77777777" w:rsidR="00FB2B42" w:rsidRDefault="00FB2B42" w:rsidP="00023DAB">
      <w:pPr>
        <w:pStyle w:val="TF-TEXTO"/>
      </w:pPr>
      <w:r>
        <w:t>Segundo Batista (2020), as principais funcionalidades do aplicativo são: cadastro de usuários; listagem de animais para adoção; visualizar as informações de um animal; adotar um animal; visualizar as informações da próxima feira de adoções da ONG; visualizar as informações bancárias da ONG para realizar uma doação; realizar resgate de voucher de acordo com a quantidade de pontos que o usuário possui.</w:t>
      </w:r>
    </w:p>
    <w:p w14:paraId="390F4497" w14:textId="77777777" w:rsidR="00FB2B42" w:rsidRDefault="00FB2B42" w:rsidP="00023DAB">
      <w:pPr>
        <w:pStyle w:val="TF-TEXTO"/>
      </w:pPr>
      <w:r>
        <w:t xml:space="preserve">Na Figura 3 (a) é apresentada a tela de </w:t>
      </w:r>
      <w:r w:rsidRPr="00AB0236">
        <w:rPr>
          <w:rPrChange w:id="10" w:author="Dalton Solano dos Reis" w:date="2021-12-18T21:00:00Z">
            <w:rPr>
              <w:i/>
              <w:iCs/>
            </w:rPr>
          </w:rPrChange>
        </w:rPr>
        <w:t>login</w:t>
      </w:r>
      <w:r>
        <w:t xml:space="preserve"> na qual o usuário pode se autenticar, redefinir sua senha caso não lembre e se cadastrar caso não possua um cadastro. Na Figura 3 (b) é visto a tela de cadastro acessada pelo usuário para poder fazer um cadastro no aplicativo e aí se autenticar para usar suas funcionalidades. Uma das principais funcionalidades é a listagem de animais disponíveis para adoção que é apresentada na Figura 3 (c), na qual o usuário poderá selecionar um </w:t>
      </w:r>
      <w:r w:rsidRPr="00543A4B">
        <w:rPr>
          <w:i/>
          <w:iCs/>
        </w:rPr>
        <w:t>pet</w:t>
      </w:r>
      <w:r>
        <w:t xml:space="preserve"> de seu interesse. Por fim, a Figura 3 (d) traz a tela de detalhe de um </w:t>
      </w:r>
      <w:r>
        <w:rPr>
          <w:i/>
          <w:iCs/>
        </w:rPr>
        <w:t>pet</w:t>
      </w:r>
      <w:r>
        <w:t xml:space="preserve">, que é acessada ao selecionar um animal na tela de listagem de </w:t>
      </w:r>
      <w:r>
        <w:rPr>
          <w:i/>
          <w:iCs/>
        </w:rPr>
        <w:t>pets</w:t>
      </w:r>
      <w:r>
        <w:t xml:space="preserve">. Na tela de detalhe do </w:t>
      </w:r>
      <w:r>
        <w:rPr>
          <w:i/>
          <w:iCs/>
        </w:rPr>
        <w:t>pet</w:t>
      </w:r>
      <w:r>
        <w:t xml:space="preserve"> há a opção de adotar o animal, que se optar por realizar a adoção, o usuário é direcionado para entrar em contato com a instituição para prosseguir com a adoção. </w:t>
      </w:r>
    </w:p>
    <w:p w14:paraId="19C72E66" w14:textId="77777777" w:rsidR="00FB2B42" w:rsidRPr="00BB6C23" w:rsidRDefault="00FB2B42" w:rsidP="001F543F">
      <w:pPr>
        <w:pStyle w:val="TF-LEGENDA"/>
        <w:rPr>
          <w:i/>
          <w:iCs/>
        </w:rPr>
      </w:pPr>
      <w:r>
        <w:t xml:space="preserve">Figura </w:t>
      </w:r>
      <w:fldSimple w:instr=" SEQ Figura \* ARABIC ">
        <w:r>
          <w:rPr>
            <w:noProof/>
          </w:rPr>
          <w:t>3</w:t>
        </w:r>
      </w:fldSimple>
      <w:r>
        <w:t xml:space="preserve"> - </w:t>
      </w:r>
      <w:r w:rsidRPr="00F00F70">
        <w:t xml:space="preserve">Telas de (a) login, (b) cadastro de usuário, (c) listagem de pets, (d) detalhe e adoção de um </w:t>
      </w:r>
      <w:r w:rsidRPr="00BB6C23">
        <w:rPr>
          <w:i/>
          <w:iCs/>
        </w:rPr>
        <w:t>pet</w:t>
      </w:r>
    </w:p>
    <w:p w14:paraId="094BB4DB" w14:textId="77777777" w:rsidR="00FB2B42" w:rsidRDefault="00FB2B42" w:rsidP="00457860">
      <w:pPr>
        <w:pStyle w:val="TF-FIGURA"/>
      </w:pPr>
      <w:r>
        <w:rPr>
          <w:noProof/>
        </w:rPr>
      </w:r>
      <w:r w:rsidR="00FB2B42">
        <w:rPr>
          <w:noProof/>
        </w:rPr>
        <w:pict w14:anchorId="4153FD08">
          <v:shape id="_x0000_i1038" type="#_x0000_t75" alt="" style="width:422.55pt;height:204.8pt;mso-width-percent:0;mso-height-percent:0;mso-width-percent:0;mso-height-percent:0" o:bordertopcolor="this" o:borderleftcolor="this" o:borderbottomcolor="this" o:borderrightcolor="this">
            <v:imagedata r:id="rId12" o:title="trabalho_correlato_3_figura_1"/>
            <w10:bordertop type="single" width="8"/>
            <w10:borderleft type="single" width="8"/>
            <w10:borderbottom type="single" width="8"/>
            <w10:borderright type="single" width="8"/>
          </v:shape>
        </w:pict>
      </w:r>
    </w:p>
    <w:p w14:paraId="3865F912" w14:textId="77777777" w:rsidR="00FB2B42" w:rsidRPr="00F10D62" w:rsidRDefault="00FB2B42" w:rsidP="003A2C99">
      <w:pPr>
        <w:pStyle w:val="TF-FONTE"/>
      </w:pPr>
      <w:r>
        <w:t>Fonte: adaptada de Batista (2020).</w:t>
      </w:r>
    </w:p>
    <w:p w14:paraId="3B10F444" w14:textId="77777777" w:rsidR="00FB2B42" w:rsidRDefault="00FB2B42" w:rsidP="00FB2B42">
      <w:pPr>
        <w:pStyle w:val="Ttulo1"/>
      </w:pPr>
      <w:r>
        <w:t>proposta</w:t>
      </w:r>
    </w:p>
    <w:p w14:paraId="1477AE8C" w14:textId="77777777" w:rsidR="00FB2B42" w:rsidRDefault="00FB2B42" w:rsidP="00451B94">
      <w:pPr>
        <w:pStyle w:val="TF-TEXTO"/>
      </w:pPr>
      <w:r>
        <w:t xml:space="preserve">Nesta seção serão descritas as justificativas para o desenvolvimento do trabalho proposto (subseção </w:t>
      </w:r>
      <w:r>
        <w:fldChar w:fldCharType="begin"/>
      </w:r>
      <w:r>
        <w:instrText xml:space="preserve"> REF _Ref82540190 \r \h </w:instrText>
      </w:r>
      <w:r>
        <w:fldChar w:fldCharType="separate"/>
      </w:r>
      <w:r>
        <w:t>3.1</w:t>
      </w:r>
      <w:r>
        <w:fldChar w:fldCharType="end"/>
      </w:r>
      <w:r>
        <w:t xml:space="preserve">), também serão descritos os Requisitos Funcionais (RF) e os Requisitos Não Funcionais (RNF) (subseção </w:t>
      </w:r>
      <w:r>
        <w:fldChar w:fldCharType="begin"/>
      </w:r>
      <w:r>
        <w:instrText xml:space="preserve"> REF _Ref82540202 \r \h </w:instrText>
      </w:r>
      <w:r>
        <w:fldChar w:fldCharType="separate"/>
      </w:r>
      <w:r>
        <w:t>3.2</w:t>
      </w:r>
      <w:r>
        <w:fldChar w:fldCharType="end"/>
      </w:r>
      <w:r>
        <w:t xml:space="preserve">). Para finalizar será descrito a metodologias e planejamento do cronograma para o desenvolvimento do trabalho aqui proposto (subseção </w:t>
      </w:r>
      <w:r>
        <w:fldChar w:fldCharType="begin"/>
      </w:r>
      <w:r>
        <w:instrText xml:space="preserve"> REF _Ref82540217 \r \h </w:instrText>
      </w:r>
      <w:r>
        <w:fldChar w:fldCharType="separate"/>
      </w:r>
      <w:r>
        <w:t>3.3</w:t>
      </w:r>
      <w:r>
        <w:fldChar w:fldCharType="end"/>
      </w:r>
      <w:r>
        <w:t>).</w:t>
      </w:r>
    </w:p>
    <w:p w14:paraId="4E6FDC2B" w14:textId="77777777" w:rsidR="00FB2B42" w:rsidRDefault="00FB2B42" w:rsidP="00451B94">
      <w:pPr>
        <w:pStyle w:val="Ttulo2"/>
        <w:spacing w:after="120" w:line="240" w:lineRule="auto"/>
      </w:pPr>
      <w:r>
        <w:lastRenderedPageBreak/>
        <w:t>JUSTIFICATIVA</w:t>
      </w:r>
    </w:p>
    <w:p w14:paraId="345E3703" w14:textId="77777777" w:rsidR="00FB2B42" w:rsidRPr="005941C9" w:rsidRDefault="00FB2B42" w:rsidP="00D3027C">
      <w:pPr>
        <w:pStyle w:val="TF-TEXTO"/>
      </w:pPr>
      <w:r>
        <w:t xml:space="preserve">Nas seções </w:t>
      </w:r>
      <w:r>
        <w:fldChar w:fldCharType="begin"/>
      </w:r>
      <w:r>
        <w:instrText xml:space="preserve"> REF _Ref84236747 \r \h </w:instrText>
      </w:r>
      <w:r>
        <w:fldChar w:fldCharType="separate"/>
      </w:r>
      <w:r>
        <w:t>1</w:t>
      </w:r>
      <w:r>
        <w:fldChar w:fldCharType="end"/>
      </w:r>
      <w:r>
        <w:t xml:space="preserve"> e </w:t>
      </w:r>
      <w:r>
        <w:fldChar w:fldCharType="begin"/>
      </w:r>
      <w:r>
        <w:instrText xml:space="preserve"> REF _Ref82540231 \r \h </w:instrText>
      </w:r>
      <w:r>
        <w:fldChar w:fldCharType="separate"/>
      </w:r>
      <w:r>
        <w:t>2</w:t>
      </w:r>
      <w:r>
        <w:fldChar w:fldCharType="end"/>
      </w:r>
      <w:r>
        <w:t xml:space="preserve"> foram evidenciados a relevância do trabalho proposto. Além disso, é notório o aumento no número de pessoas e instituições recorrendo as redes sociais para anunciar </w:t>
      </w:r>
      <w:r>
        <w:rPr>
          <w:i/>
          <w:iCs/>
        </w:rPr>
        <w:t>pets</w:t>
      </w:r>
      <w:r>
        <w:t xml:space="preserve"> abandonados/perdidos, na esperança de atingir o máximo de pessoas e incentivar a </w:t>
      </w:r>
      <w:proofErr w:type="spellStart"/>
      <w:r w:rsidRPr="00083CA6">
        <w:t>solidarização</w:t>
      </w:r>
      <w:proofErr w:type="spellEnd"/>
      <w:r>
        <w:t xml:space="preserve">, seja para ajudar na busca ou na adoção do </w:t>
      </w:r>
      <w:r>
        <w:rPr>
          <w:i/>
          <w:iCs/>
        </w:rPr>
        <w:t>pet</w:t>
      </w:r>
      <w:r>
        <w:t xml:space="preserve">. Nesse contexto, Silva Filho (2017), Guimarães (2021) e Batista (2020) identificam a possibilidade de desenvolver uma solução que auxilie e centralize as informações de animais perdidos e abandonados. No </w:t>
      </w:r>
      <w:r>
        <w:fldChar w:fldCharType="begin"/>
      </w:r>
      <w:r>
        <w:instrText xml:space="preserve"> REF _Ref52025161 \h </w:instrText>
      </w:r>
      <w:r>
        <w:fldChar w:fldCharType="separate"/>
      </w:r>
      <w:r>
        <w:t xml:space="preserve">Quadro </w:t>
      </w:r>
      <w:r>
        <w:rPr>
          <w:noProof/>
        </w:rPr>
        <w:t>1</w:t>
      </w:r>
      <w:r>
        <w:fldChar w:fldCharType="end"/>
      </w:r>
      <w:r>
        <w:t xml:space="preserve"> é apresentado um comparativo entre os trabalhos correlatos descritos na seção </w:t>
      </w:r>
      <w:r>
        <w:fldChar w:fldCharType="begin"/>
      </w:r>
      <w:r>
        <w:instrText xml:space="preserve"> REF _Ref82540231 \r \h </w:instrText>
      </w:r>
      <w:r>
        <w:fldChar w:fldCharType="separate"/>
      </w:r>
      <w:r>
        <w:t>2</w:t>
      </w:r>
      <w:r>
        <w:fldChar w:fldCharType="end"/>
      </w:r>
      <w:r>
        <w:t>, de modo que as linhas representam as características e as colunas os trabalhos relacionados.</w:t>
      </w:r>
    </w:p>
    <w:p w14:paraId="1D713C51" w14:textId="77777777" w:rsidR="00FB2B42" w:rsidRDefault="00FB2B42" w:rsidP="00B36E4A">
      <w:pPr>
        <w:pStyle w:val="TF-LEGENDA"/>
      </w:pPr>
      <w:r>
        <w:t xml:space="preserve">Quadro </w:t>
      </w:r>
      <w:fldSimple w:instr=" SEQ Quadro \* ARABIC ">
        <w:r>
          <w:rPr>
            <w:noProof/>
          </w:rPr>
          <w:t>1</w:t>
        </w:r>
      </w:fldSimple>
      <w:r>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1274"/>
        <w:gridCol w:w="1842"/>
        <w:gridCol w:w="1555"/>
      </w:tblGrid>
      <w:tr w:rsidR="00FB2B42" w14:paraId="08BF1856" w14:textId="77777777" w:rsidTr="009964B7">
        <w:trPr>
          <w:trHeight w:val="424"/>
          <w:jc w:val="center"/>
        </w:trPr>
        <w:tc>
          <w:tcPr>
            <w:tcW w:w="4393" w:type="dxa"/>
            <w:tcBorders>
              <w:tl2br w:val="single" w:sz="4" w:space="0" w:color="auto"/>
            </w:tcBorders>
            <w:shd w:val="clear" w:color="auto" w:fill="A6A6A6"/>
            <w:vAlign w:val="center"/>
          </w:tcPr>
          <w:p w14:paraId="1C23BB2E" w14:textId="77777777" w:rsidR="00FB2B42" w:rsidRPr="009964B7" w:rsidRDefault="00FB2B42" w:rsidP="000109FE">
            <w:pPr>
              <w:pStyle w:val="TF-TEXTOQUADRO"/>
              <w:jc w:val="right"/>
              <w:rPr>
                <w:b/>
                <w:bCs/>
                <w:sz w:val="20"/>
              </w:rPr>
            </w:pPr>
            <w:r w:rsidRPr="009964B7">
              <w:rPr>
                <w:b/>
                <w:bCs/>
                <w:sz w:val="20"/>
              </w:rPr>
              <w:t>Trabalhos Correlatos</w:t>
            </w:r>
          </w:p>
          <w:p w14:paraId="21D09FB1" w14:textId="77777777" w:rsidR="00FB2B42" w:rsidRPr="009964B7" w:rsidRDefault="00FB2B42" w:rsidP="009964B7">
            <w:pPr>
              <w:pStyle w:val="TF-TEXTOQUADRO"/>
              <w:rPr>
                <w:b/>
                <w:bCs/>
                <w:sz w:val="20"/>
              </w:rPr>
            </w:pPr>
            <w:r w:rsidRPr="009964B7">
              <w:rPr>
                <w:b/>
                <w:bCs/>
                <w:sz w:val="20"/>
              </w:rPr>
              <w:t>Características</w:t>
            </w:r>
          </w:p>
        </w:tc>
        <w:tc>
          <w:tcPr>
            <w:tcW w:w="1275" w:type="dxa"/>
            <w:shd w:val="clear" w:color="auto" w:fill="A6A6A6"/>
            <w:vAlign w:val="center"/>
          </w:tcPr>
          <w:p w14:paraId="5B8B03D2" w14:textId="77777777" w:rsidR="00FB2B42" w:rsidRDefault="00FB2B42" w:rsidP="000109FE">
            <w:pPr>
              <w:pStyle w:val="TF-TEXTOQUADRO"/>
              <w:jc w:val="center"/>
              <w:rPr>
                <w:b/>
                <w:bCs/>
                <w:sz w:val="20"/>
              </w:rPr>
            </w:pPr>
            <w:r w:rsidRPr="009964B7">
              <w:rPr>
                <w:b/>
                <w:bCs/>
                <w:sz w:val="20"/>
              </w:rPr>
              <w:t>Silva Filho</w:t>
            </w:r>
          </w:p>
          <w:p w14:paraId="7F1E63CE" w14:textId="77777777" w:rsidR="00FB2B42" w:rsidRPr="009964B7" w:rsidRDefault="00FB2B42" w:rsidP="000109FE">
            <w:pPr>
              <w:pStyle w:val="TF-TEXTOQUADRO"/>
              <w:jc w:val="center"/>
              <w:rPr>
                <w:b/>
                <w:bCs/>
                <w:sz w:val="20"/>
              </w:rPr>
            </w:pPr>
            <w:r w:rsidRPr="009964B7">
              <w:rPr>
                <w:b/>
                <w:bCs/>
                <w:sz w:val="20"/>
              </w:rPr>
              <w:t>(2017)</w:t>
            </w:r>
          </w:p>
        </w:tc>
        <w:tc>
          <w:tcPr>
            <w:tcW w:w="1843" w:type="dxa"/>
            <w:shd w:val="clear" w:color="auto" w:fill="A6A6A6"/>
            <w:vAlign w:val="center"/>
          </w:tcPr>
          <w:p w14:paraId="4BE7D1D8" w14:textId="77777777" w:rsidR="00FB2B42" w:rsidRPr="009964B7" w:rsidRDefault="00FB2B42" w:rsidP="000109FE">
            <w:pPr>
              <w:pStyle w:val="TF-TEXTOQUADRO"/>
              <w:jc w:val="center"/>
              <w:rPr>
                <w:b/>
                <w:bCs/>
                <w:sz w:val="20"/>
              </w:rPr>
            </w:pPr>
            <w:proofErr w:type="spellStart"/>
            <w:r w:rsidRPr="009964B7">
              <w:rPr>
                <w:b/>
                <w:bCs/>
                <w:sz w:val="20"/>
              </w:rPr>
              <w:t>AdoçãoPet</w:t>
            </w:r>
            <w:proofErr w:type="spellEnd"/>
            <w:r w:rsidRPr="009964B7">
              <w:rPr>
                <w:b/>
                <w:bCs/>
                <w:sz w:val="20"/>
              </w:rPr>
              <w:t xml:space="preserve"> CG</w:t>
            </w:r>
          </w:p>
          <w:p w14:paraId="176A16A0" w14:textId="77777777" w:rsidR="00FB2B42" w:rsidRPr="009964B7" w:rsidRDefault="00FB2B42" w:rsidP="000109FE">
            <w:pPr>
              <w:pStyle w:val="TF-TEXTOQUADRO"/>
              <w:jc w:val="center"/>
              <w:rPr>
                <w:b/>
                <w:bCs/>
                <w:sz w:val="20"/>
              </w:rPr>
            </w:pPr>
            <w:r w:rsidRPr="009964B7">
              <w:rPr>
                <w:b/>
                <w:bCs/>
                <w:sz w:val="20"/>
              </w:rPr>
              <w:t>Guimarães (2021)</w:t>
            </w:r>
          </w:p>
        </w:tc>
        <w:tc>
          <w:tcPr>
            <w:tcW w:w="1556" w:type="dxa"/>
            <w:shd w:val="clear" w:color="auto" w:fill="A6A6A6"/>
            <w:vAlign w:val="center"/>
          </w:tcPr>
          <w:p w14:paraId="5BF2B2B8" w14:textId="77777777" w:rsidR="00FB2B42" w:rsidRPr="009964B7" w:rsidRDefault="00FB2B42" w:rsidP="000109FE">
            <w:pPr>
              <w:pStyle w:val="TF-TEXTOQUADRO"/>
              <w:jc w:val="center"/>
              <w:rPr>
                <w:b/>
                <w:bCs/>
                <w:sz w:val="20"/>
              </w:rPr>
            </w:pPr>
            <w:r w:rsidRPr="009964B7">
              <w:rPr>
                <w:b/>
                <w:bCs/>
                <w:sz w:val="20"/>
              </w:rPr>
              <w:t xml:space="preserve">Pets </w:t>
            </w:r>
            <w:proofErr w:type="spellStart"/>
            <w:r w:rsidRPr="009964B7">
              <w:rPr>
                <w:b/>
                <w:bCs/>
                <w:sz w:val="20"/>
              </w:rPr>
              <w:t>Adoptions</w:t>
            </w:r>
            <w:proofErr w:type="spellEnd"/>
            <w:r w:rsidRPr="009964B7">
              <w:rPr>
                <w:b/>
                <w:bCs/>
                <w:sz w:val="20"/>
              </w:rPr>
              <w:t xml:space="preserve"> Batista (2020)</w:t>
            </w:r>
          </w:p>
        </w:tc>
      </w:tr>
      <w:tr w:rsidR="00FB2B42" w14:paraId="5DA83908" w14:textId="77777777" w:rsidTr="009964B7">
        <w:trPr>
          <w:jc w:val="center"/>
        </w:trPr>
        <w:tc>
          <w:tcPr>
            <w:tcW w:w="4393" w:type="dxa"/>
            <w:shd w:val="clear" w:color="auto" w:fill="auto"/>
            <w:vAlign w:val="center"/>
          </w:tcPr>
          <w:p w14:paraId="26154667" w14:textId="77777777" w:rsidR="00FB2B42" w:rsidRPr="009964B7" w:rsidRDefault="00FB2B42" w:rsidP="000109FE">
            <w:pPr>
              <w:pStyle w:val="TF-TEXTOQUADRO"/>
              <w:rPr>
                <w:sz w:val="20"/>
              </w:rPr>
            </w:pPr>
            <w:r w:rsidRPr="009964B7">
              <w:rPr>
                <w:sz w:val="20"/>
              </w:rPr>
              <w:t xml:space="preserve">Adicionar o </w:t>
            </w:r>
            <w:r w:rsidRPr="009964B7">
              <w:rPr>
                <w:i/>
                <w:iCs/>
                <w:sz w:val="20"/>
              </w:rPr>
              <w:t>pet</w:t>
            </w:r>
          </w:p>
        </w:tc>
        <w:tc>
          <w:tcPr>
            <w:tcW w:w="1275" w:type="dxa"/>
            <w:shd w:val="clear" w:color="auto" w:fill="auto"/>
            <w:vAlign w:val="center"/>
          </w:tcPr>
          <w:p w14:paraId="193AA8E0"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7A6D497A"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4DA8BEB0" w14:textId="77777777" w:rsidR="00FB2B42" w:rsidRPr="009964B7" w:rsidRDefault="00FB2B42" w:rsidP="000109FE">
            <w:pPr>
              <w:pStyle w:val="TF-TEXTOQUADRO"/>
              <w:jc w:val="center"/>
              <w:rPr>
                <w:sz w:val="20"/>
              </w:rPr>
            </w:pPr>
            <w:r w:rsidRPr="009964B7">
              <w:rPr>
                <w:color w:val="FF0000"/>
                <w:sz w:val="20"/>
              </w:rPr>
              <w:t>X</w:t>
            </w:r>
          </w:p>
        </w:tc>
      </w:tr>
      <w:tr w:rsidR="00FB2B42" w14:paraId="0D439EA9" w14:textId="77777777" w:rsidTr="009964B7">
        <w:trPr>
          <w:jc w:val="center"/>
        </w:trPr>
        <w:tc>
          <w:tcPr>
            <w:tcW w:w="4393" w:type="dxa"/>
            <w:shd w:val="clear" w:color="auto" w:fill="auto"/>
            <w:vAlign w:val="center"/>
          </w:tcPr>
          <w:p w14:paraId="19A0D29B" w14:textId="77777777" w:rsidR="00FB2B42" w:rsidRPr="009964B7" w:rsidRDefault="00FB2B42" w:rsidP="000109FE">
            <w:pPr>
              <w:pStyle w:val="TF-TEXTOQUADRO"/>
              <w:rPr>
                <w:sz w:val="20"/>
              </w:rPr>
            </w:pPr>
            <w:r w:rsidRPr="009964B7">
              <w:rPr>
                <w:sz w:val="20"/>
              </w:rPr>
              <w:t xml:space="preserve">Visualizar informações do </w:t>
            </w:r>
            <w:r w:rsidRPr="009964B7">
              <w:rPr>
                <w:i/>
                <w:iCs/>
                <w:sz w:val="20"/>
              </w:rPr>
              <w:t>pet</w:t>
            </w:r>
          </w:p>
        </w:tc>
        <w:tc>
          <w:tcPr>
            <w:tcW w:w="1275" w:type="dxa"/>
            <w:shd w:val="clear" w:color="auto" w:fill="auto"/>
            <w:vAlign w:val="center"/>
          </w:tcPr>
          <w:p w14:paraId="49BC50F6"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587AC03D"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82DB9F3"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r>
      <w:tr w:rsidR="00FB2B42" w14:paraId="2ED6E1D6" w14:textId="77777777" w:rsidTr="009964B7">
        <w:trPr>
          <w:jc w:val="center"/>
        </w:trPr>
        <w:tc>
          <w:tcPr>
            <w:tcW w:w="4393" w:type="dxa"/>
            <w:shd w:val="clear" w:color="auto" w:fill="auto"/>
            <w:vAlign w:val="center"/>
          </w:tcPr>
          <w:p w14:paraId="762A64C6" w14:textId="77777777" w:rsidR="00FB2B42" w:rsidRPr="009964B7" w:rsidRDefault="00FB2B42" w:rsidP="000109FE">
            <w:pPr>
              <w:pStyle w:val="TF-TEXTOQUADRO"/>
              <w:rPr>
                <w:sz w:val="20"/>
              </w:rPr>
            </w:pPr>
            <w:r w:rsidRPr="009964B7">
              <w:rPr>
                <w:sz w:val="20"/>
              </w:rPr>
              <w:t xml:space="preserve">Selecionar o </w:t>
            </w:r>
            <w:r w:rsidRPr="009964B7">
              <w:rPr>
                <w:i/>
                <w:iCs/>
                <w:sz w:val="20"/>
              </w:rPr>
              <w:t>pet</w:t>
            </w:r>
          </w:p>
        </w:tc>
        <w:tc>
          <w:tcPr>
            <w:tcW w:w="1275" w:type="dxa"/>
            <w:shd w:val="clear" w:color="auto" w:fill="auto"/>
            <w:vAlign w:val="center"/>
          </w:tcPr>
          <w:p w14:paraId="536906A6"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7F30FEEB"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15B07DCD"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r>
      <w:tr w:rsidR="00FB2B42" w14:paraId="138081E1" w14:textId="77777777" w:rsidTr="009964B7">
        <w:trPr>
          <w:jc w:val="center"/>
        </w:trPr>
        <w:tc>
          <w:tcPr>
            <w:tcW w:w="4393" w:type="dxa"/>
            <w:shd w:val="clear" w:color="auto" w:fill="auto"/>
            <w:vAlign w:val="center"/>
          </w:tcPr>
          <w:p w14:paraId="04A2A9B6" w14:textId="77777777" w:rsidR="00FB2B42" w:rsidRPr="009964B7" w:rsidRDefault="00FB2B42" w:rsidP="000109FE">
            <w:pPr>
              <w:pStyle w:val="TF-TEXTOQUADRO"/>
              <w:rPr>
                <w:sz w:val="20"/>
              </w:rPr>
            </w:pPr>
            <w:r w:rsidRPr="009964B7">
              <w:rPr>
                <w:sz w:val="20"/>
              </w:rPr>
              <w:t xml:space="preserve">Entrar em contato com a instituição/pessoa responsável pelo </w:t>
            </w:r>
            <w:r w:rsidRPr="009964B7">
              <w:rPr>
                <w:i/>
                <w:iCs/>
                <w:sz w:val="20"/>
              </w:rPr>
              <w:t>pet</w:t>
            </w:r>
          </w:p>
        </w:tc>
        <w:tc>
          <w:tcPr>
            <w:tcW w:w="1275" w:type="dxa"/>
            <w:shd w:val="clear" w:color="auto" w:fill="auto"/>
            <w:vAlign w:val="center"/>
          </w:tcPr>
          <w:p w14:paraId="6F554BDC"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64C1F39"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2156A18E"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r>
      <w:tr w:rsidR="00FB2B42" w14:paraId="7AAB18B5" w14:textId="77777777" w:rsidTr="009964B7">
        <w:trPr>
          <w:jc w:val="center"/>
        </w:trPr>
        <w:tc>
          <w:tcPr>
            <w:tcW w:w="4393" w:type="dxa"/>
            <w:shd w:val="clear" w:color="auto" w:fill="auto"/>
            <w:vAlign w:val="center"/>
          </w:tcPr>
          <w:p w14:paraId="44035E8B" w14:textId="77777777" w:rsidR="00FB2B42" w:rsidRPr="009964B7" w:rsidRDefault="00FB2B42" w:rsidP="000109FE">
            <w:pPr>
              <w:pStyle w:val="TF-TEXTOQUADRO"/>
              <w:rPr>
                <w:sz w:val="20"/>
              </w:rPr>
            </w:pPr>
            <w:r w:rsidRPr="009964B7">
              <w:rPr>
                <w:sz w:val="20"/>
              </w:rPr>
              <w:t>Visualizar no mapa as instituições/</w:t>
            </w:r>
            <w:r w:rsidRPr="009964B7">
              <w:rPr>
                <w:i/>
                <w:iCs/>
                <w:sz w:val="20"/>
              </w:rPr>
              <w:t>pets</w:t>
            </w:r>
            <w:r w:rsidRPr="009964B7">
              <w:rPr>
                <w:sz w:val="20"/>
              </w:rPr>
              <w:t xml:space="preserve"> próximos</w:t>
            </w:r>
          </w:p>
        </w:tc>
        <w:tc>
          <w:tcPr>
            <w:tcW w:w="1275" w:type="dxa"/>
            <w:shd w:val="clear" w:color="auto" w:fill="auto"/>
            <w:vAlign w:val="center"/>
          </w:tcPr>
          <w:p w14:paraId="504ED11D" w14:textId="77777777" w:rsidR="00FB2B42" w:rsidRPr="009964B7" w:rsidRDefault="00FB2B42" w:rsidP="000109FE">
            <w:pPr>
              <w:pStyle w:val="TF-TEXTOQUADRO"/>
              <w:jc w:val="center"/>
              <w:rPr>
                <w:sz w:val="20"/>
              </w:rPr>
            </w:pPr>
            <w:r w:rsidRPr="009964B7">
              <w:rPr>
                <w:color w:val="FF0000"/>
                <w:sz w:val="20"/>
              </w:rPr>
              <w:t>X</w:t>
            </w:r>
          </w:p>
        </w:tc>
        <w:tc>
          <w:tcPr>
            <w:tcW w:w="1843" w:type="dxa"/>
            <w:shd w:val="clear" w:color="auto" w:fill="auto"/>
            <w:vAlign w:val="center"/>
          </w:tcPr>
          <w:p w14:paraId="7AB91E79"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2AD2F91A" w14:textId="77777777" w:rsidR="00FB2B42" w:rsidRPr="009964B7" w:rsidRDefault="00FB2B42" w:rsidP="000109FE">
            <w:pPr>
              <w:pStyle w:val="TF-TEXTOQUADRO"/>
              <w:jc w:val="center"/>
              <w:rPr>
                <w:sz w:val="20"/>
              </w:rPr>
            </w:pPr>
            <w:r w:rsidRPr="009964B7">
              <w:rPr>
                <w:color w:val="FF0000"/>
                <w:sz w:val="20"/>
              </w:rPr>
              <w:t>X</w:t>
            </w:r>
          </w:p>
        </w:tc>
      </w:tr>
      <w:tr w:rsidR="00FB2B42" w14:paraId="2E7D2B2A" w14:textId="77777777" w:rsidTr="009964B7">
        <w:trPr>
          <w:jc w:val="center"/>
        </w:trPr>
        <w:tc>
          <w:tcPr>
            <w:tcW w:w="4393" w:type="dxa"/>
            <w:shd w:val="clear" w:color="auto" w:fill="auto"/>
            <w:vAlign w:val="center"/>
          </w:tcPr>
          <w:p w14:paraId="10DFD5C9" w14:textId="77777777" w:rsidR="00FB2B42" w:rsidRPr="009964B7" w:rsidRDefault="00FB2B42" w:rsidP="000109FE">
            <w:pPr>
              <w:pStyle w:val="TF-TEXTOQUADRO"/>
              <w:rPr>
                <w:sz w:val="20"/>
              </w:rPr>
            </w:pPr>
            <w:r w:rsidRPr="009964B7">
              <w:rPr>
                <w:sz w:val="20"/>
              </w:rPr>
              <w:t>Compartilhar as informações da instituição/</w:t>
            </w:r>
            <w:r w:rsidRPr="009964B7">
              <w:rPr>
                <w:i/>
                <w:iCs/>
                <w:sz w:val="20"/>
              </w:rPr>
              <w:t>pet</w:t>
            </w:r>
            <w:r w:rsidRPr="009964B7">
              <w:rPr>
                <w:sz w:val="20"/>
              </w:rPr>
              <w:t xml:space="preserve"> nas redes sociais</w:t>
            </w:r>
          </w:p>
        </w:tc>
        <w:tc>
          <w:tcPr>
            <w:tcW w:w="1275" w:type="dxa"/>
            <w:shd w:val="clear" w:color="auto" w:fill="auto"/>
            <w:vAlign w:val="center"/>
          </w:tcPr>
          <w:p w14:paraId="76194793" w14:textId="77777777" w:rsidR="00FB2B42" w:rsidRPr="009964B7" w:rsidRDefault="00FB2B42" w:rsidP="000109FE">
            <w:pPr>
              <w:pStyle w:val="TF-TEXTOQUADRO"/>
              <w:jc w:val="center"/>
              <w:rPr>
                <w:sz w:val="20"/>
              </w:rPr>
            </w:pPr>
            <w:r w:rsidRPr="009964B7">
              <w:rPr>
                <w:color w:val="FF0000"/>
                <w:sz w:val="20"/>
              </w:rPr>
              <w:t>X</w:t>
            </w:r>
          </w:p>
        </w:tc>
        <w:tc>
          <w:tcPr>
            <w:tcW w:w="1843" w:type="dxa"/>
            <w:shd w:val="clear" w:color="auto" w:fill="auto"/>
            <w:vAlign w:val="center"/>
          </w:tcPr>
          <w:p w14:paraId="42DBBE26" w14:textId="77777777" w:rsidR="00FB2B42" w:rsidRPr="009964B7" w:rsidRDefault="00FB2B42" w:rsidP="000109FE">
            <w:pPr>
              <w:pStyle w:val="TF-TEXTOQUADRO"/>
              <w:jc w:val="center"/>
              <w:rPr>
                <w:sz w:val="20"/>
              </w:rPr>
            </w:pPr>
            <w:r w:rsidRPr="009964B7">
              <w:rPr>
                <w:color w:val="FF0000"/>
                <w:sz w:val="20"/>
              </w:rPr>
              <w:t>X</w:t>
            </w:r>
          </w:p>
        </w:tc>
        <w:tc>
          <w:tcPr>
            <w:tcW w:w="1556" w:type="dxa"/>
            <w:shd w:val="clear" w:color="auto" w:fill="auto"/>
            <w:vAlign w:val="center"/>
          </w:tcPr>
          <w:p w14:paraId="031A9971"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r>
      <w:tr w:rsidR="00FB2B42" w14:paraId="2B6C8FAC" w14:textId="77777777" w:rsidTr="009964B7">
        <w:trPr>
          <w:jc w:val="center"/>
        </w:trPr>
        <w:tc>
          <w:tcPr>
            <w:tcW w:w="4393" w:type="dxa"/>
            <w:shd w:val="clear" w:color="auto" w:fill="auto"/>
            <w:vAlign w:val="center"/>
          </w:tcPr>
          <w:p w14:paraId="12EDBD0F" w14:textId="77777777" w:rsidR="00FB2B42" w:rsidRPr="009964B7" w:rsidRDefault="00FB2B42" w:rsidP="000109FE">
            <w:pPr>
              <w:pStyle w:val="TF-TEXTOQUADRO"/>
              <w:rPr>
                <w:sz w:val="20"/>
              </w:rPr>
            </w:pPr>
            <w:r w:rsidRPr="009964B7">
              <w:rPr>
                <w:sz w:val="20"/>
              </w:rPr>
              <w:t>Notificação aos usuários</w:t>
            </w:r>
          </w:p>
        </w:tc>
        <w:tc>
          <w:tcPr>
            <w:tcW w:w="1275" w:type="dxa"/>
            <w:shd w:val="clear" w:color="auto" w:fill="auto"/>
            <w:vAlign w:val="center"/>
          </w:tcPr>
          <w:p w14:paraId="457AA7EA"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0D889015" w14:textId="77777777" w:rsidR="00FB2B42" w:rsidRPr="009964B7" w:rsidRDefault="00FB2B42"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4B0C2176" w14:textId="77777777" w:rsidR="00FB2B42" w:rsidRPr="009964B7" w:rsidRDefault="00FB2B42" w:rsidP="000109FE">
            <w:pPr>
              <w:pStyle w:val="TF-TEXTOQUADRO"/>
              <w:jc w:val="center"/>
              <w:rPr>
                <w:sz w:val="20"/>
              </w:rPr>
            </w:pPr>
            <w:r w:rsidRPr="009964B7">
              <w:rPr>
                <w:color w:val="FF0000"/>
                <w:sz w:val="20"/>
              </w:rPr>
              <w:t>X</w:t>
            </w:r>
          </w:p>
        </w:tc>
      </w:tr>
    </w:tbl>
    <w:p w14:paraId="7ED09139" w14:textId="77777777" w:rsidR="00FB2B42" w:rsidRDefault="00FB2B42" w:rsidP="006C4269">
      <w:pPr>
        <w:pStyle w:val="TF-FONTE"/>
      </w:pPr>
      <w:r>
        <w:t>Fonte: elaborado pelo autor.</w:t>
      </w:r>
    </w:p>
    <w:p w14:paraId="22602C73" w14:textId="77777777" w:rsidR="00FB2B42" w:rsidRDefault="00FB2B42" w:rsidP="006C4269">
      <w:pPr>
        <w:pStyle w:val="TF-TEXTO"/>
      </w:pPr>
      <w:r>
        <w:t xml:space="preserve">Analisando o </w:t>
      </w:r>
      <w:r>
        <w:fldChar w:fldCharType="begin"/>
      </w:r>
      <w:r>
        <w:instrText xml:space="preserve"> REF _Ref82540253 \h </w:instrText>
      </w:r>
      <w:r>
        <w:fldChar w:fldCharType="separate"/>
      </w:r>
      <w:r>
        <w:t xml:space="preserve">Quadro </w:t>
      </w:r>
      <w:r>
        <w:rPr>
          <w:noProof/>
        </w:rPr>
        <w:t>1</w:t>
      </w:r>
      <w:r>
        <w:fldChar w:fldCharType="end"/>
      </w:r>
      <w:r>
        <w:t xml:space="preserve"> é possível identificar que o trabalho de Silva Filho (2017), </w:t>
      </w:r>
      <w:proofErr w:type="spellStart"/>
      <w:r>
        <w:t>AdoçãoPet</w:t>
      </w:r>
      <w:proofErr w:type="spellEnd"/>
      <w:r>
        <w:t xml:space="preserve"> CG de Guimarães (2021) e o Pets </w:t>
      </w:r>
      <w:proofErr w:type="spellStart"/>
      <w:r>
        <w:t>Adoptions</w:t>
      </w:r>
      <w:proofErr w:type="spellEnd"/>
      <w:r>
        <w:t xml:space="preserve"> de Batista (2020) possuem características semelhantes, permitindo que os usuários possam selecionar um </w:t>
      </w:r>
      <w:r>
        <w:rPr>
          <w:i/>
          <w:iCs/>
        </w:rPr>
        <w:t>pet</w:t>
      </w:r>
      <w:r>
        <w:t xml:space="preserve"> que deseje adotar. A visualização das informações do </w:t>
      </w:r>
      <w:r>
        <w:rPr>
          <w:i/>
          <w:iCs/>
        </w:rPr>
        <w:t>pet</w:t>
      </w:r>
      <w:r>
        <w:t xml:space="preserve">, característica comum nos trabalhos relatados, complementa a característica de selecionar o </w:t>
      </w:r>
      <w:r>
        <w:rPr>
          <w:i/>
          <w:iCs/>
        </w:rPr>
        <w:t>pet</w:t>
      </w:r>
      <w:r>
        <w:t xml:space="preserve"> desejado pelo usuário podendo visualizar as informações relevantes para adoção. A partir da visualização das informações, o usuário poderá entrar em contato com a instituição/pessoa responsável pelo </w:t>
      </w:r>
      <w:r>
        <w:rPr>
          <w:i/>
          <w:iCs/>
        </w:rPr>
        <w:t>pet</w:t>
      </w:r>
      <w:r>
        <w:t>, característica apresentada nos três trabalhos relatados.</w:t>
      </w:r>
    </w:p>
    <w:p w14:paraId="5E95EB40" w14:textId="77777777" w:rsidR="00FB2B42" w:rsidRDefault="00FB2B42" w:rsidP="003F2A42">
      <w:pPr>
        <w:pStyle w:val="TF-TEXTO"/>
      </w:pPr>
      <w:r>
        <w:t xml:space="preserve">A </w:t>
      </w:r>
      <w:proofErr w:type="spellStart"/>
      <w:r>
        <w:t>AdoçãoPet</w:t>
      </w:r>
      <w:proofErr w:type="spellEnd"/>
      <w:r>
        <w:t xml:space="preserve"> CG (GUIMARÃES, 2021) se destaca também por apresentar a característica de utilizar o mapa para visualizar as instituições nas redondezas. Essa </w:t>
      </w:r>
      <w:r w:rsidRPr="000575CA">
        <w:t>característica</w:t>
      </w:r>
      <w:r>
        <w:t xml:space="preserve"> tem por objetivo facilitar ao usuário a busca de abrigos de animais próximos utilizando a </w:t>
      </w:r>
      <w:proofErr w:type="spellStart"/>
      <w:r>
        <w:t>geolocalização</w:t>
      </w:r>
      <w:proofErr w:type="spellEnd"/>
      <w:r>
        <w:t>, sem necessidade de saber dos nomes ou local dos abrigos. Já a característica de compartilhar as informações da instituição/</w:t>
      </w:r>
      <w:r>
        <w:rPr>
          <w:i/>
          <w:iCs/>
        </w:rPr>
        <w:t>pet</w:t>
      </w:r>
      <w:r>
        <w:t xml:space="preserve"> nas redes sociais é somente apresentada no Pets </w:t>
      </w:r>
      <w:proofErr w:type="spellStart"/>
      <w:r>
        <w:t>Adoptions</w:t>
      </w:r>
      <w:proofErr w:type="spellEnd"/>
      <w:r>
        <w:t xml:space="preserve"> (BATISTA, 2020). Essa característica fornece a integração com os aplicativos mais utilizados hoje em dia, as redes sociais, que vem com o propósito de expandir o alcance das informações da instituição/</w:t>
      </w:r>
      <w:r>
        <w:rPr>
          <w:i/>
          <w:iCs/>
        </w:rPr>
        <w:t>pet</w:t>
      </w:r>
      <w:r>
        <w:t xml:space="preserve"> para o maior número de pessoas.</w:t>
      </w:r>
    </w:p>
    <w:p w14:paraId="386EEE49" w14:textId="77777777" w:rsidR="00FB2B42" w:rsidRDefault="00FB2B42" w:rsidP="003F2A42">
      <w:pPr>
        <w:pStyle w:val="TF-TEXTO"/>
      </w:pPr>
      <w:r>
        <w:t xml:space="preserve">Silva Filho (2017) e Guimarães (2021) possuem as características de adicionar um </w:t>
      </w:r>
      <w:r>
        <w:rPr>
          <w:i/>
          <w:iCs/>
        </w:rPr>
        <w:t xml:space="preserve">pet </w:t>
      </w:r>
      <w:r>
        <w:t xml:space="preserve">e a notificação para os usuários. A característica de adicionar um </w:t>
      </w:r>
      <w:r>
        <w:rPr>
          <w:i/>
          <w:iCs/>
        </w:rPr>
        <w:t>pet</w:t>
      </w:r>
      <w:r>
        <w:t xml:space="preserve"> ao sistema consiste em </w:t>
      </w:r>
      <w:r>
        <w:lastRenderedPageBreak/>
        <w:t xml:space="preserve">cadastrar um novo animal para poder ser adotado pelos usuários. A característica de notificação para os usuários funciona de maneira que quando é realizado uma operação no aplicativo os usuários serão notificados pelo </w:t>
      </w:r>
      <w:proofErr w:type="spellStart"/>
      <w:r>
        <w:t>App</w:t>
      </w:r>
      <w:proofErr w:type="spellEnd"/>
      <w:r>
        <w:t>.</w:t>
      </w:r>
    </w:p>
    <w:p w14:paraId="12B83FE9" w14:textId="77777777" w:rsidR="00FB2B42" w:rsidRDefault="00FB2B42" w:rsidP="003F2A42">
      <w:pPr>
        <w:pStyle w:val="TF-TEXTO"/>
      </w:pPr>
      <w:r>
        <w:t xml:space="preserve">A presente proposta apresenta paridade com todos os três trabalhos correlatos apresentados. O aplicativo proposto busca centralizar e ampliar a ajuda para a causa animal, facilitando a comunicação das instituições que cuidam de animais abandonados e os usuários que procuram adotar um </w:t>
      </w:r>
      <w:r>
        <w:rPr>
          <w:i/>
          <w:iCs/>
        </w:rPr>
        <w:t xml:space="preserve">pet. </w:t>
      </w:r>
      <w:r>
        <w:t xml:space="preserve">Além disso, permite de forma colaborativa que os usuários cadastrem animais desaparecidos ou encontrados, possibilitando as pessoas que estão com seus animais desaparecidos, que encontrem seus </w:t>
      </w:r>
      <w:r>
        <w:rPr>
          <w:i/>
          <w:iCs/>
        </w:rPr>
        <w:t>pets</w:t>
      </w:r>
      <w:r>
        <w:t xml:space="preserve"> o mais rápido possível.</w:t>
      </w:r>
    </w:p>
    <w:p w14:paraId="41789BDF" w14:textId="77777777" w:rsidR="00FB2B42" w:rsidRPr="00866AA9" w:rsidRDefault="00FB2B42" w:rsidP="003F2A42">
      <w:pPr>
        <w:pStyle w:val="TF-TEXTO"/>
      </w:pPr>
      <w:r>
        <w:t xml:space="preserve">Com base nessas características, tal como apresentado no </w:t>
      </w:r>
      <w:r>
        <w:fldChar w:fldCharType="begin"/>
      </w:r>
      <w:r>
        <w:instrText xml:space="preserve"> REF _Ref52025161 \h </w:instrText>
      </w:r>
      <w:r>
        <w:fldChar w:fldCharType="separate"/>
      </w:r>
      <w:r>
        <w:t xml:space="preserve">Quadro </w:t>
      </w:r>
      <w:r>
        <w:rPr>
          <w:noProof/>
        </w:rPr>
        <w:t>1</w:t>
      </w:r>
      <w:r>
        <w:fldChar w:fldCharType="end"/>
      </w:r>
      <w:r>
        <w:t xml:space="preserve">, é perceptível que o trabalho possuí relevância para a sociedade. O aplicativo traz valor e contribuirá socialmente não apenas as instituições de causa animal, mas aos usuários com </w:t>
      </w:r>
      <w:r>
        <w:rPr>
          <w:i/>
          <w:iCs/>
        </w:rPr>
        <w:t>pets</w:t>
      </w:r>
      <w:r>
        <w:t xml:space="preserve"> desaparecidos, proporcionando para ambos, uma plataforma centralizada, com melhor comunicação e colaboração para a causa. A proposta ainda trará como contribuição acadêmica, o uso do </w:t>
      </w:r>
      <w:r>
        <w:rPr>
          <w:i/>
          <w:iCs/>
        </w:rPr>
        <w:t xml:space="preserve">Design </w:t>
      </w:r>
      <w:proofErr w:type="spellStart"/>
      <w:r>
        <w:rPr>
          <w:i/>
          <w:iCs/>
        </w:rPr>
        <w:t>Thinking</w:t>
      </w:r>
      <w:proofErr w:type="spellEnd"/>
      <w:r>
        <w:rPr>
          <w:i/>
          <w:iCs/>
        </w:rPr>
        <w:t xml:space="preserve"> (DT)</w:t>
      </w:r>
      <w:r>
        <w:t xml:space="preserve"> na área da computação, do </w:t>
      </w:r>
      <w:r w:rsidRPr="000109FE">
        <w:t xml:space="preserve">Método </w:t>
      </w:r>
      <w:proofErr w:type="spellStart"/>
      <w:r w:rsidRPr="000109FE">
        <w:t>Relationship</w:t>
      </w:r>
      <w:proofErr w:type="spellEnd"/>
      <w:r w:rsidRPr="000109FE">
        <w:t xml:space="preserve"> </w:t>
      </w:r>
      <w:proofErr w:type="spellStart"/>
      <w:r w:rsidRPr="000109FE">
        <w:t>of</w:t>
      </w:r>
      <w:proofErr w:type="spellEnd"/>
      <w:r w:rsidRPr="000109FE">
        <w:t xml:space="preserve"> M3C </w:t>
      </w:r>
      <w:proofErr w:type="spellStart"/>
      <w:r w:rsidRPr="000109FE">
        <w:t>with</w:t>
      </w:r>
      <w:proofErr w:type="spellEnd"/>
      <w:r w:rsidRPr="000109FE">
        <w:t xml:space="preserve"> </w:t>
      </w:r>
      <w:proofErr w:type="spellStart"/>
      <w:r w:rsidRPr="000109FE">
        <w:t>User</w:t>
      </w:r>
      <w:proofErr w:type="spellEnd"/>
      <w:r w:rsidRPr="000109FE">
        <w:t xml:space="preserve"> </w:t>
      </w:r>
      <w:proofErr w:type="spellStart"/>
      <w:r w:rsidRPr="000109FE">
        <w:t>Requirements</w:t>
      </w:r>
      <w:proofErr w:type="spellEnd"/>
      <w:r w:rsidRPr="000109FE">
        <w:t xml:space="preserve"> </w:t>
      </w:r>
      <w:proofErr w:type="spellStart"/>
      <w:r w:rsidRPr="000109FE">
        <w:t>and</w:t>
      </w:r>
      <w:proofErr w:type="spellEnd"/>
      <w:r w:rsidRPr="000109FE">
        <w:t xml:space="preserve"> </w:t>
      </w:r>
      <w:proofErr w:type="spellStart"/>
      <w:r w:rsidRPr="000109FE">
        <w:t>Usability</w:t>
      </w:r>
      <w:proofErr w:type="spellEnd"/>
      <w:r w:rsidRPr="000109FE">
        <w:t xml:space="preserve"> </w:t>
      </w:r>
      <w:proofErr w:type="spellStart"/>
      <w:r w:rsidRPr="000109FE">
        <w:t>and</w:t>
      </w:r>
      <w:proofErr w:type="spellEnd"/>
      <w:r w:rsidRPr="000109FE">
        <w:t xml:space="preserve"> </w:t>
      </w:r>
      <w:proofErr w:type="spellStart"/>
      <w:r w:rsidRPr="000109FE">
        <w:t>Communicability</w:t>
      </w:r>
      <w:proofErr w:type="spellEnd"/>
      <w:r w:rsidRPr="000109FE">
        <w:t xml:space="preserve"> </w:t>
      </w:r>
      <w:proofErr w:type="spellStart"/>
      <w:r w:rsidRPr="000109FE">
        <w:t>Assessment</w:t>
      </w:r>
      <w:proofErr w:type="spellEnd"/>
      <w:r w:rsidRPr="000109FE">
        <w:t xml:space="preserve"> in </w:t>
      </w:r>
      <w:proofErr w:type="spellStart"/>
      <w:r w:rsidRPr="000109FE">
        <w:t>groupware</w:t>
      </w:r>
      <w:proofErr w:type="spellEnd"/>
      <w:r w:rsidRPr="000109FE">
        <w:t xml:space="preserve"> (</w:t>
      </w:r>
      <w:proofErr w:type="spellStart"/>
      <w:r w:rsidRPr="000109FE">
        <w:t>RURUCAg</w:t>
      </w:r>
      <w:proofErr w:type="spellEnd"/>
      <w:r w:rsidRPr="000109FE">
        <w:t>)</w:t>
      </w:r>
      <w:r>
        <w:t xml:space="preserve"> e do Modelo 3C Colaboração, que poderão ser utilizados conjuntamente em trabalhos posteriores. Como contribuição tecnológica, destaca-se o desenvolvimento de um aplicativo móvel colaborativo, desenvolvido fundamentado no M3C e utilizando o </w:t>
      </w:r>
      <w:r>
        <w:rPr>
          <w:i/>
          <w:iCs/>
        </w:rPr>
        <w:t>toolkit</w:t>
      </w:r>
      <w:r>
        <w:t xml:space="preserve"> </w:t>
      </w:r>
      <w:proofErr w:type="spellStart"/>
      <w:r>
        <w:t>Flutter</w:t>
      </w:r>
      <w:proofErr w:type="spellEnd"/>
      <w:r>
        <w:t>.</w:t>
      </w:r>
    </w:p>
    <w:p w14:paraId="4B0085C4" w14:textId="77777777" w:rsidR="00FB2B42" w:rsidRDefault="00FB2B42" w:rsidP="00451B94">
      <w:pPr>
        <w:pStyle w:val="Ttulo2"/>
        <w:spacing w:after="120" w:line="240" w:lineRule="auto"/>
        <w:rPr>
          <w:caps w:val="0"/>
        </w:rPr>
      </w:pPr>
      <w:r>
        <w:rPr>
          <w:caps w:val="0"/>
        </w:rPr>
        <w:t>REQUISITOS PRINCIPAIS DO PROBLEMA A SER TRABALHADO</w:t>
      </w:r>
    </w:p>
    <w:p w14:paraId="6E187C2E" w14:textId="77777777" w:rsidR="00FB2B42" w:rsidRDefault="00FB2B42" w:rsidP="00114119">
      <w:pPr>
        <w:pStyle w:val="TF-TEXTO"/>
      </w:pPr>
      <w:r>
        <w:t xml:space="preserve">Nessa subseção serão especificados os Requisitos Funcionais (RF) e Requisitos Não Funcionais (RNF), conforme </w:t>
      </w:r>
      <w:r>
        <w:fldChar w:fldCharType="begin"/>
      </w:r>
      <w:r>
        <w:instrText xml:space="preserve"> REF _Ref52887444 \h </w:instrText>
      </w:r>
      <w:r>
        <w:fldChar w:fldCharType="separate"/>
      </w:r>
      <w:r>
        <w:t xml:space="preserve">Quadro </w:t>
      </w:r>
      <w:r>
        <w:rPr>
          <w:noProof/>
        </w:rPr>
        <w:t>2</w:t>
      </w:r>
      <w:r>
        <w:fldChar w:fldCharType="end"/>
      </w:r>
      <w:r>
        <w:t>.</w:t>
      </w:r>
    </w:p>
    <w:p w14:paraId="3C60D198" w14:textId="77777777" w:rsidR="00FB2B42" w:rsidRDefault="00FB2B42" w:rsidP="00024810">
      <w:pPr>
        <w:pStyle w:val="TF-LEGENDA"/>
      </w:pPr>
      <w:r>
        <w:lastRenderedPageBreak/>
        <w:t xml:space="preserve">Quadro </w:t>
      </w:r>
      <w:r>
        <w:fldChar w:fldCharType="begin"/>
      </w:r>
      <w:r>
        <w:instrText>SEQ Quadro \* ARABIC</w:instrText>
      </w:r>
      <w:r>
        <w:fldChar w:fldCharType="separate"/>
      </w:r>
      <w:r>
        <w:rPr>
          <w:noProof/>
        </w:rPr>
        <w:t>2</w:t>
      </w:r>
      <w:r>
        <w:fldChar w:fldCharType="end"/>
      </w:r>
      <w:r>
        <w:t xml:space="preserve"> - Principais </w:t>
      </w:r>
      <w:r w:rsidRPr="00165DBD">
        <w:t>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FB2B42" w:rsidRPr="007E0D87" w14:paraId="54D2354E" w14:textId="77777777" w:rsidTr="00CF420C">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695588D0" w14:textId="77777777" w:rsidR="00FB2B42" w:rsidRPr="009964B7" w:rsidRDefault="00FB2B42" w:rsidP="00673C01">
            <w:pPr>
              <w:pStyle w:val="TF-TEXTOQUADRO"/>
              <w:rPr>
                <w:b/>
                <w:bCs/>
                <w:sz w:val="20"/>
              </w:rPr>
            </w:pPr>
            <w:r w:rsidRPr="009964B7">
              <w:rPr>
                <w:b/>
                <w:bCs/>
                <w:sz w:val="20"/>
              </w:rPr>
              <w:t>O aplicativo deve:</w:t>
            </w:r>
          </w:p>
        </w:tc>
        <w:tc>
          <w:tcPr>
            <w:tcW w:w="664" w:type="dxa"/>
            <w:tcBorders>
              <w:top w:val="single" w:sz="4" w:space="0" w:color="auto"/>
              <w:left w:val="single" w:sz="4" w:space="0" w:color="auto"/>
              <w:right w:val="single" w:sz="4" w:space="0" w:color="auto"/>
              <w:tl2br w:val="nil"/>
            </w:tcBorders>
            <w:shd w:val="clear" w:color="auto" w:fill="A6A6A6"/>
            <w:vAlign w:val="center"/>
          </w:tcPr>
          <w:p w14:paraId="116E702D" w14:textId="77777777" w:rsidR="00FB2B42" w:rsidRPr="009964B7" w:rsidRDefault="00FB2B42" w:rsidP="00673C01">
            <w:pPr>
              <w:pStyle w:val="TF-TEXTOQUADRO"/>
              <w:jc w:val="center"/>
              <w:rPr>
                <w:b/>
                <w:bCs/>
                <w:sz w:val="20"/>
              </w:rPr>
            </w:pPr>
            <w:r w:rsidRPr="009964B7">
              <w:rPr>
                <w:b/>
                <w:bCs/>
                <w:sz w:val="20"/>
              </w:rPr>
              <w:t>Tipo</w:t>
            </w:r>
          </w:p>
        </w:tc>
      </w:tr>
      <w:tr w:rsidR="00FB2B42" w:rsidRPr="007E0D87" w14:paraId="471F3171" w14:textId="77777777" w:rsidTr="00CF420C">
        <w:trPr>
          <w:jc w:val="center"/>
        </w:trPr>
        <w:tc>
          <w:tcPr>
            <w:tcW w:w="8321" w:type="dxa"/>
            <w:tcBorders>
              <w:left w:val="single" w:sz="4" w:space="0" w:color="auto"/>
            </w:tcBorders>
          </w:tcPr>
          <w:p w14:paraId="1F53CBB4" w14:textId="77777777" w:rsidR="00FB2B42" w:rsidRPr="009964B7" w:rsidRDefault="00FB2B42" w:rsidP="00673C01">
            <w:pPr>
              <w:pStyle w:val="TF-TEXTOQUADRO"/>
              <w:jc w:val="both"/>
              <w:rPr>
                <w:bCs/>
                <w:sz w:val="20"/>
              </w:rPr>
            </w:pPr>
            <w:r w:rsidRPr="009964B7">
              <w:rPr>
                <w:bCs/>
                <w:sz w:val="20"/>
              </w:rPr>
              <w:t xml:space="preserve">permitir </w:t>
            </w:r>
            <w:r>
              <w:rPr>
                <w:bCs/>
                <w:sz w:val="20"/>
              </w:rPr>
              <w:t xml:space="preserve">ao usuário manter </w:t>
            </w:r>
            <w:r w:rsidRPr="009964B7">
              <w:rPr>
                <w:bCs/>
                <w:sz w:val="20"/>
              </w:rPr>
              <w:t>usuários do tipo instituição e pessoa física</w:t>
            </w:r>
            <w:r>
              <w:rPr>
                <w:bCs/>
                <w:sz w:val="20"/>
              </w:rPr>
              <w:t xml:space="preserve">, um </w:t>
            </w:r>
            <w:proofErr w:type="spellStart"/>
            <w:r>
              <w:rPr>
                <w:bCs/>
                <w:sz w:val="20"/>
              </w:rPr>
              <w:t>Create</w:t>
            </w:r>
            <w:proofErr w:type="spellEnd"/>
            <w:r>
              <w:rPr>
                <w:bCs/>
                <w:sz w:val="20"/>
              </w:rPr>
              <w:t xml:space="preserve">, </w:t>
            </w:r>
            <w:proofErr w:type="spellStart"/>
            <w:r>
              <w:rPr>
                <w:bCs/>
                <w:sz w:val="20"/>
              </w:rPr>
              <w:t>Read</w:t>
            </w:r>
            <w:proofErr w:type="spellEnd"/>
            <w:r>
              <w:rPr>
                <w:bCs/>
                <w:sz w:val="20"/>
              </w:rPr>
              <w:t>, Update, Delete (CRUD) (Coordenação)</w:t>
            </w:r>
          </w:p>
        </w:tc>
        <w:tc>
          <w:tcPr>
            <w:tcW w:w="664" w:type="dxa"/>
            <w:tcBorders>
              <w:left w:val="single" w:sz="4" w:space="0" w:color="auto"/>
            </w:tcBorders>
            <w:vAlign w:val="center"/>
          </w:tcPr>
          <w:p w14:paraId="6CBA6E1D" w14:textId="77777777" w:rsidR="00FB2B42" w:rsidRPr="009964B7" w:rsidRDefault="00FB2B42" w:rsidP="00673C01">
            <w:pPr>
              <w:pStyle w:val="TF-TEXTOQUADRO"/>
              <w:jc w:val="center"/>
              <w:rPr>
                <w:bCs/>
                <w:sz w:val="20"/>
              </w:rPr>
            </w:pPr>
            <w:r w:rsidRPr="009964B7">
              <w:rPr>
                <w:bCs/>
                <w:sz w:val="20"/>
              </w:rPr>
              <w:t>RF</w:t>
            </w:r>
          </w:p>
        </w:tc>
      </w:tr>
      <w:tr w:rsidR="00FB2B42" w:rsidRPr="007E0D87" w14:paraId="6785EE02" w14:textId="77777777" w:rsidTr="00CF420C">
        <w:trPr>
          <w:jc w:val="center"/>
        </w:trPr>
        <w:tc>
          <w:tcPr>
            <w:tcW w:w="8321" w:type="dxa"/>
            <w:tcBorders>
              <w:left w:val="single" w:sz="4" w:space="0" w:color="auto"/>
            </w:tcBorders>
          </w:tcPr>
          <w:p w14:paraId="12B88CE7" w14:textId="77777777" w:rsidR="00FB2B42" w:rsidRPr="00365BE9" w:rsidRDefault="00FB2B42" w:rsidP="00673C01">
            <w:pPr>
              <w:pStyle w:val="TF-TEXTOQUADRO"/>
              <w:jc w:val="both"/>
              <w:rPr>
                <w:bCs/>
                <w:sz w:val="20"/>
              </w:rPr>
            </w:pPr>
            <w:r w:rsidRPr="009964B7">
              <w:rPr>
                <w:bCs/>
                <w:sz w:val="20"/>
              </w:rPr>
              <w:t xml:space="preserve">permitir </w:t>
            </w:r>
            <w:r>
              <w:rPr>
                <w:bCs/>
                <w:sz w:val="20"/>
              </w:rPr>
              <w:t>ao usuário</w:t>
            </w:r>
            <w:r w:rsidRPr="009964B7">
              <w:rPr>
                <w:bCs/>
                <w:sz w:val="20"/>
              </w:rPr>
              <w:t xml:space="preserve"> </w:t>
            </w:r>
            <w:r>
              <w:rPr>
                <w:bCs/>
                <w:sz w:val="20"/>
              </w:rPr>
              <w:t>manter</w:t>
            </w:r>
            <w:r w:rsidRPr="009964B7">
              <w:rPr>
                <w:bCs/>
                <w:sz w:val="20"/>
              </w:rPr>
              <w:t xml:space="preserve"> </w:t>
            </w:r>
            <w:r w:rsidRPr="009964B7">
              <w:rPr>
                <w:bCs/>
                <w:i/>
                <w:iCs/>
                <w:sz w:val="20"/>
              </w:rPr>
              <w:t>pets</w:t>
            </w:r>
            <w:r>
              <w:rPr>
                <w:bCs/>
                <w:i/>
                <w:iCs/>
                <w:sz w:val="20"/>
              </w:rPr>
              <w:t xml:space="preserve"> </w:t>
            </w:r>
            <w:r>
              <w:rPr>
                <w:bCs/>
                <w:sz w:val="20"/>
              </w:rPr>
              <w:t>para adoção</w:t>
            </w:r>
            <w:r w:rsidRPr="00F24D2A">
              <w:rPr>
                <w:bCs/>
                <w:sz w:val="20"/>
              </w:rPr>
              <w:t>,</w:t>
            </w:r>
            <w:r>
              <w:rPr>
                <w:bCs/>
                <w:sz w:val="20"/>
              </w:rPr>
              <w:t xml:space="preserve"> um CRUD de </w:t>
            </w:r>
            <w:r>
              <w:rPr>
                <w:bCs/>
                <w:i/>
                <w:iCs/>
                <w:sz w:val="20"/>
              </w:rPr>
              <w:t xml:space="preserve">pets </w:t>
            </w:r>
            <w:r>
              <w:rPr>
                <w:bCs/>
                <w:sz w:val="20"/>
              </w:rPr>
              <w:t>para adoção (Coordenação)</w:t>
            </w:r>
          </w:p>
        </w:tc>
        <w:tc>
          <w:tcPr>
            <w:tcW w:w="664" w:type="dxa"/>
            <w:tcBorders>
              <w:left w:val="single" w:sz="4" w:space="0" w:color="auto"/>
            </w:tcBorders>
            <w:vAlign w:val="center"/>
          </w:tcPr>
          <w:p w14:paraId="4D022D05" w14:textId="77777777" w:rsidR="00FB2B42" w:rsidRPr="009964B7" w:rsidRDefault="00FB2B42" w:rsidP="00673C01">
            <w:pPr>
              <w:pStyle w:val="TF-TEXTOQUADRO"/>
              <w:jc w:val="center"/>
              <w:rPr>
                <w:bCs/>
                <w:sz w:val="20"/>
              </w:rPr>
            </w:pPr>
            <w:r w:rsidRPr="009964B7">
              <w:rPr>
                <w:bCs/>
                <w:sz w:val="20"/>
              </w:rPr>
              <w:t>RF</w:t>
            </w:r>
          </w:p>
        </w:tc>
      </w:tr>
      <w:tr w:rsidR="00FB2B42" w:rsidRPr="007E0D87" w14:paraId="155ACC50" w14:textId="77777777" w:rsidTr="00CF420C">
        <w:trPr>
          <w:jc w:val="center"/>
        </w:trPr>
        <w:tc>
          <w:tcPr>
            <w:tcW w:w="8321" w:type="dxa"/>
            <w:tcBorders>
              <w:left w:val="single" w:sz="4" w:space="0" w:color="auto"/>
            </w:tcBorders>
          </w:tcPr>
          <w:p w14:paraId="1808B0B9" w14:textId="77777777" w:rsidR="00FB2B42" w:rsidRPr="009964B7" w:rsidRDefault="00FB2B42"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listar os </w:t>
            </w:r>
            <w:r w:rsidRPr="009964B7">
              <w:rPr>
                <w:bCs/>
                <w:i/>
                <w:iCs/>
                <w:sz w:val="20"/>
              </w:rPr>
              <w:t>pets</w:t>
            </w:r>
            <w:r w:rsidRPr="009964B7">
              <w:rPr>
                <w:bCs/>
                <w:sz w:val="20"/>
              </w:rPr>
              <w:t xml:space="preserve"> cadastrados no sistema</w:t>
            </w:r>
            <w:r>
              <w:rPr>
                <w:bCs/>
                <w:sz w:val="20"/>
              </w:rPr>
              <w:t xml:space="preserve"> (Coordenação)</w:t>
            </w:r>
          </w:p>
        </w:tc>
        <w:tc>
          <w:tcPr>
            <w:tcW w:w="664" w:type="dxa"/>
            <w:tcBorders>
              <w:left w:val="single" w:sz="4" w:space="0" w:color="auto"/>
            </w:tcBorders>
            <w:vAlign w:val="center"/>
          </w:tcPr>
          <w:p w14:paraId="20707590" w14:textId="77777777" w:rsidR="00FB2B42" w:rsidRPr="009964B7" w:rsidRDefault="00FB2B42" w:rsidP="00673C01">
            <w:pPr>
              <w:pStyle w:val="TF-TEXTOQUADRO"/>
              <w:jc w:val="center"/>
              <w:rPr>
                <w:bCs/>
                <w:sz w:val="20"/>
              </w:rPr>
            </w:pPr>
            <w:r w:rsidRPr="009964B7">
              <w:rPr>
                <w:bCs/>
                <w:sz w:val="20"/>
              </w:rPr>
              <w:t>RF</w:t>
            </w:r>
          </w:p>
        </w:tc>
      </w:tr>
      <w:tr w:rsidR="00FB2B42" w:rsidRPr="007E0D87" w14:paraId="3F51B113" w14:textId="77777777" w:rsidTr="00CF420C">
        <w:trPr>
          <w:jc w:val="center"/>
        </w:trPr>
        <w:tc>
          <w:tcPr>
            <w:tcW w:w="8321" w:type="dxa"/>
            <w:tcBorders>
              <w:left w:val="single" w:sz="4" w:space="0" w:color="auto"/>
            </w:tcBorders>
          </w:tcPr>
          <w:p w14:paraId="575CD8FA" w14:textId="77777777" w:rsidR="00FB2B42" w:rsidRPr="009964B7" w:rsidRDefault="00FB2B42"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perdido (Cooperação) </w:t>
            </w:r>
          </w:p>
        </w:tc>
        <w:tc>
          <w:tcPr>
            <w:tcW w:w="664" w:type="dxa"/>
            <w:tcBorders>
              <w:left w:val="single" w:sz="4" w:space="0" w:color="auto"/>
            </w:tcBorders>
            <w:vAlign w:val="center"/>
          </w:tcPr>
          <w:p w14:paraId="1FFCC657" w14:textId="77777777" w:rsidR="00FB2B42" w:rsidRPr="009964B7" w:rsidRDefault="00FB2B42" w:rsidP="00673C01">
            <w:pPr>
              <w:pStyle w:val="TF-TEXTOQUADRO"/>
              <w:jc w:val="center"/>
              <w:rPr>
                <w:bCs/>
                <w:sz w:val="20"/>
              </w:rPr>
            </w:pPr>
            <w:r>
              <w:rPr>
                <w:bCs/>
                <w:sz w:val="20"/>
              </w:rPr>
              <w:t>RF</w:t>
            </w:r>
          </w:p>
        </w:tc>
      </w:tr>
      <w:tr w:rsidR="00FB2B42" w:rsidRPr="007E0D87" w14:paraId="66960B3B" w14:textId="77777777" w:rsidTr="00CF420C">
        <w:trPr>
          <w:jc w:val="center"/>
        </w:trPr>
        <w:tc>
          <w:tcPr>
            <w:tcW w:w="8321" w:type="dxa"/>
            <w:tcBorders>
              <w:left w:val="single" w:sz="4" w:space="0" w:color="auto"/>
            </w:tcBorders>
          </w:tcPr>
          <w:p w14:paraId="3C030BF5" w14:textId="77777777" w:rsidR="00FB2B42" w:rsidRPr="008970CD" w:rsidRDefault="00FB2B42"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encontrado (Cooperação)</w:t>
            </w:r>
          </w:p>
        </w:tc>
        <w:tc>
          <w:tcPr>
            <w:tcW w:w="664" w:type="dxa"/>
            <w:tcBorders>
              <w:left w:val="single" w:sz="4" w:space="0" w:color="auto"/>
            </w:tcBorders>
            <w:vAlign w:val="center"/>
          </w:tcPr>
          <w:p w14:paraId="5BEE789D" w14:textId="77777777" w:rsidR="00FB2B42" w:rsidRDefault="00FB2B42" w:rsidP="00673C01">
            <w:pPr>
              <w:pStyle w:val="TF-TEXTOQUADRO"/>
              <w:jc w:val="center"/>
              <w:rPr>
                <w:bCs/>
                <w:sz w:val="20"/>
              </w:rPr>
            </w:pPr>
            <w:r>
              <w:rPr>
                <w:bCs/>
                <w:sz w:val="20"/>
              </w:rPr>
              <w:t>RF</w:t>
            </w:r>
          </w:p>
        </w:tc>
      </w:tr>
      <w:tr w:rsidR="00FB2B42" w:rsidRPr="007E0D87" w14:paraId="4A32D9A7" w14:textId="77777777" w:rsidTr="00CF420C">
        <w:trPr>
          <w:jc w:val="center"/>
        </w:trPr>
        <w:tc>
          <w:tcPr>
            <w:tcW w:w="8321" w:type="dxa"/>
            <w:tcBorders>
              <w:left w:val="single" w:sz="4" w:space="0" w:color="auto"/>
            </w:tcBorders>
          </w:tcPr>
          <w:p w14:paraId="2539BB5D" w14:textId="77777777" w:rsidR="00FB2B42" w:rsidRPr="00C022D0" w:rsidRDefault="00FB2B42"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perdido foi encontrado (Cooperação)</w:t>
            </w:r>
          </w:p>
        </w:tc>
        <w:tc>
          <w:tcPr>
            <w:tcW w:w="664" w:type="dxa"/>
            <w:tcBorders>
              <w:left w:val="single" w:sz="4" w:space="0" w:color="auto"/>
            </w:tcBorders>
            <w:vAlign w:val="center"/>
          </w:tcPr>
          <w:p w14:paraId="32D5ABF6" w14:textId="77777777" w:rsidR="00FB2B42" w:rsidRDefault="00FB2B42" w:rsidP="00673C01">
            <w:pPr>
              <w:pStyle w:val="TF-TEXTOQUADRO"/>
              <w:jc w:val="center"/>
              <w:rPr>
                <w:bCs/>
                <w:sz w:val="20"/>
              </w:rPr>
            </w:pPr>
            <w:r>
              <w:rPr>
                <w:bCs/>
                <w:sz w:val="20"/>
              </w:rPr>
              <w:t>RF</w:t>
            </w:r>
          </w:p>
        </w:tc>
      </w:tr>
      <w:tr w:rsidR="00FB2B42" w:rsidRPr="007E0D87" w14:paraId="21EA3BF7" w14:textId="77777777" w:rsidTr="00CF420C">
        <w:trPr>
          <w:jc w:val="center"/>
        </w:trPr>
        <w:tc>
          <w:tcPr>
            <w:tcW w:w="8321" w:type="dxa"/>
            <w:tcBorders>
              <w:left w:val="single" w:sz="4" w:space="0" w:color="auto"/>
            </w:tcBorders>
          </w:tcPr>
          <w:p w14:paraId="1BD4BAFB" w14:textId="77777777" w:rsidR="00FB2B42" w:rsidRPr="00846166" w:rsidRDefault="00FB2B42"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encontrado é seu (Cooperação)</w:t>
            </w:r>
          </w:p>
        </w:tc>
        <w:tc>
          <w:tcPr>
            <w:tcW w:w="664" w:type="dxa"/>
            <w:tcBorders>
              <w:left w:val="single" w:sz="4" w:space="0" w:color="auto"/>
            </w:tcBorders>
            <w:vAlign w:val="center"/>
          </w:tcPr>
          <w:p w14:paraId="4B15E475" w14:textId="77777777" w:rsidR="00FB2B42" w:rsidRDefault="00FB2B42" w:rsidP="00673C01">
            <w:pPr>
              <w:pStyle w:val="TF-TEXTOQUADRO"/>
              <w:jc w:val="center"/>
              <w:rPr>
                <w:bCs/>
                <w:sz w:val="20"/>
              </w:rPr>
            </w:pPr>
            <w:r>
              <w:rPr>
                <w:bCs/>
                <w:sz w:val="20"/>
              </w:rPr>
              <w:t>RF</w:t>
            </w:r>
          </w:p>
        </w:tc>
      </w:tr>
      <w:tr w:rsidR="00FB2B42" w:rsidRPr="007E0D87" w14:paraId="5C188A86" w14:textId="77777777" w:rsidTr="00CF420C">
        <w:trPr>
          <w:jc w:val="center"/>
        </w:trPr>
        <w:tc>
          <w:tcPr>
            <w:tcW w:w="8321" w:type="dxa"/>
            <w:tcBorders>
              <w:left w:val="single" w:sz="4" w:space="0" w:color="auto"/>
            </w:tcBorders>
          </w:tcPr>
          <w:p w14:paraId="320B35F1" w14:textId="77777777" w:rsidR="00FB2B42" w:rsidRPr="00DA3A39" w:rsidRDefault="00FB2B42"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visualizar as informações do </w:t>
            </w:r>
            <w:r w:rsidRPr="009964B7">
              <w:rPr>
                <w:bCs/>
                <w:i/>
                <w:iCs/>
                <w:sz w:val="20"/>
              </w:rPr>
              <w:t>pet</w:t>
            </w:r>
            <w:r>
              <w:rPr>
                <w:bCs/>
                <w:i/>
                <w:iCs/>
                <w:sz w:val="20"/>
              </w:rPr>
              <w:t xml:space="preserve"> </w:t>
            </w:r>
            <w:r>
              <w:rPr>
                <w:bCs/>
                <w:sz w:val="20"/>
              </w:rPr>
              <w:t>(Comunicação)</w:t>
            </w:r>
          </w:p>
        </w:tc>
        <w:tc>
          <w:tcPr>
            <w:tcW w:w="664" w:type="dxa"/>
            <w:tcBorders>
              <w:left w:val="single" w:sz="4" w:space="0" w:color="auto"/>
            </w:tcBorders>
            <w:vAlign w:val="center"/>
          </w:tcPr>
          <w:p w14:paraId="732135C4" w14:textId="77777777" w:rsidR="00FB2B42" w:rsidRPr="009964B7" w:rsidRDefault="00FB2B42" w:rsidP="00673C01">
            <w:pPr>
              <w:pStyle w:val="TF-TEXTOQUADRO"/>
              <w:jc w:val="center"/>
              <w:rPr>
                <w:bCs/>
                <w:sz w:val="20"/>
              </w:rPr>
            </w:pPr>
            <w:r w:rsidRPr="009964B7">
              <w:rPr>
                <w:bCs/>
                <w:sz w:val="20"/>
              </w:rPr>
              <w:t>RF</w:t>
            </w:r>
          </w:p>
        </w:tc>
      </w:tr>
      <w:tr w:rsidR="00FB2B42" w:rsidRPr="007E0D87" w14:paraId="20EC8C51" w14:textId="77777777" w:rsidTr="00CF420C">
        <w:trPr>
          <w:jc w:val="center"/>
        </w:trPr>
        <w:tc>
          <w:tcPr>
            <w:tcW w:w="8321" w:type="dxa"/>
            <w:tcBorders>
              <w:left w:val="single" w:sz="4" w:space="0" w:color="auto"/>
            </w:tcBorders>
          </w:tcPr>
          <w:p w14:paraId="34872D4B" w14:textId="77777777" w:rsidR="00FB2B42" w:rsidRPr="009964B7" w:rsidRDefault="00FB2B42"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entrar em contato com o responsável do </w:t>
            </w:r>
            <w:r w:rsidRPr="009964B7">
              <w:rPr>
                <w:bCs/>
                <w:i/>
                <w:iCs/>
                <w:sz w:val="20"/>
              </w:rPr>
              <w:t>pet</w:t>
            </w:r>
            <w:r w:rsidRPr="009964B7">
              <w:rPr>
                <w:bCs/>
                <w:sz w:val="20"/>
              </w:rPr>
              <w:t xml:space="preserve"> </w:t>
            </w:r>
            <w:r>
              <w:rPr>
                <w:bCs/>
                <w:sz w:val="20"/>
              </w:rPr>
              <w:t>(Comunicação)</w:t>
            </w:r>
          </w:p>
        </w:tc>
        <w:tc>
          <w:tcPr>
            <w:tcW w:w="664" w:type="dxa"/>
            <w:tcBorders>
              <w:left w:val="single" w:sz="4" w:space="0" w:color="auto"/>
            </w:tcBorders>
            <w:vAlign w:val="center"/>
          </w:tcPr>
          <w:p w14:paraId="40E15E54" w14:textId="77777777" w:rsidR="00FB2B42" w:rsidRPr="009964B7" w:rsidRDefault="00FB2B42" w:rsidP="00673C01">
            <w:pPr>
              <w:pStyle w:val="TF-TEXTOQUADRO"/>
              <w:jc w:val="center"/>
              <w:rPr>
                <w:bCs/>
                <w:sz w:val="20"/>
              </w:rPr>
            </w:pPr>
            <w:r w:rsidRPr="009964B7">
              <w:rPr>
                <w:bCs/>
                <w:sz w:val="20"/>
              </w:rPr>
              <w:t>RF</w:t>
            </w:r>
          </w:p>
        </w:tc>
      </w:tr>
      <w:tr w:rsidR="00FB2B42" w:rsidRPr="007E0D87" w14:paraId="47524835" w14:textId="77777777" w:rsidTr="00CF420C">
        <w:trPr>
          <w:jc w:val="center"/>
        </w:trPr>
        <w:tc>
          <w:tcPr>
            <w:tcW w:w="8321" w:type="dxa"/>
            <w:tcBorders>
              <w:left w:val="single" w:sz="4" w:space="0" w:color="auto"/>
            </w:tcBorders>
          </w:tcPr>
          <w:p w14:paraId="2DCFC410" w14:textId="77777777" w:rsidR="00FB2B42" w:rsidRPr="009964B7" w:rsidRDefault="00FB2B42"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visualizar no mapa as instituições/</w:t>
            </w:r>
            <w:r w:rsidRPr="009964B7">
              <w:rPr>
                <w:bCs/>
                <w:i/>
                <w:iCs/>
                <w:sz w:val="20"/>
              </w:rPr>
              <w:t>pets</w:t>
            </w:r>
            <w:r w:rsidRPr="009964B7">
              <w:rPr>
                <w:bCs/>
                <w:sz w:val="20"/>
              </w:rPr>
              <w:t xml:space="preserve"> próximos</w:t>
            </w:r>
            <w:r>
              <w:rPr>
                <w:bCs/>
                <w:sz w:val="20"/>
              </w:rPr>
              <w:t xml:space="preserve"> (Comunicação)</w:t>
            </w:r>
          </w:p>
        </w:tc>
        <w:tc>
          <w:tcPr>
            <w:tcW w:w="664" w:type="dxa"/>
            <w:tcBorders>
              <w:left w:val="single" w:sz="4" w:space="0" w:color="auto"/>
            </w:tcBorders>
            <w:vAlign w:val="center"/>
          </w:tcPr>
          <w:p w14:paraId="16A15BFA" w14:textId="77777777" w:rsidR="00FB2B42" w:rsidRPr="009964B7" w:rsidRDefault="00FB2B42" w:rsidP="00673C01">
            <w:pPr>
              <w:pStyle w:val="TF-TEXTOQUADRO"/>
              <w:jc w:val="center"/>
              <w:rPr>
                <w:bCs/>
                <w:sz w:val="20"/>
              </w:rPr>
            </w:pPr>
            <w:r w:rsidRPr="009964B7">
              <w:rPr>
                <w:bCs/>
                <w:sz w:val="20"/>
              </w:rPr>
              <w:t>RF</w:t>
            </w:r>
          </w:p>
        </w:tc>
      </w:tr>
      <w:tr w:rsidR="00FB2B42" w:rsidRPr="007E0D87" w14:paraId="5182126F" w14:textId="77777777" w:rsidTr="00CF420C">
        <w:trPr>
          <w:jc w:val="center"/>
        </w:trPr>
        <w:tc>
          <w:tcPr>
            <w:tcW w:w="8321" w:type="dxa"/>
            <w:tcBorders>
              <w:left w:val="single" w:sz="4" w:space="0" w:color="auto"/>
            </w:tcBorders>
          </w:tcPr>
          <w:p w14:paraId="3AA8F08C" w14:textId="77777777" w:rsidR="00FB2B42" w:rsidRPr="009964B7" w:rsidRDefault="00FB2B42" w:rsidP="00673C01">
            <w:pPr>
              <w:pStyle w:val="TF-TEXTOQUADRO"/>
              <w:jc w:val="both"/>
              <w:rPr>
                <w:bCs/>
                <w:sz w:val="20"/>
              </w:rPr>
            </w:pPr>
            <w:r w:rsidRPr="009964B7">
              <w:rPr>
                <w:bCs/>
                <w:sz w:val="20"/>
              </w:rPr>
              <w:t xml:space="preserve">notificar os usuários </w:t>
            </w:r>
            <w:r>
              <w:rPr>
                <w:bCs/>
                <w:sz w:val="20"/>
              </w:rPr>
              <w:t>por meio</w:t>
            </w:r>
            <w:r w:rsidRPr="009964B7">
              <w:rPr>
                <w:bCs/>
                <w:sz w:val="20"/>
              </w:rPr>
              <w:t xml:space="preserve"> de notificação </w:t>
            </w:r>
            <w:proofErr w:type="spellStart"/>
            <w:r w:rsidRPr="009964B7">
              <w:rPr>
                <w:bCs/>
                <w:i/>
                <w:iCs/>
                <w:sz w:val="20"/>
              </w:rPr>
              <w:t>push</w:t>
            </w:r>
            <w:proofErr w:type="spellEnd"/>
            <w:r>
              <w:rPr>
                <w:bCs/>
                <w:i/>
                <w:iCs/>
                <w:sz w:val="20"/>
              </w:rPr>
              <w:t xml:space="preserve"> </w:t>
            </w:r>
            <w:r>
              <w:rPr>
                <w:bCs/>
                <w:sz w:val="20"/>
              </w:rPr>
              <w:t>(Comunicação)</w:t>
            </w:r>
          </w:p>
        </w:tc>
        <w:tc>
          <w:tcPr>
            <w:tcW w:w="664" w:type="dxa"/>
            <w:tcBorders>
              <w:left w:val="single" w:sz="4" w:space="0" w:color="auto"/>
            </w:tcBorders>
            <w:vAlign w:val="center"/>
          </w:tcPr>
          <w:p w14:paraId="7E20F5C9" w14:textId="77777777" w:rsidR="00FB2B42" w:rsidRPr="009964B7" w:rsidRDefault="00FB2B42" w:rsidP="00673C01">
            <w:pPr>
              <w:pStyle w:val="TF-TEXTOQUADRO"/>
              <w:jc w:val="center"/>
              <w:rPr>
                <w:bCs/>
                <w:sz w:val="20"/>
              </w:rPr>
            </w:pPr>
            <w:r w:rsidRPr="009964B7">
              <w:rPr>
                <w:bCs/>
                <w:sz w:val="20"/>
              </w:rPr>
              <w:t>RF</w:t>
            </w:r>
          </w:p>
        </w:tc>
      </w:tr>
      <w:tr w:rsidR="00FB2B42" w:rsidRPr="007E0D87" w14:paraId="614C294B" w14:textId="77777777" w:rsidTr="00CF420C">
        <w:trPr>
          <w:jc w:val="center"/>
        </w:trPr>
        <w:tc>
          <w:tcPr>
            <w:tcW w:w="8321" w:type="dxa"/>
            <w:tcBorders>
              <w:left w:val="single" w:sz="4" w:space="0" w:color="auto"/>
            </w:tcBorders>
          </w:tcPr>
          <w:p w14:paraId="060A1441" w14:textId="77777777" w:rsidR="00FB2B42" w:rsidRPr="009964B7" w:rsidRDefault="00FB2B42" w:rsidP="00673C01">
            <w:pPr>
              <w:pStyle w:val="TF-TEXTOQUADRO"/>
              <w:jc w:val="both"/>
              <w:rPr>
                <w:bCs/>
                <w:sz w:val="20"/>
              </w:rPr>
            </w:pPr>
            <w:r w:rsidRPr="009964B7">
              <w:rPr>
                <w:sz w:val="20"/>
              </w:rPr>
              <w:t xml:space="preserve">permitir integração com o Google </w:t>
            </w:r>
            <w:proofErr w:type="spellStart"/>
            <w:r w:rsidRPr="009964B7">
              <w:rPr>
                <w:sz w:val="20"/>
              </w:rPr>
              <w:t>Maps</w:t>
            </w:r>
            <w:proofErr w:type="spellEnd"/>
          </w:p>
        </w:tc>
        <w:tc>
          <w:tcPr>
            <w:tcW w:w="664" w:type="dxa"/>
            <w:tcBorders>
              <w:left w:val="single" w:sz="4" w:space="0" w:color="auto"/>
            </w:tcBorders>
            <w:vAlign w:val="center"/>
          </w:tcPr>
          <w:p w14:paraId="4BB7B29E" w14:textId="77777777" w:rsidR="00FB2B42" w:rsidRPr="009964B7" w:rsidRDefault="00FB2B42" w:rsidP="00673C01">
            <w:pPr>
              <w:pStyle w:val="TF-TEXTOQUADRO"/>
              <w:jc w:val="center"/>
              <w:rPr>
                <w:bCs/>
                <w:sz w:val="20"/>
              </w:rPr>
            </w:pPr>
            <w:r w:rsidRPr="009964B7">
              <w:rPr>
                <w:bCs/>
                <w:sz w:val="20"/>
              </w:rPr>
              <w:t>RNF</w:t>
            </w:r>
          </w:p>
        </w:tc>
      </w:tr>
      <w:tr w:rsidR="00FB2B42" w:rsidRPr="007E0D87" w14:paraId="56CFA44C" w14:textId="77777777" w:rsidTr="00CF420C">
        <w:trPr>
          <w:jc w:val="center"/>
        </w:trPr>
        <w:tc>
          <w:tcPr>
            <w:tcW w:w="8321" w:type="dxa"/>
            <w:tcBorders>
              <w:left w:val="single" w:sz="4" w:space="0" w:color="auto"/>
            </w:tcBorders>
          </w:tcPr>
          <w:p w14:paraId="41D9108A" w14:textId="77777777" w:rsidR="00FB2B42" w:rsidRPr="009964B7" w:rsidRDefault="00FB2B42" w:rsidP="00673C01">
            <w:pPr>
              <w:pStyle w:val="TF-TEXTOQUADRO"/>
              <w:jc w:val="both"/>
              <w:rPr>
                <w:bCs/>
                <w:sz w:val="20"/>
              </w:rPr>
            </w:pPr>
            <w:r w:rsidRPr="009964B7">
              <w:rPr>
                <w:bCs/>
                <w:sz w:val="20"/>
              </w:rPr>
              <w:t xml:space="preserve">ser construído utilizando o </w:t>
            </w:r>
            <w:r>
              <w:rPr>
                <w:bCs/>
                <w:i/>
                <w:iCs/>
                <w:sz w:val="20"/>
              </w:rPr>
              <w:t>toolkit</w:t>
            </w:r>
            <w:r w:rsidRPr="009964B7">
              <w:rPr>
                <w:bCs/>
                <w:sz w:val="20"/>
              </w:rPr>
              <w:t xml:space="preserve"> </w:t>
            </w:r>
            <w:proofErr w:type="spellStart"/>
            <w:r w:rsidRPr="009964B7">
              <w:rPr>
                <w:bCs/>
                <w:sz w:val="20"/>
              </w:rPr>
              <w:t>Flutter</w:t>
            </w:r>
            <w:proofErr w:type="spellEnd"/>
            <w:r>
              <w:rPr>
                <w:bCs/>
                <w:sz w:val="20"/>
              </w:rPr>
              <w:t xml:space="preserve"> juntamente com a linguagem </w:t>
            </w:r>
            <w:proofErr w:type="spellStart"/>
            <w:r>
              <w:rPr>
                <w:bCs/>
                <w:sz w:val="20"/>
              </w:rPr>
              <w:t>Dart</w:t>
            </w:r>
            <w:proofErr w:type="spellEnd"/>
          </w:p>
        </w:tc>
        <w:tc>
          <w:tcPr>
            <w:tcW w:w="664" w:type="dxa"/>
            <w:tcBorders>
              <w:left w:val="single" w:sz="4" w:space="0" w:color="auto"/>
            </w:tcBorders>
            <w:vAlign w:val="center"/>
          </w:tcPr>
          <w:p w14:paraId="3F5C665C" w14:textId="77777777" w:rsidR="00FB2B42" w:rsidRPr="009964B7" w:rsidRDefault="00FB2B42" w:rsidP="00673C01">
            <w:pPr>
              <w:pStyle w:val="TF-TEXTOQUADRO"/>
              <w:jc w:val="center"/>
              <w:rPr>
                <w:bCs/>
                <w:sz w:val="20"/>
              </w:rPr>
            </w:pPr>
            <w:r w:rsidRPr="009964B7">
              <w:rPr>
                <w:bCs/>
                <w:sz w:val="20"/>
              </w:rPr>
              <w:t>RNF</w:t>
            </w:r>
          </w:p>
        </w:tc>
      </w:tr>
      <w:tr w:rsidR="00FB2B42" w:rsidRPr="007E0D87" w14:paraId="4E5ED6D4" w14:textId="77777777" w:rsidTr="00CF420C">
        <w:trPr>
          <w:jc w:val="center"/>
        </w:trPr>
        <w:tc>
          <w:tcPr>
            <w:tcW w:w="8321" w:type="dxa"/>
            <w:tcBorders>
              <w:left w:val="single" w:sz="4" w:space="0" w:color="auto"/>
            </w:tcBorders>
          </w:tcPr>
          <w:p w14:paraId="76DEDF62" w14:textId="77777777" w:rsidR="00FB2B42" w:rsidRPr="009964B7" w:rsidRDefault="00FB2B42" w:rsidP="00673C01">
            <w:pPr>
              <w:pStyle w:val="TF-TEXTOQUADRO"/>
              <w:jc w:val="both"/>
              <w:rPr>
                <w:bCs/>
                <w:sz w:val="20"/>
              </w:rPr>
            </w:pPr>
            <w:r w:rsidRPr="009964B7">
              <w:rPr>
                <w:bCs/>
                <w:sz w:val="20"/>
              </w:rPr>
              <w:t>permitir integração com as redes sociais para compartilhamento de informações</w:t>
            </w:r>
            <w:r>
              <w:rPr>
                <w:bCs/>
                <w:sz w:val="20"/>
              </w:rPr>
              <w:t xml:space="preserve"> (Comunicação)</w:t>
            </w:r>
          </w:p>
        </w:tc>
        <w:tc>
          <w:tcPr>
            <w:tcW w:w="664" w:type="dxa"/>
            <w:tcBorders>
              <w:left w:val="single" w:sz="4" w:space="0" w:color="auto"/>
            </w:tcBorders>
            <w:vAlign w:val="center"/>
          </w:tcPr>
          <w:p w14:paraId="5F2CA265" w14:textId="77777777" w:rsidR="00FB2B42" w:rsidRPr="009964B7" w:rsidRDefault="00FB2B42" w:rsidP="00673C01">
            <w:pPr>
              <w:pStyle w:val="TF-TEXTOQUADRO"/>
              <w:jc w:val="center"/>
              <w:rPr>
                <w:bCs/>
                <w:sz w:val="20"/>
              </w:rPr>
            </w:pPr>
            <w:r w:rsidRPr="009964B7">
              <w:rPr>
                <w:bCs/>
                <w:sz w:val="20"/>
              </w:rPr>
              <w:t>RNF</w:t>
            </w:r>
          </w:p>
        </w:tc>
      </w:tr>
      <w:tr w:rsidR="00FB2B42" w:rsidRPr="007E0D87" w14:paraId="34EAED12" w14:textId="77777777" w:rsidTr="00CF420C">
        <w:trPr>
          <w:jc w:val="center"/>
        </w:trPr>
        <w:tc>
          <w:tcPr>
            <w:tcW w:w="8321" w:type="dxa"/>
            <w:tcBorders>
              <w:left w:val="single" w:sz="4" w:space="0" w:color="auto"/>
            </w:tcBorders>
          </w:tcPr>
          <w:p w14:paraId="27647090" w14:textId="77777777" w:rsidR="00FB2B42" w:rsidRPr="009964B7" w:rsidRDefault="00FB2B42" w:rsidP="00673C01">
            <w:pPr>
              <w:pStyle w:val="TF-TEXTOQUADRO"/>
              <w:jc w:val="both"/>
              <w:rPr>
                <w:bCs/>
                <w:sz w:val="20"/>
              </w:rPr>
            </w:pPr>
            <w:r w:rsidRPr="009964B7">
              <w:rPr>
                <w:sz w:val="20"/>
              </w:rPr>
              <w:t xml:space="preserve">utilizar o Método </w:t>
            </w:r>
            <w:proofErr w:type="spellStart"/>
            <w:r w:rsidRPr="009964B7">
              <w:rPr>
                <w:sz w:val="20"/>
              </w:rPr>
              <w:t>RURUCAg</w:t>
            </w:r>
            <w:proofErr w:type="spellEnd"/>
            <w:r w:rsidRPr="009964B7">
              <w:rPr>
                <w:sz w:val="20"/>
              </w:rPr>
              <w:t xml:space="preserve"> para modelar a relação dos requisitos com as heurísticas de Nielsen</w:t>
            </w:r>
          </w:p>
        </w:tc>
        <w:tc>
          <w:tcPr>
            <w:tcW w:w="664" w:type="dxa"/>
            <w:tcBorders>
              <w:left w:val="single" w:sz="4" w:space="0" w:color="auto"/>
            </w:tcBorders>
            <w:vAlign w:val="center"/>
          </w:tcPr>
          <w:p w14:paraId="533F0D38" w14:textId="77777777" w:rsidR="00FB2B42" w:rsidRPr="009964B7" w:rsidRDefault="00FB2B42" w:rsidP="00673C01">
            <w:pPr>
              <w:pStyle w:val="TF-TEXTOQUADRO"/>
              <w:jc w:val="center"/>
              <w:rPr>
                <w:bCs/>
                <w:sz w:val="20"/>
              </w:rPr>
            </w:pPr>
            <w:r w:rsidRPr="009964B7">
              <w:rPr>
                <w:bCs/>
                <w:sz w:val="20"/>
              </w:rPr>
              <w:t>RNF</w:t>
            </w:r>
          </w:p>
        </w:tc>
      </w:tr>
      <w:tr w:rsidR="00FB2B42" w:rsidRPr="007E0D87" w14:paraId="225F7C26" w14:textId="77777777" w:rsidTr="00CF420C">
        <w:trPr>
          <w:jc w:val="center"/>
        </w:trPr>
        <w:tc>
          <w:tcPr>
            <w:tcW w:w="8321" w:type="dxa"/>
            <w:tcBorders>
              <w:left w:val="single" w:sz="4" w:space="0" w:color="auto"/>
            </w:tcBorders>
          </w:tcPr>
          <w:p w14:paraId="33958935" w14:textId="77777777" w:rsidR="00FB2B42" w:rsidRPr="00695C58" w:rsidRDefault="00FB2B42" w:rsidP="00673C01">
            <w:pPr>
              <w:pStyle w:val="TF-TEXTOQUADRO"/>
              <w:jc w:val="both"/>
              <w:rPr>
                <w:sz w:val="20"/>
              </w:rPr>
            </w:pPr>
            <w:r w:rsidRPr="00695C58">
              <w:rPr>
                <w:sz w:val="20"/>
              </w:rPr>
              <w:t xml:space="preserve">ser construído utilizando a metodologia de Design </w:t>
            </w:r>
            <w:proofErr w:type="spellStart"/>
            <w:r w:rsidRPr="00695C58">
              <w:rPr>
                <w:sz w:val="20"/>
              </w:rPr>
              <w:t>Thinking</w:t>
            </w:r>
            <w:proofErr w:type="spellEnd"/>
          </w:p>
        </w:tc>
        <w:tc>
          <w:tcPr>
            <w:tcW w:w="664" w:type="dxa"/>
            <w:tcBorders>
              <w:left w:val="single" w:sz="4" w:space="0" w:color="auto"/>
            </w:tcBorders>
            <w:vAlign w:val="center"/>
          </w:tcPr>
          <w:p w14:paraId="0ABD7C8A" w14:textId="77777777" w:rsidR="00FB2B42" w:rsidRPr="00695C58" w:rsidRDefault="00FB2B42" w:rsidP="00673C01">
            <w:pPr>
              <w:pStyle w:val="TF-TEXTOQUADRO"/>
              <w:jc w:val="center"/>
              <w:rPr>
                <w:bCs/>
                <w:sz w:val="20"/>
              </w:rPr>
            </w:pPr>
            <w:r>
              <w:rPr>
                <w:bCs/>
                <w:sz w:val="20"/>
              </w:rPr>
              <w:t>RNF</w:t>
            </w:r>
          </w:p>
        </w:tc>
      </w:tr>
      <w:tr w:rsidR="00FB2B42" w:rsidRPr="007E0D87" w14:paraId="371506FC" w14:textId="77777777" w:rsidTr="00CF420C">
        <w:trPr>
          <w:jc w:val="center"/>
        </w:trPr>
        <w:tc>
          <w:tcPr>
            <w:tcW w:w="8321" w:type="dxa"/>
            <w:tcBorders>
              <w:left w:val="single" w:sz="4" w:space="0" w:color="auto"/>
            </w:tcBorders>
          </w:tcPr>
          <w:p w14:paraId="442A7241" w14:textId="77777777" w:rsidR="00FB2B42" w:rsidRPr="00695C58" w:rsidRDefault="00FB2B42" w:rsidP="00673C01">
            <w:pPr>
              <w:pStyle w:val="TF-TEXTOQUADRO"/>
              <w:jc w:val="both"/>
              <w:rPr>
                <w:sz w:val="20"/>
              </w:rPr>
            </w:pPr>
            <w:r w:rsidRPr="00695C58">
              <w:rPr>
                <w:sz w:val="20"/>
              </w:rPr>
              <w:t>ser construído com base no M3C</w:t>
            </w:r>
          </w:p>
        </w:tc>
        <w:tc>
          <w:tcPr>
            <w:tcW w:w="664" w:type="dxa"/>
            <w:tcBorders>
              <w:left w:val="single" w:sz="4" w:space="0" w:color="auto"/>
            </w:tcBorders>
            <w:vAlign w:val="center"/>
          </w:tcPr>
          <w:p w14:paraId="2B6E0726" w14:textId="77777777" w:rsidR="00FB2B42" w:rsidRPr="00695C58" w:rsidRDefault="00FB2B42" w:rsidP="00673C01">
            <w:pPr>
              <w:pStyle w:val="TF-TEXTOQUADRO"/>
              <w:jc w:val="center"/>
              <w:rPr>
                <w:bCs/>
                <w:sz w:val="20"/>
              </w:rPr>
            </w:pPr>
            <w:r>
              <w:rPr>
                <w:bCs/>
                <w:sz w:val="20"/>
              </w:rPr>
              <w:t>RNF</w:t>
            </w:r>
          </w:p>
        </w:tc>
      </w:tr>
      <w:tr w:rsidR="00FB2B42" w:rsidRPr="007E0D87" w14:paraId="17F91A73" w14:textId="77777777" w:rsidTr="00CF420C">
        <w:trPr>
          <w:jc w:val="center"/>
        </w:trPr>
        <w:tc>
          <w:tcPr>
            <w:tcW w:w="8321" w:type="dxa"/>
            <w:tcBorders>
              <w:left w:val="single" w:sz="4" w:space="0" w:color="auto"/>
            </w:tcBorders>
          </w:tcPr>
          <w:p w14:paraId="3CB9C4A5" w14:textId="77777777" w:rsidR="00FB2B42" w:rsidRPr="00695C58" w:rsidRDefault="00FB2B42" w:rsidP="00673C01">
            <w:pPr>
              <w:pStyle w:val="TF-TEXTOQUADRO"/>
              <w:jc w:val="both"/>
              <w:rPr>
                <w:sz w:val="20"/>
              </w:rPr>
            </w:pPr>
            <w:r w:rsidRPr="00695C58">
              <w:rPr>
                <w:sz w:val="20"/>
              </w:rPr>
              <w:t xml:space="preserve">utilizar o Método </w:t>
            </w:r>
            <w:proofErr w:type="spellStart"/>
            <w:r w:rsidRPr="00695C58">
              <w:rPr>
                <w:sz w:val="20"/>
              </w:rPr>
              <w:t>RURUCAg</w:t>
            </w:r>
            <w:proofErr w:type="spellEnd"/>
            <w:r w:rsidRPr="00695C58">
              <w:rPr>
                <w:sz w:val="20"/>
              </w:rPr>
              <w:t xml:space="preserve"> para avaliar a usabilidade e a experiência de uso</w:t>
            </w:r>
          </w:p>
        </w:tc>
        <w:tc>
          <w:tcPr>
            <w:tcW w:w="664" w:type="dxa"/>
            <w:tcBorders>
              <w:left w:val="single" w:sz="4" w:space="0" w:color="auto"/>
            </w:tcBorders>
            <w:vAlign w:val="center"/>
          </w:tcPr>
          <w:p w14:paraId="3DB9B247" w14:textId="77777777" w:rsidR="00FB2B42" w:rsidRDefault="00FB2B42" w:rsidP="00673C01">
            <w:pPr>
              <w:pStyle w:val="TF-TEXTOQUADRO"/>
              <w:jc w:val="center"/>
              <w:rPr>
                <w:bCs/>
                <w:sz w:val="20"/>
              </w:rPr>
            </w:pPr>
            <w:r>
              <w:rPr>
                <w:bCs/>
                <w:sz w:val="20"/>
              </w:rPr>
              <w:t>RNF</w:t>
            </w:r>
          </w:p>
        </w:tc>
      </w:tr>
      <w:tr w:rsidR="00FB2B42" w:rsidRPr="007E0D87" w14:paraId="73106E13" w14:textId="77777777" w:rsidTr="00CF420C">
        <w:trPr>
          <w:jc w:val="center"/>
        </w:trPr>
        <w:tc>
          <w:tcPr>
            <w:tcW w:w="8321" w:type="dxa"/>
            <w:tcBorders>
              <w:left w:val="single" w:sz="4" w:space="0" w:color="auto"/>
            </w:tcBorders>
          </w:tcPr>
          <w:p w14:paraId="4A785A49" w14:textId="77777777" w:rsidR="00FB2B42" w:rsidRPr="00695C58" w:rsidRDefault="00FB2B42" w:rsidP="00673C01">
            <w:pPr>
              <w:pStyle w:val="TF-TEXTOQUADRO"/>
              <w:jc w:val="both"/>
              <w:rPr>
                <w:sz w:val="20"/>
              </w:rPr>
            </w:pPr>
            <w:r w:rsidRPr="00695C58">
              <w:rPr>
                <w:sz w:val="20"/>
              </w:rPr>
              <w:t>ser construído com base nos padrões do material design</w:t>
            </w:r>
          </w:p>
        </w:tc>
        <w:tc>
          <w:tcPr>
            <w:tcW w:w="664" w:type="dxa"/>
            <w:tcBorders>
              <w:left w:val="single" w:sz="4" w:space="0" w:color="auto"/>
            </w:tcBorders>
            <w:vAlign w:val="center"/>
          </w:tcPr>
          <w:p w14:paraId="062C7851" w14:textId="77777777" w:rsidR="00FB2B42" w:rsidRDefault="00FB2B42" w:rsidP="00673C01">
            <w:pPr>
              <w:pStyle w:val="TF-TEXTOQUADRO"/>
              <w:jc w:val="center"/>
              <w:rPr>
                <w:bCs/>
                <w:sz w:val="20"/>
              </w:rPr>
            </w:pPr>
            <w:r>
              <w:rPr>
                <w:bCs/>
                <w:sz w:val="20"/>
              </w:rPr>
              <w:t>RNF</w:t>
            </w:r>
          </w:p>
        </w:tc>
      </w:tr>
      <w:tr w:rsidR="00FB2B42" w:rsidRPr="007E0D87" w14:paraId="04444BC2" w14:textId="77777777" w:rsidTr="00CF420C">
        <w:trPr>
          <w:jc w:val="center"/>
        </w:trPr>
        <w:tc>
          <w:tcPr>
            <w:tcW w:w="8321" w:type="dxa"/>
            <w:tcBorders>
              <w:left w:val="single" w:sz="4" w:space="0" w:color="auto"/>
            </w:tcBorders>
          </w:tcPr>
          <w:p w14:paraId="585BC703" w14:textId="77777777" w:rsidR="00FB2B42" w:rsidRPr="00695C58" w:rsidRDefault="00FB2B42" w:rsidP="00B711AD">
            <w:pPr>
              <w:pStyle w:val="TF-TEXTOQUADRO"/>
              <w:tabs>
                <w:tab w:val="left" w:pos="4956"/>
              </w:tabs>
              <w:jc w:val="both"/>
              <w:rPr>
                <w:sz w:val="20"/>
              </w:rPr>
            </w:pPr>
            <w:r>
              <w:rPr>
                <w:sz w:val="20"/>
              </w:rPr>
              <w:t>ser construído utilizando banco de dados MySQL</w:t>
            </w:r>
            <w:r>
              <w:rPr>
                <w:sz w:val="20"/>
              </w:rPr>
              <w:tab/>
            </w:r>
          </w:p>
        </w:tc>
        <w:tc>
          <w:tcPr>
            <w:tcW w:w="664" w:type="dxa"/>
            <w:tcBorders>
              <w:left w:val="single" w:sz="4" w:space="0" w:color="auto"/>
            </w:tcBorders>
            <w:vAlign w:val="center"/>
          </w:tcPr>
          <w:p w14:paraId="53EE9E86" w14:textId="77777777" w:rsidR="00FB2B42" w:rsidRDefault="00FB2B42" w:rsidP="00673C01">
            <w:pPr>
              <w:pStyle w:val="TF-TEXTOQUADRO"/>
              <w:jc w:val="center"/>
              <w:rPr>
                <w:bCs/>
                <w:sz w:val="20"/>
              </w:rPr>
            </w:pPr>
            <w:r>
              <w:rPr>
                <w:bCs/>
                <w:sz w:val="20"/>
              </w:rPr>
              <w:t>RNF</w:t>
            </w:r>
          </w:p>
        </w:tc>
      </w:tr>
    </w:tbl>
    <w:p w14:paraId="4B1AF31E" w14:textId="77777777" w:rsidR="00FB2B42" w:rsidRPr="00286FED" w:rsidRDefault="00FB2B42" w:rsidP="00920418">
      <w:pPr>
        <w:pStyle w:val="TF-FONTE"/>
      </w:pPr>
      <w:r>
        <w:t>Fonte: elaborado pelo autor.</w:t>
      </w:r>
    </w:p>
    <w:p w14:paraId="63EDB517" w14:textId="77777777" w:rsidR="00FB2B42" w:rsidRDefault="00FB2B42" w:rsidP="00451B94">
      <w:pPr>
        <w:pStyle w:val="Ttulo2"/>
        <w:spacing w:after="120" w:line="240" w:lineRule="auto"/>
      </w:pPr>
      <w:r>
        <w:t>METODOLOGIA</w:t>
      </w:r>
    </w:p>
    <w:p w14:paraId="3149227A" w14:textId="77777777" w:rsidR="00FB2B42" w:rsidRPr="00DB04D2" w:rsidRDefault="00FB2B42" w:rsidP="00DB04D2">
      <w:pPr>
        <w:pStyle w:val="TF-TEXTO"/>
      </w:pPr>
      <w:r>
        <w:t xml:space="preserve">A metodologia dessa proposta será constituída pelos seguintes instrumentos metodológicos e será desenvolvido nas etapas relacionadas no </w:t>
      </w:r>
      <w:r>
        <w:fldChar w:fldCharType="begin"/>
      </w:r>
      <w:r>
        <w:instrText xml:space="preserve"> REF _Ref82539843 \h </w:instrText>
      </w:r>
      <w:r>
        <w:fldChar w:fldCharType="separate"/>
      </w:r>
      <w:r>
        <w:t xml:space="preserve">Quadro </w:t>
      </w:r>
      <w:r>
        <w:rPr>
          <w:noProof/>
        </w:rPr>
        <w:t>3</w:t>
      </w:r>
      <w:r>
        <w:fldChar w:fldCharType="end"/>
      </w:r>
      <w:r>
        <w:t>:</w:t>
      </w:r>
    </w:p>
    <w:p w14:paraId="5DBC641B" w14:textId="77777777" w:rsidR="00FB2B42" w:rsidRPr="007E0D87" w:rsidRDefault="00FB2B42" w:rsidP="00FB2B42">
      <w:pPr>
        <w:pStyle w:val="TF-ALNEA"/>
        <w:numPr>
          <w:ilvl w:val="0"/>
          <w:numId w:val="23"/>
        </w:numPr>
        <w:contextualSpacing w:val="0"/>
      </w:pPr>
      <w:r>
        <w:t>aprofundamento bibliográfico</w:t>
      </w:r>
      <w:r w:rsidRPr="007E0D87">
        <w:t xml:space="preserve">: </w:t>
      </w:r>
      <w:r>
        <w:t xml:space="preserve">realizar aprofundamento na literatura sobre os assuntos </w:t>
      </w:r>
      <w:r w:rsidRPr="00D84736">
        <w:t>abrigos de animais</w:t>
      </w:r>
      <w:r>
        <w:t>,</w:t>
      </w:r>
      <w:r w:rsidRPr="00D84736">
        <w:t xml:space="preserve"> </w:t>
      </w:r>
      <w:r>
        <w:t>S</w:t>
      </w:r>
      <w:r w:rsidRPr="00D84736">
        <w:t xml:space="preserve">istemas </w:t>
      </w:r>
      <w:r>
        <w:t>C</w:t>
      </w:r>
      <w:r w:rsidRPr="00D84736">
        <w:t>olaborativos</w:t>
      </w:r>
      <w:r>
        <w:t xml:space="preserve"> e</w:t>
      </w:r>
      <w:r w:rsidRPr="00D84736">
        <w:t xml:space="preserve"> Design </w:t>
      </w:r>
      <w:proofErr w:type="spellStart"/>
      <w:r w:rsidRPr="00D84736">
        <w:t>Thinking</w:t>
      </w:r>
      <w:proofErr w:type="spellEnd"/>
      <w:r w:rsidRPr="007E0D87">
        <w:t>;</w:t>
      </w:r>
    </w:p>
    <w:p w14:paraId="1F594C15" w14:textId="77777777" w:rsidR="00FB2B42" w:rsidRDefault="00FB2B42" w:rsidP="00451B94">
      <w:pPr>
        <w:pStyle w:val="TF-ALNEA"/>
      </w:pPr>
      <w:r>
        <w:t>imersão</w:t>
      </w:r>
      <w:r w:rsidRPr="007E0D87">
        <w:t>:</w:t>
      </w:r>
      <w:r>
        <w:t xml:space="preserve"> identificar os problemas dos usuários por meio de pesquisas exploratórias e entrevistas com o público-alvo da solução conforme etapas do DT;</w:t>
      </w:r>
    </w:p>
    <w:p w14:paraId="3FC8872A" w14:textId="77777777" w:rsidR="00FB2B42" w:rsidRDefault="00FB2B42" w:rsidP="00451B94">
      <w:pPr>
        <w:pStyle w:val="TF-ALNEA"/>
        <w:contextualSpacing w:val="0"/>
      </w:pPr>
      <w:r>
        <w:t xml:space="preserve">ideação: transformar as informações e problemas identificados na etapa anterior em ideias, utilizando de técnicas de </w:t>
      </w:r>
      <w:proofErr w:type="spellStart"/>
      <w:r>
        <w:t>cocriação</w:t>
      </w:r>
      <w:proofErr w:type="spellEnd"/>
      <w:r>
        <w:t xml:space="preserve"> com os usuários do aplicativo conforme etapas do DT;</w:t>
      </w:r>
    </w:p>
    <w:p w14:paraId="0AF61F51" w14:textId="77777777" w:rsidR="00FB2B42" w:rsidRDefault="00FB2B42" w:rsidP="00451B94">
      <w:pPr>
        <w:pStyle w:val="TF-ALNEA"/>
        <w:contextualSpacing w:val="0"/>
      </w:pPr>
      <w:r>
        <w:t>levantamento dos requisitos: analisar os requisitos funcionais e não-funcionais já definidos e, se necessário, especificar outros a partir da etapa de imersão e ideação;</w:t>
      </w:r>
    </w:p>
    <w:p w14:paraId="1F1C1DBA" w14:textId="77777777" w:rsidR="00FB2B42" w:rsidRDefault="00FB2B42" w:rsidP="00451B94">
      <w:pPr>
        <w:pStyle w:val="TF-ALNEA"/>
        <w:contextualSpacing w:val="0"/>
      </w:pPr>
      <w:r>
        <w:t xml:space="preserve">especificação e análise: formalizar as funcionalidades do aplicativo por meio da construção de casos de uso e diagramas da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utilizando a ferramenta </w:t>
      </w:r>
      <w:proofErr w:type="spellStart"/>
      <w:r>
        <w:t>Astah</w:t>
      </w:r>
      <w:proofErr w:type="spellEnd"/>
      <w:r>
        <w:t xml:space="preserve"> UML;</w:t>
      </w:r>
    </w:p>
    <w:p w14:paraId="14AD1DFF" w14:textId="77777777" w:rsidR="00FB2B42" w:rsidRDefault="00FB2B42" w:rsidP="00451B94">
      <w:pPr>
        <w:pStyle w:val="TF-ALNEA"/>
      </w:pPr>
      <w:r>
        <w:t xml:space="preserve">implementação: desenvolver o aplicativo utilizando o </w:t>
      </w:r>
      <w:r>
        <w:rPr>
          <w:i/>
          <w:iCs/>
        </w:rPr>
        <w:t>toolkit</w:t>
      </w:r>
      <w:r>
        <w:t xml:space="preserve"> </w:t>
      </w:r>
      <w:proofErr w:type="spellStart"/>
      <w:r>
        <w:t>Flutter</w:t>
      </w:r>
      <w:proofErr w:type="spellEnd"/>
      <w:r>
        <w:t xml:space="preserve"> juntamente com a linguagem </w:t>
      </w:r>
      <w:proofErr w:type="spellStart"/>
      <w:r>
        <w:t>Dart</w:t>
      </w:r>
      <w:proofErr w:type="spellEnd"/>
      <w:r>
        <w:t xml:space="preserve">, utilizando a IDEA </w:t>
      </w:r>
      <w:proofErr w:type="spellStart"/>
      <w:r>
        <w:t>IntelliJ</w:t>
      </w:r>
      <w:proofErr w:type="spellEnd"/>
      <w:r>
        <w:t>, as informações serão persistidas em um banco de dados MySQL;</w:t>
      </w:r>
    </w:p>
    <w:p w14:paraId="506486AB" w14:textId="77777777" w:rsidR="00FB2B42" w:rsidRDefault="00FB2B42" w:rsidP="00451B94">
      <w:pPr>
        <w:pStyle w:val="TF-ALNEA"/>
      </w:pPr>
      <w:r>
        <w:t xml:space="preserve">verificação e validação: paralelamente a implementação, realizar os testes do aplicativo e validar com o usuário a sua usabilidade por meio do método </w:t>
      </w:r>
      <w:proofErr w:type="spellStart"/>
      <w:r>
        <w:t>RURUCAg</w:t>
      </w:r>
      <w:proofErr w:type="spellEnd"/>
      <w:r>
        <w:t>.</w:t>
      </w:r>
    </w:p>
    <w:p w14:paraId="3B8F2F74" w14:textId="77777777" w:rsidR="00FB2B42" w:rsidRDefault="00FB2B42" w:rsidP="009964B7">
      <w:pPr>
        <w:pStyle w:val="TF-LEGENDA-Ilustracao"/>
      </w:pPr>
      <w:r>
        <w:lastRenderedPageBreak/>
        <w:t xml:space="preserve">Quadro </w:t>
      </w:r>
      <w:fldSimple w:instr=" SEQ Quadro \* ARABIC ">
        <w:r>
          <w:rPr>
            <w:noProof/>
          </w:rPr>
          <w:t>3</w:t>
        </w:r>
      </w:fldSimple>
      <w:r>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FB2B42" w:rsidRPr="00D90262" w14:paraId="77AC0826" w14:textId="77777777" w:rsidTr="009964B7">
        <w:trPr>
          <w:cantSplit/>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7F1C4D1A" w14:textId="77777777" w:rsidR="00FB2B42" w:rsidRPr="009964B7" w:rsidRDefault="00FB2B42" w:rsidP="009964B7">
            <w:pPr>
              <w:pStyle w:val="TF-TEXTOQUADRO"/>
              <w:jc w:val="right"/>
              <w:rPr>
                <w:b/>
                <w:bCs/>
                <w:sz w:val="20"/>
              </w:rPr>
            </w:pPr>
            <w:r w:rsidRPr="009964B7">
              <w:rPr>
                <w:b/>
                <w:bCs/>
                <w:sz w:val="20"/>
              </w:rPr>
              <w:t>Quinzenas</w:t>
            </w:r>
          </w:p>
          <w:p w14:paraId="7BC6E816" w14:textId="77777777" w:rsidR="00FB2B42" w:rsidRPr="009964B7" w:rsidRDefault="00FB2B42" w:rsidP="00470C41">
            <w:pPr>
              <w:pStyle w:val="TF-TEXTOQUADRO"/>
              <w:rPr>
                <w:b/>
                <w:bCs/>
                <w:sz w:val="20"/>
              </w:rPr>
            </w:pPr>
          </w:p>
          <w:p w14:paraId="18C287C2" w14:textId="77777777" w:rsidR="00FB2B42" w:rsidRPr="009964B7" w:rsidRDefault="00FB2B42" w:rsidP="00470C41">
            <w:pPr>
              <w:pStyle w:val="TF-TEXTOQUADRO"/>
              <w:rPr>
                <w:b/>
                <w:bCs/>
                <w:sz w:val="20"/>
              </w:rPr>
            </w:pPr>
            <w:r w:rsidRPr="009964B7">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79DEE960" w14:textId="77777777" w:rsidR="00FB2B42" w:rsidRPr="009964B7" w:rsidRDefault="00FB2B42" w:rsidP="00470C41">
            <w:pPr>
              <w:pStyle w:val="TF-TEXTOQUADROCentralizado"/>
              <w:rPr>
                <w:b/>
                <w:bCs/>
                <w:sz w:val="20"/>
              </w:rPr>
            </w:pPr>
            <w:r w:rsidRPr="009964B7">
              <w:rPr>
                <w:b/>
                <w:bCs/>
                <w:sz w:val="20"/>
              </w:rPr>
              <w:t>2022</w:t>
            </w:r>
          </w:p>
        </w:tc>
      </w:tr>
      <w:tr w:rsidR="00FB2B42" w:rsidRPr="00D90262" w14:paraId="1300F2E1"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1DC198D0" w14:textId="77777777" w:rsidR="00FB2B42" w:rsidRPr="009964B7" w:rsidRDefault="00FB2B42" w:rsidP="00470C41">
            <w:pPr>
              <w:pStyle w:val="TF-TEXTOQUADRO"/>
              <w:rPr>
                <w:b/>
                <w:bCs/>
                <w:sz w:val="20"/>
              </w:rPr>
            </w:pPr>
          </w:p>
        </w:tc>
        <w:tc>
          <w:tcPr>
            <w:tcW w:w="557" w:type="dxa"/>
            <w:gridSpan w:val="2"/>
            <w:tcBorders>
              <w:left w:val="single" w:sz="4" w:space="0" w:color="auto"/>
            </w:tcBorders>
            <w:shd w:val="clear" w:color="auto" w:fill="A6A6A6"/>
          </w:tcPr>
          <w:p w14:paraId="2710128B" w14:textId="77777777" w:rsidR="00FB2B42" w:rsidRPr="009964B7" w:rsidRDefault="00FB2B42" w:rsidP="00470C41">
            <w:pPr>
              <w:pStyle w:val="TF-TEXTOQUADROCentralizado"/>
              <w:rPr>
                <w:b/>
                <w:bCs/>
                <w:sz w:val="20"/>
              </w:rPr>
            </w:pPr>
            <w:r>
              <w:rPr>
                <w:b/>
                <w:bCs/>
                <w:sz w:val="20"/>
              </w:rPr>
              <w:t>f</w:t>
            </w:r>
            <w:r w:rsidRPr="009964B7">
              <w:rPr>
                <w:b/>
                <w:bCs/>
                <w:sz w:val="20"/>
              </w:rPr>
              <w:t>ev.</w:t>
            </w:r>
          </w:p>
        </w:tc>
        <w:tc>
          <w:tcPr>
            <w:tcW w:w="568" w:type="dxa"/>
            <w:gridSpan w:val="2"/>
            <w:shd w:val="clear" w:color="auto" w:fill="A6A6A6"/>
          </w:tcPr>
          <w:p w14:paraId="2EA43411" w14:textId="77777777" w:rsidR="00FB2B42" w:rsidRPr="009964B7" w:rsidRDefault="00FB2B42" w:rsidP="00470C41">
            <w:pPr>
              <w:pStyle w:val="TF-TEXTOQUADROCentralizado"/>
              <w:rPr>
                <w:b/>
                <w:bCs/>
                <w:sz w:val="20"/>
              </w:rPr>
            </w:pPr>
            <w:r>
              <w:rPr>
                <w:b/>
                <w:bCs/>
                <w:sz w:val="20"/>
              </w:rPr>
              <w:t>m</w:t>
            </w:r>
            <w:r w:rsidRPr="009964B7">
              <w:rPr>
                <w:b/>
                <w:bCs/>
                <w:sz w:val="20"/>
              </w:rPr>
              <w:t>ar.</w:t>
            </w:r>
          </w:p>
        </w:tc>
        <w:tc>
          <w:tcPr>
            <w:tcW w:w="568" w:type="dxa"/>
            <w:gridSpan w:val="2"/>
            <w:shd w:val="clear" w:color="auto" w:fill="A6A6A6"/>
          </w:tcPr>
          <w:p w14:paraId="6C6E3449" w14:textId="77777777" w:rsidR="00FB2B42" w:rsidRPr="009964B7" w:rsidRDefault="00FB2B42" w:rsidP="00470C41">
            <w:pPr>
              <w:pStyle w:val="TF-TEXTOQUADROCentralizado"/>
              <w:rPr>
                <w:b/>
                <w:bCs/>
                <w:sz w:val="20"/>
              </w:rPr>
            </w:pPr>
            <w:r>
              <w:rPr>
                <w:b/>
                <w:bCs/>
                <w:sz w:val="20"/>
              </w:rPr>
              <w:t>a</w:t>
            </w:r>
            <w:r w:rsidRPr="009964B7">
              <w:rPr>
                <w:b/>
                <w:bCs/>
                <w:sz w:val="20"/>
              </w:rPr>
              <w:t>br.</w:t>
            </w:r>
          </w:p>
        </w:tc>
        <w:tc>
          <w:tcPr>
            <w:tcW w:w="568" w:type="dxa"/>
            <w:gridSpan w:val="2"/>
            <w:shd w:val="clear" w:color="auto" w:fill="A6A6A6"/>
          </w:tcPr>
          <w:p w14:paraId="5AD8B2A1" w14:textId="77777777" w:rsidR="00FB2B42" w:rsidRPr="009964B7" w:rsidRDefault="00FB2B42" w:rsidP="00470C41">
            <w:pPr>
              <w:pStyle w:val="TF-TEXTOQUADROCentralizado"/>
              <w:rPr>
                <w:b/>
                <w:bCs/>
                <w:sz w:val="20"/>
              </w:rPr>
            </w:pPr>
            <w:r>
              <w:rPr>
                <w:b/>
                <w:bCs/>
                <w:sz w:val="20"/>
              </w:rPr>
              <w:t>m</w:t>
            </w:r>
            <w:r w:rsidRPr="009964B7">
              <w:rPr>
                <w:b/>
                <w:bCs/>
                <w:sz w:val="20"/>
              </w:rPr>
              <w:t>ai</w:t>
            </w:r>
            <w:r>
              <w:rPr>
                <w:b/>
                <w:bCs/>
                <w:sz w:val="20"/>
              </w:rPr>
              <w:t>o</w:t>
            </w:r>
          </w:p>
        </w:tc>
        <w:tc>
          <w:tcPr>
            <w:tcW w:w="573" w:type="dxa"/>
            <w:gridSpan w:val="2"/>
            <w:shd w:val="clear" w:color="auto" w:fill="A6A6A6"/>
          </w:tcPr>
          <w:p w14:paraId="4649A9B9" w14:textId="77777777" w:rsidR="00FB2B42" w:rsidRPr="009964B7" w:rsidRDefault="00FB2B42" w:rsidP="00470C41">
            <w:pPr>
              <w:pStyle w:val="TF-TEXTOQUADROCentralizado"/>
              <w:rPr>
                <w:b/>
                <w:bCs/>
                <w:sz w:val="20"/>
              </w:rPr>
            </w:pPr>
            <w:r>
              <w:rPr>
                <w:b/>
                <w:bCs/>
                <w:sz w:val="20"/>
              </w:rPr>
              <w:t>j</w:t>
            </w:r>
            <w:r w:rsidRPr="009964B7">
              <w:rPr>
                <w:b/>
                <w:bCs/>
                <w:sz w:val="20"/>
              </w:rPr>
              <w:t>un.</w:t>
            </w:r>
          </w:p>
        </w:tc>
      </w:tr>
      <w:tr w:rsidR="00FB2B42" w:rsidRPr="00D90262" w14:paraId="3E5B34F3"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26725EF5" w14:textId="77777777" w:rsidR="00FB2B42" w:rsidRPr="009964B7" w:rsidRDefault="00FB2B42" w:rsidP="00470C41">
            <w:pPr>
              <w:pStyle w:val="TF-TEXTOQUADRO"/>
              <w:rPr>
                <w:b/>
                <w:bCs/>
                <w:sz w:val="20"/>
              </w:rPr>
            </w:pPr>
          </w:p>
        </w:tc>
        <w:tc>
          <w:tcPr>
            <w:tcW w:w="273" w:type="dxa"/>
            <w:tcBorders>
              <w:left w:val="single" w:sz="4" w:space="0" w:color="auto"/>
              <w:bottom w:val="single" w:sz="4" w:space="0" w:color="auto"/>
            </w:tcBorders>
            <w:shd w:val="clear" w:color="auto" w:fill="A6A6A6"/>
          </w:tcPr>
          <w:p w14:paraId="0CB19FD8" w14:textId="77777777" w:rsidR="00FB2B42" w:rsidRPr="009964B7" w:rsidRDefault="00FB2B4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154DD5D9" w14:textId="77777777" w:rsidR="00FB2B42" w:rsidRPr="009964B7" w:rsidRDefault="00FB2B4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66119808" w14:textId="77777777" w:rsidR="00FB2B42" w:rsidRPr="009964B7" w:rsidRDefault="00FB2B4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4C025F92" w14:textId="77777777" w:rsidR="00FB2B42" w:rsidRPr="009964B7" w:rsidRDefault="00FB2B4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121936C3" w14:textId="77777777" w:rsidR="00FB2B42" w:rsidRPr="009964B7" w:rsidRDefault="00FB2B4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6C569EB2" w14:textId="77777777" w:rsidR="00FB2B42" w:rsidRPr="009964B7" w:rsidRDefault="00FB2B4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5212F3EC" w14:textId="77777777" w:rsidR="00FB2B42" w:rsidRPr="009964B7" w:rsidRDefault="00FB2B42"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3C2475E2" w14:textId="77777777" w:rsidR="00FB2B42" w:rsidRPr="009964B7" w:rsidRDefault="00FB2B42"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5DCB2E13" w14:textId="77777777" w:rsidR="00FB2B42" w:rsidRPr="009964B7" w:rsidRDefault="00FB2B42" w:rsidP="00470C41">
            <w:pPr>
              <w:pStyle w:val="TF-TEXTOQUADROCentralizado"/>
              <w:rPr>
                <w:b/>
                <w:bCs/>
                <w:sz w:val="20"/>
              </w:rPr>
            </w:pPr>
            <w:r w:rsidRPr="009964B7">
              <w:rPr>
                <w:b/>
                <w:bCs/>
                <w:sz w:val="20"/>
              </w:rPr>
              <w:t>1</w:t>
            </w:r>
          </w:p>
        </w:tc>
        <w:tc>
          <w:tcPr>
            <w:tcW w:w="289" w:type="dxa"/>
            <w:tcBorders>
              <w:bottom w:val="single" w:sz="4" w:space="0" w:color="auto"/>
            </w:tcBorders>
            <w:shd w:val="clear" w:color="auto" w:fill="A6A6A6"/>
          </w:tcPr>
          <w:p w14:paraId="56B379F9" w14:textId="77777777" w:rsidR="00FB2B42" w:rsidRPr="009964B7" w:rsidRDefault="00FB2B42" w:rsidP="00470C41">
            <w:pPr>
              <w:pStyle w:val="TF-TEXTOQUADROCentralizado"/>
              <w:rPr>
                <w:b/>
                <w:bCs/>
                <w:sz w:val="20"/>
              </w:rPr>
            </w:pPr>
            <w:r w:rsidRPr="009964B7">
              <w:rPr>
                <w:b/>
                <w:bCs/>
                <w:sz w:val="20"/>
              </w:rPr>
              <w:t>2</w:t>
            </w:r>
          </w:p>
        </w:tc>
      </w:tr>
      <w:tr w:rsidR="00FB2B42" w:rsidRPr="00D90262" w14:paraId="3413771E" w14:textId="77777777" w:rsidTr="00C87FC5">
        <w:trPr>
          <w:jc w:val="center"/>
        </w:trPr>
        <w:tc>
          <w:tcPr>
            <w:tcW w:w="6171" w:type="dxa"/>
            <w:tcBorders>
              <w:left w:val="single" w:sz="4" w:space="0" w:color="auto"/>
            </w:tcBorders>
          </w:tcPr>
          <w:p w14:paraId="4C0B32E8" w14:textId="77777777" w:rsidR="00FB2B42" w:rsidRPr="009964B7" w:rsidRDefault="00FB2B42" w:rsidP="00470C41">
            <w:pPr>
              <w:pStyle w:val="TF-TEXTOQUADRO"/>
              <w:rPr>
                <w:bCs/>
                <w:sz w:val="20"/>
              </w:rPr>
            </w:pPr>
            <w:r>
              <w:rPr>
                <w:sz w:val="20"/>
              </w:rPr>
              <w:t>A</w:t>
            </w:r>
            <w:r w:rsidRPr="009964B7">
              <w:rPr>
                <w:sz w:val="20"/>
              </w:rPr>
              <w:t>profundamento bibliográfico</w:t>
            </w:r>
          </w:p>
        </w:tc>
        <w:tc>
          <w:tcPr>
            <w:tcW w:w="273" w:type="dxa"/>
            <w:tcBorders>
              <w:bottom w:val="single" w:sz="4" w:space="0" w:color="auto"/>
            </w:tcBorders>
            <w:shd w:val="clear" w:color="auto" w:fill="A6A6A6"/>
          </w:tcPr>
          <w:p w14:paraId="64ACC5F2" w14:textId="77777777" w:rsidR="00FB2B42" w:rsidRPr="009964B7" w:rsidRDefault="00FB2B42" w:rsidP="00470C41">
            <w:pPr>
              <w:pStyle w:val="TF-TEXTOQUADROCentralizado"/>
              <w:rPr>
                <w:sz w:val="20"/>
              </w:rPr>
            </w:pPr>
          </w:p>
        </w:tc>
        <w:tc>
          <w:tcPr>
            <w:tcW w:w="284" w:type="dxa"/>
            <w:tcBorders>
              <w:bottom w:val="single" w:sz="4" w:space="0" w:color="auto"/>
            </w:tcBorders>
          </w:tcPr>
          <w:p w14:paraId="5332C2AF" w14:textId="77777777" w:rsidR="00FB2B42" w:rsidRPr="009964B7" w:rsidRDefault="00FB2B42" w:rsidP="00470C41">
            <w:pPr>
              <w:pStyle w:val="TF-TEXTOQUADROCentralizado"/>
              <w:rPr>
                <w:sz w:val="20"/>
              </w:rPr>
            </w:pPr>
          </w:p>
        </w:tc>
        <w:tc>
          <w:tcPr>
            <w:tcW w:w="284" w:type="dxa"/>
            <w:tcBorders>
              <w:bottom w:val="single" w:sz="4" w:space="0" w:color="auto"/>
            </w:tcBorders>
          </w:tcPr>
          <w:p w14:paraId="5D639162" w14:textId="77777777" w:rsidR="00FB2B42" w:rsidRPr="009964B7" w:rsidRDefault="00FB2B42" w:rsidP="00470C41">
            <w:pPr>
              <w:pStyle w:val="TF-TEXTOQUADROCentralizado"/>
              <w:rPr>
                <w:sz w:val="20"/>
              </w:rPr>
            </w:pPr>
          </w:p>
        </w:tc>
        <w:tc>
          <w:tcPr>
            <w:tcW w:w="284" w:type="dxa"/>
            <w:tcBorders>
              <w:bottom w:val="single" w:sz="4" w:space="0" w:color="auto"/>
            </w:tcBorders>
          </w:tcPr>
          <w:p w14:paraId="4FCD4653" w14:textId="77777777" w:rsidR="00FB2B42" w:rsidRPr="009964B7" w:rsidRDefault="00FB2B42" w:rsidP="00470C41">
            <w:pPr>
              <w:pStyle w:val="TF-TEXTOQUADROCentralizado"/>
              <w:rPr>
                <w:sz w:val="20"/>
              </w:rPr>
            </w:pPr>
          </w:p>
        </w:tc>
        <w:tc>
          <w:tcPr>
            <w:tcW w:w="284" w:type="dxa"/>
            <w:tcBorders>
              <w:bottom w:val="single" w:sz="4" w:space="0" w:color="auto"/>
            </w:tcBorders>
          </w:tcPr>
          <w:p w14:paraId="110FC34F" w14:textId="77777777" w:rsidR="00FB2B42" w:rsidRPr="009964B7" w:rsidRDefault="00FB2B42" w:rsidP="00470C41">
            <w:pPr>
              <w:pStyle w:val="TF-TEXTOQUADROCentralizado"/>
              <w:rPr>
                <w:sz w:val="20"/>
              </w:rPr>
            </w:pPr>
          </w:p>
        </w:tc>
        <w:tc>
          <w:tcPr>
            <w:tcW w:w="284" w:type="dxa"/>
            <w:tcBorders>
              <w:bottom w:val="single" w:sz="4" w:space="0" w:color="auto"/>
            </w:tcBorders>
          </w:tcPr>
          <w:p w14:paraId="24C4696B" w14:textId="77777777" w:rsidR="00FB2B42" w:rsidRPr="009964B7" w:rsidRDefault="00FB2B42" w:rsidP="00470C41">
            <w:pPr>
              <w:pStyle w:val="TF-TEXTOQUADROCentralizado"/>
              <w:rPr>
                <w:sz w:val="20"/>
              </w:rPr>
            </w:pPr>
          </w:p>
        </w:tc>
        <w:tc>
          <w:tcPr>
            <w:tcW w:w="284" w:type="dxa"/>
            <w:tcBorders>
              <w:bottom w:val="single" w:sz="4" w:space="0" w:color="auto"/>
            </w:tcBorders>
          </w:tcPr>
          <w:p w14:paraId="1E0CFECC" w14:textId="77777777" w:rsidR="00FB2B42" w:rsidRPr="009964B7" w:rsidRDefault="00FB2B42" w:rsidP="00470C41">
            <w:pPr>
              <w:pStyle w:val="TF-TEXTOQUADROCentralizado"/>
              <w:rPr>
                <w:sz w:val="20"/>
              </w:rPr>
            </w:pPr>
          </w:p>
        </w:tc>
        <w:tc>
          <w:tcPr>
            <w:tcW w:w="284" w:type="dxa"/>
            <w:tcBorders>
              <w:bottom w:val="single" w:sz="4" w:space="0" w:color="auto"/>
            </w:tcBorders>
          </w:tcPr>
          <w:p w14:paraId="7397922D" w14:textId="77777777" w:rsidR="00FB2B42" w:rsidRPr="009964B7" w:rsidRDefault="00FB2B42" w:rsidP="00470C41">
            <w:pPr>
              <w:pStyle w:val="TF-TEXTOQUADROCentralizado"/>
              <w:rPr>
                <w:sz w:val="20"/>
              </w:rPr>
            </w:pPr>
          </w:p>
        </w:tc>
        <w:tc>
          <w:tcPr>
            <w:tcW w:w="284" w:type="dxa"/>
            <w:tcBorders>
              <w:bottom w:val="single" w:sz="4" w:space="0" w:color="auto"/>
            </w:tcBorders>
          </w:tcPr>
          <w:p w14:paraId="18CFBFC9" w14:textId="77777777" w:rsidR="00FB2B42" w:rsidRPr="009964B7" w:rsidRDefault="00FB2B42" w:rsidP="00470C41">
            <w:pPr>
              <w:pStyle w:val="TF-TEXTOQUADROCentralizado"/>
              <w:rPr>
                <w:sz w:val="20"/>
              </w:rPr>
            </w:pPr>
          </w:p>
        </w:tc>
        <w:tc>
          <w:tcPr>
            <w:tcW w:w="289" w:type="dxa"/>
          </w:tcPr>
          <w:p w14:paraId="74FD4A2C" w14:textId="77777777" w:rsidR="00FB2B42" w:rsidRPr="009964B7" w:rsidRDefault="00FB2B42" w:rsidP="00470C41">
            <w:pPr>
              <w:pStyle w:val="TF-TEXTOQUADROCentralizado"/>
              <w:rPr>
                <w:sz w:val="20"/>
              </w:rPr>
            </w:pPr>
          </w:p>
        </w:tc>
      </w:tr>
      <w:tr w:rsidR="00FB2B42" w:rsidRPr="00D90262" w14:paraId="5787AA10" w14:textId="77777777" w:rsidTr="00C87FC5">
        <w:trPr>
          <w:jc w:val="center"/>
        </w:trPr>
        <w:tc>
          <w:tcPr>
            <w:tcW w:w="6171" w:type="dxa"/>
            <w:tcBorders>
              <w:left w:val="single" w:sz="4" w:space="0" w:color="auto"/>
            </w:tcBorders>
          </w:tcPr>
          <w:p w14:paraId="69CD7A8F" w14:textId="77777777" w:rsidR="00FB2B42" w:rsidRPr="009964B7" w:rsidRDefault="00FB2B42" w:rsidP="00470C41">
            <w:pPr>
              <w:pStyle w:val="TF-TEXTOQUADRO"/>
              <w:rPr>
                <w:sz w:val="20"/>
              </w:rPr>
            </w:pPr>
            <w:r>
              <w:rPr>
                <w:sz w:val="20"/>
              </w:rPr>
              <w:t>I</w:t>
            </w:r>
            <w:r w:rsidRPr="009964B7">
              <w:rPr>
                <w:sz w:val="20"/>
              </w:rPr>
              <w:t>mersão</w:t>
            </w:r>
          </w:p>
        </w:tc>
        <w:tc>
          <w:tcPr>
            <w:tcW w:w="273" w:type="dxa"/>
            <w:tcBorders>
              <w:top w:val="single" w:sz="4" w:space="0" w:color="auto"/>
            </w:tcBorders>
          </w:tcPr>
          <w:p w14:paraId="0AE3B6CA" w14:textId="77777777" w:rsidR="00FB2B42" w:rsidRPr="009964B7" w:rsidRDefault="00FB2B42" w:rsidP="00470C41">
            <w:pPr>
              <w:pStyle w:val="TF-TEXTOQUADROCentralizado"/>
              <w:rPr>
                <w:sz w:val="20"/>
              </w:rPr>
            </w:pPr>
          </w:p>
        </w:tc>
        <w:tc>
          <w:tcPr>
            <w:tcW w:w="284" w:type="dxa"/>
            <w:tcBorders>
              <w:top w:val="single" w:sz="4" w:space="0" w:color="auto"/>
            </w:tcBorders>
            <w:shd w:val="clear" w:color="auto" w:fill="A6A6A6"/>
          </w:tcPr>
          <w:p w14:paraId="5CE81A01" w14:textId="77777777" w:rsidR="00FB2B42" w:rsidRPr="009964B7" w:rsidRDefault="00FB2B42" w:rsidP="00470C41">
            <w:pPr>
              <w:pStyle w:val="TF-TEXTOQUADROCentralizado"/>
              <w:rPr>
                <w:sz w:val="20"/>
              </w:rPr>
            </w:pPr>
          </w:p>
        </w:tc>
        <w:tc>
          <w:tcPr>
            <w:tcW w:w="284" w:type="dxa"/>
            <w:tcBorders>
              <w:top w:val="single" w:sz="4" w:space="0" w:color="auto"/>
            </w:tcBorders>
          </w:tcPr>
          <w:p w14:paraId="4F3A8229" w14:textId="77777777" w:rsidR="00FB2B42" w:rsidRPr="009964B7" w:rsidRDefault="00FB2B42" w:rsidP="00470C41">
            <w:pPr>
              <w:pStyle w:val="TF-TEXTOQUADROCentralizado"/>
              <w:rPr>
                <w:sz w:val="20"/>
              </w:rPr>
            </w:pPr>
          </w:p>
        </w:tc>
        <w:tc>
          <w:tcPr>
            <w:tcW w:w="284" w:type="dxa"/>
            <w:tcBorders>
              <w:top w:val="single" w:sz="4" w:space="0" w:color="auto"/>
            </w:tcBorders>
          </w:tcPr>
          <w:p w14:paraId="12A04B05" w14:textId="77777777" w:rsidR="00FB2B42" w:rsidRPr="009964B7" w:rsidRDefault="00FB2B42" w:rsidP="00470C41">
            <w:pPr>
              <w:pStyle w:val="TF-TEXTOQUADROCentralizado"/>
              <w:rPr>
                <w:sz w:val="20"/>
              </w:rPr>
            </w:pPr>
          </w:p>
        </w:tc>
        <w:tc>
          <w:tcPr>
            <w:tcW w:w="284" w:type="dxa"/>
            <w:tcBorders>
              <w:top w:val="single" w:sz="4" w:space="0" w:color="auto"/>
            </w:tcBorders>
          </w:tcPr>
          <w:p w14:paraId="2A6AB66A" w14:textId="77777777" w:rsidR="00FB2B42" w:rsidRPr="009964B7" w:rsidRDefault="00FB2B42" w:rsidP="00470C41">
            <w:pPr>
              <w:pStyle w:val="TF-TEXTOQUADROCentralizado"/>
              <w:rPr>
                <w:sz w:val="20"/>
              </w:rPr>
            </w:pPr>
          </w:p>
        </w:tc>
        <w:tc>
          <w:tcPr>
            <w:tcW w:w="284" w:type="dxa"/>
            <w:tcBorders>
              <w:top w:val="single" w:sz="4" w:space="0" w:color="auto"/>
            </w:tcBorders>
          </w:tcPr>
          <w:p w14:paraId="5AE4D1CE" w14:textId="77777777" w:rsidR="00FB2B42" w:rsidRPr="009964B7" w:rsidRDefault="00FB2B42" w:rsidP="00470C41">
            <w:pPr>
              <w:pStyle w:val="TF-TEXTOQUADROCentralizado"/>
              <w:rPr>
                <w:sz w:val="20"/>
              </w:rPr>
            </w:pPr>
          </w:p>
        </w:tc>
        <w:tc>
          <w:tcPr>
            <w:tcW w:w="284" w:type="dxa"/>
            <w:tcBorders>
              <w:top w:val="single" w:sz="4" w:space="0" w:color="auto"/>
            </w:tcBorders>
          </w:tcPr>
          <w:p w14:paraId="1751A8C0" w14:textId="77777777" w:rsidR="00FB2B42" w:rsidRPr="009964B7" w:rsidRDefault="00FB2B42" w:rsidP="00470C41">
            <w:pPr>
              <w:pStyle w:val="TF-TEXTOQUADROCentralizado"/>
              <w:rPr>
                <w:sz w:val="20"/>
              </w:rPr>
            </w:pPr>
          </w:p>
        </w:tc>
        <w:tc>
          <w:tcPr>
            <w:tcW w:w="284" w:type="dxa"/>
            <w:tcBorders>
              <w:top w:val="single" w:sz="4" w:space="0" w:color="auto"/>
            </w:tcBorders>
          </w:tcPr>
          <w:p w14:paraId="32C38A38" w14:textId="77777777" w:rsidR="00FB2B42" w:rsidRPr="009964B7" w:rsidRDefault="00FB2B42" w:rsidP="00470C41">
            <w:pPr>
              <w:pStyle w:val="TF-TEXTOQUADROCentralizado"/>
              <w:rPr>
                <w:sz w:val="20"/>
              </w:rPr>
            </w:pPr>
          </w:p>
        </w:tc>
        <w:tc>
          <w:tcPr>
            <w:tcW w:w="284" w:type="dxa"/>
            <w:tcBorders>
              <w:top w:val="single" w:sz="4" w:space="0" w:color="auto"/>
            </w:tcBorders>
          </w:tcPr>
          <w:p w14:paraId="129A503A" w14:textId="77777777" w:rsidR="00FB2B42" w:rsidRPr="009964B7" w:rsidRDefault="00FB2B42" w:rsidP="00470C41">
            <w:pPr>
              <w:pStyle w:val="TF-TEXTOQUADROCentralizado"/>
              <w:rPr>
                <w:sz w:val="20"/>
              </w:rPr>
            </w:pPr>
          </w:p>
        </w:tc>
        <w:tc>
          <w:tcPr>
            <w:tcW w:w="289" w:type="dxa"/>
          </w:tcPr>
          <w:p w14:paraId="4504784B" w14:textId="77777777" w:rsidR="00FB2B42" w:rsidRPr="009964B7" w:rsidRDefault="00FB2B42" w:rsidP="00470C41">
            <w:pPr>
              <w:pStyle w:val="TF-TEXTOQUADROCentralizado"/>
              <w:rPr>
                <w:sz w:val="20"/>
              </w:rPr>
            </w:pPr>
          </w:p>
        </w:tc>
      </w:tr>
      <w:tr w:rsidR="00FB2B42" w:rsidRPr="00D90262" w14:paraId="2CDE4BB2" w14:textId="77777777" w:rsidTr="00C87FC5">
        <w:trPr>
          <w:jc w:val="center"/>
        </w:trPr>
        <w:tc>
          <w:tcPr>
            <w:tcW w:w="6171" w:type="dxa"/>
            <w:tcBorders>
              <w:left w:val="single" w:sz="4" w:space="0" w:color="auto"/>
            </w:tcBorders>
          </w:tcPr>
          <w:p w14:paraId="0A941955" w14:textId="77777777" w:rsidR="00FB2B42" w:rsidRPr="009964B7" w:rsidRDefault="00FB2B42" w:rsidP="00470C41">
            <w:pPr>
              <w:pStyle w:val="TF-TEXTOQUADRO"/>
              <w:rPr>
                <w:sz w:val="20"/>
              </w:rPr>
            </w:pPr>
            <w:r>
              <w:rPr>
                <w:sz w:val="20"/>
              </w:rPr>
              <w:t>I</w:t>
            </w:r>
            <w:r w:rsidRPr="009964B7">
              <w:rPr>
                <w:sz w:val="20"/>
              </w:rPr>
              <w:t>deação</w:t>
            </w:r>
          </w:p>
        </w:tc>
        <w:tc>
          <w:tcPr>
            <w:tcW w:w="273" w:type="dxa"/>
            <w:tcBorders>
              <w:bottom w:val="single" w:sz="4" w:space="0" w:color="auto"/>
            </w:tcBorders>
          </w:tcPr>
          <w:p w14:paraId="6E9C8C78" w14:textId="77777777" w:rsidR="00FB2B42" w:rsidRPr="009964B7" w:rsidRDefault="00FB2B42" w:rsidP="00470C41">
            <w:pPr>
              <w:pStyle w:val="TF-TEXTOQUADROCentralizado"/>
              <w:rPr>
                <w:sz w:val="20"/>
              </w:rPr>
            </w:pPr>
          </w:p>
        </w:tc>
        <w:tc>
          <w:tcPr>
            <w:tcW w:w="284" w:type="dxa"/>
            <w:tcBorders>
              <w:bottom w:val="single" w:sz="4" w:space="0" w:color="auto"/>
            </w:tcBorders>
            <w:shd w:val="clear" w:color="auto" w:fill="A6A6A6"/>
          </w:tcPr>
          <w:p w14:paraId="06C5D973" w14:textId="77777777" w:rsidR="00FB2B42" w:rsidRPr="009964B7" w:rsidRDefault="00FB2B42" w:rsidP="00470C41">
            <w:pPr>
              <w:pStyle w:val="TF-TEXTOQUADROCentralizado"/>
              <w:rPr>
                <w:sz w:val="20"/>
              </w:rPr>
            </w:pPr>
          </w:p>
        </w:tc>
        <w:tc>
          <w:tcPr>
            <w:tcW w:w="284" w:type="dxa"/>
            <w:tcBorders>
              <w:bottom w:val="single" w:sz="4" w:space="0" w:color="auto"/>
            </w:tcBorders>
          </w:tcPr>
          <w:p w14:paraId="6F33BC02" w14:textId="77777777" w:rsidR="00FB2B42" w:rsidRPr="009964B7" w:rsidRDefault="00FB2B42" w:rsidP="00470C41">
            <w:pPr>
              <w:pStyle w:val="TF-TEXTOQUADROCentralizado"/>
              <w:rPr>
                <w:sz w:val="20"/>
              </w:rPr>
            </w:pPr>
          </w:p>
        </w:tc>
        <w:tc>
          <w:tcPr>
            <w:tcW w:w="284" w:type="dxa"/>
            <w:tcBorders>
              <w:bottom w:val="single" w:sz="4" w:space="0" w:color="auto"/>
            </w:tcBorders>
          </w:tcPr>
          <w:p w14:paraId="2EC09183" w14:textId="77777777" w:rsidR="00FB2B42" w:rsidRPr="009964B7" w:rsidRDefault="00FB2B42" w:rsidP="00470C41">
            <w:pPr>
              <w:pStyle w:val="TF-TEXTOQUADROCentralizado"/>
              <w:rPr>
                <w:sz w:val="20"/>
              </w:rPr>
            </w:pPr>
          </w:p>
        </w:tc>
        <w:tc>
          <w:tcPr>
            <w:tcW w:w="284" w:type="dxa"/>
            <w:tcBorders>
              <w:bottom w:val="single" w:sz="4" w:space="0" w:color="auto"/>
            </w:tcBorders>
          </w:tcPr>
          <w:p w14:paraId="2C9B20F0" w14:textId="77777777" w:rsidR="00FB2B42" w:rsidRPr="009964B7" w:rsidRDefault="00FB2B42" w:rsidP="00470C41">
            <w:pPr>
              <w:pStyle w:val="TF-TEXTOQUADROCentralizado"/>
              <w:rPr>
                <w:sz w:val="20"/>
              </w:rPr>
            </w:pPr>
          </w:p>
        </w:tc>
        <w:tc>
          <w:tcPr>
            <w:tcW w:w="284" w:type="dxa"/>
            <w:tcBorders>
              <w:bottom w:val="single" w:sz="4" w:space="0" w:color="auto"/>
            </w:tcBorders>
          </w:tcPr>
          <w:p w14:paraId="564B6290" w14:textId="77777777" w:rsidR="00FB2B42" w:rsidRPr="009964B7" w:rsidRDefault="00FB2B42" w:rsidP="00470C41">
            <w:pPr>
              <w:pStyle w:val="TF-TEXTOQUADROCentralizado"/>
              <w:rPr>
                <w:sz w:val="20"/>
              </w:rPr>
            </w:pPr>
          </w:p>
        </w:tc>
        <w:tc>
          <w:tcPr>
            <w:tcW w:w="284" w:type="dxa"/>
            <w:tcBorders>
              <w:bottom w:val="single" w:sz="4" w:space="0" w:color="auto"/>
            </w:tcBorders>
          </w:tcPr>
          <w:p w14:paraId="2511242D" w14:textId="77777777" w:rsidR="00FB2B42" w:rsidRPr="009964B7" w:rsidRDefault="00FB2B42" w:rsidP="00470C41">
            <w:pPr>
              <w:pStyle w:val="TF-TEXTOQUADROCentralizado"/>
              <w:rPr>
                <w:sz w:val="20"/>
              </w:rPr>
            </w:pPr>
          </w:p>
        </w:tc>
        <w:tc>
          <w:tcPr>
            <w:tcW w:w="284" w:type="dxa"/>
            <w:tcBorders>
              <w:bottom w:val="single" w:sz="4" w:space="0" w:color="auto"/>
            </w:tcBorders>
          </w:tcPr>
          <w:p w14:paraId="1DA5A179" w14:textId="77777777" w:rsidR="00FB2B42" w:rsidRPr="009964B7" w:rsidRDefault="00FB2B42" w:rsidP="00470C41">
            <w:pPr>
              <w:pStyle w:val="TF-TEXTOQUADROCentralizado"/>
              <w:rPr>
                <w:sz w:val="20"/>
              </w:rPr>
            </w:pPr>
          </w:p>
        </w:tc>
        <w:tc>
          <w:tcPr>
            <w:tcW w:w="284" w:type="dxa"/>
            <w:tcBorders>
              <w:bottom w:val="single" w:sz="4" w:space="0" w:color="auto"/>
            </w:tcBorders>
          </w:tcPr>
          <w:p w14:paraId="7630719A" w14:textId="77777777" w:rsidR="00FB2B42" w:rsidRPr="009964B7" w:rsidRDefault="00FB2B42" w:rsidP="00470C41">
            <w:pPr>
              <w:pStyle w:val="TF-TEXTOQUADROCentralizado"/>
              <w:rPr>
                <w:sz w:val="20"/>
              </w:rPr>
            </w:pPr>
          </w:p>
        </w:tc>
        <w:tc>
          <w:tcPr>
            <w:tcW w:w="289" w:type="dxa"/>
          </w:tcPr>
          <w:p w14:paraId="3B830832" w14:textId="77777777" w:rsidR="00FB2B42" w:rsidRPr="009964B7" w:rsidRDefault="00FB2B42" w:rsidP="00470C41">
            <w:pPr>
              <w:pStyle w:val="TF-TEXTOQUADROCentralizado"/>
              <w:rPr>
                <w:sz w:val="20"/>
              </w:rPr>
            </w:pPr>
          </w:p>
        </w:tc>
      </w:tr>
      <w:tr w:rsidR="00FB2B42" w:rsidRPr="00D90262" w14:paraId="25D64573" w14:textId="77777777" w:rsidTr="00C87FC5">
        <w:trPr>
          <w:jc w:val="center"/>
        </w:trPr>
        <w:tc>
          <w:tcPr>
            <w:tcW w:w="6171" w:type="dxa"/>
            <w:tcBorders>
              <w:left w:val="single" w:sz="4" w:space="0" w:color="auto"/>
            </w:tcBorders>
          </w:tcPr>
          <w:p w14:paraId="670AA3DC" w14:textId="77777777" w:rsidR="00FB2B42" w:rsidRPr="009964B7" w:rsidRDefault="00FB2B42" w:rsidP="00470C41">
            <w:pPr>
              <w:pStyle w:val="TF-TEXTOQUADRO"/>
              <w:rPr>
                <w:sz w:val="20"/>
              </w:rPr>
            </w:pPr>
            <w:r>
              <w:rPr>
                <w:sz w:val="20"/>
              </w:rPr>
              <w:t>L</w:t>
            </w:r>
            <w:r w:rsidRPr="009964B7">
              <w:rPr>
                <w:sz w:val="20"/>
              </w:rPr>
              <w:t>evantamento dos requisitos</w:t>
            </w:r>
          </w:p>
        </w:tc>
        <w:tc>
          <w:tcPr>
            <w:tcW w:w="273" w:type="dxa"/>
          </w:tcPr>
          <w:p w14:paraId="1E3D119B" w14:textId="77777777" w:rsidR="00FB2B42" w:rsidRPr="009964B7" w:rsidRDefault="00FB2B42" w:rsidP="00470C41">
            <w:pPr>
              <w:pStyle w:val="TF-TEXTOQUADROCentralizado"/>
              <w:rPr>
                <w:sz w:val="20"/>
              </w:rPr>
            </w:pPr>
          </w:p>
        </w:tc>
        <w:tc>
          <w:tcPr>
            <w:tcW w:w="284" w:type="dxa"/>
          </w:tcPr>
          <w:p w14:paraId="27D92341" w14:textId="77777777" w:rsidR="00FB2B42" w:rsidRPr="009964B7" w:rsidRDefault="00FB2B42" w:rsidP="00470C41">
            <w:pPr>
              <w:pStyle w:val="TF-TEXTOQUADROCentralizado"/>
              <w:rPr>
                <w:sz w:val="20"/>
              </w:rPr>
            </w:pPr>
          </w:p>
        </w:tc>
        <w:tc>
          <w:tcPr>
            <w:tcW w:w="284" w:type="dxa"/>
            <w:shd w:val="clear" w:color="auto" w:fill="A6A6A6"/>
          </w:tcPr>
          <w:p w14:paraId="502A3414" w14:textId="77777777" w:rsidR="00FB2B42" w:rsidRPr="009964B7" w:rsidRDefault="00FB2B42" w:rsidP="00470C41">
            <w:pPr>
              <w:pStyle w:val="TF-TEXTOQUADROCentralizado"/>
              <w:rPr>
                <w:sz w:val="20"/>
              </w:rPr>
            </w:pPr>
          </w:p>
        </w:tc>
        <w:tc>
          <w:tcPr>
            <w:tcW w:w="284" w:type="dxa"/>
          </w:tcPr>
          <w:p w14:paraId="7E1CB755" w14:textId="77777777" w:rsidR="00FB2B42" w:rsidRPr="009964B7" w:rsidRDefault="00FB2B42" w:rsidP="00470C41">
            <w:pPr>
              <w:pStyle w:val="TF-TEXTOQUADROCentralizado"/>
              <w:rPr>
                <w:sz w:val="20"/>
              </w:rPr>
            </w:pPr>
          </w:p>
        </w:tc>
        <w:tc>
          <w:tcPr>
            <w:tcW w:w="284" w:type="dxa"/>
          </w:tcPr>
          <w:p w14:paraId="2EB23071" w14:textId="77777777" w:rsidR="00FB2B42" w:rsidRPr="009964B7" w:rsidRDefault="00FB2B42" w:rsidP="00470C41">
            <w:pPr>
              <w:pStyle w:val="TF-TEXTOQUADROCentralizado"/>
              <w:rPr>
                <w:sz w:val="20"/>
              </w:rPr>
            </w:pPr>
          </w:p>
        </w:tc>
        <w:tc>
          <w:tcPr>
            <w:tcW w:w="284" w:type="dxa"/>
          </w:tcPr>
          <w:p w14:paraId="04F91C92" w14:textId="77777777" w:rsidR="00FB2B42" w:rsidRPr="009964B7" w:rsidRDefault="00FB2B42" w:rsidP="00470C41">
            <w:pPr>
              <w:pStyle w:val="TF-TEXTOQUADROCentralizado"/>
              <w:rPr>
                <w:sz w:val="20"/>
              </w:rPr>
            </w:pPr>
          </w:p>
        </w:tc>
        <w:tc>
          <w:tcPr>
            <w:tcW w:w="284" w:type="dxa"/>
          </w:tcPr>
          <w:p w14:paraId="63C9C562" w14:textId="77777777" w:rsidR="00FB2B42" w:rsidRPr="009964B7" w:rsidRDefault="00FB2B42" w:rsidP="00470C41">
            <w:pPr>
              <w:pStyle w:val="TF-TEXTOQUADROCentralizado"/>
              <w:rPr>
                <w:sz w:val="20"/>
              </w:rPr>
            </w:pPr>
          </w:p>
        </w:tc>
        <w:tc>
          <w:tcPr>
            <w:tcW w:w="284" w:type="dxa"/>
          </w:tcPr>
          <w:p w14:paraId="4EA63138" w14:textId="77777777" w:rsidR="00FB2B42" w:rsidRPr="009964B7" w:rsidRDefault="00FB2B42" w:rsidP="00470C41">
            <w:pPr>
              <w:pStyle w:val="TF-TEXTOQUADROCentralizado"/>
              <w:rPr>
                <w:sz w:val="20"/>
              </w:rPr>
            </w:pPr>
          </w:p>
        </w:tc>
        <w:tc>
          <w:tcPr>
            <w:tcW w:w="284" w:type="dxa"/>
          </w:tcPr>
          <w:p w14:paraId="58BB0B68" w14:textId="77777777" w:rsidR="00FB2B42" w:rsidRPr="009964B7" w:rsidRDefault="00FB2B42" w:rsidP="00470C41">
            <w:pPr>
              <w:pStyle w:val="TF-TEXTOQUADROCentralizado"/>
              <w:rPr>
                <w:sz w:val="20"/>
              </w:rPr>
            </w:pPr>
          </w:p>
        </w:tc>
        <w:tc>
          <w:tcPr>
            <w:tcW w:w="289" w:type="dxa"/>
          </w:tcPr>
          <w:p w14:paraId="1AB17B5C" w14:textId="77777777" w:rsidR="00FB2B42" w:rsidRPr="009964B7" w:rsidRDefault="00FB2B42" w:rsidP="00470C41">
            <w:pPr>
              <w:pStyle w:val="TF-TEXTOQUADROCentralizado"/>
              <w:rPr>
                <w:sz w:val="20"/>
              </w:rPr>
            </w:pPr>
          </w:p>
        </w:tc>
      </w:tr>
      <w:tr w:rsidR="00FB2B42" w:rsidRPr="00D90262" w14:paraId="5B4A33A9" w14:textId="77777777" w:rsidTr="00C87FC5">
        <w:trPr>
          <w:jc w:val="center"/>
        </w:trPr>
        <w:tc>
          <w:tcPr>
            <w:tcW w:w="6171" w:type="dxa"/>
            <w:tcBorders>
              <w:left w:val="single" w:sz="4" w:space="0" w:color="auto"/>
            </w:tcBorders>
          </w:tcPr>
          <w:p w14:paraId="28331C21" w14:textId="77777777" w:rsidR="00FB2B42" w:rsidRPr="009964B7" w:rsidRDefault="00FB2B42" w:rsidP="00470C41">
            <w:pPr>
              <w:pStyle w:val="TF-TEXTOQUADRO"/>
              <w:rPr>
                <w:sz w:val="20"/>
              </w:rPr>
            </w:pPr>
            <w:r>
              <w:rPr>
                <w:sz w:val="20"/>
              </w:rPr>
              <w:t>e</w:t>
            </w:r>
            <w:r w:rsidRPr="009964B7">
              <w:rPr>
                <w:sz w:val="20"/>
              </w:rPr>
              <w:t>specificação e análise</w:t>
            </w:r>
          </w:p>
        </w:tc>
        <w:tc>
          <w:tcPr>
            <w:tcW w:w="273" w:type="dxa"/>
          </w:tcPr>
          <w:p w14:paraId="4BCADF2D" w14:textId="77777777" w:rsidR="00FB2B42" w:rsidRPr="009964B7" w:rsidRDefault="00FB2B42" w:rsidP="00470C41">
            <w:pPr>
              <w:pStyle w:val="TF-TEXTOQUADROCentralizado"/>
              <w:rPr>
                <w:sz w:val="20"/>
              </w:rPr>
            </w:pPr>
          </w:p>
        </w:tc>
        <w:tc>
          <w:tcPr>
            <w:tcW w:w="284" w:type="dxa"/>
          </w:tcPr>
          <w:p w14:paraId="40E09C3C" w14:textId="77777777" w:rsidR="00FB2B42" w:rsidRPr="009964B7" w:rsidRDefault="00FB2B42" w:rsidP="00470C41">
            <w:pPr>
              <w:pStyle w:val="TF-TEXTOQUADROCentralizado"/>
              <w:rPr>
                <w:sz w:val="20"/>
              </w:rPr>
            </w:pPr>
          </w:p>
        </w:tc>
        <w:tc>
          <w:tcPr>
            <w:tcW w:w="284" w:type="dxa"/>
            <w:shd w:val="clear" w:color="auto" w:fill="A6A6A6"/>
          </w:tcPr>
          <w:p w14:paraId="03D6904E" w14:textId="77777777" w:rsidR="00FB2B42" w:rsidRPr="009964B7" w:rsidRDefault="00FB2B42" w:rsidP="00470C41">
            <w:pPr>
              <w:pStyle w:val="TF-TEXTOQUADROCentralizado"/>
              <w:rPr>
                <w:sz w:val="20"/>
              </w:rPr>
            </w:pPr>
          </w:p>
        </w:tc>
        <w:tc>
          <w:tcPr>
            <w:tcW w:w="284" w:type="dxa"/>
            <w:shd w:val="clear" w:color="auto" w:fill="A6A6A6"/>
          </w:tcPr>
          <w:p w14:paraId="596AA008" w14:textId="77777777" w:rsidR="00FB2B42" w:rsidRPr="009964B7" w:rsidRDefault="00FB2B42" w:rsidP="00470C41">
            <w:pPr>
              <w:pStyle w:val="TF-TEXTOQUADROCentralizado"/>
              <w:rPr>
                <w:sz w:val="20"/>
              </w:rPr>
            </w:pPr>
          </w:p>
        </w:tc>
        <w:tc>
          <w:tcPr>
            <w:tcW w:w="284" w:type="dxa"/>
          </w:tcPr>
          <w:p w14:paraId="6A8A2660" w14:textId="77777777" w:rsidR="00FB2B42" w:rsidRPr="009964B7" w:rsidRDefault="00FB2B42" w:rsidP="00470C41">
            <w:pPr>
              <w:pStyle w:val="TF-TEXTOQUADROCentralizado"/>
              <w:rPr>
                <w:sz w:val="20"/>
              </w:rPr>
            </w:pPr>
          </w:p>
        </w:tc>
        <w:tc>
          <w:tcPr>
            <w:tcW w:w="284" w:type="dxa"/>
          </w:tcPr>
          <w:p w14:paraId="50EF180D" w14:textId="77777777" w:rsidR="00FB2B42" w:rsidRPr="009964B7" w:rsidRDefault="00FB2B42" w:rsidP="00470C41">
            <w:pPr>
              <w:pStyle w:val="TF-TEXTOQUADROCentralizado"/>
              <w:rPr>
                <w:sz w:val="20"/>
              </w:rPr>
            </w:pPr>
          </w:p>
        </w:tc>
        <w:tc>
          <w:tcPr>
            <w:tcW w:w="284" w:type="dxa"/>
          </w:tcPr>
          <w:p w14:paraId="7F7A8921" w14:textId="77777777" w:rsidR="00FB2B42" w:rsidRPr="009964B7" w:rsidRDefault="00FB2B42" w:rsidP="00470C41">
            <w:pPr>
              <w:pStyle w:val="TF-TEXTOQUADROCentralizado"/>
              <w:rPr>
                <w:sz w:val="20"/>
              </w:rPr>
            </w:pPr>
          </w:p>
        </w:tc>
        <w:tc>
          <w:tcPr>
            <w:tcW w:w="284" w:type="dxa"/>
          </w:tcPr>
          <w:p w14:paraId="1AEBB219" w14:textId="77777777" w:rsidR="00FB2B42" w:rsidRPr="009964B7" w:rsidRDefault="00FB2B42" w:rsidP="00470C41">
            <w:pPr>
              <w:pStyle w:val="TF-TEXTOQUADROCentralizado"/>
              <w:rPr>
                <w:sz w:val="20"/>
              </w:rPr>
            </w:pPr>
          </w:p>
        </w:tc>
        <w:tc>
          <w:tcPr>
            <w:tcW w:w="284" w:type="dxa"/>
          </w:tcPr>
          <w:p w14:paraId="5F1C2D57" w14:textId="77777777" w:rsidR="00FB2B42" w:rsidRPr="009964B7" w:rsidRDefault="00FB2B42" w:rsidP="00470C41">
            <w:pPr>
              <w:pStyle w:val="TF-TEXTOQUADROCentralizado"/>
              <w:rPr>
                <w:sz w:val="20"/>
              </w:rPr>
            </w:pPr>
          </w:p>
        </w:tc>
        <w:tc>
          <w:tcPr>
            <w:tcW w:w="289" w:type="dxa"/>
          </w:tcPr>
          <w:p w14:paraId="57044EA7" w14:textId="77777777" w:rsidR="00FB2B42" w:rsidRPr="009964B7" w:rsidRDefault="00FB2B42" w:rsidP="00470C41">
            <w:pPr>
              <w:pStyle w:val="TF-TEXTOQUADROCentralizado"/>
              <w:rPr>
                <w:sz w:val="20"/>
              </w:rPr>
            </w:pPr>
          </w:p>
        </w:tc>
      </w:tr>
      <w:tr w:rsidR="00FB2B42" w:rsidRPr="00D90262" w14:paraId="5935164D" w14:textId="77777777" w:rsidTr="00C87FC5">
        <w:trPr>
          <w:jc w:val="center"/>
        </w:trPr>
        <w:tc>
          <w:tcPr>
            <w:tcW w:w="6171" w:type="dxa"/>
            <w:tcBorders>
              <w:left w:val="single" w:sz="4" w:space="0" w:color="auto"/>
            </w:tcBorders>
          </w:tcPr>
          <w:p w14:paraId="48ACAFD0" w14:textId="77777777" w:rsidR="00FB2B42" w:rsidRPr="009964B7" w:rsidRDefault="00FB2B42" w:rsidP="00470C41">
            <w:pPr>
              <w:pStyle w:val="TF-TEXTOQUADRO"/>
              <w:rPr>
                <w:sz w:val="20"/>
              </w:rPr>
            </w:pPr>
            <w:r>
              <w:rPr>
                <w:sz w:val="20"/>
              </w:rPr>
              <w:t>I</w:t>
            </w:r>
            <w:r w:rsidRPr="009964B7">
              <w:rPr>
                <w:sz w:val="20"/>
              </w:rPr>
              <w:t>mplementação</w:t>
            </w:r>
          </w:p>
        </w:tc>
        <w:tc>
          <w:tcPr>
            <w:tcW w:w="273" w:type="dxa"/>
          </w:tcPr>
          <w:p w14:paraId="23E19B1A" w14:textId="77777777" w:rsidR="00FB2B42" w:rsidRPr="009964B7" w:rsidRDefault="00FB2B42" w:rsidP="00470C41">
            <w:pPr>
              <w:pStyle w:val="TF-TEXTOQUADROCentralizado"/>
              <w:rPr>
                <w:sz w:val="20"/>
              </w:rPr>
            </w:pPr>
          </w:p>
        </w:tc>
        <w:tc>
          <w:tcPr>
            <w:tcW w:w="284" w:type="dxa"/>
          </w:tcPr>
          <w:p w14:paraId="2107F470" w14:textId="77777777" w:rsidR="00FB2B42" w:rsidRPr="009964B7" w:rsidRDefault="00FB2B42" w:rsidP="00470C41">
            <w:pPr>
              <w:pStyle w:val="TF-TEXTOQUADROCentralizado"/>
              <w:rPr>
                <w:sz w:val="20"/>
              </w:rPr>
            </w:pPr>
          </w:p>
        </w:tc>
        <w:tc>
          <w:tcPr>
            <w:tcW w:w="284" w:type="dxa"/>
          </w:tcPr>
          <w:p w14:paraId="493924CF" w14:textId="77777777" w:rsidR="00FB2B42" w:rsidRPr="009964B7" w:rsidRDefault="00FB2B42" w:rsidP="00470C41">
            <w:pPr>
              <w:pStyle w:val="TF-TEXTOQUADROCentralizado"/>
              <w:rPr>
                <w:sz w:val="20"/>
              </w:rPr>
            </w:pPr>
          </w:p>
        </w:tc>
        <w:tc>
          <w:tcPr>
            <w:tcW w:w="284" w:type="dxa"/>
            <w:shd w:val="clear" w:color="auto" w:fill="A6A6A6"/>
          </w:tcPr>
          <w:p w14:paraId="3045F4EA" w14:textId="77777777" w:rsidR="00FB2B42" w:rsidRPr="009964B7" w:rsidRDefault="00FB2B42" w:rsidP="00470C41">
            <w:pPr>
              <w:pStyle w:val="TF-TEXTOQUADROCentralizado"/>
              <w:rPr>
                <w:sz w:val="20"/>
              </w:rPr>
            </w:pPr>
          </w:p>
        </w:tc>
        <w:tc>
          <w:tcPr>
            <w:tcW w:w="284" w:type="dxa"/>
            <w:shd w:val="clear" w:color="auto" w:fill="A6A6A6"/>
          </w:tcPr>
          <w:p w14:paraId="06D17513" w14:textId="77777777" w:rsidR="00FB2B42" w:rsidRPr="009964B7" w:rsidRDefault="00FB2B42" w:rsidP="00470C41">
            <w:pPr>
              <w:pStyle w:val="TF-TEXTOQUADROCentralizado"/>
              <w:rPr>
                <w:sz w:val="20"/>
              </w:rPr>
            </w:pPr>
          </w:p>
        </w:tc>
        <w:tc>
          <w:tcPr>
            <w:tcW w:w="284" w:type="dxa"/>
            <w:shd w:val="clear" w:color="auto" w:fill="A6A6A6"/>
          </w:tcPr>
          <w:p w14:paraId="2C8518FE" w14:textId="77777777" w:rsidR="00FB2B42" w:rsidRPr="009964B7" w:rsidRDefault="00FB2B42" w:rsidP="00470C41">
            <w:pPr>
              <w:pStyle w:val="TF-TEXTOQUADROCentralizado"/>
              <w:rPr>
                <w:sz w:val="20"/>
              </w:rPr>
            </w:pPr>
          </w:p>
        </w:tc>
        <w:tc>
          <w:tcPr>
            <w:tcW w:w="284" w:type="dxa"/>
            <w:shd w:val="clear" w:color="auto" w:fill="A6A6A6"/>
          </w:tcPr>
          <w:p w14:paraId="091C9FDE" w14:textId="77777777" w:rsidR="00FB2B42" w:rsidRPr="009964B7" w:rsidRDefault="00FB2B42" w:rsidP="00470C41">
            <w:pPr>
              <w:pStyle w:val="TF-TEXTOQUADROCentralizado"/>
              <w:rPr>
                <w:sz w:val="20"/>
              </w:rPr>
            </w:pPr>
          </w:p>
        </w:tc>
        <w:tc>
          <w:tcPr>
            <w:tcW w:w="284" w:type="dxa"/>
            <w:shd w:val="clear" w:color="auto" w:fill="A6A6A6"/>
          </w:tcPr>
          <w:p w14:paraId="2A2DC817" w14:textId="77777777" w:rsidR="00FB2B42" w:rsidRPr="009964B7" w:rsidRDefault="00FB2B42" w:rsidP="00470C41">
            <w:pPr>
              <w:pStyle w:val="TF-TEXTOQUADROCentralizado"/>
              <w:rPr>
                <w:sz w:val="20"/>
              </w:rPr>
            </w:pPr>
          </w:p>
        </w:tc>
        <w:tc>
          <w:tcPr>
            <w:tcW w:w="284" w:type="dxa"/>
          </w:tcPr>
          <w:p w14:paraId="3961D5ED" w14:textId="77777777" w:rsidR="00FB2B42" w:rsidRPr="009964B7" w:rsidRDefault="00FB2B42" w:rsidP="00470C41">
            <w:pPr>
              <w:pStyle w:val="TF-TEXTOQUADROCentralizado"/>
              <w:rPr>
                <w:sz w:val="20"/>
              </w:rPr>
            </w:pPr>
          </w:p>
        </w:tc>
        <w:tc>
          <w:tcPr>
            <w:tcW w:w="289" w:type="dxa"/>
          </w:tcPr>
          <w:p w14:paraId="7958A815" w14:textId="77777777" w:rsidR="00FB2B42" w:rsidRPr="009964B7" w:rsidRDefault="00FB2B42" w:rsidP="00470C41">
            <w:pPr>
              <w:pStyle w:val="TF-TEXTOQUADROCentralizado"/>
              <w:rPr>
                <w:sz w:val="20"/>
              </w:rPr>
            </w:pPr>
          </w:p>
        </w:tc>
      </w:tr>
      <w:tr w:rsidR="00FB2B42" w:rsidRPr="00D90262" w14:paraId="6ADD5A3F" w14:textId="77777777" w:rsidTr="007B68BF">
        <w:trPr>
          <w:jc w:val="center"/>
        </w:trPr>
        <w:tc>
          <w:tcPr>
            <w:tcW w:w="6171" w:type="dxa"/>
            <w:tcBorders>
              <w:left w:val="single" w:sz="4" w:space="0" w:color="auto"/>
              <w:bottom w:val="single" w:sz="4" w:space="0" w:color="auto"/>
            </w:tcBorders>
          </w:tcPr>
          <w:p w14:paraId="64A57EBB" w14:textId="77777777" w:rsidR="00FB2B42" w:rsidRPr="009964B7" w:rsidRDefault="00FB2B42" w:rsidP="00470C41">
            <w:pPr>
              <w:pStyle w:val="TF-TEXTOQUADRO"/>
              <w:rPr>
                <w:sz w:val="20"/>
              </w:rPr>
            </w:pPr>
            <w:r>
              <w:rPr>
                <w:sz w:val="20"/>
              </w:rPr>
              <w:t>V</w:t>
            </w:r>
            <w:r w:rsidRPr="009964B7">
              <w:rPr>
                <w:sz w:val="20"/>
              </w:rPr>
              <w:t>erificação e validação</w:t>
            </w:r>
          </w:p>
        </w:tc>
        <w:tc>
          <w:tcPr>
            <w:tcW w:w="273" w:type="dxa"/>
            <w:tcBorders>
              <w:bottom w:val="single" w:sz="4" w:space="0" w:color="auto"/>
            </w:tcBorders>
          </w:tcPr>
          <w:p w14:paraId="3BFBC851" w14:textId="77777777" w:rsidR="00FB2B42" w:rsidRPr="009964B7" w:rsidRDefault="00FB2B42" w:rsidP="00470C41">
            <w:pPr>
              <w:pStyle w:val="TF-TEXTOQUADROCentralizado"/>
              <w:rPr>
                <w:sz w:val="20"/>
              </w:rPr>
            </w:pPr>
          </w:p>
        </w:tc>
        <w:tc>
          <w:tcPr>
            <w:tcW w:w="284" w:type="dxa"/>
            <w:tcBorders>
              <w:bottom w:val="single" w:sz="4" w:space="0" w:color="auto"/>
            </w:tcBorders>
          </w:tcPr>
          <w:p w14:paraId="454092FB" w14:textId="77777777" w:rsidR="00FB2B42" w:rsidRPr="009964B7" w:rsidRDefault="00FB2B42" w:rsidP="00470C41">
            <w:pPr>
              <w:pStyle w:val="TF-TEXTOQUADROCentralizado"/>
              <w:rPr>
                <w:sz w:val="20"/>
              </w:rPr>
            </w:pPr>
          </w:p>
        </w:tc>
        <w:tc>
          <w:tcPr>
            <w:tcW w:w="284" w:type="dxa"/>
            <w:tcBorders>
              <w:bottom w:val="single" w:sz="4" w:space="0" w:color="auto"/>
            </w:tcBorders>
          </w:tcPr>
          <w:p w14:paraId="595392EE" w14:textId="77777777" w:rsidR="00FB2B42" w:rsidRPr="009964B7" w:rsidRDefault="00FB2B42" w:rsidP="00470C41">
            <w:pPr>
              <w:pStyle w:val="TF-TEXTOQUADROCentralizado"/>
              <w:rPr>
                <w:sz w:val="20"/>
              </w:rPr>
            </w:pPr>
          </w:p>
        </w:tc>
        <w:tc>
          <w:tcPr>
            <w:tcW w:w="284" w:type="dxa"/>
            <w:tcBorders>
              <w:bottom w:val="single" w:sz="4" w:space="0" w:color="auto"/>
            </w:tcBorders>
          </w:tcPr>
          <w:p w14:paraId="763895F1" w14:textId="77777777" w:rsidR="00FB2B42" w:rsidRPr="009964B7" w:rsidRDefault="00FB2B42" w:rsidP="00470C41">
            <w:pPr>
              <w:pStyle w:val="TF-TEXTOQUADROCentralizado"/>
              <w:rPr>
                <w:sz w:val="20"/>
              </w:rPr>
            </w:pPr>
          </w:p>
        </w:tc>
        <w:tc>
          <w:tcPr>
            <w:tcW w:w="284" w:type="dxa"/>
            <w:tcBorders>
              <w:bottom w:val="single" w:sz="4" w:space="0" w:color="auto"/>
            </w:tcBorders>
          </w:tcPr>
          <w:p w14:paraId="73DD2473" w14:textId="77777777" w:rsidR="00FB2B42" w:rsidRPr="009964B7" w:rsidRDefault="00FB2B42" w:rsidP="00470C41">
            <w:pPr>
              <w:pStyle w:val="TF-TEXTOQUADROCentralizado"/>
              <w:rPr>
                <w:sz w:val="20"/>
              </w:rPr>
            </w:pPr>
          </w:p>
        </w:tc>
        <w:tc>
          <w:tcPr>
            <w:tcW w:w="284" w:type="dxa"/>
            <w:tcBorders>
              <w:bottom w:val="single" w:sz="4" w:space="0" w:color="auto"/>
            </w:tcBorders>
          </w:tcPr>
          <w:p w14:paraId="05CC512F" w14:textId="77777777" w:rsidR="00FB2B42" w:rsidRPr="009964B7" w:rsidRDefault="00FB2B42" w:rsidP="00470C41">
            <w:pPr>
              <w:pStyle w:val="TF-TEXTOQUADROCentralizado"/>
              <w:rPr>
                <w:sz w:val="20"/>
              </w:rPr>
            </w:pPr>
          </w:p>
        </w:tc>
        <w:tc>
          <w:tcPr>
            <w:tcW w:w="284" w:type="dxa"/>
            <w:tcBorders>
              <w:bottom w:val="single" w:sz="4" w:space="0" w:color="auto"/>
            </w:tcBorders>
          </w:tcPr>
          <w:p w14:paraId="0A531FDD" w14:textId="77777777" w:rsidR="00FB2B42" w:rsidRPr="009964B7" w:rsidRDefault="00FB2B42" w:rsidP="00470C41">
            <w:pPr>
              <w:pStyle w:val="TF-TEXTOQUADROCentralizado"/>
              <w:rPr>
                <w:sz w:val="20"/>
              </w:rPr>
            </w:pPr>
          </w:p>
        </w:tc>
        <w:tc>
          <w:tcPr>
            <w:tcW w:w="284" w:type="dxa"/>
            <w:tcBorders>
              <w:bottom w:val="single" w:sz="4" w:space="0" w:color="auto"/>
            </w:tcBorders>
            <w:shd w:val="clear" w:color="auto" w:fill="A6A6A6"/>
          </w:tcPr>
          <w:p w14:paraId="31FA2612" w14:textId="77777777" w:rsidR="00FB2B42" w:rsidRPr="009964B7" w:rsidRDefault="00FB2B42" w:rsidP="00470C41">
            <w:pPr>
              <w:pStyle w:val="TF-TEXTOQUADROCentralizado"/>
              <w:rPr>
                <w:sz w:val="20"/>
              </w:rPr>
            </w:pPr>
          </w:p>
        </w:tc>
        <w:tc>
          <w:tcPr>
            <w:tcW w:w="284" w:type="dxa"/>
            <w:tcBorders>
              <w:bottom w:val="single" w:sz="4" w:space="0" w:color="auto"/>
            </w:tcBorders>
            <w:shd w:val="clear" w:color="auto" w:fill="A6A6A6"/>
          </w:tcPr>
          <w:p w14:paraId="649350A3" w14:textId="77777777" w:rsidR="00FB2B42" w:rsidRPr="009964B7" w:rsidRDefault="00FB2B42" w:rsidP="00470C41">
            <w:pPr>
              <w:pStyle w:val="TF-TEXTOQUADROCentralizado"/>
              <w:rPr>
                <w:sz w:val="20"/>
              </w:rPr>
            </w:pPr>
          </w:p>
        </w:tc>
        <w:tc>
          <w:tcPr>
            <w:tcW w:w="289" w:type="dxa"/>
            <w:tcBorders>
              <w:bottom w:val="single" w:sz="4" w:space="0" w:color="auto"/>
            </w:tcBorders>
            <w:shd w:val="clear" w:color="auto" w:fill="A6A6A6"/>
          </w:tcPr>
          <w:p w14:paraId="02895DBA" w14:textId="77777777" w:rsidR="00FB2B42" w:rsidRPr="009964B7" w:rsidRDefault="00FB2B42" w:rsidP="00470C41">
            <w:pPr>
              <w:pStyle w:val="TF-TEXTOQUADROCentralizado"/>
              <w:rPr>
                <w:sz w:val="20"/>
              </w:rPr>
            </w:pPr>
          </w:p>
        </w:tc>
      </w:tr>
    </w:tbl>
    <w:p w14:paraId="48DC0D23" w14:textId="77777777" w:rsidR="00FB2B42" w:rsidRDefault="00FB2B42" w:rsidP="00FC4A9F">
      <w:pPr>
        <w:pStyle w:val="TF-FONTE"/>
      </w:pPr>
      <w:r>
        <w:t>Fonte: elaborado pelo autor.</w:t>
      </w:r>
    </w:p>
    <w:p w14:paraId="3CF0D800" w14:textId="77777777" w:rsidR="00FB2B42" w:rsidRDefault="00FB2B42" w:rsidP="00FB2B42">
      <w:pPr>
        <w:pStyle w:val="Ttulo1"/>
      </w:pPr>
      <w:r>
        <w:t>REVISÃO BIBLIOGRÁFICA</w:t>
      </w:r>
    </w:p>
    <w:p w14:paraId="7E9B3B22" w14:textId="77777777" w:rsidR="00FB2B42" w:rsidRDefault="00FB2B42" w:rsidP="00B23A6E">
      <w:pPr>
        <w:pStyle w:val="TF-TEXTO"/>
      </w:pPr>
      <w:r>
        <w:t xml:space="preserve">Nesta seção os conceitos de maior relevância para o trabalho serão descritos. A seção será organizada da seguinte forma: a subseção </w:t>
      </w:r>
      <w:r>
        <w:fldChar w:fldCharType="begin"/>
      </w:r>
      <w:r>
        <w:instrText xml:space="preserve"> REF _Ref83560446 \r \h </w:instrText>
      </w:r>
      <w:r>
        <w:fldChar w:fldCharType="separate"/>
      </w:r>
      <w:r>
        <w:t>4.1</w:t>
      </w:r>
      <w:r>
        <w:fldChar w:fldCharType="end"/>
      </w:r>
      <w:r>
        <w:t xml:space="preserve"> apresenta sobre os abrigos de animais; a subseção </w:t>
      </w:r>
      <w:r>
        <w:fldChar w:fldCharType="begin"/>
      </w:r>
      <w:r>
        <w:instrText xml:space="preserve"> REF _Ref83560458 \r \h </w:instrText>
      </w:r>
      <w:r>
        <w:fldChar w:fldCharType="separate"/>
      </w:r>
      <w:r>
        <w:t>4.2</w:t>
      </w:r>
      <w:r>
        <w:fldChar w:fldCharType="end"/>
      </w:r>
      <w:r>
        <w:t xml:space="preserve"> contextualiza o tema de Sistemas Colaborativos; e por fim, a subseção </w:t>
      </w:r>
      <w:r>
        <w:fldChar w:fldCharType="begin"/>
      </w:r>
      <w:r>
        <w:instrText xml:space="preserve"> REF _Ref83560468 \r \h </w:instrText>
      </w:r>
      <w:r>
        <w:fldChar w:fldCharType="separate"/>
      </w:r>
      <w:r>
        <w:t>4.3</w:t>
      </w:r>
      <w:r>
        <w:fldChar w:fldCharType="end"/>
      </w:r>
      <w:r>
        <w:t xml:space="preserve"> aborda o conceito de </w:t>
      </w:r>
      <w:r w:rsidRPr="00704467">
        <w:t xml:space="preserve">Design </w:t>
      </w:r>
      <w:proofErr w:type="spellStart"/>
      <w:r w:rsidRPr="00704467">
        <w:t>Thinking</w:t>
      </w:r>
      <w:proofErr w:type="spellEnd"/>
      <w:r>
        <w:t>.</w:t>
      </w:r>
    </w:p>
    <w:p w14:paraId="24387DF7" w14:textId="77777777" w:rsidR="00FB2B42" w:rsidRDefault="00FB2B42" w:rsidP="004079DA">
      <w:pPr>
        <w:pStyle w:val="Ttulo2"/>
      </w:pPr>
      <w:r>
        <w:t>abrigos de animais</w:t>
      </w:r>
    </w:p>
    <w:p w14:paraId="264534E3" w14:textId="77777777" w:rsidR="00FB2B42" w:rsidRDefault="00FB2B42" w:rsidP="004079DA">
      <w:pPr>
        <w:pStyle w:val="TF-TEXTO"/>
      </w:pPr>
      <w:r>
        <w:t xml:space="preserve">De acordo com </w:t>
      </w:r>
      <w:r>
        <w:rPr>
          <w:color w:val="222222"/>
          <w:szCs w:val="24"/>
          <w:shd w:val="clear" w:color="auto" w:fill="FFFFFF"/>
        </w:rPr>
        <w:t xml:space="preserve">Souza </w:t>
      </w:r>
      <w:r w:rsidRPr="00BB6C23">
        <w:rPr>
          <w:i/>
          <w:iCs/>
          <w:color w:val="222222"/>
          <w:szCs w:val="24"/>
          <w:shd w:val="clear" w:color="auto" w:fill="FFFFFF"/>
        </w:rPr>
        <w:t>et al</w:t>
      </w:r>
      <w:r>
        <w:rPr>
          <w:color w:val="222222"/>
          <w:szCs w:val="24"/>
          <w:shd w:val="clear" w:color="auto" w:fill="FFFFFF"/>
        </w:rPr>
        <w:t>.</w:t>
      </w:r>
      <w:r>
        <w:t xml:space="preserve"> (2018), um abrigo de animais pode ser descrito como um local onde reúne e cuida de um número considerável de animais, na maioria dos casos, animais recolhidos das ruas. Um abrigo de animais possui três tarefas essenciais e principais, sendo elas: a) ser um refúgio seguro para os animais que dele precisam; b) funcionar como local de passagem, buscando a recolocação desses animais para lares definitivos; e c) ser um núcleo de referência em programas de cuidados, controle e bem-estar animal (SOUZA </w:t>
      </w:r>
      <w:r w:rsidRPr="00BB6C23">
        <w:rPr>
          <w:i/>
          <w:iCs/>
        </w:rPr>
        <w:t>et al</w:t>
      </w:r>
      <w:r>
        <w:t>., 2018). Já Souza (2016) define os abrigos como estabelecimentos públicos ou privados, na qual não possuem finalidade comercial ou lucrativas, servindo apenas como um refúgio para animais abandonados. É importante que os estabelecimentos tenham condições físicas e financeiras, pois a estrutura adequada para um abrigo de animais é aquela capaz de atender à rotina do canil e proporcionar o bem-estar dos animais alojados (SOUZA, 2016).</w:t>
      </w:r>
    </w:p>
    <w:p w14:paraId="480ABF3B" w14:textId="77777777" w:rsidR="00FB2B42" w:rsidRPr="00BE1805" w:rsidRDefault="00FB2B42" w:rsidP="004079DA">
      <w:pPr>
        <w:pStyle w:val="TF-TEXTO"/>
      </w:pPr>
      <w:r>
        <w:t xml:space="preserve">De acordo com Oliveira e Gomes (2019), as ONGs e abrigos atuam em lugares que o poder público não atinge, pois o poder público controla apenas as doenças e zoonoses, cabendo às ONGs e abrigos zelarem pelo bem-estar e a dignidade dos animais abandonados executando estratégias mais eficazes. Um abrigo conta com múltiplas funções como, retirar os </w:t>
      </w:r>
      <w:r w:rsidRPr="00BE1805">
        <w:rPr>
          <w:i/>
          <w:iCs/>
        </w:rPr>
        <w:t>pets</w:t>
      </w:r>
      <w:r>
        <w:t xml:space="preserve"> das ruas, fornecer tratamento, reabilitação e então, por fim, encaminhá-lo para a adoção. As atuações das ONGs e abrigos trazem benefícios principalmente para os animais que encontram um novo lar e uma nova família, mas também para as pessoas que adotam e recebem a gratidão e todo o carinho em troca (OLIVEIRA, LOURENÇÃO, BELIZARIO, 2016).</w:t>
      </w:r>
    </w:p>
    <w:p w14:paraId="5F57214F" w14:textId="77777777" w:rsidR="00FB2B42" w:rsidRDefault="00FB2B42" w:rsidP="004079DA">
      <w:pPr>
        <w:pStyle w:val="TF-TEXTO"/>
      </w:pPr>
      <w:r>
        <w:lastRenderedPageBreak/>
        <w:t xml:space="preserve">Segundo Osório (2013), um abrigo que não possui a intenção de encaminhar os </w:t>
      </w:r>
      <w:r>
        <w:rPr>
          <w:i/>
          <w:iCs/>
        </w:rPr>
        <w:t>pets</w:t>
      </w:r>
      <w:r>
        <w:t xml:space="preserve"> para adoção, para uma família, acaba sendo apenas um depósito, não diferindo das colônias de animais abandonados que existem nas cidades do país. Todo </w:t>
      </w:r>
      <w:r>
        <w:rPr>
          <w:i/>
          <w:iCs/>
        </w:rPr>
        <w:t>pet</w:t>
      </w:r>
      <w:r>
        <w:t xml:space="preserve"> em uma ONG ou abrigo deve passar por um ciclo, sendo o início o seu acolhimento, posteriormente a sua reabilitação, tendo todos os cuidados necessários, então o </w:t>
      </w:r>
      <w:r>
        <w:rPr>
          <w:i/>
          <w:iCs/>
        </w:rPr>
        <w:t>pet</w:t>
      </w:r>
      <w:r>
        <w:t xml:space="preserve"> permanece em uma estadia temporária até o final do ciclo que é a adoção (CARBONERA, 2019).</w:t>
      </w:r>
    </w:p>
    <w:p w14:paraId="2CA5BC9A" w14:textId="77777777" w:rsidR="00FB2B42" w:rsidRPr="00596F54" w:rsidRDefault="00FB2B42" w:rsidP="004079DA">
      <w:pPr>
        <w:pStyle w:val="TF-TEXTO"/>
      </w:pPr>
      <w:r w:rsidRPr="00AE3051">
        <w:t>Moutinho, Serra e Valente (2019) citam que a adoção</w:t>
      </w:r>
      <w:r>
        <w:t xml:space="preserve"> acaba</w:t>
      </w:r>
      <w:r w:rsidRPr="00AE3051">
        <w:t xml:space="preserve"> se</w:t>
      </w:r>
      <w:r>
        <w:t>ndo</w:t>
      </w:r>
      <w:r w:rsidRPr="00AE3051">
        <w:t xml:space="preserve"> uma realidade difícil,</w:t>
      </w:r>
      <w:r>
        <w:t xml:space="preserve"> </w:t>
      </w:r>
      <w:r w:rsidRPr="00AE3051">
        <w:t>especialmente para</w:t>
      </w:r>
      <w:r>
        <w:t xml:space="preserve"> os</w:t>
      </w:r>
      <w:r w:rsidRPr="00AE3051">
        <w:t xml:space="preserve"> </w:t>
      </w:r>
      <w:r w:rsidRPr="00B062BB">
        <w:rPr>
          <w:i/>
          <w:iCs/>
        </w:rPr>
        <w:t>pets</w:t>
      </w:r>
      <w:r w:rsidRPr="00AE3051">
        <w:t xml:space="preserve"> </w:t>
      </w:r>
      <w:r>
        <w:t>já adultos ou idosos.</w:t>
      </w:r>
      <w:r w:rsidRPr="00AE3051">
        <w:t xml:space="preserve"> </w:t>
      </w:r>
      <w:r>
        <w:t>Um</w:t>
      </w:r>
      <w:r w:rsidRPr="00AE3051">
        <w:t xml:space="preserve"> abrigo pode</w:t>
      </w:r>
      <w:r>
        <w:t xml:space="preserve"> acabar</w:t>
      </w:r>
      <w:r w:rsidRPr="00AE3051">
        <w:t xml:space="preserve"> maximiza</w:t>
      </w:r>
      <w:r>
        <w:t>ndo</w:t>
      </w:r>
      <w:r w:rsidRPr="00AE3051">
        <w:t xml:space="preserve"> as chances de os</w:t>
      </w:r>
      <w:r>
        <w:t xml:space="preserve"> </w:t>
      </w:r>
      <w:r w:rsidRPr="009D5182">
        <w:rPr>
          <w:i/>
          <w:iCs/>
        </w:rPr>
        <w:t>pets</w:t>
      </w:r>
      <w:r>
        <w:t xml:space="preserve"> </w:t>
      </w:r>
      <w:r w:rsidRPr="009D5182">
        <w:t>encontrarem</w:t>
      </w:r>
      <w:r w:rsidRPr="00AE3051">
        <w:t xml:space="preserve"> uma </w:t>
      </w:r>
      <w:r>
        <w:t>vida melhor, tendo em vista que</w:t>
      </w:r>
      <w:r w:rsidRPr="00AE3051">
        <w:t xml:space="preserve"> </w:t>
      </w:r>
      <w:r>
        <w:t>terão cuidados</w:t>
      </w:r>
      <w:r w:rsidRPr="00AE3051">
        <w:t xml:space="preserve"> </w:t>
      </w:r>
      <w:r>
        <w:t xml:space="preserve">adequados. Após os tratamentos, além do bem-estar do </w:t>
      </w:r>
      <w:r>
        <w:rPr>
          <w:i/>
          <w:iCs/>
        </w:rPr>
        <w:t>pet</w:t>
      </w:r>
      <w:r>
        <w:t>, as chances aumentam de atrair pessoas para uma possível adoção ou então a conscientização da causa animal (MOUTINHO; SERRA; VALENTE, 2019)</w:t>
      </w:r>
      <w:r w:rsidRPr="00AE3051">
        <w:t>.</w:t>
      </w:r>
    </w:p>
    <w:p w14:paraId="6D411ECF" w14:textId="77777777" w:rsidR="00FB2B42" w:rsidRDefault="00FB2B42" w:rsidP="00D26876">
      <w:pPr>
        <w:pStyle w:val="Ttulo2"/>
      </w:pPr>
      <w:r>
        <w:t>SISTEMAS Colaborativos</w:t>
      </w:r>
    </w:p>
    <w:p w14:paraId="7647D43F" w14:textId="77777777" w:rsidR="00FB2B42" w:rsidRDefault="00FB2B42" w:rsidP="0065073A">
      <w:pPr>
        <w:pStyle w:val="TF-TEXTO"/>
      </w:pPr>
      <w:r>
        <w:t xml:space="preserve">De acordo com Costa (2018), os Sistemas Colaborativos (SC) são sistemas que possibilitam as pessoas que possuem um objetivo em comum, interagirem entre elas para realização de determinadas tarefas. </w:t>
      </w:r>
      <w:proofErr w:type="spellStart"/>
      <w:r>
        <w:t>Fuks</w:t>
      </w:r>
      <w:proofErr w:type="spellEnd"/>
      <w:r>
        <w:t xml:space="preserve"> </w:t>
      </w:r>
      <w:r w:rsidRPr="00BB6C23">
        <w:rPr>
          <w:i/>
          <w:iCs/>
        </w:rPr>
        <w:t>et al</w:t>
      </w:r>
      <w:r>
        <w:t xml:space="preserve">. (2005) complementam que os SC podem ser utilizados de maneira diferente de acordo com os objetivos de cada grupo e diferentes níveis de Colaboração. A aplicação dos sistemas colaborativos é cada vez mais defendida em razão da captura de diferentes pontos de vista sobre uma questão, considerando domínios complexos e auxiliando na gestão do conhecimento envolvido (CRAVO </w:t>
      </w:r>
      <w:r w:rsidRPr="00BD6978">
        <w:rPr>
          <w:i/>
          <w:iCs/>
        </w:rPr>
        <w:t>et al.</w:t>
      </w:r>
      <w:r>
        <w:t xml:space="preserve">, 2021). Segundo Machado </w:t>
      </w:r>
      <w:r>
        <w:rPr>
          <w:i/>
          <w:iCs/>
        </w:rPr>
        <w:t>et al.</w:t>
      </w:r>
      <w:r>
        <w:t xml:space="preserve"> (2016), o avanço tecnológico e a utilização dos dispositivos móveis em SC vem sendo utilizada cada vez mais, gera ambientes mais interativos e motivadores, ideal para trabalhar de maneira colaborativa. De acordo com </w:t>
      </w:r>
      <w:proofErr w:type="spellStart"/>
      <w:r>
        <w:t>Fuks</w:t>
      </w:r>
      <w:proofErr w:type="spellEnd"/>
      <w:r>
        <w:t xml:space="preserve"> </w:t>
      </w:r>
      <w:r w:rsidRPr="00BB6C23">
        <w:rPr>
          <w:i/>
          <w:iCs/>
        </w:rPr>
        <w:t>et al</w:t>
      </w:r>
      <w:r>
        <w:t xml:space="preserve">. (2004) e Costa (2018), </w:t>
      </w:r>
      <w:proofErr w:type="spellStart"/>
      <w:r>
        <w:t>SCs</w:t>
      </w:r>
      <w:proofErr w:type="spellEnd"/>
      <w:r>
        <w:t xml:space="preserve"> podem acabar sendo mais compreendido por meio do Modelo 3C (M3C) de Colaboração.</w:t>
      </w:r>
    </w:p>
    <w:p w14:paraId="3CA66834" w14:textId="77777777" w:rsidR="00FB2B42" w:rsidRDefault="00FB2B42" w:rsidP="000439EE">
      <w:pPr>
        <w:pStyle w:val="TF-TEXTO"/>
      </w:pPr>
      <w:r>
        <w:t xml:space="preserve">Segundo </w:t>
      </w:r>
      <w:proofErr w:type="spellStart"/>
      <w:r>
        <w:t>Fuks</w:t>
      </w:r>
      <w:proofErr w:type="spellEnd"/>
      <w:r>
        <w:t xml:space="preserve"> </w:t>
      </w:r>
      <w:r>
        <w:rPr>
          <w:i/>
          <w:iCs/>
        </w:rPr>
        <w:t>et al.</w:t>
      </w:r>
      <w:r>
        <w:t xml:space="preserve"> (2005), o M3C é formado por três pilares, sendo eles: Coordenação, Cooperação e Comunicação, e pelo Mecanismo de Percepção. Conforme Pimentel </w:t>
      </w:r>
      <w:r w:rsidRPr="00BB6C23">
        <w:rPr>
          <w:i/>
          <w:iCs/>
        </w:rPr>
        <w:t>et al</w:t>
      </w:r>
      <w:r>
        <w:t>. (2006), o pilar de Coordenação é responsável por gerenciar as pessoas, recursos e tarefas; no pilar de Cooperação ocorre o compartilhamento das operações em um determinado espaço compartilhado para chegar em um objetivo em comum; e no pilar de Comunicação existe a troca de mensagens ou negociações entre os interlocutores. Além dos três pilares citados, há o mecanismo de Percepção, no qual permite que todos os membros fiquem cientes das atividades que estão em desenvolvimento (PIMENTEL; CARVALHO, 2020).</w:t>
      </w:r>
    </w:p>
    <w:p w14:paraId="56F85B58" w14:textId="77777777" w:rsidR="00FB2B42" w:rsidRDefault="00FB2B42" w:rsidP="000439EE">
      <w:pPr>
        <w:pStyle w:val="TF-TEXTO"/>
      </w:pPr>
      <w:r>
        <w:t xml:space="preserve">Na Figura 4 é apresentado o Modelo 3C de Colaboração, no qual é possível ver a interpelação e interconexão do M3C. A Cooperação (letra B) demanda a existência da </w:t>
      </w:r>
      <w:r>
        <w:lastRenderedPageBreak/>
        <w:t xml:space="preserve">Comunicação (letra A) entre os envolvidos, que resulta na necessidade de Coordenação dos compromissos gerados pela Comunicação (letra C). A Coordenação dos compromissos dispõe as tarefas para que a Cooperação ocorra (letra B) (FUKS; RAPOSO; GEROSA, 2003). Nascimento (2017) e </w:t>
      </w:r>
      <w:proofErr w:type="spellStart"/>
      <w:r>
        <w:t>Fuks</w:t>
      </w:r>
      <w:proofErr w:type="spellEnd"/>
      <w:r>
        <w:t xml:space="preserve"> </w:t>
      </w:r>
      <w:r w:rsidRPr="008D2E1A">
        <w:rPr>
          <w:i/>
          <w:iCs/>
        </w:rPr>
        <w:t>et al</w:t>
      </w:r>
      <w:r>
        <w:t>. (2005) afirmam que a Percepção (letra D) existe apenas quando os envolvidos conseguem identificar atividades que estão sendo realizadas por eles, assim como os demais integrantes do grupo.</w:t>
      </w:r>
    </w:p>
    <w:p w14:paraId="10D5319D" w14:textId="77777777" w:rsidR="00FB2B42" w:rsidRPr="00F03FB3" w:rsidRDefault="00FB2B42" w:rsidP="000439EE">
      <w:pPr>
        <w:pStyle w:val="Legenda"/>
        <w:jc w:val="center"/>
        <w:rPr>
          <w:b w:val="0"/>
          <w:bCs w:val="0"/>
        </w:rPr>
      </w:pPr>
      <w:r w:rsidRPr="00F03FB3">
        <w:rPr>
          <w:b w:val="0"/>
          <w:bCs w:val="0"/>
        </w:rPr>
        <w:t xml:space="preserve">Figura </w:t>
      </w:r>
      <w:r w:rsidRPr="00F03FB3">
        <w:rPr>
          <w:b w:val="0"/>
          <w:bCs w:val="0"/>
        </w:rPr>
        <w:fldChar w:fldCharType="begin"/>
      </w:r>
      <w:r w:rsidRPr="00F03FB3">
        <w:rPr>
          <w:b w:val="0"/>
          <w:bCs w:val="0"/>
        </w:rPr>
        <w:instrText xml:space="preserve"> SEQ Figura \* ARABIC </w:instrText>
      </w:r>
      <w:r w:rsidRPr="00F03FB3">
        <w:rPr>
          <w:b w:val="0"/>
          <w:bCs w:val="0"/>
        </w:rPr>
        <w:fldChar w:fldCharType="separate"/>
      </w:r>
      <w:r>
        <w:rPr>
          <w:b w:val="0"/>
          <w:bCs w:val="0"/>
          <w:noProof/>
        </w:rPr>
        <w:t>4</w:t>
      </w:r>
      <w:r w:rsidRPr="00F03FB3">
        <w:rPr>
          <w:b w:val="0"/>
          <w:bCs w:val="0"/>
        </w:rPr>
        <w:fldChar w:fldCharType="end"/>
      </w:r>
      <w:r w:rsidRPr="00F03FB3">
        <w:rPr>
          <w:b w:val="0"/>
          <w:bCs w:val="0"/>
        </w:rPr>
        <w:t xml:space="preserve"> </w:t>
      </w:r>
      <w:r>
        <w:rPr>
          <w:b w:val="0"/>
          <w:bCs w:val="0"/>
        </w:rPr>
        <w:t>–</w:t>
      </w:r>
      <w:r w:rsidRPr="00F03FB3">
        <w:rPr>
          <w:b w:val="0"/>
          <w:bCs w:val="0"/>
        </w:rPr>
        <w:t xml:space="preserve"> </w:t>
      </w:r>
      <w:r>
        <w:rPr>
          <w:b w:val="0"/>
          <w:bCs w:val="0"/>
        </w:rPr>
        <w:t>Modelo 3C de Colaboração</w:t>
      </w:r>
    </w:p>
    <w:p w14:paraId="5DDD0410" w14:textId="77777777" w:rsidR="00FB2B42" w:rsidRDefault="00FB2B42" w:rsidP="00C0346F">
      <w:pPr>
        <w:pStyle w:val="TF-FIGURA"/>
      </w:pPr>
      <w:r>
        <w:rPr>
          <w:noProof/>
        </w:rPr>
      </w:r>
      <w:r w:rsidR="00FB2B42">
        <w:rPr>
          <w:noProof/>
        </w:rPr>
        <w:pict w14:anchorId="36FB3DAA">
          <v:shape id="_x0000_i1037" type="#_x0000_t75" alt="" style="width:341.1pt;height:221.3pt;mso-width-percent:0;mso-height-percent:0;mso-width-percent:0;mso-height-percent:0" o:bordertopcolor="this" o:borderleftcolor="this" o:borderbottomcolor="this" o:borderrightcolor="this">
            <v:imagedata r:id="rId13" o:title="modelo_3c"/>
            <w10:bordertop type="single" width="8"/>
            <w10:borderleft type="single" width="8"/>
            <w10:borderbottom type="single" width="8"/>
            <w10:borderright type="single" width="8"/>
          </v:shape>
        </w:pict>
      </w:r>
    </w:p>
    <w:p w14:paraId="02F1C437" w14:textId="77777777" w:rsidR="00FB2B42" w:rsidRDefault="00FB2B42" w:rsidP="00BF523B">
      <w:pPr>
        <w:pStyle w:val="TF-FONTE"/>
      </w:pPr>
      <w:r>
        <w:t xml:space="preserve">Fonte: adaptada de </w:t>
      </w:r>
      <w:proofErr w:type="spellStart"/>
      <w:r>
        <w:t>Fuks</w:t>
      </w:r>
      <w:proofErr w:type="spellEnd"/>
      <w:r>
        <w:t xml:space="preserve">, Raposa e </w:t>
      </w:r>
      <w:proofErr w:type="spellStart"/>
      <w:r>
        <w:t>Gerosa</w:t>
      </w:r>
      <w:proofErr w:type="spellEnd"/>
      <w:r>
        <w:t xml:space="preserve"> (2003).</w:t>
      </w:r>
    </w:p>
    <w:p w14:paraId="100122C3" w14:textId="77777777" w:rsidR="00FB2B42" w:rsidRDefault="00FB2B42" w:rsidP="00580B64">
      <w:pPr>
        <w:pStyle w:val="Ttulo2"/>
      </w:pPr>
      <w:r>
        <w:t>Design thinking</w:t>
      </w:r>
    </w:p>
    <w:p w14:paraId="169F4FD6" w14:textId="77777777" w:rsidR="00FB2B42" w:rsidRDefault="00FB2B42" w:rsidP="005E5E1D">
      <w:pPr>
        <w:pStyle w:val="TF-TEXTO"/>
      </w:pPr>
      <w:r>
        <w:t xml:space="preserve">Segundo Brown (2018), o Design </w:t>
      </w:r>
      <w:proofErr w:type="spellStart"/>
      <w:r>
        <w:t>Thinking</w:t>
      </w:r>
      <w:proofErr w:type="spellEnd"/>
      <w:r>
        <w:t xml:space="preserve"> (DT) é uma metodologia de concepção de ideias com base nas necessidades reais de um usuário. Luz (2018) descreve como um processo que acaba evoluindo e desenvolvendo em cima da dúvida, do imprevisto e principalmente na troca constante de conhecimento e informação. Brown (2018) caracteriza o DT em três fases: inspiração, ideação e implementação. As fases podem ser seguidas de maneira sequencial, porém, Brown (2018) e Luz (2018) concordam que ao se prender-se a execução linear das fases se ignora o caráter exploratório da metodologia. Portanto, não há uma ordem ou momento específico para ser executado cada fase, as três fases não precisam seguir necessariamente um ciclo. </w:t>
      </w:r>
    </w:p>
    <w:p w14:paraId="78C689AC" w14:textId="77777777" w:rsidR="00FB2B42" w:rsidRDefault="00FB2B42" w:rsidP="005E5E1D">
      <w:pPr>
        <w:pStyle w:val="TF-TEXTO"/>
      </w:pPr>
      <w:r>
        <w:t xml:space="preserve">Na inspiração ocorre a busca de informações, com a maior fonte de dados possível, possibilitando vários pontos de vista e com isso, que várias possibilidades sejam identificadas (LUZ, 2018). </w:t>
      </w:r>
      <w:r w:rsidRPr="00CE4360">
        <w:t>Na ideação, Brown (2018)</w:t>
      </w:r>
      <w:r>
        <w:t xml:space="preserve"> apresenta que as ideias são aprimoradas por meio de buscas e composições, levando assim o aperfeiçoamento das propostas</w:t>
      </w:r>
      <w:r w:rsidRPr="00CE4360">
        <w:t>.</w:t>
      </w:r>
      <w:r>
        <w:t xml:space="preserve"> Por fim, na implementação são implementadas as melhores ideias obtidas, gerando protótipos, testes são </w:t>
      </w:r>
      <w:r>
        <w:lastRenderedPageBreak/>
        <w:t>realizados, até que se chegue na solução mais adequada e favorável para os problemas identificados (BROWN, 2018, LUZ, 2018).</w:t>
      </w:r>
    </w:p>
    <w:p w14:paraId="739C8FE1" w14:textId="77777777" w:rsidR="00FB2B42" w:rsidRDefault="00FB2B42" w:rsidP="005E5E1D">
      <w:pPr>
        <w:pStyle w:val="TF-TEXTO"/>
      </w:pPr>
      <w:r w:rsidRPr="004B4EC5">
        <w:t xml:space="preserve">De acordo com Paula (2015), ao fim de cada implementação são realizados os testes com os usuários, e essa etapa é uma das fases mais importantes do DT, pelo fato </w:t>
      </w:r>
      <w:r>
        <w:t>que</w:t>
      </w:r>
      <w:r w:rsidRPr="004B4EC5">
        <w:t xml:space="preserve"> nesse momento as ideias </w:t>
      </w:r>
      <w:r>
        <w:t>saem</w:t>
      </w:r>
      <w:r w:rsidRPr="004B4EC5">
        <w:t xml:space="preserve"> do abstrato e viram de fato soluções concretas. É possível então, a </w:t>
      </w:r>
      <w:r w:rsidRPr="00C82D3D">
        <w:t>validação</w:t>
      </w:r>
      <w:r w:rsidRPr="004B4EC5">
        <w:t xml:space="preserve"> da usabilidade com o usuário final, aplicando todas as diretivas necessári</w:t>
      </w:r>
      <w:r>
        <w:t>as</w:t>
      </w:r>
      <w:r w:rsidRPr="004B4EC5">
        <w:t xml:space="preserve"> para</w:t>
      </w:r>
      <w:r>
        <w:t xml:space="preserve"> a melhor experiência</w:t>
      </w:r>
      <w:r w:rsidRPr="00C82D3D">
        <w:t>.</w:t>
      </w:r>
      <w:r w:rsidRPr="004B4EC5">
        <w:t xml:space="preserve"> Caso sejam recebidos feedbacks positivos, a solução é de fato desenvolvida, saindo do ambiente de prototipação e é dado o aval para que a equipe responsável pelas implementações desenvolva a ideia criada. Luz (2008) ainda ressalta que, caso o retorno não seja positivo, o ciclo do DT é novamente iniciado, para que então novas ideias sejam criadas e novas soluções sejam encontradas.</w:t>
      </w:r>
    </w:p>
    <w:p w14:paraId="5848A971" w14:textId="77777777" w:rsidR="00FB2B42" w:rsidRPr="008F0BEC" w:rsidRDefault="00FB2B42" w:rsidP="00531098">
      <w:pPr>
        <w:pStyle w:val="TF-TEXTO"/>
      </w:pPr>
      <w:proofErr w:type="spellStart"/>
      <w:r>
        <w:t>Liedtka</w:t>
      </w:r>
      <w:proofErr w:type="spellEnd"/>
      <w:r>
        <w:t xml:space="preserve"> e </w:t>
      </w:r>
      <w:proofErr w:type="spellStart"/>
      <w:r>
        <w:t>Ogilvie</w:t>
      </w:r>
      <w:proofErr w:type="spellEnd"/>
      <w:r>
        <w:t xml:space="preserve"> (2019) afirmam que o DT é, na realidade, uma abordagem sistemática à solução de problemas. Segundo Paiva e Marques (2014), o DT acaba se diferenciando por conta de buscar primeiro compreender e assimilar o problema, para que então as soluções possam de fato auxiliar as </w:t>
      </w:r>
      <w:r w:rsidRPr="00DD090F">
        <w:t>pessoas</w:t>
      </w:r>
      <w:r>
        <w:t>. Como em outros processos, o DT será praticado em vários níveis, com grupos multidisciplinares, por pessoas com diferentes talentos e capacitações em prol de um objetivo em comum (LIEDTKA; OGILVIE, 2019).</w:t>
      </w:r>
    </w:p>
    <w:p w14:paraId="769933E2" w14:textId="77777777" w:rsidR="00FB2B42" w:rsidRDefault="00FB2B42" w:rsidP="00F83A19">
      <w:pPr>
        <w:pStyle w:val="TF-refernciasbibliogrficasTTULO"/>
      </w:pPr>
      <w:r>
        <w:t>Referências</w:t>
      </w:r>
    </w:p>
    <w:p w14:paraId="6E684B27" w14:textId="77777777" w:rsidR="00FB2B42" w:rsidRDefault="00FB2B42" w:rsidP="00381849">
      <w:pPr>
        <w:pStyle w:val="TF-refernciasITEM"/>
      </w:pPr>
      <w:r>
        <w:t xml:space="preserve">BATISTA, Victor Eduardo Amaral. </w:t>
      </w:r>
      <w:r>
        <w:rPr>
          <w:b/>
          <w:bCs/>
        </w:rPr>
        <w:t xml:space="preserve">Pets </w:t>
      </w:r>
      <w:proofErr w:type="spellStart"/>
      <w:r>
        <w:rPr>
          <w:b/>
          <w:bCs/>
        </w:rPr>
        <w:t>Adoptions</w:t>
      </w:r>
      <w:proofErr w:type="spellEnd"/>
      <w:r>
        <w:rPr>
          <w:b/>
          <w:bCs/>
        </w:rPr>
        <w:t xml:space="preserve"> – Aplicativo para ONG de animais</w:t>
      </w:r>
      <w:r>
        <w:t xml:space="preserve">. 2020. 43 f. Trabalho de Conclusão de Curso (Bacharelado em Ciência da Computação) – Centro Universitário </w:t>
      </w:r>
      <w:proofErr w:type="spellStart"/>
      <w:r>
        <w:t>Unifacvest</w:t>
      </w:r>
      <w:proofErr w:type="spellEnd"/>
      <w:r>
        <w:t>, Lages, 2020.</w:t>
      </w:r>
    </w:p>
    <w:p w14:paraId="3218004B" w14:textId="77777777" w:rsidR="00FB2B42" w:rsidRDefault="00FB2B42" w:rsidP="00381849">
      <w:pPr>
        <w:pStyle w:val="TF-refernciasITEM"/>
        <w:rPr>
          <w:color w:val="222222"/>
          <w:szCs w:val="24"/>
          <w:shd w:val="clear" w:color="auto" w:fill="FFFFFF"/>
        </w:rPr>
      </w:pPr>
      <w:r>
        <w:rPr>
          <w:color w:val="222222"/>
          <w:szCs w:val="24"/>
          <w:shd w:val="clear" w:color="auto" w:fill="FFFFFF"/>
        </w:rPr>
        <w:t>BROWN, Tim. </w:t>
      </w:r>
      <w:r>
        <w:rPr>
          <w:b/>
          <w:bCs/>
          <w:szCs w:val="24"/>
        </w:rPr>
        <w:t xml:space="preserve">Design </w:t>
      </w:r>
      <w:proofErr w:type="spellStart"/>
      <w:r>
        <w:rPr>
          <w:b/>
          <w:bCs/>
          <w:szCs w:val="24"/>
        </w:rPr>
        <w:t>Thinking</w:t>
      </w:r>
      <w:proofErr w:type="spellEnd"/>
      <w:r>
        <w:rPr>
          <w:b/>
          <w:bCs/>
          <w:szCs w:val="24"/>
        </w:rPr>
        <w:t>: </w:t>
      </w:r>
      <w:r>
        <w:rPr>
          <w:color w:val="222222"/>
          <w:szCs w:val="24"/>
          <w:shd w:val="clear" w:color="auto" w:fill="FFFFFF"/>
        </w:rPr>
        <w:t xml:space="preserve">Uma metodologia poderosa para decretar o fim das velhas ideias. 2. ed. Rio de Janeiro: Alta Books, 2018. 272 p. Tradução: Cristina </w:t>
      </w:r>
      <w:proofErr w:type="spellStart"/>
      <w:r>
        <w:rPr>
          <w:color w:val="222222"/>
          <w:szCs w:val="24"/>
          <w:shd w:val="clear" w:color="auto" w:fill="FFFFFF"/>
        </w:rPr>
        <w:t>Yamagami</w:t>
      </w:r>
      <w:proofErr w:type="spellEnd"/>
      <w:r>
        <w:rPr>
          <w:color w:val="222222"/>
          <w:szCs w:val="24"/>
          <w:shd w:val="clear" w:color="auto" w:fill="FFFFFF"/>
        </w:rPr>
        <w:t xml:space="preserve">. </w:t>
      </w:r>
    </w:p>
    <w:p w14:paraId="5DD01117" w14:textId="77777777" w:rsidR="00FB2B42" w:rsidRDefault="00FB2B42" w:rsidP="00381849">
      <w:pPr>
        <w:pStyle w:val="TF-refernciasITEM"/>
        <w:rPr>
          <w:color w:val="222222"/>
          <w:szCs w:val="24"/>
          <w:shd w:val="clear" w:color="auto" w:fill="FFFFFF"/>
        </w:rPr>
      </w:pPr>
      <w:r>
        <w:rPr>
          <w:color w:val="222222"/>
          <w:szCs w:val="24"/>
          <w:shd w:val="clear" w:color="auto" w:fill="FFFFFF"/>
        </w:rPr>
        <w:t xml:space="preserve">BUTCHER, Isabel. </w:t>
      </w:r>
      <w:r>
        <w:rPr>
          <w:b/>
          <w:bCs/>
          <w:color w:val="222222"/>
          <w:szCs w:val="24"/>
          <w:shd w:val="clear" w:color="auto" w:fill="FFFFFF"/>
        </w:rPr>
        <w:t xml:space="preserve">Pandemia aumenta em 40% o tempo que usuários passam em smartphones, aponta </w:t>
      </w:r>
      <w:proofErr w:type="spellStart"/>
      <w:r>
        <w:rPr>
          <w:b/>
          <w:bCs/>
          <w:color w:val="222222"/>
          <w:szCs w:val="24"/>
          <w:shd w:val="clear" w:color="auto" w:fill="FFFFFF"/>
        </w:rPr>
        <w:t>App</w:t>
      </w:r>
      <w:proofErr w:type="spellEnd"/>
      <w:r>
        <w:rPr>
          <w:b/>
          <w:bCs/>
          <w:color w:val="222222"/>
          <w:szCs w:val="24"/>
          <w:shd w:val="clear" w:color="auto" w:fill="FFFFFF"/>
        </w:rPr>
        <w:t xml:space="preserve"> Annie</w:t>
      </w:r>
      <w:r>
        <w:rPr>
          <w:color w:val="222222"/>
          <w:szCs w:val="24"/>
          <w:shd w:val="clear" w:color="auto" w:fill="FFFFFF"/>
        </w:rPr>
        <w:t xml:space="preserve">. 2020. Disponível em: </w:t>
      </w:r>
      <w:r w:rsidRPr="00E52649">
        <w:rPr>
          <w:color w:val="222222"/>
          <w:szCs w:val="24"/>
          <w:shd w:val="clear" w:color="auto" w:fill="FFFFFF"/>
        </w:rPr>
        <w:t>https://www.mobiletime.com.br/noticias/09/07/2020/app-annie-usuarios-ficam-40-mais-tempo-em-aplicativos-na-pandemia</w:t>
      </w:r>
      <w:r>
        <w:rPr>
          <w:color w:val="222222"/>
          <w:szCs w:val="24"/>
          <w:shd w:val="clear" w:color="auto" w:fill="FFFFFF"/>
        </w:rPr>
        <w:t>. Acesso em: 4 out. 2021.</w:t>
      </w:r>
    </w:p>
    <w:p w14:paraId="122C8303" w14:textId="77777777" w:rsidR="00FB2B42" w:rsidRPr="00EE3F68" w:rsidRDefault="00FB2B42" w:rsidP="00381849">
      <w:pPr>
        <w:pStyle w:val="TF-refernciasITEM"/>
        <w:rPr>
          <w:color w:val="222222"/>
          <w:szCs w:val="24"/>
          <w:shd w:val="clear" w:color="auto" w:fill="FFFFFF"/>
        </w:rPr>
      </w:pPr>
      <w:r w:rsidRPr="00616D2B">
        <w:rPr>
          <w:color w:val="222222"/>
          <w:szCs w:val="24"/>
          <w:shd w:val="clear" w:color="auto" w:fill="FFFFFF"/>
        </w:rPr>
        <w:t>CARBONERA, V</w:t>
      </w:r>
      <w:r>
        <w:rPr>
          <w:color w:val="222222"/>
          <w:szCs w:val="24"/>
          <w:shd w:val="clear" w:color="auto" w:fill="FFFFFF"/>
        </w:rPr>
        <w:t xml:space="preserve">ictoria </w:t>
      </w:r>
      <w:r w:rsidRPr="00616D2B">
        <w:rPr>
          <w:color w:val="222222"/>
          <w:szCs w:val="24"/>
          <w:shd w:val="clear" w:color="auto" w:fill="FFFFFF"/>
        </w:rPr>
        <w:t>E</w:t>
      </w:r>
      <w:r>
        <w:rPr>
          <w:color w:val="222222"/>
          <w:szCs w:val="24"/>
          <w:shd w:val="clear" w:color="auto" w:fill="FFFFFF"/>
        </w:rPr>
        <w:t>lena</w:t>
      </w:r>
      <w:r w:rsidRPr="00616D2B">
        <w:rPr>
          <w:color w:val="222222"/>
          <w:szCs w:val="24"/>
          <w:shd w:val="clear" w:color="auto" w:fill="FFFFFF"/>
        </w:rPr>
        <w:t xml:space="preserve">. </w:t>
      </w:r>
      <w:r w:rsidRPr="00CA1403">
        <w:rPr>
          <w:b/>
          <w:bCs/>
          <w:color w:val="222222"/>
          <w:szCs w:val="24"/>
          <w:shd w:val="clear" w:color="auto" w:fill="FFFFFF"/>
        </w:rPr>
        <w:t>Complexo:</w:t>
      </w:r>
      <w:r>
        <w:rPr>
          <w:color w:val="222222"/>
          <w:szCs w:val="24"/>
          <w:shd w:val="clear" w:color="auto" w:fill="FFFFFF"/>
        </w:rPr>
        <w:t xml:space="preserve"> </w:t>
      </w:r>
      <w:r w:rsidRPr="00616D2B">
        <w:rPr>
          <w:color w:val="222222"/>
          <w:szCs w:val="24"/>
          <w:shd w:val="clear" w:color="auto" w:fill="FFFFFF"/>
        </w:rPr>
        <w:t>Amparo e bem-estar para animais de rua.</w:t>
      </w:r>
      <w:r>
        <w:rPr>
          <w:color w:val="222222"/>
          <w:szCs w:val="24"/>
          <w:shd w:val="clear" w:color="auto" w:fill="FFFFFF"/>
        </w:rPr>
        <w:t xml:space="preserve"> </w:t>
      </w:r>
      <w:r w:rsidRPr="00616D2B">
        <w:rPr>
          <w:color w:val="222222"/>
          <w:szCs w:val="24"/>
          <w:shd w:val="clear" w:color="auto" w:fill="FFFFFF"/>
        </w:rPr>
        <w:t>2019</w:t>
      </w:r>
      <w:r>
        <w:rPr>
          <w:color w:val="222222"/>
          <w:szCs w:val="24"/>
          <w:shd w:val="clear" w:color="auto" w:fill="FFFFFF"/>
        </w:rPr>
        <w:t xml:space="preserve">. </w:t>
      </w:r>
      <w:r w:rsidRPr="00616D2B">
        <w:rPr>
          <w:color w:val="222222"/>
          <w:szCs w:val="24"/>
          <w:shd w:val="clear" w:color="auto" w:fill="FFFFFF"/>
        </w:rPr>
        <w:t>Universidade de Passo Fundo</w:t>
      </w:r>
      <w:r>
        <w:rPr>
          <w:color w:val="222222"/>
          <w:szCs w:val="24"/>
          <w:shd w:val="clear" w:color="auto" w:fill="FFFFFF"/>
        </w:rPr>
        <w:t>.</w:t>
      </w:r>
      <w:r w:rsidRPr="00616D2B">
        <w:rPr>
          <w:color w:val="222222"/>
          <w:szCs w:val="24"/>
          <w:shd w:val="clear" w:color="auto" w:fill="FFFFFF"/>
        </w:rPr>
        <w:t xml:space="preserve"> Passo Fundo. Disponível em:</w:t>
      </w:r>
      <w:r>
        <w:rPr>
          <w:color w:val="222222"/>
          <w:szCs w:val="24"/>
          <w:shd w:val="clear" w:color="auto" w:fill="FFFFFF"/>
        </w:rPr>
        <w:t xml:space="preserve"> </w:t>
      </w:r>
      <w:r w:rsidRPr="007A0E6A">
        <w:rPr>
          <w:color w:val="222222"/>
          <w:szCs w:val="24"/>
          <w:shd w:val="clear" w:color="auto" w:fill="FFFFFF"/>
        </w:rPr>
        <w:t>http://repositorio.upf.br/handle/riupf/1770</w:t>
      </w:r>
      <w:r>
        <w:rPr>
          <w:color w:val="222222"/>
          <w:szCs w:val="24"/>
          <w:shd w:val="clear" w:color="auto" w:fill="FFFFFF"/>
        </w:rPr>
        <w:t xml:space="preserve">. </w:t>
      </w:r>
      <w:r w:rsidRPr="00616D2B">
        <w:rPr>
          <w:color w:val="222222"/>
          <w:szCs w:val="24"/>
          <w:shd w:val="clear" w:color="auto" w:fill="FFFFFF"/>
        </w:rPr>
        <w:t xml:space="preserve">Acesso em: </w:t>
      </w:r>
      <w:r>
        <w:rPr>
          <w:color w:val="222222"/>
          <w:szCs w:val="24"/>
          <w:shd w:val="clear" w:color="auto" w:fill="FFFFFF"/>
        </w:rPr>
        <w:t>13 nov.</w:t>
      </w:r>
      <w:r w:rsidRPr="00616D2B">
        <w:rPr>
          <w:color w:val="222222"/>
          <w:szCs w:val="24"/>
          <w:shd w:val="clear" w:color="auto" w:fill="FFFFFF"/>
        </w:rPr>
        <w:t xml:space="preserve"> 202</w:t>
      </w:r>
      <w:r>
        <w:rPr>
          <w:color w:val="222222"/>
          <w:szCs w:val="24"/>
          <w:shd w:val="clear" w:color="auto" w:fill="FFFFFF"/>
        </w:rPr>
        <w:t>1</w:t>
      </w:r>
      <w:r w:rsidRPr="00616D2B">
        <w:rPr>
          <w:color w:val="222222"/>
          <w:szCs w:val="24"/>
          <w:shd w:val="clear" w:color="auto" w:fill="FFFFFF"/>
        </w:rPr>
        <w:t>.</w:t>
      </w:r>
    </w:p>
    <w:p w14:paraId="50AAD3E5" w14:textId="77777777" w:rsidR="00FB2B42" w:rsidRDefault="00FB2B42" w:rsidP="00381849">
      <w:pPr>
        <w:pStyle w:val="TF-refernciasITEM"/>
        <w:rPr>
          <w:color w:val="222222"/>
          <w:shd w:val="clear" w:color="auto" w:fill="FFFFFF"/>
        </w:rPr>
      </w:pPr>
      <w:r>
        <w:rPr>
          <w:color w:val="222222"/>
          <w:shd w:val="clear" w:color="auto" w:fill="FFFFFF"/>
        </w:rPr>
        <w:t xml:space="preserve">COSTA, Simone </w:t>
      </w:r>
      <w:proofErr w:type="spellStart"/>
      <w:r>
        <w:rPr>
          <w:color w:val="222222"/>
          <w:shd w:val="clear" w:color="auto" w:fill="FFFFFF"/>
        </w:rPr>
        <w:t>Erbs</w:t>
      </w:r>
      <w:proofErr w:type="spellEnd"/>
      <w:r>
        <w:rPr>
          <w:color w:val="222222"/>
          <w:shd w:val="clear" w:color="auto" w:fill="FFFFFF"/>
        </w:rPr>
        <w:t xml:space="preserve"> da. </w:t>
      </w:r>
      <w:proofErr w:type="spellStart"/>
      <w:r>
        <w:rPr>
          <w:b/>
          <w:bCs/>
          <w:color w:val="222222"/>
          <w:shd w:val="clear" w:color="auto" w:fill="FFFFFF"/>
        </w:rPr>
        <w:t>iLibras</w:t>
      </w:r>
      <w:proofErr w:type="spellEnd"/>
      <w:r>
        <w:rPr>
          <w:b/>
          <w:bCs/>
          <w:color w:val="222222"/>
          <w:shd w:val="clear" w:color="auto" w:fill="FFFFFF"/>
        </w:rPr>
        <w:t xml:space="preserve"> como Facilitador na Comunicação efetiva do Surdo</w:t>
      </w:r>
      <w:r>
        <w:rPr>
          <w:color w:val="222222"/>
          <w:shd w:val="clear" w:color="auto" w:fill="FFFFFF"/>
        </w:rPr>
        <w:t xml:space="preserve">: Uso de Tecnologia </w:t>
      </w:r>
      <w:proofErr w:type="spellStart"/>
      <w:r>
        <w:rPr>
          <w:color w:val="222222"/>
          <w:shd w:val="clear" w:color="auto" w:fill="FFFFFF"/>
        </w:rPr>
        <w:t>Assistiva</w:t>
      </w:r>
      <w:proofErr w:type="spellEnd"/>
      <w:r>
        <w:rPr>
          <w:color w:val="222222"/>
          <w:shd w:val="clear" w:color="auto" w:fill="FFFFFF"/>
        </w:rPr>
        <w:t xml:space="preserve"> e Colaborativa Móvel. 2018. 263 f. Dissertação (Mestrado em Computação Aplicada) - Programa de Pós-Graduação em Computação Aplicada, Universidade do Estado de Santa Catarina, Joinville, 2018.</w:t>
      </w:r>
    </w:p>
    <w:p w14:paraId="448FCECF" w14:textId="77777777" w:rsidR="00FB2B42" w:rsidRPr="005B642D" w:rsidRDefault="00FB2B42" w:rsidP="00381849">
      <w:pPr>
        <w:pStyle w:val="TF-refernciasITEM"/>
        <w:rPr>
          <w:color w:val="222222"/>
          <w:szCs w:val="24"/>
          <w:shd w:val="clear" w:color="auto" w:fill="FFFFFF"/>
        </w:rPr>
      </w:pPr>
      <w:r w:rsidRPr="005B642D">
        <w:rPr>
          <w:szCs w:val="24"/>
        </w:rPr>
        <w:t>CRAVO, Max Felipe Silva Dos Santos</w:t>
      </w:r>
      <w:r>
        <w:rPr>
          <w:szCs w:val="24"/>
        </w:rPr>
        <w:t xml:space="preserve"> </w:t>
      </w:r>
      <w:r w:rsidRPr="00BD6978">
        <w:rPr>
          <w:i/>
          <w:iCs/>
          <w:szCs w:val="24"/>
        </w:rPr>
        <w:t>et al</w:t>
      </w:r>
      <w:r w:rsidRPr="005B642D">
        <w:rPr>
          <w:szCs w:val="24"/>
        </w:rPr>
        <w:t>. Conceituando a Percepção em Sistemas Colaborativos: A Busca por Sistemas Sensíveis a Percepção. </w:t>
      </w:r>
      <w:r w:rsidRPr="005B642D">
        <w:rPr>
          <w:rStyle w:val="nfase"/>
          <w:szCs w:val="24"/>
        </w:rPr>
        <w:t>In</w:t>
      </w:r>
      <w:r w:rsidRPr="005B642D">
        <w:rPr>
          <w:szCs w:val="24"/>
        </w:rPr>
        <w:t>: DESENHO DE PESQUISA - SIMPÓSIO BRASILEIRO DE SISTEMAS COLABORATIVOS (SBSC), 17., 2021, Evento Online. </w:t>
      </w:r>
      <w:r w:rsidRPr="005B642D">
        <w:rPr>
          <w:rStyle w:val="Forte"/>
          <w:szCs w:val="24"/>
        </w:rPr>
        <w:t>Anais</w:t>
      </w:r>
      <w:r w:rsidRPr="005B642D">
        <w:rPr>
          <w:szCs w:val="24"/>
        </w:rPr>
        <w:t> [...]. Porto Alegre: Sociedade Brasileira de Computação, 2021. p. 7-12.</w:t>
      </w:r>
    </w:p>
    <w:p w14:paraId="5BFDB423" w14:textId="77777777" w:rsidR="00FB2B42" w:rsidRPr="00623A07" w:rsidRDefault="00FB2B42" w:rsidP="00381849">
      <w:pPr>
        <w:pStyle w:val="TF-refernciasITEM"/>
        <w:rPr>
          <w:color w:val="222222"/>
          <w:shd w:val="clear" w:color="auto" w:fill="FFFFFF"/>
          <w:lang w:val="en-US"/>
        </w:rPr>
      </w:pPr>
      <w:r>
        <w:lastRenderedPageBreak/>
        <w:t xml:space="preserve">FUKS, H.; RAPOSO, A.; GEROSA, M. A. Do Modelo de Colaboração 3C à Engenharia de </w:t>
      </w:r>
      <w:proofErr w:type="spellStart"/>
      <w:r>
        <w:t>Groupware</w:t>
      </w:r>
      <w:proofErr w:type="spellEnd"/>
      <w:r>
        <w:t xml:space="preserve">. In: WEBMIDIA 2003 – SIMPÓSIO BRASILEIRO DE SISTEMAS MULTIMÍDIA E WEB, TRILHA ESPECIAL DE TRABALHO COOPERATIVO ASSISTIDO POR COMPUTADOR, 2003, </w:t>
      </w:r>
      <w:r w:rsidRPr="00BA6677">
        <w:rPr>
          <w:b/>
          <w:bCs/>
        </w:rPr>
        <w:t>Anais</w:t>
      </w:r>
      <w:r>
        <w:t xml:space="preserve"> [...] </w:t>
      </w:r>
      <w:r w:rsidRPr="00623A07">
        <w:rPr>
          <w:lang w:val="en-US"/>
        </w:rPr>
        <w:t>Salvador – BA. Salvador: 2013. p. 445- 452.</w:t>
      </w:r>
    </w:p>
    <w:p w14:paraId="2EF493DC" w14:textId="77777777" w:rsidR="00FB2B42" w:rsidRPr="00623A07" w:rsidRDefault="00FB2B42" w:rsidP="00381849">
      <w:pPr>
        <w:pStyle w:val="TF-refernciasITEM"/>
        <w:rPr>
          <w:color w:val="222222"/>
          <w:szCs w:val="24"/>
          <w:shd w:val="clear" w:color="auto" w:fill="FFFFFF"/>
          <w:lang w:val="en-US"/>
        </w:rPr>
      </w:pPr>
      <w:r w:rsidRPr="00623A07">
        <w:rPr>
          <w:color w:val="222222"/>
          <w:szCs w:val="24"/>
          <w:shd w:val="clear" w:color="auto" w:fill="FFFFFF"/>
          <w:lang w:val="en-US"/>
        </w:rPr>
        <w:t xml:space="preserve">FUKS, Hugo </w:t>
      </w:r>
      <w:r w:rsidRPr="00623A07">
        <w:rPr>
          <w:i/>
          <w:iCs/>
          <w:color w:val="222222"/>
          <w:szCs w:val="24"/>
          <w:shd w:val="clear" w:color="auto" w:fill="FFFFFF"/>
          <w:lang w:val="en-US"/>
        </w:rPr>
        <w:t>et al</w:t>
      </w:r>
      <w:r w:rsidRPr="00623A07">
        <w:rPr>
          <w:color w:val="222222"/>
          <w:szCs w:val="24"/>
          <w:shd w:val="clear" w:color="auto" w:fill="FFFFFF"/>
          <w:lang w:val="en-US"/>
        </w:rPr>
        <w:t>. Applying The 3c Model To Groupware Development. </w:t>
      </w:r>
      <w:r w:rsidRPr="00623A07">
        <w:rPr>
          <w:b/>
          <w:bCs/>
          <w:szCs w:val="24"/>
          <w:lang w:val="en-US"/>
        </w:rPr>
        <w:t>International Journal Of Cooperative Information Systems</w:t>
      </w:r>
      <w:r w:rsidRPr="00623A07">
        <w:rPr>
          <w:color w:val="222222"/>
          <w:szCs w:val="24"/>
          <w:shd w:val="clear" w:color="auto" w:fill="FFFFFF"/>
          <w:lang w:val="en-US"/>
        </w:rPr>
        <w:t>, [</w:t>
      </w:r>
      <w:proofErr w:type="spellStart"/>
      <w:r w:rsidRPr="00623A07">
        <w:rPr>
          <w:color w:val="222222"/>
          <w:szCs w:val="24"/>
          <w:shd w:val="clear" w:color="auto" w:fill="FFFFFF"/>
          <w:lang w:val="en-US"/>
        </w:rPr>
        <w:t>s.l.</w:t>
      </w:r>
      <w:proofErr w:type="spellEnd"/>
      <w:r w:rsidRPr="00623A07">
        <w:rPr>
          <w:color w:val="222222"/>
          <w:szCs w:val="24"/>
          <w:shd w:val="clear" w:color="auto" w:fill="FFFFFF"/>
          <w:lang w:val="en-US"/>
        </w:rPr>
        <w:t>], v. 14, n. 0203, p.299-328, jun. 2005. World Scientific Pub Co Pte Lt. http://dx.doi.org/10.1142/s0218843005001171.</w:t>
      </w:r>
    </w:p>
    <w:p w14:paraId="77D91D09" w14:textId="77777777" w:rsidR="00FB2B42" w:rsidRDefault="00FB2B42" w:rsidP="00C1654C">
      <w:pPr>
        <w:pStyle w:val="TF-refernciasITEM"/>
        <w:rPr>
          <w:color w:val="222222"/>
          <w:shd w:val="clear" w:color="auto" w:fill="FFFFFF"/>
        </w:rPr>
      </w:pPr>
      <w:r>
        <w:rPr>
          <w:color w:val="222222"/>
          <w:shd w:val="clear" w:color="auto" w:fill="FFFFFF"/>
        </w:rPr>
        <w:t xml:space="preserve">FUKS, Hugo </w:t>
      </w:r>
      <w:r w:rsidRPr="00BB6C23">
        <w:rPr>
          <w:i/>
          <w:iCs/>
          <w:color w:val="222222"/>
          <w:shd w:val="clear" w:color="auto" w:fill="FFFFFF"/>
        </w:rPr>
        <w:t>et al</w:t>
      </w:r>
      <w:r>
        <w:rPr>
          <w:color w:val="222222"/>
          <w:shd w:val="clear" w:color="auto" w:fill="FFFFFF"/>
        </w:rPr>
        <w:t xml:space="preserve">. O modelo de colaboração 3C no ambiente </w:t>
      </w:r>
      <w:proofErr w:type="spellStart"/>
      <w:r>
        <w:rPr>
          <w:color w:val="222222"/>
          <w:shd w:val="clear" w:color="auto" w:fill="FFFFFF"/>
        </w:rPr>
        <w:t>AulaNet</w:t>
      </w:r>
      <w:proofErr w:type="spellEnd"/>
      <w:r>
        <w:rPr>
          <w:color w:val="222222"/>
          <w:shd w:val="clear" w:color="auto" w:fill="FFFFFF"/>
        </w:rPr>
        <w:t>. </w:t>
      </w:r>
      <w:r>
        <w:rPr>
          <w:b/>
          <w:bCs/>
        </w:rPr>
        <w:t>Informática na Educação</w:t>
      </w:r>
      <w:r>
        <w:rPr>
          <w:color w:val="222222"/>
          <w:shd w:val="clear" w:color="auto" w:fill="FFFFFF"/>
        </w:rPr>
        <w:t>: teoria e prática, Porto Alegre, v. 7, n. 1, p.25-48, jan. 2004.</w:t>
      </w:r>
    </w:p>
    <w:p w14:paraId="5F3BD25C" w14:textId="77777777" w:rsidR="00FB2B42" w:rsidRDefault="00FB2B42" w:rsidP="00510FDD">
      <w:pPr>
        <w:pStyle w:val="NormalWeb"/>
        <w:spacing w:before="0" w:beforeAutospacing="0" w:after="0" w:afterAutospacing="0"/>
        <w:rPr>
          <w:color w:val="000000"/>
        </w:rPr>
      </w:pPr>
      <w:r>
        <w:rPr>
          <w:color w:val="000000"/>
        </w:rPr>
        <w:t xml:space="preserve">GONÇALVES, </w:t>
      </w:r>
      <w:r w:rsidRPr="00510FDD">
        <w:rPr>
          <w:color w:val="000000"/>
        </w:rPr>
        <w:t>A</w:t>
      </w:r>
      <w:r>
        <w:rPr>
          <w:color w:val="000000"/>
        </w:rPr>
        <w:t>ndré</w:t>
      </w:r>
      <w:r w:rsidRPr="00510FDD">
        <w:rPr>
          <w:color w:val="000000"/>
        </w:rPr>
        <w:t xml:space="preserve"> </w:t>
      </w:r>
      <w:proofErr w:type="spellStart"/>
      <w:r w:rsidRPr="00510FDD">
        <w:rPr>
          <w:color w:val="000000"/>
        </w:rPr>
        <w:t>M</w:t>
      </w:r>
      <w:r>
        <w:rPr>
          <w:color w:val="000000"/>
        </w:rPr>
        <w:t>archina</w:t>
      </w:r>
      <w:proofErr w:type="spellEnd"/>
      <w:r>
        <w:rPr>
          <w:color w:val="000000"/>
        </w:rPr>
        <w:t>. </w:t>
      </w:r>
      <w:r>
        <w:rPr>
          <w:rStyle w:val="Forte"/>
          <w:color w:val="000000"/>
        </w:rPr>
        <w:t>Abandono de animais bate recorde na pandemia e problema não é só brasileiro</w:t>
      </w:r>
      <w:r>
        <w:rPr>
          <w:color w:val="000000"/>
        </w:rPr>
        <w:t>. Uol.com.br. Disponível em: https://www.uol.com.br/nossa/colunas/coluna-do-veterinario/2021/03/11/abandono-de-animais-bate-recorde-na-pandemia-e-problema-nao-e-so-brasileiro.htm. Acesso em: 20 nov. 2021.</w:t>
      </w:r>
    </w:p>
    <w:p w14:paraId="15020970" w14:textId="77777777" w:rsidR="00FB2B42" w:rsidRDefault="00FB2B42" w:rsidP="00510FDD">
      <w:pPr>
        <w:pStyle w:val="NormalWeb"/>
        <w:spacing w:before="0" w:beforeAutospacing="0" w:after="0" w:afterAutospacing="0"/>
        <w:rPr>
          <w:color w:val="000000"/>
        </w:rPr>
      </w:pPr>
    </w:p>
    <w:p w14:paraId="0A30C464" w14:textId="77777777" w:rsidR="00FB2B42" w:rsidRDefault="00FB2B42" w:rsidP="00510FDD">
      <w:pPr>
        <w:pStyle w:val="NormalWeb"/>
        <w:spacing w:before="0" w:beforeAutospacing="0" w:after="0" w:afterAutospacing="0"/>
      </w:pPr>
      <w:r>
        <w:t xml:space="preserve">GUIMARÃES, Filipe Pires. </w:t>
      </w:r>
      <w:proofErr w:type="spellStart"/>
      <w:r>
        <w:rPr>
          <w:b/>
          <w:bCs/>
        </w:rPr>
        <w:t>AdoçãoPet</w:t>
      </w:r>
      <w:proofErr w:type="spellEnd"/>
      <w:r>
        <w:rPr>
          <w:b/>
          <w:bCs/>
        </w:rPr>
        <w:t xml:space="preserve"> CG: </w:t>
      </w:r>
      <w:r w:rsidRPr="002B19BF">
        <w:t>Um aplicativo para simplificar o processo de adoção de animais em CG</w:t>
      </w:r>
      <w:r>
        <w:t>. 2021. 14 f. Trabalho de Conclusão de Curso (Bacharelado em Ciência da Computação) – Centro de Engenharia Elétrica e Informática, Universidade Federal de Campina Grande, Campina Grande, 2021.</w:t>
      </w:r>
    </w:p>
    <w:p w14:paraId="0BEAD45F" w14:textId="77777777" w:rsidR="00FB2B42" w:rsidRPr="00510FDD" w:rsidRDefault="00FB2B42" w:rsidP="00510FDD">
      <w:pPr>
        <w:pStyle w:val="NormalWeb"/>
        <w:spacing w:before="0" w:beforeAutospacing="0" w:after="0" w:afterAutospacing="0"/>
        <w:rPr>
          <w:color w:val="000000"/>
        </w:rPr>
      </w:pPr>
    </w:p>
    <w:p w14:paraId="4AE20226" w14:textId="77777777" w:rsidR="00FB2B42" w:rsidRDefault="00FB2B42" w:rsidP="002443F7">
      <w:pPr>
        <w:pStyle w:val="TF-refernciasITEM"/>
      </w:pPr>
      <w:r>
        <w:t xml:space="preserve">INSTITUTO PET BRASIL. </w:t>
      </w:r>
      <w:r>
        <w:rPr>
          <w:b/>
          <w:bCs/>
        </w:rPr>
        <w:t>Inteligência de Mercado</w:t>
      </w:r>
      <w:r>
        <w:t xml:space="preserve">. Brasília, 2019. Disponível em: </w:t>
      </w:r>
      <w:r w:rsidRPr="004C7CCA">
        <w:t>https://www.gov.br/agricultura/pt-br/assuntos/camaras-setoriais-tematicas/documentos/camaras-setoriais/animais-e-estimacao/cs-animais-de-estimacao-anos-anteriores</w:t>
      </w:r>
      <w:r>
        <w:t>. Acesso em: 29 set. 2021.</w:t>
      </w:r>
    </w:p>
    <w:p w14:paraId="5B794A23" w14:textId="77777777" w:rsidR="00FB2B42" w:rsidRDefault="00FB2B42" w:rsidP="002443F7">
      <w:pPr>
        <w:pStyle w:val="TF-refernciasITEM"/>
      </w:pPr>
      <w:r>
        <w:t xml:space="preserve">LEE, Valentino. </w:t>
      </w:r>
      <w:r w:rsidRPr="0035719D">
        <w:rPr>
          <w:b/>
          <w:bCs/>
        </w:rPr>
        <w:t>Aplicações móveis</w:t>
      </w:r>
      <w:r w:rsidRPr="008D2E1A">
        <w:t>: arquitetura, projeto e desenvolvimento</w:t>
      </w:r>
      <w:r w:rsidRPr="00D84736">
        <w:t>.</w:t>
      </w:r>
      <w:r>
        <w:t xml:space="preserve"> 1ª edição, 2005, Pearson </w:t>
      </w:r>
      <w:proofErr w:type="spellStart"/>
      <w:r>
        <w:t>Education</w:t>
      </w:r>
      <w:proofErr w:type="spellEnd"/>
      <w:r>
        <w:t xml:space="preserve"> do Brasil, São Paulo.</w:t>
      </w:r>
    </w:p>
    <w:p w14:paraId="571E14DA" w14:textId="77777777" w:rsidR="00FB2B42" w:rsidRPr="00632B20" w:rsidRDefault="00FB2B42" w:rsidP="002443F7">
      <w:pPr>
        <w:pStyle w:val="TF-refernciasITEM"/>
      </w:pPr>
      <w:r>
        <w:t xml:space="preserve">LIEDTKA, Jeanne; OGILVIE, Tim. </w:t>
      </w:r>
      <w:r>
        <w:rPr>
          <w:b/>
          <w:bCs/>
        </w:rPr>
        <w:t xml:space="preserve">A Magia do Design </w:t>
      </w:r>
      <w:proofErr w:type="spellStart"/>
      <w:r>
        <w:rPr>
          <w:b/>
          <w:bCs/>
        </w:rPr>
        <w:t>Thinking</w:t>
      </w:r>
      <w:proofErr w:type="spellEnd"/>
      <w:r>
        <w:rPr>
          <w:b/>
          <w:bCs/>
        </w:rPr>
        <w:t xml:space="preserve">: </w:t>
      </w:r>
      <w:r>
        <w:t>Um kit de ferramentas para o crescimento rápido da sua empresa. Rio de Janeiro. Alta Books. 2019.</w:t>
      </w:r>
    </w:p>
    <w:p w14:paraId="3812DDDD" w14:textId="77777777" w:rsidR="00FB2B42" w:rsidRDefault="00FB2B42" w:rsidP="002443F7">
      <w:pPr>
        <w:pStyle w:val="TF-refernciasITEM"/>
        <w:rPr>
          <w:color w:val="222222"/>
          <w:szCs w:val="24"/>
          <w:shd w:val="clear" w:color="auto" w:fill="FFFFFF"/>
        </w:rPr>
      </w:pPr>
      <w:r w:rsidRPr="00471CC3">
        <w:rPr>
          <w:color w:val="222222"/>
          <w:szCs w:val="24"/>
          <w:shd w:val="clear" w:color="auto" w:fill="FFFFFF"/>
        </w:rPr>
        <w:t xml:space="preserve">LUZ, Felipe Guedes da. </w:t>
      </w:r>
      <w:r w:rsidRPr="00471CC3">
        <w:rPr>
          <w:b/>
          <w:color w:val="222222"/>
          <w:szCs w:val="24"/>
          <w:shd w:val="clear" w:color="auto" w:fill="FFFFFF"/>
        </w:rPr>
        <w:t xml:space="preserve">Empreendedorismo e design </w:t>
      </w:r>
      <w:proofErr w:type="spellStart"/>
      <w:r w:rsidRPr="00471CC3">
        <w:rPr>
          <w:b/>
          <w:color w:val="222222"/>
          <w:szCs w:val="24"/>
          <w:shd w:val="clear" w:color="auto" w:fill="FFFFFF"/>
        </w:rPr>
        <w:t>thinking</w:t>
      </w:r>
      <w:proofErr w:type="spellEnd"/>
      <w:r w:rsidRPr="00471CC3">
        <w:rPr>
          <w:b/>
          <w:color w:val="222222"/>
          <w:szCs w:val="24"/>
          <w:shd w:val="clear" w:color="auto" w:fill="FFFFFF"/>
        </w:rPr>
        <w:t>:</w:t>
      </w:r>
      <w:r w:rsidRPr="00471CC3">
        <w:rPr>
          <w:color w:val="222222"/>
          <w:szCs w:val="24"/>
          <w:shd w:val="clear" w:color="auto" w:fill="FFFFFF"/>
        </w:rPr>
        <w:t xml:space="preserve"> um estudo sobre a articulação da etapa inicial dos processos de design </w:t>
      </w:r>
      <w:proofErr w:type="spellStart"/>
      <w:r w:rsidRPr="00471CC3">
        <w:rPr>
          <w:color w:val="222222"/>
          <w:szCs w:val="24"/>
          <w:shd w:val="clear" w:color="auto" w:fill="FFFFFF"/>
        </w:rPr>
        <w:t>thinking</w:t>
      </w:r>
      <w:proofErr w:type="spellEnd"/>
      <w:r w:rsidRPr="00471CC3">
        <w:rPr>
          <w:color w:val="222222"/>
          <w:szCs w:val="24"/>
          <w:shd w:val="clear" w:color="auto" w:fill="FFFFFF"/>
        </w:rPr>
        <w:t xml:space="preserve"> com as etapas iniciais de novos empreendimentos. 2018. 129 f. Dissertação (Mestrado em Design) - Programa de Pós- Graduação em Design, Universidade do Vale do Rio dos Sinos, Porto Alegre, 2018.</w:t>
      </w:r>
    </w:p>
    <w:p w14:paraId="46D64BFD" w14:textId="77777777" w:rsidR="00FB2B42" w:rsidRPr="002443F7" w:rsidRDefault="00FB2B42" w:rsidP="002443F7">
      <w:pPr>
        <w:pStyle w:val="TF-refernciasITEM"/>
      </w:pPr>
      <w:r w:rsidRPr="004E6568">
        <w:t xml:space="preserve">MACHADO, L. D. P. et al. Uma abordagem colaborativa para aprendizagem </w:t>
      </w:r>
      <w:proofErr w:type="spellStart"/>
      <w:r w:rsidRPr="004E6568">
        <w:t>deprogramação</w:t>
      </w:r>
      <w:proofErr w:type="spellEnd"/>
      <w:r w:rsidRPr="004E6568">
        <w:t xml:space="preserve"> orientada a objetos. In:  IEEE.XIII Simpósio Brasileiro de </w:t>
      </w:r>
      <w:proofErr w:type="spellStart"/>
      <w:r w:rsidRPr="004E6568">
        <w:t>SistemasColaborativos</w:t>
      </w:r>
      <w:proofErr w:type="spellEnd"/>
      <w:r w:rsidRPr="004E6568">
        <w:t>.</w:t>
      </w:r>
      <w:r>
        <w:t xml:space="preserve"> </w:t>
      </w:r>
      <w:r w:rsidRPr="004E6568">
        <w:t>2016</w:t>
      </w:r>
      <w:r>
        <w:t>.</w:t>
      </w:r>
    </w:p>
    <w:p w14:paraId="262E078C" w14:textId="77777777" w:rsidR="00FB2B42" w:rsidRDefault="00FB2B42" w:rsidP="0035719D">
      <w:pPr>
        <w:pStyle w:val="TF-refernciasITEM"/>
      </w:pPr>
      <w:r>
        <w:t xml:space="preserve">MORAIS, Luciana Teixeira. </w:t>
      </w:r>
      <w:r>
        <w:rPr>
          <w:b/>
          <w:bCs/>
        </w:rPr>
        <w:t>ONGs relatam dificuldades na pandemia com animais devolvidos e dívidas altas</w:t>
      </w:r>
      <w:r>
        <w:t xml:space="preserve">. 2021. Disponível em: </w:t>
      </w:r>
      <w:r w:rsidRPr="000B6F85">
        <w:t>https://canaldopet.ig.com.br/curiosidades/2021-08-27/ong-animais-pandemia.html</w:t>
      </w:r>
      <w:r>
        <w:t>. Acesso em: 2 out. 2021.</w:t>
      </w:r>
    </w:p>
    <w:p w14:paraId="4EE44925" w14:textId="77777777" w:rsidR="00FB2B42" w:rsidRDefault="00FB2B42" w:rsidP="0035719D">
      <w:pPr>
        <w:pStyle w:val="TF-refernciasITEM"/>
      </w:pPr>
      <w:r>
        <w:t xml:space="preserve">MOUTINHO, Flavio Fernando Batista; SERRA, </w:t>
      </w:r>
      <w:proofErr w:type="spellStart"/>
      <w:r>
        <w:t>Cathia</w:t>
      </w:r>
      <w:proofErr w:type="spellEnd"/>
      <w:r>
        <w:t xml:space="preserve"> Maria </w:t>
      </w:r>
      <w:proofErr w:type="spellStart"/>
      <w:r>
        <w:t>Barrientos</w:t>
      </w:r>
      <w:proofErr w:type="spellEnd"/>
      <w:r>
        <w:t xml:space="preserve">; VALENTE, Luiza Carneiro </w:t>
      </w:r>
      <w:proofErr w:type="spellStart"/>
      <w:r>
        <w:t>Mareti</w:t>
      </w:r>
      <w:proofErr w:type="spellEnd"/>
      <w:r>
        <w:t xml:space="preserve">. </w:t>
      </w:r>
      <w:r>
        <w:rPr>
          <w:b/>
          <w:bCs/>
        </w:rPr>
        <w:t xml:space="preserve">Situação pós-adoção dos animais adotados junto a uma </w:t>
      </w:r>
      <w:proofErr w:type="spellStart"/>
      <w:r>
        <w:rPr>
          <w:b/>
          <w:bCs/>
        </w:rPr>
        <w:t>ong</w:t>
      </w:r>
      <w:proofErr w:type="spellEnd"/>
      <w:r>
        <w:rPr>
          <w:b/>
          <w:bCs/>
        </w:rPr>
        <w:t xml:space="preserve"> de proteção animal no estado do Rio de Janeiro</w:t>
      </w:r>
      <w:r>
        <w:t xml:space="preserve">. 2019. Ciência Animal Brasileira, v.20. Goiânia. Disponível em: </w:t>
      </w:r>
      <w:r w:rsidRPr="00E44D64">
        <w:t>https://www.revistas.ufg.br/vet/issue/view/2062</w:t>
      </w:r>
      <w:r>
        <w:t>. Acesso em: 13 nov. 2021.</w:t>
      </w:r>
    </w:p>
    <w:p w14:paraId="26D6EEA1" w14:textId="77777777" w:rsidR="00FB2B42" w:rsidRPr="00A62DAE" w:rsidRDefault="00FB2B42" w:rsidP="0035719D">
      <w:pPr>
        <w:pStyle w:val="TF-refernciasITEM"/>
      </w:pPr>
      <w:r>
        <w:t xml:space="preserve">NASCIMENTO, L. A. W. P. </w:t>
      </w:r>
      <w:r w:rsidRPr="0037289F">
        <w:rPr>
          <w:b/>
          <w:bCs/>
        </w:rPr>
        <w:t>Projeto RAT</w:t>
      </w:r>
      <w:r>
        <w:t xml:space="preserve">: Sistema para Gerenciamento de Registro de Atendimento Técnico. 2017. 113 f. TCC (Graduação) – Curso de Sistemas de Informação, Ciências Exatas e Naturais, </w:t>
      </w:r>
      <w:proofErr w:type="spellStart"/>
      <w:r>
        <w:t>Furb</w:t>
      </w:r>
      <w:proofErr w:type="spellEnd"/>
      <w:r>
        <w:t>, Blumenau, 2017.</w:t>
      </w:r>
    </w:p>
    <w:p w14:paraId="1E8D5654" w14:textId="77777777" w:rsidR="00FB2B42" w:rsidRPr="00F40686" w:rsidRDefault="00FB2B42" w:rsidP="0035719D">
      <w:pPr>
        <w:pStyle w:val="TF-refernciasITEM"/>
      </w:pPr>
      <w:r>
        <w:lastRenderedPageBreak/>
        <w:t xml:space="preserve">OLIVEIRA, Alexandre Baptista de; LOURENÇÃO, Carla; BELIZARIO, </w:t>
      </w:r>
      <w:proofErr w:type="spellStart"/>
      <w:r>
        <w:t>Georgea</w:t>
      </w:r>
      <w:proofErr w:type="spellEnd"/>
      <w:r>
        <w:t xml:space="preserve"> </w:t>
      </w:r>
      <w:proofErr w:type="spellStart"/>
      <w:r>
        <w:t>Davel</w:t>
      </w:r>
      <w:proofErr w:type="spellEnd"/>
      <w:r>
        <w:t xml:space="preserve">. </w:t>
      </w:r>
      <w:r>
        <w:rPr>
          <w:b/>
          <w:bCs/>
        </w:rPr>
        <w:t xml:space="preserve">Índice estatístico de animais domésticos resgatados da rua </w:t>
      </w:r>
      <w:proofErr w:type="spellStart"/>
      <w:r>
        <w:rPr>
          <w:b/>
          <w:bCs/>
        </w:rPr>
        <w:t>vs</w:t>
      </w:r>
      <w:proofErr w:type="spellEnd"/>
      <w:r>
        <w:rPr>
          <w:b/>
          <w:bCs/>
        </w:rPr>
        <w:t xml:space="preserve"> adoção</w:t>
      </w:r>
      <w:r>
        <w:t xml:space="preserve">. Espírito Santo. 2016. Disponível em: </w:t>
      </w:r>
      <w:r w:rsidRPr="003F2289">
        <w:t>https://multivix.edu.br/pesquisa-e-extensao/revista-cientifica-dimensao-academica/revista-cientifica-dimensao-academica-volume-01-numero-02-2016</w:t>
      </w:r>
      <w:r>
        <w:t>. Acesso em: 13 nov. 2021.</w:t>
      </w:r>
    </w:p>
    <w:p w14:paraId="2F35A511" w14:textId="77777777" w:rsidR="00FB2B42" w:rsidRDefault="00FB2B42" w:rsidP="00035957">
      <w:pPr>
        <w:pStyle w:val="TF-refernciasITEM"/>
      </w:pPr>
      <w:r>
        <w:t xml:space="preserve">OLIVEIRA, Fabiana </w:t>
      </w:r>
      <w:proofErr w:type="spellStart"/>
      <w:r>
        <w:t>Eni</w:t>
      </w:r>
      <w:proofErr w:type="spellEnd"/>
      <w:r>
        <w:t xml:space="preserve">; GOMES, Luana. </w:t>
      </w:r>
      <w:r>
        <w:rPr>
          <w:b/>
          <w:bCs/>
        </w:rPr>
        <w:t>Centro de abrigo para animais abandonados</w:t>
      </w:r>
      <w:r>
        <w:t xml:space="preserve">. UNIFACIG. Manhuaçu. 2019. Disponível em: </w:t>
      </w:r>
      <w:r w:rsidRPr="00D43A30">
        <w:t>http://pensaracademico.unifacig.edu.br/index.php/repositoriotcc/article/view/1592/1042</w:t>
      </w:r>
      <w:r>
        <w:t>. Acesso em: 13 nov. 2021.</w:t>
      </w:r>
    </w:p>
    <w:p w14:paraId="380A3AC5" w14:textId="77777777" w:rsidR="00FB2B42" w:rsidRDefault="00FB2B42" w:rsidP="00035957">
      <w:pPr>
        <w:pStyle w:val="TF-refernciasITEM"/>
      </w:pPr>
      <w:r>
        <w:t xml:space="preserve">OSÓRIO, Andréa. </w:t>
      </w:r>
      <w:r>
        <w:rPr>
          <w:b/>
          <w:bCs/>
        </w:rPr>
        <w:t xml:space="preserve">A cidade e os animais: </w:t>
      </w:r>
      <w:r w:rsidRPr="00554964">
        <w:t>da modernização</w:t>
      </w:r>
      <w:r>
        <w:t xml:space="preserve"> à posse responsável. Teoria e Sociedade, v.21, n. 1, p. 143-176. Belo Horizonte. 2013. Disponível em: </w:t>
      </w:r>
      <w:r w:rsidRPr="00082BA3">
        <w:t>https://www.academia.edu/12634794/A_cidade_e_os_animais_da_modernização_à_posse_responsável</w:t>
      </w:r>
      <w:r>
        <w:t>. Acesso em: 13 nov. 2021</w:t>
      </w:r>
    </w:p>
    <w:p w14:paraId="7B7D56E1" w14:textId="77777777" w:rsidR="00FB2B42" w:rsidRPr="00790C70" w:rsidRDefault="00FB2B42" w:rsidP="00035957">
      <w:pPr>
        <w:pStyle w:val="TF-refernciasITEM"/>
        <w:rPr>
          <w:color w:val="222222"/>
          <w:szCs w:val="24"/>
          <w:shd w:val="clear" w:color="auto" w:fill="FFFFFF"/>
        </w:rPr>
      </w:pPr>
      <w:r w:rsidRPr="0036503B">
        <w:rPr>
          <w:noProof/>
          <w:szCs w:val="24"/>
        </w:rPr>
        <w:t xml:space="preserve">PAIVA, M; MARQUES, E. Design Thinking como ferramenta para implantação de rotinas informatizadas no serviço público. In: Simpósio de Administração da Produção, Logistica e Operação Internacionais, Fundação Gestúlio Vargas, Rio de Janeiro, 2014. </w:t>
      </w:r>
      <w:r w:rsidRPr="0036503B">
        <w:rPr>
          <w:b/>
          <w:noProof/>
          <w:szCs w:val="24"/>
        </w:rPr>
        <w:t xml:space="preserve">Anais... </w:t>
      </w:r>
      <w:r w:rsidRPr="0036503B">
        <w:rPr>
          <w:noProof/>
          <w:szCs w:val="24"/>
        </w:rPr>
        <w:t>São Paulo: SIMPOI, 2014</w:t>
      </w:r>
      <w:r>
        <w:rPr>
          <w:color w:val="222222"/>
          <w:szCs w:val="24"/>
          <w:shd w:val="clear" w:color="auto" w:fill="FFFFFF"/>
        </w:rPr>
        <w:t>.</w:t>
      </w:r>
    </w:p>
    <w:p w14:paraId="127AE23D" w14:textId="77777777" w:rsidR="00FB2B42" w:rsidRPr="000E470B" w:rsidRDefault="00FB2B42" w:rsidP="00035957">
      <w:pPr>
        <w:pStyle w:val="TF-refernciasITEM"/>
        <w:rPr>
          <w:b/>
          <w:bCs/>
        </w:rPr>
      </w:pPr>
      <w:r w:rsidRPr="00856B8C">
        <w:t>PAULA, Danielly Ferreira Oliveira de. </w:t>
      </w:r>
      <w:proofErr w:type="spellStart"/>
      <w:r w:rsidRPr="00856B8C">
        <w:rPr>
          <w:b/>
          <w:bCs/>
        </w:rPr>
        <w:t>Model</w:t>
      </w:r>
      <w:proofErr w:type="spellEnd"/>
      <w:r w:rsidRPr="00856B8C">
        <w:rPr>
          <w:b/>
          <w:bCs/>
        </w:rPr>
        <w:t xml:space="preserve"> for </w:t>
      </w:r>
      <w:proofErr w:type="spellStart"/>
      <w:r w:rsidRPr="00856B8C">
        <w:rPr>
          <w:b/>
          <w:bCs/>
        </w:rPr>
        <w:t>the</w:t>
      </w:r>
      <w:proofErr w:type="spellEnd"/>
      <w:r w:rsidRPr="00856B8C">
        <w:rPr>
          <w:b/>
          <w:bCs/>
        </w:rPr>
        <w:t xml:space="preserve"> </w:t>
      </w:r>
      <w:proofErr w:type="spellStart"/>
      <w:r w:rsidRPr="00856B8C">
        <w:rPr>
          <w:b/>
          <w:bCs/>
        </w:rPr>
        <w:t>Innovation</w:t>
      </w:r>
      <w:proofErr w:type="spellEnd"/>
      <w:r w:rsidRPr="00856B8C">
        <w:rPr>
          <w:b/>
          <w:bCs/>
        </w:rPr>
        <w:t xml:space="preserve"> </w:t>
      </w:r>
      <w:proofErr w:type="spellStart"/>
      <w:r w:rsidRPr="00856B8C">
        <w:rPr>
          <w:b/>
          <w:bCs/>
        </w:rPr>
        <w:t>Teaching</w:t>
      </w:r>
      <w:proofErr w:type="spellEnd"/>
      <w:r w:rsidRPr="00856B8C">
        <w:rPr>
          <w:b/>
          <w:bCs/>
        </w:rPr>
        <w:t xml:space="preserve"> (</w:t>
      </w:r>
      <w:proofErr w:type="spellStart"/>
      <w:r w:rsidRPr="00856B8C">
        <w:rPr>
          <w:b/>
          <w:bCs/>
        </w:rPr>
        <w:t>MoIT</w:t>
      </w:r>
      <w:proofErr w:type="spellEnd"/>
      <w:r w:rsidRPr="00856B8C">
        <w:rPr>
          <w:b/>
          <w:bCs/>
        </w:rPr>
        <w:t xml:space="preserve">): </w:t>
      </w:r>
      <w:r w:rsidRPr="008D2E1A">
        <w:t xml:space="preserve">um modelo baseado em Design </w:t>
      </w:r>
      <w:proofErr w:type="spellStart"/>
      <w:r w:rsidRPr="008D2E1A">
        <w:t>Thinking</w:t>
      </w:r>
      <w:proofErr w:type="spellEnd"/>
      <w:r w:rsidRPr="008D2E1A">
        <w:t xml:space="preserve">, </w:t>
      </w:r>
      <w:proofErr w:type="spellStart"/>
      <w:r w:rsidRPr="008D2E1A">
        <w:t>Lean</w:t>
      </w:r>
      <w:proofErr w:type="spellEnd"/>
      <w:r w:rsidRPr="008D2E1A">
        <w:t xml:space="preserve"> Startup e Ágil para estudantes de graduação em computação.</w:t>
      </w:r>
      <w:r w:rsidRPr="00856B8C">
        <w:rPr>
          <w:b/>
          <w:bCs/>
        </w:rPr>
        <w:t> </w:t>
      </w:r>
      <w:r w:rsidRPr="00856B8C">
        <w:t xml:space="preserve">2015. 85 f. Dissertação (Mestrado) - Curso de Ciência da Computação, Ciência da Computação, Universidade Federal de Pernambuco, Recife, 2015. Disponível em: https://repositorio.ufpe.br/handle/123456789/15261. Acesso em: </w:t>
      </w:r>
      <w:r>
        <w:t>14</w:t>
      </w:r>
      <w:r w:rsidRPr="00856B8C">
        <w:t xml:space="preserve"> nov. </w:t>
      </w:r>
      <w:r>
        <w:t>2021</w:t>
      </w:r>
      <w:r w:rsidRPr="00856B8C">
        <w:t>.</w:t>
      </w:r>
    </w:p>
    <w:p w14:paraId="0F45F23D" w14:textId="77777777" w:rsidR="00FB2B42" w:rsidRDefault="00FB2B42" w:rsidP="00D86127">
      <w:pPr>
        <w:pStyle w:val="TF-refernciasITEM"/>
        <w:spacing w:after="0"/>
        <w:rPr>
          <w:noProof/>
          <w:szCs w:val="24"/>
        </w:rPr>
      </w:pPr>
      <w:r>
        <w:rPr>
          <w:noProof/>
          <w:szCs w:val="24"/>
        </w:rPr>
        <w:t>PIMENTEL, M.; GEROSA, M. A.; FILIPPO, D.; RAPOSO, A.; FUKS, H.; LUCENA,</w:t>
      </w:r>
    </w:p>
    <w:p w14:paraId="096ACADB" w14:textId="77777777" w:rsidR="00FB2B42" w:rsidRPr="002B19BF" w:rsidRDefault="00FB2B42" w:rsidP="00D86127">
      <w:pPr>
        <w:pStyle w:val="TF-refernciasITEM"/>
        <w:spacing w:after="0"/>
        <w:rPr>
          <w:b/>
          <w:bCs/>
          <w:noProof/>
          <w:szCs w:val="24"/>
        </w:rPr>
      </w:pPr>
      <w:r>
        <w:rPr>
          <w:noProof/>
          <w:szCs w:val="24"/>
        </w:rPr>
        <w:t xml:space="preserve">C.J.P. Modelo 3C de Colaboração no Desenvolvimento de Sistemas Colaborativos. </w:t>
      </w:r>
      <w:r w:rsidRPr="002B19BF">
        <w:rPr>
          <w:b/>
          <w:bCs/>
          <w:noProof/>
          <w:szCs w:val="24"/>
        </w:rPr>
        <w:t>Anais do</w:t>
      </w:r>
    </w:p>
    <w:p w14:paraId="60F4EBFA" w14:textId="77777777" w:rsidR="00FB2B42" w:rsidRDefault="00FB2B42" w:rsidP="00D86127">
      <w:pPr>
        <w:pStyle w:val="TF-refernciasITEM"/>
        <w:spacing w:after="0"/>
        <w:rPr>
          <w:noProof/>
          <w:szCs w:val="24"/>
        </w:rPr>
      </w:pPr>
      <w:r w:rsidRPr="002B19BF">
        <w:rPr>
          <w:b/>
          <w:bCs/>
          <w:noProof/>
          <w:szCs w:val="24"/>
        </w:rPr>
        <w:t>III Simpósio Brasileiro de Sistemas Colaborativos</w:t>
      </w:r>
      <w:r>
        <w:rPr>
          <w:noProof/>
          <w:szCs w:val="24"/>
        </w:rPr>
        <w:t>. Natal - RN, 20 a 22 de novembro de</w:t>
      </w:r>
    </w:p>
    <w:p w14:paraId="2F0DCD68" w14:textId="77777777" w:rsidR="00FB2B42" w:rsidRDefault="00FB2B42" w:rsidP="00D86127">
      <w:pPr>
        <w:pStyle w:val="TF-refernciasITEM"/>
        <w:rPr>
          <w:noProof/>
        </w:rPr>
      </w:pPr>
      <w:r>
        <w:rPr>
          <w:noProof/>
        </w:rPr>
        <w:t>2006. ISBN 85-7669-097-7. Porto Alegre: SBC, 2006, p. 58-67.</w:t>
      </w:r>
    </w:p>
    <w:p w14:paraId="3F8DE4B9" w14:textId="77777777" w:rsidR="00FB2B42" w:rsidRDefault="00FB2B42" w:rsidP="00D86127">
      <w:pPr>
        <w:pStyle w:val="TF-refernciasITEM"/>
        <w:rPr>
          <w:noProof/>
        </w:rPr>
      </w:pPr>
      <w:r>
        <w:rPr>
          <w:noProof/>
        </w:rPr>
        <w:t>PIMENTEL, Mariano; CARVALHO, Felipe da Silva Ponte de.</w:t>
      </w:r>
      <w:r w:rsidRPr="00BD44EE">
        <w:rPr>
          <w:b/>
          <w:bCs/>
          <w:noProof/>
        </w:rPr>
        <w:t>Aprendizagem online é em rede, colaborativa</w:t>
      </w:r>
      <w:r w:rsidRPr="00D74149">
        <w:rPr>
          <w:noProof/>
        </w:rPr>
        <w:t>: para o aluno não ficar estudando sozinho a distância</w:t>
      </w:r>
      <w:r>
        <w:rPr>
          <w:noProof/>
        </w:rPr>
        <w:t>. 2020</w:t>
      </w:r>
      <w:r w:rsidRPr="00D74149">
        <w:rPr>
          <w:noProof/>
        </w:rPr>
        <w:t xml:space="preserve">. Disponível em: http://horizontes.sbc.org.br/index.php/2020/06/aprendizagem-em-rede/. Acesso em: </w:t>
      </w:r>
      <w:r>
        <w:rPr>
          <w:noProof/>
        </w:rPr>
        <w:t xml:space="preserve">27 </w:t>
      </w:r>
      <w:r w:rsidRPr="00D74149">
        <w:rPr>
          <w:noProof/>
        </w:rPr>
        <w:t>nov. 2021.</w:t>
      </w:r>
    </w:p>
    <w:p w14:paraId="418C7429" w14:textId="77777777" w:rsidR="00FB2B42" w:rsidRDefault="00FB2B42" w:rsidP="00FC482D">
      <w:pPr>
        <w:pStyle w:val="TF-refernciasITEM"/>
      </w:pPr>
      <w:r>
        <w:t xml:space="preserve">SILVA FILHO, Gerson </w:t>
      </w:r>
      <w:proofErr w:type="spellStart"/>
      <w:r>
        <w:t>Luis</w:t>
      </w:r>
      <w:proofErr w:type="spellEnd"/>
      <w:r>
        <w:t xml:space="preserve"> Ferreira. </w:t>
      </w:r>
      <w:r>
        <w:rPr>
          <w:b/>
          <w:bCs/>
        </w:rPr>
        <w:t xml:space="preserve">Desenvolvimento de aplicativo para adoção de animais abandonados utilizando a linguagem de programação </w:t>
      </w:r>
      <w:proofErr w:type="spellStart"/>
      <w:r>
        <w:rPr>
          <w:b/>
          <w:bCs/>
        </w:rPr>
        <w:t>kotlin</w:t>
      </w:r>
      <w:proofErr w:type="spellEnd"/>
      <w:r>
        <w:rPr>
          <w:b/>
          <w:bCs/>
        </w:rPr>
        <w:t xml:space="preserve"> e programação reativa</w:t>
      </w:r>
      <w:r>
        <w:t>. 2017. 64 f. Trabalho de Conclusão de Curso (Bacharelado em Engenharia da Computação) – Departamentos Acadêmicos de Eletrônica e Informática, Universidade Tecnológica Federal do Paraná, Curitiba.</w:t>
      </w:r>
    </w:p>
    <w:p w14:paraId="44511266" w14:textId="77777777" w:rsidR="00FB2B42" w:rsidRPr="00303783" w:rsidRDefault="00FB2B42" w:rsidP="00FC482D">
      <w:pPr>
        <w:pStyle w:val="TF-refernciasITEM"/>
      </w:pPr>
      <w:r>
        <w:t xml:space="preserve">SOUZA, Felipe </w:t>
      </w:r>
      <w:proofErr w:type="spellStart"/>
      <w:r>
        <w:t>Pohl</w:t>
      </w:r>
      <w:proofErr w:type="spellEnd"/>
      <w:r>
        <w:t xml:space="preserve"> de. </w:t>
      </w:r>
      <w:r>
        <w:rPr>
          <w:b/>
          <w:bCs/>
        </w:rPr>
        <w:t>Guia técnico para construção e manutenção de abrigos e canis</w:t>
      </w:r>
      <w:r>
        <w:t xml:space="preserve">. [Paraná], 2016. Disponível em: </w:t>
      </w:r>
      <w:r w:rsidRPr="00897F9A">
        <w:t>https://www.crmv-pr.org.br/uploads/publicacao/arquivos/Guia-Canil-e-Abrigo.pdf</w:t>
      </w:r>
      <w:r>
        <w:t>. Acesso em: 22 set. 2021.</w:t>
      </w:r>
    </w:p>
    <w:p w14:paraId="753BB429" w14:textId="77777777" w:rsidR="00FB2B42" w:rsidRDefault="00FB2B42" w:rsidP="00FC482D">
      <w:pPr>
        <w:pStyle w:val="TF-refernciasITEM"/>
      </w:pPr>
      <w:r>
        <w:t xml:space="preserve">SOUZA, Mariângela Freitas de Almeida e; GARCIA, Rita; CALDERÓN, Nestor; GREGOR, Elizabeth Mac. Bem-estar animal em abrigos de cães e gatos. </w:t>
      </w:r>
      <w:r w:rsidRPr="00BB6C23">
        <w:rPr>
          <w:b/>
          <w:bCs/>
        </w:rPr>
        <w:t>In: FÓRUM NACIONAL DE PROTEÇÃO E DEFESA ANIMAL.</w:t>
      </w:r>
      <w:r>
        <w:t xml:space="preserve"> UFPR, 2018.</w:t>
      </w:r>
    </w:p>
    <w:p w14:paraId="0E7B7252" w14:textId="77777777" w:rsidR="00FB2B42" w:rsidRDefault="00FB2B42" w:rsidP="001B0B60">
      <w:pPr>
        <w:pStyle w:val="TF-xAvalTTULO"/>
      </w:pPr>
      <w:r>
        <w:rPr>
          <w:b/>
        </w:rPr>
        <w:br w:type="page"/>
      </w:r>
      <w:r w:rsidRPr="00340EA0">
        <w:lastRenderedPageBreak/>
        <w:t>FORMULÁRIO  DE  avaliação</w:t>
      </w:r>
      <w:r>
        <w:t xml:space="preserve"> SIS Acadêmico</w:t>
      </w:r>
    </w:p>
    <w:p w14:paraId="30DD7D25" w14:textId="77777777" w:rsidR="00FB2B42" w:rsidRDefault="00FB2B42" w:rsidP="001B0B60">
      <w:pPr>
        <w:pStyle w:val="TF-xAvalTTULO"/>
      </w:pPr>
      <w:r>
        <w:t>P</w:t>
      </w:r>
      <w:r w:rsidRPr="00340EA0">
        <w:t>ROFESSOR TCC I</w:t>
      </w:r>
      <w:r>
        <w:t xml:space="preserve"> – projeto</w:t>
      </w:r>
    </w:p>
    <w:p w14:paraId="3C16C79D" w14:textId="77777777" w:rsidR="00FB2B42" w:rsidRDefault="00FB2B42" w:rsidP="001B0B60">
      <w:pPr>
        <w:pStyle w:val="TF-xAvalLINHA"/>
      </w:pPr>
      <w:r w:rsidRPr="00320BFA">
        <w:t>Avaliador(a):</w:t>
      </w:r>
      <w:r w:rsidRPr="00320BFA">
        <w:tab/>
      </w:r>
      <w:r>
        <w:t>Dalton Solano dos Reis</w:t>
      </w:r>
    </w:p>
    <w:p w14:paraId="50F49D56" w14:textId="77777777" w:rsidR="00FB2B42" w:rsidRPr="00320BFA" w:rsidRDefault="00FB2B42" w:rsidP="001B0B60">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232"/>
        <w:gridCol w:w="483"/>
        <w:gridCol w:w="487"/>
        <w:gridCol w:w="480"/>
      </w:tblGrid>
      <w:tr w:rsidR="00FB2B42" w:rsidRPr="00320BFA" w14:paraId="52D8DF88" w14:textId="77777777" w:rsidTr="007B647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344DB23" w14:textId="77777777" w:rsidR="00FB2B42" w:rsidRPr="00320BFA" w:rsidRDefault="00FB2B42" w:rsidP="007B647C">
            <w:pPr>
              <w:pStyle w:val="TF-xAvalITEMTABELA"/>
            </w:pPr>
            <w:r w:rsidRPr="00320BFA">
              <w:t>ASPECTOS   AVALIADOS</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1397A0F7" w14:textId="77777777" w:rsidR="00FB2B42" w:rsidRPr="00320BFA" w:rsidRDefault="00FB2B42" w:rsidP="007B647C">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3B06CFA4" w14:textId="77777777" w:rsidR="00FB2B42" w:rsidRPr="00320BFA" w:rsidRDefault="00FB2B42" w:rsidP="007B647C">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0F588AFE" w14:textId="77777777" w:rsidR="00FB2B42" w:rsidRPr="00320BFA" w:rsidRDefault="00FB2B42" w:rsidP="007B647C">
            <w:pPr>
              <w:pStyle w:val="TF-xAvalITEMTABELA"/>
            </w:pPr>
            <w:r w:rsidRPr="00320BFA">
              <w:t>não atende</w:t>
            </w:r>
          </w:p>
        </w:tc>
      </w:tr>
      <w:tr w:rsidR="00FB2B42" w:rsidRPr="00320BFA" w14:paraId="61D885BD" w14:textId="77777777" w:rsidTr="007B647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5043327" w14:textId="77777777" w:rsidR="00FB2B42" w:rsidRPr="00320BFA" w:rsidRDefault="00FB2B42" w:rsidP="007B647C">
            <w:pPr>
              <w:pStyle w:val="TF-xAvalITEMTABELA"/>
            </w:pPr>
            <w:r w:rsidRPr="00934A37">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6D2B5BB2" w14:textId="77777777" w:rsidR="00FB2B42" w:rsidRPr="00320BFA" w:rsidRDefault="00FB2B42" w:rsidP="00FB2B42">
            <w:pPr>
              <w:pStyle w:val="TF-xAvalITEM"/>
              <w:numPr>
                <w:ilvl w:val="0"/>
                <w:numId w:val="25"/>
              </w:numPr>
            </w:pPr>
            <w:r w:rsidRPr="00320BFA">
              <w:t>INTRODUÇÃO</w:t>
            </w:r>
          </w:p>
          <w:p w14:paraId="3369B786" w14:textId="77777777" w:rsidR="00FB2B42" w:rsidRPr="00320BFA" w:rsidRDefault="00FB2B42" w:rsidP="007B647C">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79B24CE5" w14:textId="77777777" w:rsidR="00FB2B42" w:rsidRPr="00320BFA" w:rsidRDefault="00FB2B42" w:rsidP="007B647C">
            <w:pPr>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483CD664" w14:textId="77777777" w:rsidR="00FB2B42" w:rsidRPr="00320BFA" w:rsidRDefault="00FB2B42" w:rsidP="007B647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0F99511" w14:textId="77777777" w:rsidR="00FB2B42" w:rsidRPr="00320BFA" w:rsidRDefault="00FB2B42" w:rsidP="007B647C">
            <w:pPr>
              <w:ind w:left="709" w:hanging="709"/>
              <w:jc w:val="center"/>
              <w:rPr>
                <w:sz w:val="18"/>
              </w:rPr>
            </w:pPr>
          </w:p>
        </w:tc>
      </w:tr>
      <w:tr w:rsidR="00FB2B42" w:rsidRPr="00320BFA" w14:paraId="53D12D4E" w14:textId="77777777" w:rsidTr="007B647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A8F9853"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1D37AE1" w14:textId="77777777" w:rsidR="00FB2B42" w:rsidRPr="00320BFA" w:rsidRDefault="00FB2B42" w:rsidP="007B647C">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291DAB3C"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23ED7B1"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FE5894C" w14:textId="77777777" w:rsidR="00FB2B42" w:rsidRPr="00320BFA" w:rsidRDefault="00FB2B42" w:rsidP="007B647C">
            <w:pPr>
              <w:ind w:left="709" w:hanging="709"/>
              <w:jc w:val="center"/>
              <w:rPr>
                <w:sz w:val="18"/>
              </w:rPr>
            </w:pPr>
          </w:p>
        </w:tc>
      </w:tr>
      <w:tr w:rsidR="00FB2B42" w:rsidRPr="00320BFA" w14:paraId="0204B81B" w14:textId="77777777" w:rsidTr="007B647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AC3FD8D"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BE2D97F" w14:textId="77777777" w:rsidR="00FB2B42" w:rsidRPr="00320BFA" w:rsidRDefault="00FB2B42" w:rsidP="00FB2B42">
            <w:pPr>
              <w:pStyle w:val="TF-xAvalITEM"/>
              <w:numPr>
                <w:ilvl w:val="0"/>
                <w:numId w:val="10"/>
              </w:numPr>
            </w:pPr>
            <w:r w:rsidRPr="00320BFA">
              <w:t>OBJETIVOS</w:t>
            </w:r>
          </w:p>
          <w:p w14:paraId="78BEBDB7" w14:textId="77777777" w:rsidR="00FB2B42" w:rsidRPr="00320BFA" w:rsidRDefault="00FB2B42" w:rsidP="007B647C">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48811AED"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BF2E345"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0059A7E" w14:textId="77777777" w:rsidR="00FB2B42" w:rsidRPr="00320BFA" w:rsidRDefault="00FB2B42" w:rsidP="007B647C">
            <w:pPr>
              <w:ind w:left="709" w:hanging="709"/>
              <w:jc w:val="center"/>
              <w:rPr>
                <w:sz w:val="18"/>
              </w:rPr>
            </w:pPr>
          </w:p>
        </w:tc>
      </w:tr>
      <w:tr w:rsidR="00FB2B42" w:rsidRPr="00320BFA" w14:paraId="4401DEB7" w14:textId="77777777" w:rsidTr="007B647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A179F9B"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752AED7" w14:textId="77777777" w:rsidR="00FB2B42" w:rsidRPr="00320BFA" w:rsidRDefault="00FB2B42" w:rsidP="007B647C">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4A0A3B0C"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5881AD2"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179AD80" w14:textId="77777777" w:rsidR="00FB2B42" w:rsidRPr="00320BFA" w:rsidRDefault="00FB2B42" w:rsidP="007B647C">
            <w:pPr>
              <w:ind w:left="709" w:hanging="709"/>
              <w:jc w:val="center"/>
              <w:rPr>
                <w:sz w:val="18"/>
              </w:rPr>
            </w:pPr>
          </w:p>
        </w:tc>
      </w:tr>
      <w:tr w:rsidR="00FB2B42" w:rsidRPr="00320BFA" w14:paraId="59FFBE1A" w14:textId="77777777" w:rsidTr="007B647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6C9FCCE"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DF43B02" w14:textId="77777777" w:rsidR="00FB2B42" w:rsidRPr="00320BFA" w:rsidRDefault="00FB2B42" w:rsidP="00FB2B42">
            <w:pPr>
              <w:pStyle w:val="TF-xAvalITEM"/>
              <w:numPr>
                <w:ilvl w:val="0"/>
                <w:numId w:val="10"/>
              </w:numPr>
            </w:pPr>
            <w:r w:rsidRPr="00320BFA">
              <w:t>TRABALHOS CORRELATOS</w:t>
            </w:r>
          </w:p>
          <w:p w14:paraId="7D88A333" w14:textId="77777777" w:rsidR="00FB2B42" w:rsidRPr="00320BFA" w:rsidRDefault="00FB2B42" w:rsidP="007B647C">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7DE9D5CF"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EBC50D3"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9757469" w14:textId="77777777" w:rsidR="00FB2B42" w:rsidRPr="00320BFA" w:rsidRDefault="00FB2B42" w:rsidP="007B647C">
            <w:pPr>
              <w:ind w:left="709" w:hanging="709"/>
              <w:jc w:val="center"/>
              <w:rPr>
                <w:sz w:val="18"/>
              </w:rPr>
            </w:pPr>
          </w:p>
        </w:tc>
      </w:tr>
      <w:tr w:rsidR="00FB2B42" w:rsidRPr="00320BFA" w14:paraId="20AD59DA" w14:textId="77777777" w:rsidTr="007B647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32CE31B"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C115FB9" w14:textId="77777777" w:rsidR="00FB2B42" w:rsidRPr="00320BFA" w:rsidRDefault="00FB2B42" w:rsidP="00FB2B42">
            <w:pPr>
              <w:pStyle w:val="TF-xAvalITEM"/>
              <w:numPr>
                <w:ilvl w:val="0"/>
                <w:numId w:val="10"/>
              </w:numPr>
            </w:pPr>
            <w:r w:rsidRPr="00320BFA">
              <w:t>JUSTIFICATIVA</w:t>
            </w:r>
          </w:p>
          <w:p w14:paraId="3191F8AD" w14:textId="77777777" w:rsidR="00FB2B42" w:rsidRPr="00320BFA" w:rsidRDefault="00FB2B42" w:rsidP="007B647C">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47FDCEBA"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EF09327"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E4A3A5A" w14:textId="77777777" w:rsidR="00FB2B42" w:rsidRPr="00320BFA" w:rsidRDefault="00FB2B42" w:rsidP="007B647C">
            <w:pPr>
              <w:ind w:left="709" w:hanging="709"/>
              <w:jc w:val="center"/>
              <w:rPr>
                <w:sz w:val="18"/>
              </w:rPr>
            </w:pPr>
          </w:p>
        </w:tc>
      </w:tr>
      <w:tr w:rsidR="00FB2B42" w:rsidRPr="00320BFA" w14:paraId="00FB865C" w14:textId="77777777" w:rsidTr="007B647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55CBACA"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176B2DF" w14:textId="77777777" w:rsidR="00FB2B42" w:rsidRPr="00320BFA" w:rsidRDefault="00FB2B42" w:rsidP="007B647C">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01B8E68A"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2D70E139"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E7D1E2D" w14:textId="77777777" w:rsidR="00FB2B42" w:rsidRPr="00320BFA" w:rsidRDefault="00FB2B42" w:rsidP="007B647C">
            <w:pPr>
              <w:ind w:left="709" w:hanging="709"/>
              <w:jc w:val="center"/>
              <w:rPr>
                <w:sz w:val="18"/>
              </w:rPr>
            </w:pPr>
          </w:p>
        </w:tc>
      </w:tr>
      <w:tr w:rsidR="00FB2B42" w:rsidRPr="00320BFA" w14:paraId="4A4DFAAA" w14:textId="77777777" w:rsidTr="007B647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C5E1B03"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13F26A5" w14:textId="77777777" w:rsidR="00FB2B42" w:rsidRPr="00320BFA" w:rsidRDefault="00FB2B42" w:rsidP="007B647C">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7EBA641A"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F9F2352"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71ACD98" w14:textId="77777777" w:rsidR="00FB2B42" w:rsidRPr="00320BFA" w:rsidRDefault="00FB2B42" w:rsidP="007B647C">
            <w:pPr>
              <w:ind w:left="709" w:hanging="709"/>
              <w:jc w:val="center"/>
              <w:rPr>
                <w:sz w:val="18"/>
              </w:rPr>
            </w:pPr>
          </w:p>
        </w:tc>
      </w:tr>
      <w:tr w:rsidR="00FB2B42" w:rsidRPr="00320BFA" w14:paraId="203AEADC" w14:textId="77777777" w:rsidTr="007B647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96194F"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555C577" w14:textId="77777777" w:rsidR="00FB2B42" w:rsidRPr="00320BFA" w:rsidRDefault="00FB2B42" w:rsidP="00FB2B42">
            <w:pPr>
              <w:pStyle w:val="TF-xAvalITEM"/>
              <w:numPr>
                <w:ilvl w:val="0"/>
                <w:numId w:val="10"/>
              </w:numPr>
            </w:pPr>
            <w:r w:rsidRPr="00320BFA">
              <w:t>REQUISITOS PRINCIPAIS DO PROBLEMA A SER TRABALHADO</w:t>
            </w:r>
          </w:p>
          <w:p w14:paraId="168530F0" w14:textId="77777777" w:rsidR="00FB2B42" w:rsidRPr="00320BFA" w:rsidRDefault="00FB2B42" w:rsidP="007B647C">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0EB31E57"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89F9719"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D7442FE" w14:textId="77777777" w:rsidR="00FB2B42" w:rsidRPr="00320BFA" w:rsidRDefault="00FB2B42" w:rsidP="007B647C">
            <w:pPr>
              <w:ind w:left="709" w:hanging="709"/>
              <w:jc w:val="center"/>
              <w:rPr>
                <w:sz w:val="18"/>
              </w:rPr>
            </w:pPr>
          </w:p>
        </w:tc>
      </w:tr>
      <w:tr w:rsidR="00FB2B42" w:rsidRPr="00320BFA" w14:paraId="19CE35CD" w14:textId="77777777" w:rsidTr="007B647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F50B2A5"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5E22AAD" w14:textId="77777777" w:rsidR="00FB2B42" w:rsidRPr="00320BFA" w:rsidRDefault="00FB2B42" w:rsidP="00FB2B42">
            <w:pPr>
              <w:pStyle w:val="TF-xAvalITEM"/>
              <w:numPr>
                <w:ilvl w:val="0"/>
                <w:numId w:val="10"/>
              </w:numPr>
            </w:pPr>
            <w:r w:rsidRPr="00320BFA">
              <w:t>METODOLOGIA</w:t>
            </w:r>
          </w:p>
          <w:p w14:paraId="708BF44E" w14:textId="77777777" w:rsidR="00FB2B42" w:rsidRPr="00320BFA" w:rsidRDefault="00FB2B42" w:rsidP="007B647C">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4283CC9"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6B0CCF3"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7B36FA0" w14:textId="77777777" w:rsidR="00FB2B42" w:rsidRPr="00320BFA" w:rsidRDefault="00FB2B42" w:rsidP="007B647C">
            <w:pPr>
              <w:ind w:left="709" w:hanging="709"/>
              <w:jc w:val="center"/>
              <w:rPr>
                <w:sz w:val="18"/>
              </w:rPr>
            </w:pPr>
          </w:p>
        </w:tc>
      </w:tr>
      <w:tr w:rsidR="00FB2B42" w:rsidRPr="00320BFA" w14:paraId="5189F8BB" w14:textId="77777777" w:rsidTr="007B647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6F2C9CC"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B346628" w14:textId="77777777" w:rsidR="00FB2B42" w:rsidRPr="00320BFA" w:rsidRDefault="00FB2B42" w:rsidP="007B647C">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243FFE93"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6161290"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7D2EAE3" w14:textId="77777777" w:rsidR="00FB2B42" w:rsidRPr="00320BFA" w:rsidRDefault="00FB2B42" w:rsidP="007B647C">
            <w:pPr>
              <w:ind w:left="709" w:hanging="709"/>
              <w:jc w:val="center"/>
              <w:rPr>
                <w:sz w:val="18"/>
              </w:rPr>
            </w:pPr>
          </w:p>
        </w:tc>
      </w:tr>
      <w:tr w:rsidR="00FB2B42" w:rsidRPr="00320BFA" w14:paraId="58067B24" w14:textId="77777777" w:rsidTr="007B647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517F7D9"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38C1878" w14:textId="77777777" w:rsidR="00FB2B42" w:rsidRPr="00320BFA" w:rsidRDefault="00FB2B42" w:rsidP="00FB2B42">
            <w:pPr>
              <w:pStyle w:val="TF-xAvalITEM"/>
              <w:numPr>
                <w:ilvl w:val="0"/>
                <w:numId w:val="10"/>
              </w:numPr>
            </w:pPr>
            <w:r w:rsidRPr="00320BFA">
              <w:t>REVISÃO BIBLIOGRÁFICA</w:t>
            </w:r>
            <w:r>
              <w:t xml:space="preserve"> (atenção para a diferença de conteúdo entre projeto e pré-projeto)</w:t>
            </w:r>
          </w:p>
          <w:p w14:paraId="6093AF39" w14:textId="77777777" w:rsidR="00FB2B42" w:rsidRPr="00320BFA" w:rsidRDefault="00FB2B42" w:rsidP="007B647C">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1CB612D3"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FFCD876"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208D5FF" w14:textId="77777777" w:rsidR="00FB2B42" w:rsidRPr="00320BFA" w:rsidRDefault="00FB2B42" w:rsidP="007B647C">
            <w:pPr>
              <w:ind w:left="709" w:hanging="709"/>
              <w:jc w:val="center"/>
              <w:rPr>
                <w:sz w:val="18"/>
              </w:rPr>
            </w:pPr>
          </w:p>
        </w:tc>
      </w:tr>
      <w:tr w:rsidR="00FB2B42" w:rsidRPr="00320BFA" w14:paraId="327E1116" w14:textId="77777777" w:rsidTr="007B647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AEF650" w14:textId="77777777" w:rsidR="00FB2B42" w:rsidRPr="00320BFA" w:rsidRDefault="00FB2B42" w:rsidP="007B647C">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22C138F" w14:textId="77777777" w:rsidR="00FB2B42" w:rsidRPr="00320BFA" w:rsidRDefault="00FB2B42" w:rsidP="007B647C">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7FF72D23"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488B8FE6"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D1C51E2" w14:textId="77777777" w:rsidR="00FB2B42" w:rsidRPr="00320BFA" w:rsidRDefault="00FB2B42" w:rsidP="007B647C">
            <w:pPr>
              <w:ind w:left="709" w:hanging="709"/>
              <w:jc w:val="center"/>
              <w:rPr>
                <w:sz w:val="18"/>
              </w:rPr>
            </w:pPr>
          </w:p>
        </w:tc>
      </w:tr>
      <w:tr w:rsidR="00FB2B42" w:rsidRPr="00320BFA" w14:paraId="49F8736C" w14:textId="77777777" w:rsidTr="007B647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962457F" w14:textId="77777777" w:rsidR="00FB2B42" w:rsidRPr="00320BFA" w:rsidRDefault="00FB2B42" w:rsidP="007B647C">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3A10DE12" w14:textId="77777777" w:rsidR="00FB2B42" w:rsidRPr="00320BFA" w:rsidRDefault="00FB2B42" w:rsidP="00FB2B42">
            <w:pPr>
              <w:pStyle w:val="TF-xAvalITEM"/>
              <w:numPr>
                <w:ilvl w:val="0"/>
                <w:numId w:val="10"/>
              </w:numPr>
            </w:pPr>
            <w:r w:rsidRPr="00320BFA">
              <w:t>LINGUAGEM USADA (redação)</w:t>
            </w:r>
          </w:p>
          <w:p w14:paraId="34243693" w14:textId="77777777" w:rsidR="00FB2B42" w:rsidRPr="00320BFA" w:rsidRDefault="00FB2B42" w:rsidP="007B647C">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6C4E7DAA" w14:textId="77777777" w:rsidR="00FB2B42" w:rsidRPr="00320BFA" w:rsidRDefault="00FB2B42" w:rsidP="007B647C">
            <w:pPr>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1A37E1EA" w14:textId="77777777" w:rsidR="00FB2B42" w:rsidRPr="00320BFA" w:rsidRDefault="00FB2B42" w:rsidP="007B647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CE28AEC" w14:textId="77777777" w:rsidR="00FB2B42" w:rsidRPr="00320BFA" w:rsidRDefault="00FB2B42" w:rsidP="007B647C">
            <w:pPr>
              <w:ind w:left="709" w:hanging="709"/>
              <w:jc w:val="center"/>
              <w:rPr>
                <w:sz w:val="18"/>
              </w:rPr>
            </w:pPr>
          </w:p>
        </w:tc>
      </w:tr>
      <w:tr w:rsidR="00FB2B42" w:rsidRPr="00320BFA" w14:paraId="3A312CE4" w14:textId="77777777" w:rsidTr="007B647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B70E175"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4861C93" w14:textId="77777777" w:rsidR="00FB2B42" w:rsidRPr="00320BFA" w:rsidRDefault="00FB2B42" w:rsidP="007B647C">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7802E96C"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22C1D304"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0C900D2" w14:textId="77777777" w:rsidR="00FB2B42" w:rsidRPr="00320BFA" w:rsidRDefault="00FB2B42" w:rsidP="007B647C">
            <w:pPr>
              <w:ind w:left="709" w:hanging="709"/>
              <w:jc w:val="center"/>
              <w:rPr>
                <w:sz w:val="18"/>
              </w:rPr>
            </w:pPr>
          </w:p>
        </w:tc>
      </w:tr>
      <w:tr w:rsidR="00FB2B42" w:rsidRPr="00320BFA" w14:paraId="3D891EC2" w14:textId="77777777" w:rsidTr="007B647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93EDF1"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51BDD97" w14:textId="77777777" w:rsidR="00FB2B42" w:rsidRPr="00320BFA" w:rsidRDefault="00FB2B42" w:rsidP="00FB2B42">
            <w:pPr>
              <w:pStyle w:val="TF-xAvalITEM"/>
              <w:numPr>
                <w:ilvl w:val="0"/>
                <w:numId w:val="10"/>
              </w:numPr>
            </w:pPr>
            <w:r w:rsidRPr="00320BFA">
              <w:t>ORGANIZAÇÃO E APRESENTAÇÃO GRÁFICA DO TEXTO</w:t>
            </w:r>
          </w:p>
          <w:p w14:paraId="5910B5AF" w14:textId="77777777" w:rsidR="00FB2B42" w:rsidRPr="00320BFA" w:rsidRDefault="00FB2B42" w:rsidP="007B647C">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7116CD84"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2D74415"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75B884F" w14:textId="77777777" w:rsidR="00FB2B42" w:rsidRPr="00320BFA" w:rsidRDefault="00FB2B42" w:rsidP="007B647C">
            <w:pPr>
              <w:ind w:left="709" w:hanging="709"/>
              <w:jc w:val="center"/>
              <w:rPr>
                <w:sz w:val="18"/>
              </w:rPr>
            </w:pPr>
          </w:p>
        </w:tc>
      </w:tr>
      <w:tr w:rsidR="00FB2B42" w:rsidRPr="00320BFA" w14:paraId="69D9B736" w14:textId="77777777" w:rsidTr="007B647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06DCD12"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F610827" w14:textId="77777777" w:rsidR="00FB2B42" w:rsidRPr="00320BFA" w:rsidRDefault="00FB2B42" w:rsidP="00FB2B42">
            <w:pPr>
              <w:pStyle w:val="TF-xAvalITEM"/>
              <w:numPr>
                <w:ilvl w:val="0"/>
                <w:numId w:val="10"/>
              </w:numPr>
            </w:pPr>
            <w:r w:rsidRPr="00320BFA">
              <w:t>ILUSTRAÇÕES (figuras, quadros, tabelas)</w:t>
            </w:r>
          </w:p>
          <w:p w14:paraId="6882871F" w14:textId="77777777" w:rsidR="00FB2B42" w:rsidRPr="00320BFA" w:rsidRDefault="00FB2B42" w:rsidP="007B647C">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7286B0FC" w14:textId="77777777" w:rsidR="00FB2B42" w:rsidRPr="00320BFA" w:rsidRDefault="00FB2B42" w:rsidP="007B647C">
            <w:pPr>
              <w:spacing w:before="80" w:after="8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440B600" w14:textId="77777777" w:rsidR="00FB2B42" w:rsidRPr="00320BFA" w:rsidRDefault="00FB2B42" w:rsidP="007B647C">
            <w:pPr>
              <w:spacing w:before="80" w:after="8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92DA9E" w14:textId="77777777" w:rsidR="00FB2B42" w:rsidRPr="00320BFA" w:rsidRDefault="00FB2B42" w:rsidP="007B647C">
            <w:pPr>
              <w:spacing w:before="80" w:after="80"/>
              <w:ind w:left="709" w:hanging="709"/>
              <w:jc w:val="center"/>
              <w:rPr>
                <w:sz w:val="18"/>
              </w:rPr>
            </w:pPr>
          </w:p>
        </w:tc>
      </w:tr>
      <w:tr w:rsidR="00FB2B42" w:rsidRPr="00320BFA" w14:paraId="351B45B1" w14:textId="77777777" w:rsidTr="007B647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0568E52"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39EDBB8" w14:textId="77777777" w:rsidR="00FB2B42" w:rsidRPr="00320BFA" w:rsidRDefault="00FB2B42" w:rsidP="00FB2B42">
            <w:pPr>
              <w:pStyle w:val="TF-xAvalITEM"/>
              <w:numPr>
                <w:ilvl w:val="0"/>
                <w:numId w:val="10"/>
              </w:numPr>
            </w:pPr>
            <w:r w:rsidRPr="00320BFA">
              <w:t>REFERÊNCIAS E CITAÇÕES</w:t>
            </w:r>
          </w:p>
          <w:p w14:paraId="30600C51" w14:textId="77777777" w:rsidR="00FB2B42" w:rsidRPr="00320BFA" w:rsidRDefault="00FB2B42" w:rsidP="007B647C">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6FC55D9C"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1A50FE1"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45ED4ED" w14:textId="77777777" w:rsidR="00FB2B42" w:rsidRPr="00320BFA" w:rsidRDefault="00FB2B42" w:rsidP="007B647C">
            <w:pPr>
              <w:ind w:left="709" w:hanging="709"/>
              <w:jc w:val="center"/>
              <w:rPr>
                <w:sz w:val="18"/>
              </w:rPr>
            </w:pPr>
          </w:p>
        </w:tc>
      </w:tr>
      <w:tr w:rsidR="00FB2B42" w:rsidRPr="00320BFA" w14:paraId="262AF032" w14:textId="77777777" w:rsidTr="007B647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4D621D" w14:textId="77777777" w:rsidR="00FB2B42" w:rsidRPr="00320BFA" w:rsidRDefault="00FB2B42" w:rsidP="007B647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DB9EDAF" w14:textId="77777777" w:rsidR="00FB2B42" w:rsidRPr="00320BFA" w:rsidRDefault="00FB2B42" w:rsidP="007B647C">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00E0071A"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2D7D3096"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BDB08D" w14:textId="77777777" w:rsidR="00FB2B42" w:rsidRPr="00320BFA" w:rsidRDefault="00FB2B42" w:rsidP="007B647C">
            <w:pPr>
              <w:ind w:left="709" w:hanging="709"/>
              <w:jc w:val="center"/>
              <w:rPr>
                <w:sz w:val="18"/>
              </w:rPr>
            </w:pPr>
          </w:p>
        </w:tc>
      </w:tr>
      <w:tr w:rsidR="00FB2B42" w:rsidRPr="00320BFA" w14:paraId="6F2B45EF" w14:textId="77777777" w:rsidTr="007B647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84D7D96" w14:textId="77777777" w:rsidR="00FB2B42" w:rsidRPr="00320BFA" w:rsidRDefault="00FB2B42" w:rsidP="007B647C">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2FD7D203" w14:textId="77777777" w:rsidR="00FB2B42" w:rsidRPr="00320BFA" w:rsidRDefault="00FB2B42" w:rsidP="007B647C">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05A093DC" w14:textId="77777777" w:rsidR="00FB2B42" w:rsidRPr="00320BFA" w:rsidRDefault="00FB2B42" w:rsidP="007B647C">
            <w:pPr>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7C551F6F" w14:textId="77777777" w:rsidR="00FB2B42" w:rsidRPr="00320BFA" w:rsidRDefault="00FB2B42" w:rsidP="007B647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8A3CE39" w14:textId="77777777" w:rsidR="00FB2B42" w:rsidRPr="00320BFA" w:rsidRDefault="00FB2B42" w:rsidP="007B647C">
            <w:pPr>
              <w:ind w:left="709" w:hanging="709"/>
              <w:jc w:val="center"/>
              <w:rPr>
                <w:sz w:val="18"/>
              </w:rPr>
            </w:pPr>
          </w:p>
        </w:tc>
      </w:tr>
    </w:tbl>
    <w:p w14:paraId="6A26CADF" w14:textId="77777777" w:rsidR="00FB2B42" w:rsidRPr="003F5F25" w:rsidRDefault="00FB2B42" w:rsidP="001B0B60">
      <w:pPr>
        <w:pStyle w:val="TF-xAvalTTULO"/>
        <w:jc w:val="left"/>
        <w:rPr>
          <w:b/>
        </w:rPr>
      </w:pP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FB2B42" w:rsidRPr="0000224C" w14:paraId="61DE128A" w14:textId="77777777" w:rsidTr="007B647C">
        <w:trPr>
          <w:cantSplit/>
          <w:jc w:val="center"/>
        </w:trPr>
        <w:tc>
          <w:tcPr>
            <w:tcW w:w="9163" w:type="dxa"/>
            <w:gridSpan w:val="3"/>
            <w:tcBorders>
              <w:top w:val="single" w:sz="12" w:space="0" w:color="auto"/>
              <w:left w:val="single" w:sz="12" w:space="0" w:color="auto"/>
              <w:bottom w:val="nil"/>
              <w:right w:val="single" w:sz="12" w:space="0" w:color="auto"/>
            </w:tcBorders>
            <w:hideMark/>
          </w:tcPr>
          <w:p w14:paraId="6D41C053" w14:textId="77777777" w:rsidR="00FB2B42" w:rsidRPr="0000224C" w:rsidRDefault="00FB2B42" w:rsidP="007B647C">
            <w:pPr>
              <w:spacing w:before="60"/>
              <w:jc w:val="both"/>
              <w:rPr>
                <w:sz w:val="18"/>
              </w:rPr>
            </w:pPr>
            <w:r w:rsidRPr="0000224C">
              <w:rPr>
                <w:sz w:val="18"/>
              </w:rPr>
              <w:t>O projeto de TCC ser</w:t>
            </w:r>
            <w:r>
              <w:rPr>
                <w:sz w:val="18"/>
              </w:rPr>
              <w:t xml:space="preserve"> </w:t>
            </w:r>
            <w:r w:rsidRPr="0000224C">
              <w:rPr>
                <w:sz w:val="18"/>
              </w:rPr>
              <w:t>deverá ser revisado, isto é, necessita de complementação, se:</w:t>
            </w:r>
          </w:p>
          <w:p w14:paraId="0E7C1EE6" w14:textId="77777777" w:rsidR="00FB2B42" w:rsidRPr="0000224C" w:rsidRDefault="00FB2B42" w:rsidP="00FB2B42">
            <w:pPr>
              <w:numPr>
                <w:ilvl w:val="0"/>
                <w:numId w:val="13"/>
              </w:numPr>
              <w:ind w:left="357" w:hanging="357"/>
              <w:jc w:val="both"/>
              <w:rPr>
                <w:sz w:val="18"/>
              </w:rPr>
            </w:pPr>
            <w:r w:rsidRPr="0000224C">
              <w:rPr>
                <w:sz w:val="18"/>
              </w:rPr>
              <w:t>qualquer um dos itens tiver resposta NÃO ATENDE;</w:t>
            </w:r>
          </w:p>
          <w:p w14:paraId="4ABA2303" w14:textId="77777777" w:rsidR="00FB2B42" w:rsidRPr="0000224C" w:rsidRDefault="00FB2B42" w:rsidP="00FB2B42">
            <w:pPr>
              <w:numPr>
                <w:ilvl w:val="0"/>
                <w:numId w:val="13"/>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FB2B42" w:rsidRPr="0000224C" w14:paraId="2B6E52F5" w14:textId="77777777" w:rsidTr="007B647C">
        <w:trPr>
          <w:cantSplit/>
          <w:jc w:val="center"/>
        </w:trPr>
        <w:tc>
          <w:tcPr>
            <w:tcW w:w="1322" w:type="dxa"/>
            <w:tcBorders>
              <w:top w:val="nil"/>
              <w:left w:val="single" w:sz="12" w:space="0" w:color="auto"/>
              <w:bottom w:val="single" w:sz="12" w:space="0" w:color="auto"/>
              <w:right w:val="nil"/>
            </w:tcBorders>
            <w:hideMark/>
          </w:tcPr>
          <w:p w14:paraId="1F7A19EB" w14:textId="77777777" w:rsidR="00FB2B42" w:rsidRPr="0000224C" w:rsidRDefault="00FB2B42" w:rsidP="007B647C">
            <w:pPr>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2A41016C" w14:textId="77777777" w:rsidR="00FB2B42" w:rsidRPr="0000224C" w:rsidRDefault="00FB2B42" w:rsidP="007B647C">
            <w:pPr>
              <w:spacing w:before="60" w:after="60"/>
              <w:jc w:val="center"/>
              <w:rPr>
                <w:sz w:val="18"/>
              </w:rPr>
            </w:pPr>
            <w:r w:rsidRPr="0000224C">
              <w:rPr>
                <w:sz w:val="20"/>
              </w:rPr>
              <w:t xml:space="preserve">( </w:t>
            </w:r>
            <w:r>
              <w:rPr>
                <w:sz w:val="20"/>
              </w:rPr>
              <w:t>X</w:t>
            </w:r>
            <w:r w:rsidRPr="0000224C">
              <w:rPr>
                <w:sz w:val="20"/>
              </w:rPr>
              <w:t xml:space="preserve"> ) APROVADO</w:t>
            </w:r>
          </w:p>
        </w:tc>
        <w:tc>
          <w:tcPr>
            <w:tcW w:w="4197" w:type="dxa"/>
            <w:tcBorders>
              <w:top w:val="nil"/>
              <w:left w:val="nil"/>
              <w:bottom w:val="single" w:sz="12" w:space="0" w:color="auto"/>
              <w:right w:val="single" w:sz="12" w:space="0" w:color="auto"/>
            </w:tcBorders>
            <w:hideMark/>
          </w:tcPr>
          <w:p w14:paraId="1AE056CA" w14:textId="77777777" w:rsidR="00FB2B42" w:rsidRPr="0000224C" w:rsidRDefault="00FB2B42" w:rsidP="007B647C">
            <w:pPr>
              <w:spacing w:before="60" w:after="60"/>
              <w:jc w:val="center"/>
              <w:rPr>
                <w:sz w:val="20"/>
              </w:rPr>
            </w:pPr>
            <w:r w:rsidRPr="0000224C">
              <w:rPr>
                <w:sz w:val="20"/>
              </w:rPr>
              <w:t>(      ) REPROVADO</w:t>
            </w:r>
          </w:p>
        </w:tc>
      </w:tr>
    </w:tbl>
    <w:p w14:paraId="42715719" w14:textId="77777777" w:rsidR="00FB2B42" w:rsidRDefault="00FB2B42" w:rsidP="001B0B60"/>
    <w:p w14:paraId="25002CF7" w14:textId="0C3A0E38" w:rsidR="00FB2B42" w:rsidRPr="00FB2B42" w:rsidRDefault="00FB2B42">
      <w:r>
        <w:rPr>
          <w:b/>
          <w:bCs/>
          <w:sz w:val="72"/>
          <w:szCs w:val="72"/>
        </w:rPr>
        <w:br w:type="page"/>
      </w:r>
    </w:p>
    <w:p w14:paraId="69B3DBB2" w14:textId="327DF3D6" w:rsidR="00FB2B42" w:rsidRDefault="00FB2B42" w:rsidP="00FB2B42">
      <w:pPr>
        <w:jc w:val="both"/>
        <w:rPr>
          <w:b/>
          <w:bCs/>
        </w:rPr>
      </w:pPr>
      <w:r w:rsidRPr="007310B3">
        <w:rPr>
          <w:b/>
          <w:bCs/>
          <w:sz w:val="72"/>
          <w:szCs w:val="72"/>
        </w:rPr>
        <w:lastRenderedPageBreak/>
        <w:t>Revisão do Pré-projeto</w:t>
      </w:r>
      <w:r w:rsidRPr="00AF68BE">
        <w:rPr>
          <w:b/>
          <w:bCs/>
        </w:rPr>
        <w:t xml:space="preserve"> </w:t>
      </w:r>
    </w:p>
    <w:p w14:paraId="34001BCC" w14:textId="77777777" w:rsidR="00FB2B42" w:rsidRDefault="00FB2B42" w:rsidP="00FB2B42">
      <w:pPr>
        <w:jc w:val="both"/>
        <w:rPr>
          <w:b/>
          <w:bCs/>
        </w:rPr>
      </w:pPr>
    </w:p>
    <w:p w14:paraId="03373CAD" w14:textId="77777777" w:rsidR="00FB2B42" w:rsidRPr="00AF68BE" w:rsidRDefault="00FB2B42" w:rsidP="00FB2B42">
      <w:pPr>
        <w:jc w:val="both"/>
        <w:rPr>
          <w:b/>
          <w:bCs/>
        </w:rPr>
      </w:pPr>
      <w:r w:rsidRPr="00AF68BE">
        <w:rPr>
          <w:b/>
          <w:bCs/>
        </w:rPr>
        <w:t>Disciplina: Trabalho de Conclusão de Curso I – SIS</w:t>
      </w:r>
    </w:p>
    <w:p w14:paraId="791F6AF9" w14:textId="77777777" w:rsidR="00FB2B42" w:rsidRDefault="00FB2B42" w:rsidP="00FB2B42">
      <w:pPr>
        <w:jc w:val="both"/>
      </w:pPr>
    </w:p>
    <w:p w14:paraId="4557C028" w14:textId="77777777" w:rsidR="00FB2B42" w:rsidRPr="00BC76D0" w:rsidRDefault="00FB2B42" w:rsidP="00FB2B42">
      <w:pPr>
        <w:jc w:val="both"/>
      </w:pPr>
      <w:r w:rsidRPr="00BC76D0">
        <w:t>Caro orienta</w:t>
      </w:r>
      <w:r>
        <w:t>ndo</w:t>
      </w:r>
      <w:r w:rsidRPr="00BC76D0">
        <w:t>,</w:t>
      </w:r>
    </w:p>
    <w:p w14:paraId="52738616" w14:textId="77777777" w:rsidR="00FB2B42" w:rsidRPr="00BC76D0" w:rsidRDefault="00FB2B42" w:rsidP="00FB2B42">
      <w:pPr>
        <w:jc w:val="both"/>
      </w:pPr>
    </w:p>
    <w:p w14:paraId="34EBE5BD" w14:textId="77777777" w:rsidR="00FB2B42" w:rsidRDefault="00FB2B42" w:rsidP="00FB2B42">
      <w:pPr>
        <w:jc w:val="both"/>
      </w:pPr>
      <w:r w:rsidRPr="00BC76D0">
        <w:t xml:space="preserve">segue </w:t>
      </w:r>
      <w:r>
        <w:t>abaixo o Termo de Compromisso, as DUAS revisões do seu pré-projeto contendo a avaliação do professor “avaliador” e professor “TCC1”. É muito importante que revise com cuidado e discuta possíveis dúvidas decorrente das revisões com o seu professor orientador, e com o professor de TCC1. Sempre procure fazer todos os ajustes solicitados, até mesmo os menores detalhes, pois todos são importantes e irão refletir na sua nota nesta disciplina.</w:t>
      </w:r>
    </w:p>
    <w:p w14:paraId="58D96524" w14:textId="77777777" w:rsidR="00FB2B42" w:rsidRDefault="00FB2B42" w:rsidP="00FB2B42">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2709FBFC" w14:textId="77777777" w:rsidR="00FB2B42" w:rsidRDefault="00FB2B42" w:rsidP="00FB2B42">
      <w:pPr>
        <w:jc w:val="both"/>
      </w:pPr>
      <w:r>
        <w:t xml:space="preserve">Lembrem que agora o limite de páginas do projeto é </w:t>
      </w:r>
      <w:r w:rsidRPr="000E1852">
        <w:t>no máximo 16 (dezesseis) páginas</w:t>
      </w:r>
      <w:r>
        <w:t>.</w:t>
      </w:r>
    </w:p>
    <w:p w14:paraId="4514A739" w14:textId="77777777" w:rsidR="00FB2B42" w:rsidRDefault="00FB2B42" w:rsidP="00FB2B42">
      <w:pPr>
        <w:jc w:val="both"/>
      </w:pPr>
    </w:p>
    <w:p w14:paraId="446003C8" w14:textId="77777777" w:rsidR="00FB2B42" w:rsidRDefault="00FB2B42" w:rsidP="00FB2B42">
      <w:r>
        <w:t>Atenciosamente,</w:t>
      </w:r>
    </w:p>
    <w:p w14:paraId="46E6497D" w14:textId="77777777" w:rsidR="001A50BC" w:rsidRDefault="001A50BC"/>
    <w:p w14:paraId="787C6D35" w14:textId="4B94F0C5" w:rsidR="006231E4" w:rsidRDefault="006231E4">
      <w:r>
        <w:br w:type="page"/>
      </w:r>
    </w:p>
    <w:p w14:paraId="2BE5957A" w14:textId="66FBBFB5" w:rsidR="0080416A" w:rsidRDefault="006231E4" w:rsidP="0080416A">
      <w:pPr>
        <w:jc w:val="both"/>
      </w:pPr>
      <w:r>
        <w:rPr>
          <w:noProof/>
        </w:rPr>
        <w:lastRenderedPageBreak/>
        <w:drawing>
          <wp:inline distT="0" distB="0" distL="0" distR="0" wp14:anchorId="278FA90F" wp14:editId="4C5B55EA">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62F66A74" w14:textId="225ECCF8" w:rsidR="006231E4" w:rsidRDefault="006231E4">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0"/>
        <w:gridCol w:w="3671"/>
      </w:tblGrid>
      <w:tr w:rsidR="006231E4" w14:paraId="3079B2AF" w14:textId="77777777" w:rsidTr="00BE39CF">
        <w:tc>
          <w:tcPr>
            <w:tcW w:w="9212" w:type="dxa"/>
            <w:gridSpan w:val="2"/>
            <w:shd w:val="clear" w:color="auto" w:fill="auto"/>
          </w:tcPr>
          <w:p w14:paraId="59A52B44" w14:textId="77777777" w:rsidR="006231E4" w:rsidRDefault="006231E4" w:rsidP="00BE39CF">
            <w:pPr>
              <w:pStyle w:val="Cabealho"/>
              <w:tabs>
                <w:tab w:val="clear" w:pos="8640"/>
                <w:tab w:val="right" w:pos="8931"/>
              </w:tabs>
              <w:ind w:right="141"/>
              <w:jc w:val="center"/>
              <w:rPr>
                <w:rStyle w:val="Nmerodepgina"/>
              </w:rPr>
            </w:pPr>
            <w:bookmarkStart w:id="11" w:name="_Toc420723208"/>
            <w:bookmarkStart w:id="12" w:name="_Toc482682369"/>
            <w:bookmarkStart w:id="13" w:name="_Toc54164903"/>
            <w:bookmarkStart w:id="14" w:name="_Toc54165663"/>
            <w:bookmarkStart w:id="15" w:name="_Toc54169315"/>
            <w:bookmarkStart w:id="16" w:name="_Toc96347419"/>
            <w:bookmarkStart w:id="17" w:name="_Toc96357709"/>
            <w:bookmarkStart w:id="18" w:name="_Toc96491849"/>
            <w:bookmarkStart w:id="19" w:name="_Toc411603089"/>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6231E4" w14:paraId="28F15C0E" w14:textId="77777777" w:rsidTr="00BE39CF">
        <w:tc>
          <w:tcPr>
            <w:tcW w:w="5495" w:type="dxa"/>
            <w:shd w:val="clear" w:color="auto" w:fill="auto"/>
          </w:tcPr>
          <w:p w14:paraId="47C8BB64" w14:textId="77777777" w:rsidR="006231E4" w:rsidRPr="003C5262" w:rsidRDefault="006231E4"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7AC9C0AB" w14:textId="77777777" w:rsidR="006231E4" w:rsidRDefault="006231E4" w:rsidP="00BE39CF">
            <w:pPr>
              <w:pStyle w:val="Cabealho"/>
              <w:tabs>
                <w:tab w:val="clear" w:pos="8640"/>
                <w:tab w:val="right" w:pos="8931"/>
              </w:tabs>
              <w:ind w:right="141"/>
              <w:rPr>
                <w:rStyle w:val="Nmerodepgina"/>
              </w:rPr>
            </w:pPr>
            <w:r>
              <w:rPr>
                <w:rStyle w:val="Nmerodepgina"/>
              </w:rPr>
              <w:t>ANO/SEMESTRE: 2021/2</w:t>
            </w:r>
          </w:p>
        </w:tc>
      </w:tr>
    </w:tbl>
    <w:p w14:paraId="4E654958" w14:textId="77777777" w:rsidR="006231E4" w:rsidRDefault="006231E4" w:rsidP="001E682E">
      <w:pPr>
        <w:pStyle w:val="TF-TTULO"/>
      </w:pPr>
    </w:p>
    <w:p w14:paraId="1EBBA105" w14:textId="77777777" w:rsidR="006231E4" w:rsidRPr="00B00E04" w:rsidRDefault="006231E4" w:rsidP="001E682E">
      <w:pPr>
        <w:pStyle w:val="TF-TTULO"/>
      </w:pPr>
      <w:r>
        <w:t>Help pet: aplicativo colaborativo que auxilia a busca e adoção de animais</w:t>
      </w:r>
    </w:p>
    <w:p w14:paraId="1F1CED72" w14:textId="77777777" w:rsidR="006231E4" w:rsidRDefault="006231E4" w:rsidP="001E682E">
      <w:pPr>
        <w:pStyle w:val="TF-AUTOR0"/>
      </w:pPr>
      <w:r>
        <w:t>Filipe Gabriel Tobias</w:t>
      </w:r>
    </w:p>
    <w:p w14:paraId="33CE03D5" w14:textId="77777777" w:rsidR="006231E4" w:rsidRDefault="006231E4" w:rsidP="001E682E">
      <w:pPr>
        <w:pStyle w:val="TF-AUTOR0"/>
      </w:pPr>
      <w:r>
        <w:t xml:space="preserve">Prof. Simone </w:t>
      </w:r>
      <w:proofErr w:type="spellStart"/>
      <w:r>
        <w:t>Erbs</w:t>
      </w:r>
      <w:proofErr w:type="spellEnd"/>
      <w:r>
        <w:t xml:space="preserve"> da Costas – Orientadora</w:t>
      </w:r>
    </w:p>
    <w:p w14:paraId="0175DEEB" w14:textId="77777777" w:rsidR="006231E4" w:rsidRDefault="006231E4" w:rsidP="00FB2B42">
      <w:pPr>
        <w:pStyle w:val="Ttulo1"/>
        <w:numPr>
          <w:ilvl w:val="0"/>
          <w:numId w:val="27"/>
        </w:numPr>
      </w:pPr>
      <w:bookmarkStart w:id="20" w:name="_Ref84236747"/>
      <w:r w:rsidRPr="007D10F2">
        <w:t>Introdução</w:t>
      </w:r>
      <w:bookmarkEnd w:id="20"/>
      <w:r w:rsidRPr="007D10F2">
        <w:t xml:space="preserve"> </w:t>
      </w:r>
      <w:bookmarkEnd w:id="11"/>
      <w:bookmarkEnd w:id="12"/>
      <w:bookmarkEnd w:id="13"/>
      <w:bookmarkEnd w:id="14"/>
      <w:bookmarkEnd w:id="15"/>
      <w:bookmarkEnd w:id="16"/>
      <w:bookmarkEnd w:id="17"/>
      <w:bookmarkEnd w:id="18"/>
      <w:bookmarkEnd w:id="19"/>
    </w:p>
    <w:p w14:paraId="21F59D5D" w14:textId="77777777" w:rsidR="006231E4" w:rsidRDefault="006231E4" w:rsidP="00246CF7">
      <w:pPr>
        <w:pStyle w:val="TF-TEXTO"/>
      </w:pPr>
      <w:r>
        <w:t xml:space="preserve">Os animais acompanham milhares de famílias pelo mundo, sendo escolhidos pela sua companhia ou proteção do lar. O apreço pelos animais vem aumentando cada vez mais, porém, a falta de condições para cuidados de famílias pobres, de sensibilidade e responsabilidade de certos seres humanos com os animais, </w:t>
      </w:r>
      <w:commentRangeStart w:id="21"/>
      <w:r>
        <w:t>vem tornando crescente o número de abandonos de animais,</w:t>
      </w:r>
      <w:commentRangeEnd w:id="21"/>
      <w:r>
        <w:rPr>
          <w:rStyle w:val="Refdecomentrio"/>
        </w:rPr>
        <w:commentReference w:id="21"/>
      </w:r>
      <w:r>
        <w:t xml:space="preserve"> um problema existente há décadas e que parece longe do fim.</w:t>
      </w:r>
    </w:p>
    <w:p w14:paraId="66A2B0E8" w14:textId="77777777" w:rsidR="006231E4" w:rsidRDefault="006231E4" w:rsidP="00246CF7">
      <w:pPr>
        <w:pStyle w:val="TF-TEXTO"/>
      </w:pPr>
      <w:r>
        <w:t>Nesse sentido, de acordo com o Instituto Pet Brasil (IPB) (2019), os animais abandonados são aqueles que não possuem um proprietário ou tutor definido, sendo que a maioria desses animais hoje vivem sob tutela de Organizações não Governamentais (ONGs), que assumem a responsabilidade de manter esses animais e promover a adoção voluntária. IPB (2019) estima 370 ONGs distribuídas nos 26 estados do Brasil, que possuem somadas cerca de 172.083 de animais abandonados sob tutela (IPB, 2019). Uma parte desses animais, não necessariamente foram abandonados, mas acabaram se perdendo de seus lares</w:t>
      </w:r>
      <w:commentRangeStart w:id="22"/>
      <w:r>
        <w:t xml:space="preserve">, e sem conseguir </w:t>
      </w:r>
      <w:commentRangeEnd w:id="22"/>
      <w:r>
        <w:rPr>
          <w:rStyle w:val="Refdecomentrio"/>
        </w:rPr>
        <w:commentReference w:id="22"/>
      </w:r>
      <w:r>
        <w:t>ser achado pelos seus tutores.</w:t>
      </w:r>
    </w:p>
    <w:p w14:paraId="0A699B80" w14:textId="77777777" w:rsidR="006231E4" w:rsidRDefault="006231E4" w:rsidP="00246CF7">
      <w:pPr>
        <w:pStyle w:val="TF-TEXTO"/>
      </w:pPr>
      <w:r>
        <w:t>Com a chegada da pandemia e o isolamento social, as ONGs passaram a enfrentar diversas dificuldades dia após dia. De acordo com Morais (2021), as ONGs e pessoas que não trabalhavam com internet, vêm passando por dificuldades com a falta de feiras de adoção, visto que os eventos dão visibilidade e facilitam a adoção. Além disso, o isolamento social afetou o trabalho voluntário realizado nas ONGs, não conseguindo contar com a colaboração das pessoas em prol do objetivo de encontrar um lar adequado para os animais resgatados (MORAIS, 2021).</w:t>
      </w:r>
    </w:p>
    <w:p w14:paraId="107F25D1" w14:textId="77777777" w:rsidR="006231E4" w:rsidRPr="00246CF7" w:rsidRDefault="006231E4" w:rsidP="00246CF7">
      <w:pPr>
        <w:pStyle w:val="TF-TEXTO"/>
      </w:pPr>
      <w:r>
        <w:t xml:space="preserve">Após o início da pandemia, houve também um aumento no consumo de aplicativos móveis pelos usuários. De acordo com </w:t>
      </w:r>
      <w:proofErr w:type="spellStart"/>
      <w:r>
        <w:t>Butcher</w:t>
      </w:r>
      <w:proofErr w:type="spellEnd"/>
      <w:r>
        <w:t xml:space="preserve"> (2020), o tempo mensal gastos pelos usuários em aplicativos móveis cresceu 40% no segundo semestre de 2020, comparando o mesmo período do ano anterior. Esse fato reforça que a era dos aplicativos vem se tornando cada vez mais forte</w:t>
      </w:r>
      <w:commentRangeStart w:id="23"/>
      <w:r>
        <w:t>, a praticidade e mobilidade, que são alguns dos principais motivos que levam a crescente do desenvolvimento móvel, são levados cada vez mais em consideração no desenvolvimento de soluções</w:t>
      </w:r>
      <w:commentRangeEnd w:id="23"/>
      <w:r>
        <w:rPr>
          <w:rStyle w:val="Refdecomentrio"/>
        </w:rPr>
        <w:commentReference w:id="23"/>
      </w:r>
      <w:r>
        <w:t>.</w:t>
      </w:r>
    </w:p>
    <w:p w14:paraId="78DA6BC2" w14:textId="77777777" w:rsidR="006231E4" w:rsidRPr="006E1D89" w:rsidRDefault="006231E4" w:rsidP="00052BCE">
      <w:pPr>
        <w:pStyle w:val="TF-TEXTO"/>
      </w:pPr>
      <w:r>
        <w:lastRenderedPageBreak/>
        <w:t xml:space="preserve">Diante do cenário apresentado, este trabalho propõe o desenvolvimento de um aplicativo colaborativo em prol da causa animal, tendo foco em auxiliar na adoção de animais abandonados e na busca de animais perdidos. Conjectura-se ajudar a comunicação e acesso das ONGs e adotantes a encontrar um lar para os </w:t>
      </w:r>
      <w:r>
        <w:rPr>
          <w:i/>
          <w:iCs/>
        </w:rPr>
        <w:t>pets</w:t>
      </w:r>
      <w:r>
        <w:t xml:space="preserve"> abandonados, assim como ajudar as pessoas que buscam o seu </w:t>
      </w:r>
      <w:r>
        <w:rPr>
          <w:i/>
          <w:iCs/>
        </w:rPr>
        <w:t>pet</w:t>
      </w:r>
      <w:r>
        <w:t xml:space="preserve"> perdido, podendo contar com a colaboração de outros usuários.</w:t>
      </w:r>
    </w:p>
    <w:p w14:paraId="6E64F174" w14:textId="77777777" w:rsidR="006231E4" w:rsidRDefault="006231E4" w:rsidP="007D10F2">
      <w:pPr>
        <w:pStyle w:val="Ttulo2"/>
      </w:pPr>
      <w:bookmarkStart w:id="24" w:name="_Toc419598576"/>
      <w:bookmarkStart w:id="25" w:name="_Toc420721317"/>
      <w:bookmarkStart w:id="26" w:name="_Toc420721467"/>
      <w:bookmarkStart w:id="27" w:name="_Toc420721562"/>
      <w:bookmarkStart w:id="28" w:name="_Toc420721768"/>
      <w:bookmarkStart w:id="29" w:name="_Toc420723209"/>
      <w:bookmarkStart w:id="30" w:name="_Toc482682370"/>
      <w:bookmarkStart w:id="31" w:name="_Toc54164904"/>
      <w:bookmarkStart w:id="32" w:name="_Toc54165664"/>
      <w:bookmarkStart w:id="33" w:name="_Toc54169316"/>
      <w:bookmarkStart w:id="34" w:name="_Toc96347426"/>
      <w:bookmarkStart w:id="35" w:name="_Toc96357710"/>
      <w:bookmarkStart w:id="36" w:name="_Toc96491850"/>
      <w:bookmarkStart w:id="37" w:name="_Toc411603090"/>
      <w:r w:rsidRPr="007D10F2">
        <w:t>OBJETIVOS</w:t>
      </w:r>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318FD246" w14:textId="77777777" w:rsidR="006231E4" w:rsidRPr="00A80B5A" w:rsidRDefault="006231E4" w:rsidP="009E6831">
      <w:pPr>
        <w:pStyle w:val="TF-TEXTO"/>
      </w:pPr>
      <w:r>
        <w:t>O objetivo geral do trabalho proposto é desenvolver um aplicativo colaborativo para auxiliar na adoção de animais abandonados e na busca de animais perdidos. Sendo os objetivos específicos:</w:t>
      </w:r>
    </w:p>
    <w:p w14:paraId="758286E4" w14:textId="77777777" w:rsidR="006231E4" w:rsidRDefault="006231E4" w:rsidP="00FB2B42">
      <w:pPr>
        <w:pStyle w:val="TF-ALNEA"/>
        <w:numPr>
          <w:ilvl w:val="0"/>
          <w:numId w:val="29"/>
        </w:numPr>
      </w:pPr>
      <w:r>
        <w:t xml:space="preserve">disponibilizar para as instituições de causa animal e pessoas físicas uma solução colaborativa, fundamentada no Modelo 3C de Colaboração (M3C), que permita o compartilhamento de informações, melhore a comunicação entre instituições e adotantes de </w:t>
      </w:r>
      <w:r w:rsidRPr="00FB2B42">
        <w:rPr>
          <w:i/>
          <w:iCs/>
        </w:rPr>
        <w:t>pets</w:t>
      </w:r>
      <w:r>
        <w:t>, facilitando o processo de adoção;</w:t>
      </w:r>
    </w:p>
    <w:p w14:paraId="2B7DD343" w14:textId="77777777" w:rsidR="006231E4" w:rsidRDefault="006231E4" w:rsidP="00C35E57">
      <w:pPr>
        <w:pStyle w:val="TF-ALNEA"/>
      </w:pPr>
      <w:commentRangeStart w:id="38"/>
      <w:r>
        <w:t xml:space="preserve">disponibilizar uma solução integrada para concentrar as informações referentes as adoções de </w:t>
      </w:r>
      <w:r>
        <w:rPr>
          <w:i/>
          <w:iCs/>
        </w:rPr>
        <w:t>pets</w:t>
      </w:r>
      <w:r>
        <w:t xml:space="preserve"> abandonados e perdidos, facilitando o acesso, a comunicação e a busca dos </w:t>
      </w:r>
      <w:r>
        <w:rPr>
          <w:i/>
          <w:iCs/>
        </w:rPr>
        <w:t>pets</w:t>
      </w:r>
      <w:r>
        <w:t xml:space="preserve"> para o usuário que deseja adotar ou encontrar um </w:t>
      </w:r>
      <w:r>
        <w:rPr>
          <w:i/>
          <w:iCs/>
        </w:rPr>
        <w:t>pet</w:t>
      </w:r>
      <w:r>
        <w:t>;</w:t>
      </w:r>
      <w:commentRangeEnd w:id="38"/>
      <w:r>
        <w:rPr>
          <w:rStyle w:val="Refdecomentrio"/>
        </w:rPr>
        <w:commentReference w:id="38"/>
      </w:r>
    </w:p>
    <w:p w14:paraId="151E83B0" w14:textId="77777777" w:rsidR="006231E4" w:rsidRDefault="006231E4" w:rsidP="000D5DF0">
      <w:pPr>
        <w:pStyle w:val="TF-ALNEA"/>
      </w:pPr>
      <w:r>
        <w:t xml:space="preserve">analisar e avaliar </w:t>
      </w:r>
      <w:r w:rsidRPr="00EE5C74">
        <w:t>a usabilidade, a comunicabilidade e a experiência de uso das interfaces desenvolvidas e de suas funcionalidades</w:t>
      </w:r>
      <w:r>
        <w:t xml:space="preserve">, por meio do Método </w:t>
      </w:r>
      <w:proofErr w:type="spellStart"/>
      <w:r>
        <w:t>Relationship</w:t>
      </w:r>
      <w:proofErr w:type="spellEnd"/>
      <w:r>
        <w:t xml:space="preserve"> </w:t>
      </w:r>
      <w:proofErr w:type="spellStart"/>
      <w:r>
        <w:t>of</w:t>
      </w:r>
      <w:proofErr w:type="spellEnd"/>
      <w:r>
        <w:t xml:space="preserve"> M3C </w:t>
      </w:r>
      <w:proofErr w:type="spellStart"/>
      <w:r>
        <w:t>with</w:t>
      </w:r>
      <w:proofErr w:type="spellEnd"/>
      <w:r>
        <w:t xml:space="preserve"> </w:t>
      </w:r>
      <w:proofErr w:type="spellStart"/>
      <w:r>
        <w:t>User</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Usability</w:t>
      </w:r>
      <w:proofErr w:type="spellEnd"/>
      <w:r>
        <w:t xml:space="preserve"> </w:t>
      </w:r>
      <w:proofErr w:type="spellStart"/>
      <w:r>
        <w:t>and</w:t>
      </w:r>
      <w:proofErr w:type="spellEnd"/>
      <w:r>
        <w:t xml:space="preserve"> </w:t>
      </w:r>
      <w:proofErr w:type="spellStart"/>
      <w:r>
        <w:t>Communicability</w:t>
      </w:r>
      <w:proofErr w:type="spellEnd"/>
      <w:r>
        <w:t xml:space="preserve"> </w:t>
      </w:r>
      <w:proofErr w:type="spellStart"/>
      <w:r>
        <w:t>Assessment</w:t>
      </w:r>
      <w:proofErr w:type="spellEnd"/>
      <w:r>
        <w:t xml:space="preserve"> in </w:t>
      </w:r>
      <w:proofErr w:type="spellStart"/>
      <w:r>
        <w:t>groupware</w:t>
      </w:r>
      <w:proofErr w:type="spellEnd"/>
      <w:r>
        <w:t xml:space="preserve"> (</w:t>
      </w:r>
      <w:proofErr w:type="spellStart"/>
      <w:r>
        <w:t>RURUCAg</w:t>
      </w:r>
      <w:proofErr w:type="spellEnd"/>
      <w:r>
        <w:t>).</w:t>
      </w:r>
    </w:p>
    <w:p w14:paraId="4EAEC251" w14:textId="77777777" w:rsidR="006231E4" w:rsidRDefault="006231E4" w:rsidP="00FB2B42">
      <w:pPr>
        <w:pStyle w:val="Ttulo1"/>
      </w:pPr>
      <w:bookmarkStart w:id="39" w:name="_Ref82540231"/>
      <w:bookmarkStart w:id="40" w:name="_Toc419598587"/>
      <w:r>
        <w:t xml:space="preserve">trabalhos </w:t>
      </w:r>
      <w:r w:rsidRPr="00FC4A9F">
        <w:t>correlatos</w:t>
      </w:r>
      <w:bookmarkEnd w:id="39"/>
    </w:p>
    <w:p w14:paraId="21616CED" w14:textId="77777777" w:rsidR="006231E4" w:rsidRDefault="006231E4" w:rsidP="00A44581">
      <w:pPr>
        <w:pStyle w:val="TF-TEXTO"/>
      </w:pPr>
      <w:r w:rsidRPr="00584D1B">
        <w:rPr>
          <w:szCs w:val="24"/>
        </w:rPr>
        <w:t xml:space="preserve">Nesta seção serão descritos três </w:t>
      </w:r>
      <w:commentRangeStart w:id="41"/>
      <w:r w:rsidRPr="00584D1B">
        <w:rPr>
          <w:szCs w:val="24"/>
        </w:rPr>
        <w:t xml:space="preserve">projetos correlatos que apresentam características diretamente relacionadas ao trabalho proposto. A subseção </w:t>
      </w:r>
      <w:r>
        <w:rPr>
          <w:szCs w:val="24"/>
        </w:rPr>
        <w:fldChar w:fldCharType="begin"/>
      </w:r>
      <w:r>
        <w:rPr>
          <w:szCs w:val="24"/>
        </w:rPr>
        <w:instrText xml:space="preserve"> REF _Ref82540106 \r \h </w:instrText>
      </w:r>
      <w:r>
        <w:rPr>
          <w:szCs w:val="24"/>
        </w:rPr>
      </w:r>
      <w:r>
        <w:rPr>
          <w:szCs w:val="24"/>
        </w:rPr>
        <w:fldChar w:fldCharType="separate"/>
      </w:r>
      <w:r>
        <w:rPr>
          <w:szCs w:val="24"/>
        </w:rPr>
        <w:t>2.1</w:t>
      </w:r>
      <w:r>
        <w:rPr>
          <w:szCs w:val="24"/>
        </w:rPr>
        <w:fldChar w:fldCharType="end"/>
      </w:r>
      <w:r>
        <w:rPr>
          <w:szCs w:val="24"/>
        </w:rPr>
        <w:t xml:space="preserve"> </w:t>
      </w:r>
      <w:r w:rsidRPr="00584D1B">
        <w:rPr>
          <w:szCs w:val="24"/>
        </w:rPr>
        <w:t>detalha o desenvolvimento de um aplicativo para adoção de animais abandonados</w:t>
      </w:r>
      <w:r>
        <w:rPr>
          <w:szCs w:val="24"/>
        </w:rPr>
        <w:t>,</w:t>
      </w:r>
      <w:r w:rsidRPr="00584D1B">
        <w:rPr>
          <w:szCs w:val="24"/>
        </w:rPr>
        <w:t xml:space="preserve"> utilizando a linguagem de programação </w:t>
      </w:r>
      <w:proofErr w:type="spellStart"/>
      <w:r w:rsidRPr="00584D1B">
        <w:rPr>
          <w:szCs w:val="24"/>
        </w:rPr>
        <w:t>Kotlin</w:t>
      </w:r>
      <w:proofErr w:type="spellEnd"/>
      <w:r w:rsidRPr="00584D1B">
        <w:rPr>
          <w:szCs w:val="24"/>
        </w:rPr>
        <w:t xml:space="preserve"> e programação reativa.</w:t>
      </w:r>
      <w:r>
        <w:rPr>
          <w:szCs w:val="24"/>
        </w:rPr>
        <w:t xml:space="preserve"> A subseção </w:t>
      </w:r>
      <w:r>
        <w:rPr>
          <w:szCs w:val="24"/>
        </w:rPr>
        <w:fldChar w:fldCharType="begin"/>
      </w:r>
      <w:r>
        <w:rPr>
          <w:szCs w:val="24"/>
        </w:rPr>
        <w:instrText xml:space="preserve"> REF _Ref82540117 \r \h </w:instrText>
      </w:r>
      <w:r>
        <w:rPr>
          <w:szCs w:val="24"/>
        </w:rPr>
      </w:r>
      <w:r>
        <w:rPr>
          <w:szCs w:val="24"/>
        </w:rPr>
        <w:fldChar w:fldCharType="separate"/>
      </w:r>
      <w:r>
        <w:rPr>
          <w:szCs w:val="24"/>
        </w:rPr>
        <w:t>2.2</w:t>
      </w:r>
      <w:r>
        <w:rPr>
          <w:szCs w:val="24"/>
        </w:rPr>
        <w:fldChar w:fldCharType="end"/>
      </w:r>
      <w:r>
        <w:rPr>
          <w:szCs w:val="24"/>
        </w:rPr>
        <w:t xml:space="preserve"> traz um aplicativo para simplificar o processo de adoção de animais, que foi desenvolvido em Campina Grande (CG), intitulado </w:t>
      </w:r>
      <w:proofErr w:type="spellStart"/>
      <w:r>
        <w:rPr>
          <w:szCs w:val="24"/>
        </w:rPr>
        <w:t>AdoçãoPet</w:t>
      </w:r>
      <w:proofErr w:type="spellEnd"/>
      <w:r>
        <w:rPr>
          <w:szCs w:val="24"/>
        </w:rPr>
        <w:t xml:space="preserve"> CG. Por fim, a subseção </w:t>
      </w:r>
      <w:r>
        <w:rPr>
          <w:szCs w:val="24"/>
        </w:rPr>
        <w:fldChar w:fldCharType="begin"/>
      </w:r>
      <w:r>
        <w:rPr>
          <w:szCs w:val="24"/>
        </w:rPr>
        <w:instrText xml:space="preserve"> REF _Ref82540079 \r \h </w:instrText>
      </w:r>
      <w:r>
        <w:rPr>
          <w:szCs w:val="24"/>
        </w:rPr>
      </w:r>
      <w:r>
        <w:rPr>
          <w:szCs w:val="24"/>
        </w:rPr>
        <w:fldChar w:fldCharType="separate"/>
      </w:r>
      <w:r>
        <w:rPr>
          <w:szCs w:val="24"/>
        </w:rPr>
        <w:t>2.3</w:t>
      </w:r>
      <w:r>
        <w:rPr>
          <w:szCs w:val="24"/>
        </w:rPr>
        <w:fldChar w:fldCharType="end"/>
      </w:r>
      <w:r>
        <w:rPr>
          <w:szCs w:val="24"/>
        </w:rPr>
        <w:t xml:space="preserve"> traz o Pets </w:t>
      </w:r>
      <w:proofErr w:type="spellStart"/>
      <w:r>
        <w:rPr>
          <w:szCs w:val="24"/>
        </w:rPr>
        <w:t>Adoptions</w:t>
      </w:r>
      <w:proofErr w:type="spellEnd"/>
      <w:r>
        <w:rPr>
          <w:szCs w:val="24"/>
        </w:rPr>
        <w:t>, aplicativo para ONG de animais.</w:t>
      </w:r>
      <w:commentRangeEnd w:id="41"/>
      <w:r>
        <w:rPr>
          <w:rStyle w:val="Refdecomentrio"/>
        </w:rPr>
        <w:commentReference w:id="41"/>
      </w:r>
    </w:p>
    <w:p w14:paraId="319C8F39" w14:textId="77777777" w:rsidR="006231E4" w:rsidRDefault="006231E4" w:rsidP="00A44581">
      <w:pPr>
        <w:pStyle w:val="Ttulo2"/>
        <w:spacing w:after="120" w:line="240" w:lineRule="auto"/>
      </w:pPr>
      <w:bookmarkStart w:id="42" w:name="_Ref82540106"/>
      <w:r>
        <w:t>Desenvolvimento de aplicativo para adoção de animais abandonados utilizando a linguagem de programação kotlin e programação reativa</w:t>
      </w:r>
      <w:bookmarkEnd w:id="42"/>
    </w:p>
    <w:p w14:paraId="5E2F505A" w14:textId="77777777" w:rsidR="006231E4" w:rsidRDefault="006231E4" w:rsidP="00A44581">
      <w:pPr>
        <w:pStyle w:val="TF-TEXTO"/>
      </w:pPr>
      <w:r>
        <w:t xml:space="preserve">Silva Filho (2017) propôs uma solução para resolver o problema de interação de diversas ONGs e grupos que atuam na ação de recolher animais abandonados com as pessoas que procuram adotar um animal de estimação. Além de fornecer uma plataforma centralizada e </w:t>
      </w:r>
      <w:r>
        <w:lastRenderedPageBreak/>
        <w:t>específica, o aplicativo (</w:t>
      </w:r>
      <w:proofErr w:type="spellStart"/>
      <w:r>
        <w:t>Application</w:t>
      </w:r>
      <w:proofErr w:type="spellEnd"/>
      <w:r>
        <w:t xml:space="preserve"> - </w:t>
      </w:r>
      <w:proofErr w:type="spellStart"/>
      <w:r>
        <w:t>App</w:t>
      </w:r>
      <w:proofErr w:type="spellEnd"/>
      <w:r>
        <w:t xml:space="preserve">) fornece a opção para as instituições e pessoas comuns de cadastrar os </w:t>
      </w:r>
      <w:r w:rsidRPr="00546856">
        <w:rPr>
          <w:i/>
          <w:iCs/>
        </w:rPr>
        <w:t>pets</w:t>
      </w:r>
      <w:r>
        <w:t xml:space="preserve"> que precisam de um novo lar. Assim, a pessoa que acessa consegue visualizar os </w:t>
      </w:r>
      <w:r w:rsidRPr="00546856">
        <w:rPr>
          <w:i/>
          <w:iCs/>
        </w:rPr>
        <w:t>pets</w:t>
      </w:r>
      <w:r>
        <w:t xml:space="preserve">, podendo ver suas informações e sinalizar o seu interesse, bem como entrar em contato. </w:t>
      </w:r>
    </w:p>
    <w:p w14:paraId="582A73F2" w14:textId="77777777" w:rsidR="006231E4" w:rsidRDefault="006231E4" w:rsidP="00A44581">
      <w:pPr>
        <w:pStyle w:val="TF-TEXTO"/>
      </w:pPr>
      <w:r>
        <w:t xml:space="preserve">O </w:t>
      </w:r>
      <w:proofErr w:type="spellStart"/>
      <w:r>
        <w:t>App</w:t>
      </w:r>
      <w:proofErr w:type="spellEnd"/>
      <w:r>
        <w:t xml:space="preserve"> foi disponibilizado para a plataforma </w:t>
      </w:r>
      <w:proofErr w:type="spellStart"/>
      <w:r w:rsidRPr="00E033EF">
        <w:t>Android</w:t>
      </w:r>
      <w:proofErr w:type="spellEnd"/>
      <w:r>
        <w:t xml:space="preserve"> e foi desenvolvido nas linguagens de programação Java e </w:t>
      </w:r>
      <w:proofErr w:type="spellStart"/>
      <w:r>
        <w:t>Kotlin</w:t>
      </w:r>
      <w:proofErr w:type="spellEnd"/>
      <w:r>
        <w:t xml:space="preserve">. Além dos paradigmas de programação mais comuns como a programação orientada a objetos, que no caso a linguagem Java utiliza, o </w:t>
      </w:r>
      <w:proofErr w:type="spellStart"/>
      <w:r>
        <w:t>App</w:t>
      </w:r>
      <w:proofErr w:type="spellEnd"/>
      <w:r>
        <w:t xml:space="preserve"> foi implementado utilizando o paradigma de programação reativa. A programação reativa foi escolhida com o intuito de que os eventos disparados criem um fluxo de eventos assíncronos, estratégia recomendada para aplicações móveis devido ao grande volume de informações ao mesmo tempo. O </w:t>
      </w:r>
      <w:proofErr w:type="spellStart"/>
      <w:r>
        <w:t>App</w:t>
      </w:r>
      <w:proofErr w:type="spellEnd"/>
      <w:r>
        <w:t xml:space="preserve"> foi desenvolvido utilizando os padrões de arquitetura </w:t>
      </w:r>
      <w:proofErr w:type="spellStart"/>
      <w:r w:rsidRPr="00E033EF">
        <w:t>Model-View-Controller</w:t>
      </w:r>
      <w:proofErr w:type="spellEnd"/>
      <w:r>
        <w:t xml:space="preserve"> (MVC) e </w:t>
      </w:r>
      <w:proofErr w:type="spellStart"/>
      <w:r w:rsidRPr="00E033EF">
        <w:t>Model-View-Presenter</w:t>
      </w:r>
      <w:proofErr w:type="spellEnd"/>
      <w:r>
        <w:t xml:space="preserve"> (MVP), </w:t>
      </w:r>
      <w:commentRangeStart w:id="43"/>
      <w:r>
        <w:t xml:space="preserve">que são os mais utilizados e consagrados no mercado, não só para desenvolvimento de dispositivos móveis, mas para o desenvolvimento de softwares em geral </w:t>
      </w:r>
      <w:commentRangeEnd w:id="43"/>
      <w:r>
        <w:rPr>
          <w:rStyle w:val="Refdecomentrio"/>
        </w:rPr>
        <w:commentReference w:id="43"/>
      </w:r>
      <w:r>
        <w:t>(SILVA FILHO, 2017).</w:t>
      </w:r>
    </w:p>
    <w:p w14:paraId="6FAEF04A" w14:textId="77777777" w:rsidR="006231E4" w:rsidRDefault="006231E4" w:rsidP="00182820">
      <w:pPr>
        <w:pStyle w:val="TF-TEXTO"/>
      </w:pPr>
      <w:commentRangeStart w:id="44"/>
      <w:r>
        <w:t>O trabalho p</w:t>
      </w:r>
      <w:commentRangeEnd w:id="44"/>
      <w:r>
        <w:rPr>
          <w:rStyle w:val="Refdecomentrio"/>
        </w:rPr>
        <w:commentReference w:id="44"/>
      </w:r>
      <w:r>
        <w:t xml:space="preserve">ossui dois públicos-alvo, sendo eles, as ONGs e instituições que recolhem e cuidam de animais abandonados, que estão à procura de pessoas responsáveis para adotar, e as pessoas que estão em busca de um animal de estimação. Segundo Silva Filho (2017), as principais funcionalidades do aplicativo são: adicionar um </w:t>
      </w:r>
      <w:r w:rsidRPr="00546856">
        <w:rPr>
          <w:i/>
          <w:iCs/>
        </w:rPr>
        <w:t>pet</w:t>
      </w:r>
      <w:r>
        <w:rPr>
          <w:i/>
          <w:iCs/>
        </w:rPr>
        <w:t xml:space="preserve"> </w:t>
      </w:r>
      <w:r w:rsidRPr="00AE5166">
        <w:t>e</w:t>
      </w:r>
      <w:r>
        <w:t xml:space="preserve"> ver os </w:t>
      </w:r>
      <w:commentRangeStart w:id="45"/>
      <w:r>
        <w:t xml:space="preserve">pets </w:t>
      </w:r>
      <w:commentRangeEnd w:id="45"/>
      <w:r>
        <w:rPr>
          <w:rStyle w:val="Refdecomentrio"/>
        </w:rPr>
        <w:commentReference w:id="45"/>
      </w:r>
      <w:r>
        <w:t>cadastrados pelo usuário</w:t>
      </w:r>
      <w:r w:rsidRPr="00DF0EB6">
        <w:t xml:space="preserve">, </w:t>
      </w:r>
      <w:r>
        <w:t>caso faça parte do grupo de usuários com permissão, ver os detalhes do animal, selecionar o animal, entrar em contato com o dono ou instituição (SILVA FILHO, 2017).</w:t>
      </w:r>
    </w:p>
    <w:p w14:paraId="25453DDF" w14:textId="77777777" w:rsidR="006231E4" w:rsidRDefault="006231E4" w:rsidP="00741034">
      <w:pPr>
        <w:pStyle w:val="TF-TEXTO"/>
      </w:pPr>
      <w:r>
        <w:t xml:space="preserve">A tela de </w:t>
      </w:r>
      <w:r w:rsidRPr="00AA289B">
        <w:rPr>
          <w:i/>
          <w:iCs/>
        </w:rPr>
        <w:t>login</w:t>
      </w:r>
      <w:r>
        <w:t xml:space="preserve">, apresentada na Figura 1 (a), permite que o usuário acesse o aplicativo por meio da rede social </w:t>
      </w:r>
      <w:proofErr w:type="spellStart"/>
      <w:r w:rsidRPr="0017093A">
        <w:t>Facebook</w:t>
      </w:r>
      <w:proofErr w:type="spellEnd"/>
      <w:r>
        <w:t xml:space="preserve">, essa é a única forma de </w:t>
      </w:r>
      <w:r w:rsidRPr="00AA289B">
        <w:rPr>
          <w:i/>
          <w:iCs/>
        </w:rPr>
        <w:t>login</w:t>
      </w:r>
      <w:r>
        <w:t xml:space="preserve"> disponível. A Figura 1 (b) traz a tela inicial após realizar o </w:t>
      </w:r>
      <w:r w:rsidRPr="00AA289B">
        <w:rPr>
          <w:i/>
          <w:iCs/>
        </w:rPr>
        <w:t>login</w:t>
      </w:r>
      <w:r>
        <w:t xml:space="preserve">, nela é apresentado os </w:t>
      </w:r>
      <w:r w:rsidRPr="00337467">
        <w:rPr>
          <w:i/>
          <w:iCs/>
        </w:rPr>
        <w:t>pets</w:t>
      </w:r>
      <w:r>
        <w:t xml:space="preserve"> cadastrados, na qual o usuário pode selecionar caso tenha gostado de algum </w:t>
      </w:r>
      <w:r w:rsidRPr="00337467">
        <w:rPr>
          <w:i/>
          <w:iCs/>
        </w:rPr>
        <w:t>pet</w:t>
      </w:r>
      <w:r>
        <w:t xml:space="preserve">. A ação de selecionar um </w:t>
      </w:r>
      <w:r w:rsidRPr="00337467">
        <w:rPr>
          <w:i/>
          <w:iCs/>
        </w:rPr>
        <w:t>pet</w:t>
      </w:r>
      <w:r>
        <w:t xml:space="preserve"> ou continuar procurando é demonstrada na Figura 1 (c). Para tal, o usuário realiza a ação de deslizar para a direita caso tenha se interessado pelo </w:t>
      </w:r>
      <w:r w:rsidRPr="00546856">
        <w:rPr>
          <w:i/>
          <w:iCs/>
        </w:rPr>
        <w:t>pet</w:t>
      </w:r>
      <w:r>
        <w:t xml:space="preserve">, </w:t>
      </w:r>
      <w:commentRangeStart w:id="46"/>
      <w:r>
        <w:t>e</w:t>
      </w:r>
      <w:commentRangeEnd w:id="46"/>
      <w:r>
        <w:rPr>
          <w:rStyle w:val="Refdecomentrio"/>
        </w:rPr>
        <w:commentReference w:id="46"/>
      </w:r>
      <w:r>
        <w:t xml:space="preserve"> caso queira continuar procurando ele realiza a ação de deslizar para a esquerda, </w:t>
      </w:r>
      <w:commentRangeStart w:id="47"/>
      <w:r>
        <w:t>e</w:t>
      </w:r>
      <w:commentRangeEnd w:id="47"/>
      <w:r>
        <w:rPr>
          <w:rStyle w:val="Refdecomentrio"/>
        </w:rPr>
        <w:commentReference w:id="47"/>
      </w:r>
      <w:r>
        <w:t xml:space="preserve"> com isso um novo </w:t>
      </w:r>
      <w:r w:rsidRPr="00546856">
        <w:rPr>
          <w:i/>
          <w:iCs/>
        </w:rPr>
        <w:t>pet</w:t>
      </w:r>
      <w:r>
        <w:t xml:space="preserve"> é apresentado. Caso o usuário clique no </w:t>
      </w:r>
      <w:r w:rsidRPr="00546856">
        <w:rPr>
          <w:i/>
          <w:iCs/>
        </w:rPr>
        <w:t>pet</w:t>
      </w:r>
      <w:r>
        <w:t xml:space="preserve"> apresentado, ele poderá ver as informações dele, como as informações básicas e o seu contato (Figura 1 (d)) (SILVA FILHO, 2017).</w:t>
      </w:r>
    </w:p>
    <w:p w14:paraId="6C635892" w14:textId="77777777" w:rsidR="006231E4" w:rsidRPr="00BB6C23" w:rsidRDefault="006231E4" w:rsidP="00CA1070">
      <w:pPr>
        <w:pStyle w:val="TF-LEGENDA"/>
        <w:rPr>
          <w:i/>
          <w:iCs/>
        </w:rPr>
      </w:pPr>
      <w:r>
        <w:lastRenderedPageBreak/>
        <w:t xml:space="preserve">Figura </w:t>
      </w:r>
      <w:r w:rsidR="001F5E16">
        <w:fldChar w:fldCharType="begin"/>
      </w:r>
      <w:r w:rsidR="001F5E16">
        <w:instrText xml:space="preserve"> SEQ Figura \* ARABIC </w:instrText>
      </w:r>
      <w:r w:rsidR="001F5E16">
        <w:fldChar w:fldCharType="separate"/>
      </w:r>
      <w:r>
        <w:rPr>
          <w:noProof/>
        </w:rPr>
        <w:t>1</w:t>
      </w:r>
      <w:r w:rsidR="001F5E16">
        <w:rPr>
          <w:noProof/>
        </w:rPr>
        <w:fldChar w:fldCharType="end"/>
      </w:r>
      <w:r>
        <w:t xml:space="preserve"> - </w:t>
      </w:r>
      <w:r w:rsidRPr="007C4FE4">
        <w:t xml:space="preserve">Telas de (a) </w:t>
      </w:r>
      <w:r w:rsidRPr="00BB6C23">
        <w:rPr>
          <w:i/>
          <w:iCs/>
        </w:rPr>
        <w:t>login</w:t>
      </w:r>
      <w:r w:rsidRPr="007C4FE4">
        <w:t xml:space="preserve">, (b, c) seleção e (d) detalhe do </w:t>
      </w:r>
      <w:r w:rsidRPr="00BB6C23">
        <w:rPr>
          <w:i/>
          <w:iCs/>
        </w:rPr>
        <w:t>pet</w:t>
      </w:r>
    </w:p>
    <w:p w14:paraId="3A49BA99" w14:textId="77777777" w:rsidR="006231E4" w:rsidRDefault="00FB2B42" w:rsidP="00E5367D">
      <w:pPr>
        <w:pStyle w:val="TF-FIGURA"/>
      </w:pPr>
      <w:r>
        <w:rPr>
          <w:noProof/>
        </w:rPr>
      </w:r>
      <w:r w:rsidR="00FB2B42">
        <w:rPr>
          <w:noProof/>
        </w:rPr>
        <w:pict w14:anchorId="684AE5BC">
          <v:shape id="_x0000_i1036" type="#_x0000_t75" alt="" style="width:425.5pt;height:279.15pt;mso-width-percent:0;mso-height-percent:0;mso-width-percent:0;mso-height-percent:0" o:bordertopcolor="this" o:borderleftcolor="this" o:borderbottomcolor="this" o:borderrightcolor="this">
            <v:imagedata r:id="rId10" o:title="trabalho_correlato_1_figura_1"/>
            <w10:bordertop type="single" width="8"/>
            <w10:borderleft type="single" width="8"/>
            <w10:borderbottom type="single" width="8"/>
            <w10:borderright type="single" width="8"/>
          </v:shape>
        </w:pict>
      </w:r>
    </w:p>
    <w:p w14:paraId="3988463D" w14:textId="77777777" w:rsidR="006231E4" w:rsidRDefault="006231E4" w:rsidP="00893031">
      <w:pPr>
        <w:pStyle w:val="TF-FONTE"/>
      </w:pPr>
      <w:r>
        <w:t>Fonte: adaptada de Filho (2017).</w:t>
      </w:r>
    </w:p>
    <w:p w14:paraId="3BFB7704" w14:textId="77777777" w:rsidR="006231E4" w:rsidRDefault="006231E4" w:rsidP="008D0C56">
      <w:pPr>
        <w:pStyle w:val="Ttulo2"/>
        <w:spacing w:after="120" w:line="240" w:lineRule="auto"/>
      </w:pPr>
      <w:bookmarkStart w:id="48" w:name="_Ref82540117"/>
      <w:r>
        <w:t>ADOÇÃOPET CG: UM APLICATIVO PARA SIMPLIFICAR O PROGRESSO DE ADOÇÃO DE ANIMAIS EM cg</w:t>
      </w:r>
      <w:bookmarkEnd w:id="48"/>
    </w:p>
    <w:p w14:paraId="39119AA9" w14:textId="77777777" w:rsidR="006231E4" w:rsidRDefault="006231E4" w:rsidP="002E75DE">
      <w:pPr>
        <w:pStyle w:val="TF-TEXTO"/>
      </w:pPr>
      <w:r>
        <w:t xml:space="preserve">O </w:t>
      </w:r>
      <w:proofErr w:type="spellStart"/>
      <w:r>
        <w:t>AdoçãoPet</w:t>
      </w:r>
      <w:proofErr w:type="spellEnd"/>
      <w:r>
        <w:t xml:space="preserve"> CG é um aplicativo que busca aproximar as instituições das pessoas que querem adotar um </w:t>
      </w:r>
      <w:r w:rsidRPr="00E572AB">
        <w:rPr>
          <w:i/>
          <w:iCs/>
        </w:rPr>
        <w:t>pet</w:t>
      </w:r>
      <w:r>
        <w:t xml:space="preserve">. Guimarães (2021) explica que o aplicativo além de aproximar as ONGs e instituições de causa animal com as pessoas que procuram animais para adotar, fornece uma plataforma que facilite essa visualização dos locais e da comunicação com eles. O </w:t>
      </w:r>
      <w:proofErr w:type="spellStart"/>
      <w:r>
        <w:t>AdoçãoPet</w:t>
      </w:r>
      <w:proofErr w:type="spellEnd"/>
      <w:r>
        <w:t xml:space="preserve"> CG busca maximizar a compatibilidade entre os animais e os donos, evitando assim, a reintrodução do animal ao abandono. Segundo Guimarães (2021), o </w:t>
      </w:r>
      <w:proofErr w:type="spellStart"/>
      <w:r>
        <w:t>App</w:t>
      </w:r>
      <w:proofErr w:type="spellEnd"/>
      <w:r>
        <w:t xml:space="preserve"> foi disponibilizado para a plataforma </w:t>
      </w:r>
      <w:proofErr w:type="spellStart"/>
      <w:r w:rsidRPr="00504BE8">
        <w:t>Android</w:t>
      </w:r>
      <w:proofErr w:type="spellEnd"/>
      <w:r>
        <w:t xml:space="preserve"> devido a quantidade de usuários do sistema operacional. Ele foi dividido em dois subsistemas: o </w:t>
      </w:r>
      <w:proofErr w:type="spellStart"/>
      <w:r w:rsidRPr="00112ACF">
        <w:rPr>
          <w:i/>
          <w:iCs/>
        </w:rPr>
        <w:t>back-end</w:t>
      </w:r>
      <w:proofErr w:type="spellEnd"/>
      <w:r>
        <w:t>, responsável pela persistência das informações e toda essa camada com o banco de dados</w:t>
      </w:r>
      <w:commentRangeStart w:id="49"/>
      <w:r>
        <w:t>,</w:t>
      </w:r>
      <w:commentRangeEnd w:id="49"/>
      <w:r>
        <w:rPr>
          <w:rStyle w:val="Refdecomentrio"/>
        </w:rPr>
        <w:commentReference w:id="49"/>
      </w:r>
      <w:r>
        <w:t xml:space="preserve"> e o </w:t>
      </w:r>
      <w:r w:rsidRPr="00112ACF">
        <w:rPr>
          <w:i/>
          <w:iCs/>
        </w:rPr>
        <w:t>front-</w:t>
      </w:r>
      <w:proofErr w:type="spellStart"/>
      <w:r w:rsidRPr="00112ACF">
        <w:rPr>
          <w:i/>
          <w:iCs/>
        </w:rPr>
        <w:t>end</w:t>
      </w:r>
      <w:proofErr w:type="spellEnd"/>
      <w:r>
        <w:t xml:space="preserve">, responsável pela interação com o usuário final, que dispara as requisições para o </w:t>
      </w:r>
      <w:proofErr w:type="spellStart"/>
      <w:r w:rsidRPr="00C768F4">
        <w:rPr>
          <w:i/>
          <w:iCs/>
        </w:rPr>
        <w:t>back-end</w:t>
      </w:r>
      <w:proofErr w:type="spellEnd"/>
      <w:r>
        <w:rPr>
          <w:i/>
          <w:iCs/>
        </w:rPr>
        <w:t xml:space="preserve"> </w:t>
      </w:r>
      <w:r>
        <w:t>(GUIMARÃES, 2021).</w:t>
      </w:r>
    </w:p>
    <w:p w14:paraId="736726CC" w14:textId="77777777" w:rsidR="006231E4" w:rsidRPr="00E23BE0" w:rsidRDefault="006231E4" w:rsidP="002E75DE">
      <w:pPr>
        <w:pStyle w:val="TF-TEXTO"/>
      </w:pPr>
      <w:r>
        <w:t xml:space="preserve">De acordo com Guimarães (2021), o banco de dados utilizado no </w:t>
      </w:r>
      <w:proofErr w:type="spellStart"/>
      <w:r w:rsidRPr="00E23BE0">
        <w:rPr>
          <w:i/>
          <w:iCs/>
        </w:rPr>
        <w:t>back-end</w:t>
      </w:r>
      <w:proofErr w:type="spellEnd"/>
      <w:r w:rsidRPr="00AE5166">
        <w:t xml:space="preserve"> foi</w:t>
      </w:r>
      <w:r>
        <w:rPr>
          <w:i/>
          <w:iCs/>
        </w:rPr>
        <w:t xml:space="preserve"> </w:t>
      </w:r>
      <w:proofErr w:type="spellStart"/>
      <w:r>
        <w:t>Not</w:t>
      </w:r>
      <w:proofErr w:type="spellEnd"/>
      <w:r>
        <w:t xml:space="preserve"> </w:t>
      </w:r>
      <w:proofErr w:type="spellStart"/>
      <w:r>
        <w:t>Only</w:t>
      </w:r>
      <w:proofErr w:type="spellEnd"/>
      <w:r>
        <w:t xml:space="preserve"> </w:t>
      </w:r>
      <w:proofErr w:type="spellStart"/>
      <w:r>
        <w:t>Structured</w:t>
      </w:r>
      <w:proofErr w:type="spellEnd"/>
      <w:r>
        <w:t xml:space="preserve"> Query </w:t>
      </w:r>
      <w:proofErr w:type="spellStart"/>
      <w:r>
        <w:t>Language</w:t>
      </w:r>
      <w:proofErr w:type="spellEnd"/>
      <w:r>
        <w:t xml:space="preserve"> (</w:t>
      </w:r>
      <w:proofErr w:type="spellStart"/>
      <w:r>
        <w:t>NoSQL</w:t>
      </w:r>
      <w:proofErr w:type="spellEnd"/>
      <w:r>
        <w:t xml:space="preserve">) para a estruturação dos dados do aplicativo. No desenvolvimento foi utilizado os serviços do </w:t>
      </w:r>
      <w:proofErr w:type="spellStart"/>
      <w:r w:rsidRPr="00312DB5">
        <w:t>Onesignal</w:t>
      </w:r>
      <w:proofErr w:type="spellEnd"/>
      <w:r>
        <w:rPr>
          <w:i/>
          <w:iCs/>
        </w:rPr>
        <w:t xml:space="preserve"> </w:t>
      </w:r>
      <w:r>
        <w:t xml:space="preserve">e </w:t>
      </w:r>
      <w:proofErr w:type="spellStart"/>
      <w:r w:rsidRPr="00312DB5">
        <w:t>Firebase</w:t>
      </w:r>
      <w:proofErr w:type="spellEnd"/>
      <w:r>
        <w:t xml:space="preserve"> para agilização da implementação. O </w:t>
      </w:r>
      <w:proofErr w:type="spellStart"/>
      <w:r w:rsidRPr="00312DB5">
        <w:t>Firebase</w:t>
      </w:r>
      <w:proofErr w:type="spellEnd"/>
      <w:r>
        <w:t xml:space="preserve"> é um serviço baseado em um </w:t>
      </w:r>
      <w:r w:rsidRPr="00312DB5">
        <w:t xml:space="preserve">Software </w:t>
      </w:r>
      <w:proofErr w:type="spellStart"/>
      <w:r w:rsidRPr="00312DB5">
        <w:t>Development</w:t>
      </w:r>
      <w:proofErr w:type="spellEnd"/>
      <w:r w:rsidRPr="00312DB5">
        <w:t xml:space="preserve"> Kit</w:t>
      </w:r>
      <w:r>
        <w:t xml:space="preserve"> (SDK), possui ferramentas para auxiliar e agilizar o desenvolvimento como autenticação, armazenamento de dados não-relacionais, armazenamento de arquivos, dentre outros. O </w:t>
      </w:r>
      <w:proofErr w:type="spellStart"/>
      <w:r w:rsidRPr="00F7613C">
        <w:t>React-Native</w:t>
      </w:r>
      <w:proofErr w:type="spellEnd"/>
      <w:r>
        <w:t xml:space="preserve"> foi utilizado para o desenvolvimento do </w:t>
      </w:r>
      <w:r>
        <w:rPr>
          <w:i/>
          <w:iCs/>
        </w:rPr>
        <w:t>front-</w:t>
      </w:r>
      <w:proofErr w:type="spellStart"/>
      <w:r>
        <w:rPr>
          <w:i/>
          <w:iCs/>
        </w:rPr>
        <w:t>end</w:t>
      </w:r>
      <w:proofErr w:type="spellEnd"/>
      <w:r>
        <w:t xml:space="preserve"> pela principal característica de gerar códigos nativos tanto para as plataformas </w:t>
      </w:r>
      <w:proofErr w:type="spellStart"/>
      <w:r w:rsidRPr="00F7613C">
        <w:t>Android</w:t>
      </w:r>
      <w:proofErr w:type="spellEnd"/>
      <w:r>
        <w:t xml:space="preserve"> como para </w:t>
      </w:r>
      <w:r w:rsidRPr="00F7613C">
        <w:t>IOS</w:t>
      </w:r>
      <w:r>
        <w:t xml:space="preserve">, implementando apenas um </w:t>
      </w:r>
      <w:r>
        <w:lastRenderedPageBreak/>
        <w:t>código fonte. Para o d</w:t>
      </w:r>
      <w:r w:rsidRPr="00201753">
        <w:t>esign</w:t>
      </w:r>
      <w:r>
        <w:rPr>
          <w:i/>
          <w:iCs/>
        </w:rPr>
        <w:t xml:space="preserve"> </w:t>
      </w:r>
      <w:r>
        <w:t xml:space="preserve">do aplicativo foi utilizado a ferramenta </w:t>
      </w:r>
      <w:proofErr w:type="spellStart"/>
      <w:r w:rsidRPr="00201753">
        <w:t>styled-components</w:t>
      </w:r>
      <w:proofErr w:type="spellEnd"/>
      <w:r>
        <w:rPr>
          <w:i/>
          <w:iCs/>
        </w:rPr>
        <w:t xml:space="preserve"> </w:t>
      </w:r>
      <w:r>
        <w:t xml:space="preserve">e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(CSS), enquanto a navegação foi feita com </w:t>
      </w:r>
      <w:proofErr w:type="spellStart"/>
      <w:r w:rsidRPr="004705C3">
        <w:t>react-navigation</w:t>
      </w:r>
      <w:proofErr w:type="spellEnd"/>
      <w:r>
        <w:t xml:space="preserve">, pois há telas com necessidade de restrição de uso. Além disso, Guimarães (2021) usou algumas ferramentas da </w:t>
      </w:r>
      <w:r w:rsidRPr="004705C3">
        <w:t>Google</w:t>
      </w:r>
      <w:r>
        <w:rPr>
          <w:i/>
          <w:iCs/>
        </w:rPr>
        <w:t xml:space="preserve"> </w:t>
      </w:r>
      <w:r>
        <w:t xml:space="preserve">como o </w:t>
      </w:r>
      <w:r w:rsidRPr="004705C3">
        <w:t xml:space="preserve">Google </w:t>
      </w:r>
      <w:proofErr w:type="spellStart"/>
      <w:r w:rsidRPr="004705C3">
        <w:t>Maps</w:t>
      </w:r>
      <w:proofErr w:type="spellEnd"/>
      <w:r>
        <w:rPr>
          <w:i/>
          <w:iCs/>
        </w:rPr>
        <w:t xml:space="preserve"> </w:t>
      </w:r>
      <w:r>
        <w:t xml:space="preserve">e o serviço de </w:t>
      </w:r>
      <w:proofErr w:type="spellStart"/>
      <w:r>
        <w:t>geolocalização</w:t>
      </w:r>
      <w:proofErr w:type="spellEnd"/>
      <w:r>
        <w:t xml:space="preserve">.  </w:t>
      </w:r>
    </w:p>
    <w:p w14:paraId="57486568" w14:textId="77777777" w:rsidR="006231E4" w:rsidRPr="008D2584" w:rsidRDefault="006231E4" w:rsidP="00F10D62">
      <w:pPr>
        <w:pStyle w:val="TF-TEXTO"/>
      </w:pPr>
      <w:r>
        <w:t>Segundo Guimarães (2021), as principais funcionalidades do aplicativo são: contas de usuário tipo organização e usuários do tipo adotante</w:t>
      </w:r>
      <w:commentRangeStart w:id="50"/>
      <w:r>
        <w:t>,</w:t>
      </w:r>
      <w:commentRangeEnd w:id="50"/>
      <w:r>
        <w:rPr>
          <w:rStyle w:val="Refdecomentrio"/>
        </w:rPr>
        <w:commentReference w:id="50"/>
      </w:r>
      <w:r>
        <w:t xml:space="preserve"> cadastro de organização, atualização dos dados do usuário organização, cadastro de </w:t>
      </w:r>
      <w:r w:rsidRPr="00BB6C23">
        <w:rPr>
          <w:i/>
          <w:iCs/>
        </w:rPr>
        <w:t>pets</w:t>
      </w:r>
      <w:r>
        <w:t xml:space="preserve"> disponíveis para adoção, remoção de </w:t>
      </w:r>
      <w:r w:rsidRPr="00BB6C23">
        <w:rPr>
          <w:i/>
          <w:iCs/>
        </w:rPr>
        <w:t>pets</w:t>
      </w:r>
      <w:r>
        <w:t xml:space="preserve"> disponíveis para adoção, lista com os </w:t>
      </w:r>
      <w:r w:rsidRPr="00BB6C23">
        <w:rPr>
          <w:i/>
          <w:iCs/>
        </w:rPr>
        <w:t>pets</w:t>
      </w:r>
      <w:r>
        <w:t xml:space="preserve"> disponíveis para adoção, mapa com endereços e contatos das organizações, envio de notificações quando um </w:t>
      </w:r>
      <w:r w:rsidRPr="00BB6C23">
        <w:rPr>
          <w:i/>
          <w:iCs/>
        </w:rPr>
        <w:t>pet</w:t>
      </w:r>
      <w:r>
        <w:t xml:space="preserve"> for cadastrado.</w:t>
      </w:r>
    </w:p>
    <w:p w14:paraId="0F672605" w14:textId="77777777" w:rsidR="006231E4" w:rsidRDefault="006231E4" w:rsidP="006D1FE0">
      <w:pPr>
        <w:pStyle w:val="TF-LEGENDA"/>
      </w:pPr>
      <w:r>
        <w:t xml:space="preserve">Figura </w:t>
      </w:r>
      <w:r w:rsidR="001F5E16">
        <w:fldChar w:fldCharType="begin"/>
      </w:r>
      <w:r w:rsidR="001F5E16">
        <w:instrText xml:space="preserve"> SEQ Figura \* ARABIC </w:instrText>
      </w:r>
      <w:r w:rsidR="001F5E16">
        <w:fldChar w:fldCharType="separate"/>
      </w:r>
      <w:r>
        <w:rPr>
          <w:noProof/>
        </w:rPr>
        <w:t>2</w:t>
      </w:r>
      <w:r w:rsidR="001F5E16">
        <w:rPr>
          <w:noProof/>
        </w:rPr>
        <w:fldChar w:fldCharType="end"/>
      </w:r>
      <w:r>
        <w:t xml:space="preserve"> - </w:t>
      </w:r>
      <w:r w:rsidRPr="007266E4">
        <w:t xml:space="preserve">Telas de (a) login, (b) mapa, (c) menu de funcionalidades e (d) seleção de </w:t>
      </w:r>
      <w:r w:rsidRPr="00BB6C23">
        <w:rPr>
          <w:i/>
          <w:iCs/>
        </w:rPr>
        <w:t>pets</w:t>
      </w:r>
    </w:p>
    <w:p w14:paraId="032A3C20" w14:textId="77777777" w:rsidR="006231E4" w:rsidRDefault="00FB2B42" w:rsidP="003967FE">
      <w:pPr>
        <w:pStyle w:val="TF-FIGURA"/>
      </w:pPr>
      <w:r>
        <w:rPr>
          <w:noProof/>
        </w:rPr>
      </w:r>
      <w:r w:rsidR="00FB2B42">
        <w:rPr>
          <w:noProof/>
        </w:rPr>
        <w:pict w14:anchorId="20E71055">
          <v:shape id="_x0000_i1035" type="#_x0000_t75" alt="" style="width:456.2pt;height:3in;mso-width-percent:0;mso-height-percent:0;mso-width-percent:0;mso-height-percent:0" o:bordertopcolor="this" o:borderleftcolor="this" o:borderbottomcolor="this" o:borderrightcolor="this">
            <v:imagedata r:id="rId11" o:title="trabalho_correlato_2_figura_1"/>
            <w10:bordertop type="single" width="8"/>
            <w10:borderleft type="single" width="8"/>
            <w10:borderbottom type="single" width="8"/>
            <w10:borderright type="single" width="8"/>
          </v:shape>
        </w:pict>
      </w:r>
    </w:p>
    <w:p w14:paraId="065154D8" w14:textId="77777777" w:rsidR="006231E4" w:rsidRDefault="006231E4" w:rsidP="00423ED6">
      <w:pPr>
        <w:pStyle w:val="TF-FONTE"/>
      </w:pPr>
      <w:r>
        <w:t>Fonte: adaptada de Guimarães (2021).</w:t>
      </w:r>
    </w:p>
    <w:p w14:paraId="7930A54E" w14:textId="77777777" w:rsidR="006231E4" w:rsidRPr="00423ED6" w:rsidRDefault="006231E4" w:rsidP="00423ED6">
      <w:pPr>
        <w:pStyle w:val="TF-TEXTO"/>
      </w:pPr>
      <w:commentRangeStart w:id="51"/>
      <w:r>
        <w:t xml:space="preserve">A tela de </w:t>
      </w:r>
      <w:r>
        <w:rPr>
          <w:i/>
          <w:iCs/>
        </w:rPr>
        <w:t>login</w:t>
      </w:r>
      <w:r>
        <w:t xml:space="preserve">, apresentada na Figura 2 (a), permite </w:t>
      </w:r>
      <w:commentRangeEnd w:id="51"/>
      <w:r>
        <w:rPr>
          <w:rStyle w:val="Refdecomentrio"/>
        </w:rPr>
        <w:commentReference w:id="51"/>
      </w:r>
      <w:r>
        <w:t xml:space="preserve">ao usuário se autenticar caso seja o usuário de uma instituição e se for um usuário adotante não há necessidade de se autenticar. A Figura 2 (b) traz a tela do mapa na qual é possível ver as informações básicas das instituições. A Figura 2 (c) traz o menu lateral do aplicativo na qual é possível ver as funcionalidades de </w:t>
      </w:r>
      <w:r w:rsidRPr="00AE5166">
        <w:rPr>
          <w:rFonts w:ascii="Courier New" w:hAnsi="Courier New" w:cs="Courier New"/>
        </w:rPr>
        <w:t>Mapa</w:t>
      </w:r>
      <w:r>
        <w:t xml:space="preserve"> e </w:t>
      </w:r>
      <w:r w:rsidRPr="00AE5166">
        <w:rPr>
          <w:rFonts w:ascii="Courier New" w:hAnsi="Courier New" w:cs="Courier New"/>
        </w:rPr>
        <w:t>Pets para adoção</w:t>
      </w:r>
      <w:r>
        <w:t xml:space="preserve">. A opção de </w:t>
      </w:r>
      <w:r w:rsidRPr="00AE5166">
        <w:rPr>
          <w:rFonts w:ascii="Courier New" w:hAnsi="Courier New" w:cs="Courier New"/>
        </w:rPr>
        <w:t>Pets para adoção</w:t>
      </w:r>
      <w:r>
        <w:t xml:space="preserve"> traz a </w:t>
      </w:r>
      <w:r w:rsidRPr="00DA4A8B">
        <w:t xml:space="preserve">listagem </w:t>
      </w:r>
      <w:r w:rsidRPr="00AE5166">
        <w:t>d</w:t>
      </w:r>
      <w:r w:rsidRPr="00DA4A8B">
        <w:t xml:space="preserve">e </w:t>
      </w:r>
      <w:r w:rsidRPr="00AE5166">
        <w:t>pets</w:t>
      </w:r>
      <w:r>
        <w:rPr>
          <w:i/>
          <w:iCs/>
        </w:rPr>
        <w:t xml:space="preserve"> </w:t>
      </w:r>
      <w:r>
        <w:t>que estão para adoção para um usuário (Figura 2 (d)), sendo possível ver as informações básicas dos animais, a instituição e a opção de entrar em contato com a instituição (GUIMARÃES, 2021).</w:t>
      </w:r>
    </w:p>
    <w:p w14:paraId="5A429311" w14:textId="77777777" w:rsidR="006231E4" w:rsidRDefault="006231E4" w:rsidP="00A44581">
      <w:pPr>
        <w:pStyle w:val="Ttulo2"/>
        <w:spacing w:after="120" w:line="240" w:lineRule="auto"/>
      </w:pPr>
      <w:bookmarkStart w:id="52" w:name="_Ref82540079"/>
      <w:r>
        <w:t>pets adoptions – aplicativo para ong de animais</w:t>
      </w:r>
      <w:bookmarkEnd w:id="52"/>
    </w:p>
    <w:p w14:paraId="4710D9E7" w14:textId="77777777" w:rsidR="006231E4" w:rsidRDefault="006231E4" w:rsidP="00023DAB">
      <w:pPr>
        <w:pStyle w:val="TF-TEXTO"/>
      </w:pPr>
      <w:r>
        <w:t xml:space="preserve">Batista (2020) propôs um aplicativo para centralizar, em apenas uma plataforma, com fácil acesso e usabilidade para os usuários, todas as ações para beneficiar as ONGs e as pessoas que querem ajudar/adotar um animal. O aplicativo foi disponibilizado para a plataforma </w:t>
      </w:r>
      <w:proofErr w:type="spellStart"/>
      <w:r>
        <w:t>Android</w:t>
      </w:r>
      <w:proofErr w:type="spellEnd"/>
      <w:r>
        <w:t xml:space="preserve"> e em seu desenvolvimento foi utilizado a linguagem de programação Java, devido ao </w:t>
      </w:r>
      <w:r>
        <w:lastRenderedPageBreak/>
        <w:t xml:space="preserve">fato de ser uma das mais usadas, de código-fonte aberto e gratuita. Foi criado um </w:t>
      </w:r>
      <w:proofErr w:type="spellStart"/>
      <w:r w:rsidRPr="00AE5166">
        <w:rPr>
          <w:i/>
          <w:iCs/>
        </w:rPr>
        <w:t>back-end</w:t>
      </w:r>
      <w:proofErr w:type="spellEnd"/>
      <w:r>
        <w:t xml:space="preserve"> em um servidor on-line para realizar todas as ações do aplicativo e na comunicação entre o servidor e o aplicativo foi usado o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(JSON). Já para o armazenamento dos dados de usuário, adoções, animais, feiras, entre outros foi utilizado o Banco de dados </w:t>
      </w:r>
      <w:proofErr w:type="spellStart"/>
      <w:r>
        <w:t>Structured</w:t>
      </w:r>
      <w:proofErr w:type="spellEnd"/>
      <w:r>
        <w:t xml:space="preserve"> Query </w:t>
      </w:r>
      <w:proofErr w:type="spellStart"/>
      <w:r>
        <w:t>Language</w:t>
      </w:r>
      <w:proofErr w:type="spellEnd"/>
      <w:r>
        <w:t xml:space="preserve"> (SQL) Server (BATISTA, 2020).</w:t>
      </w:r>
    </w:p>
    <w:p w14:paraId="6C844DE1" w14:textId="77777777" w:rsidR="006231E4" w:rsidRDefault="006231E4" w:rsidP="00023DAB">
      <w:pPr>
        <w:pStyle w:val="TF-TEXTO"/>
      </w:pPr>
      <w:r>
        <w:t>Segundo Batista (2020), as principais funcionalidades do aplicativo são: cadastro de usuários</w:t>
      </w:r>
      <w:commentRangeStart w:id="53"/>
      <w:r>
        <w:t>,</w:t>
      </w:r>
      <w:commentRangeEnd w:id="53"/>
      <w:r>
        <w:rPr>
          <w:rStyle w:val="Refdecomentrio"/>
        </w:rPr>
        <w:commentReference w:id="53"/>
      </w:r>
      <w:r>
        <w:t xml:space="preserve"> listagem de animais para adoção, visualizar as informações de um animal, adotar um animal, visualizar as informações da próxima feira de adoções da ONG, visualizar as informações bancárias da ONG para realizar uma doação, realizar resgate de voucher de acordo com a quantidade de pontos que o usuário possui. </w:t>
      </w:r>
    </w:p>
    <w:p w14:paraId="2AAC9E36" w14:textId="77777777" w:rsidR="006231E4" w:rsidRPr="00BB6C23" w:rsidRDefault="006231E4" w:rsidP="001F543F">
      <w:pPr>
        <w:pStyle w:val="TF-LEGENDA"/>
        <w:rPr>
          <w:i/>
          <w:iCs/>
        </w:rPr>
      </w:pPr>
      <w:r>
        <w:t xml:space="preserve">Figura </w:t>
      </w:r>
      <w:r w:rsidR="001F5E16">
        <w:fldChar w:fldCharType="begin"/>
      </w:r>
      <w:r w:rsidR="001F5E16">
        <w:instrText xml:space="preserve"> SEQ Figura \* ARABIC </w:instrText>
      </w:r>
      <w:r w:rsidR="001F5E16">
        <w:fldChar w:fldCharType="separate"/>
      </w:r>
      <w:r>
        <w:rPr>
          <w:noProof/>
        </w:rPr>
        <w:t>3</w:t>
      </w:r>
      <w:r w:rsidR="001F5E16">
        <w:rPr>
          <w:noProof/>
        </w:rPr>
        <w:fldChar w:fldCharType="end"/>
      </w:r>
      <w:r>
        <w:t xml:space="preserve"> - </w:t>
      </w:r>
      <w:r w:rsidRPr="00F00F70">
        <w:t xml:space="preserve">Telas de (a) login, (b) cadastro de usuário, (c) listagem de pets, (d) detalhe e adoção de um </w:t>
      </w:r>
      <w:r w:rsidRPr="00BB6C23">
        <w:rPr>
          <w:i/>
          <w:iCs/>
        </w:rPr>
        <w:t>pet</w:t>
      </w:r>
    </w:p>
    <w:p w14:paraId="3B3E3FA1" w14:textId="77777777" w:rsidR="006231E4" w:rsidRDefault="00FB2B42" w:rsidP="00457860">
      <w:pPr>
        <w:pStyle w:val="TF-FIGURA"/>
      </w:pPr>
      <w:r>
        <w:rPr>
          <w:noProof/>
        </w:rPr>
      </w:r>
      <w:r w:rsidR="00FB2B42">
        <w:rPr>
          <w:noProof/>
        </w:rPr>
        <w:pict w14:anchorId="4CBEDA35">
          <v:shape id="_x0000_i1034" type="#_x0000_t75" alt="" style="width:455.6pt;height:204.8pt;mso-width-percent:0;mso-height-percent:0;mso-width-percent:0;mso-height-percent:0" o:bordertopcolor="this" o:borderleftcolor="this" o:borderbottomcolor="this" o:borderrightcolor="this">
            <v:imagedata r:id="rId12" o:title="trabalho_correlato_3_figura_1"/>
            <w10:bordertop type="single" width="8"/>
            <w10:borderleft type="single" width="8"/>
            <w10:borderbottom type="single" width="8"/>
            <w10:borderright type="single" width="8"/>
          </v:shape>
        </w:pict>
      </w:r>
    </w:p>
    <w:p w14:paraId="5E1BDE4D" w14:textId="77777777" w:rsidR="006231E4" w:rsidRDefault="006231E4" w:rsidP="007164D0">
      <w:pPr>
        <w:pStyle w:val="TF-FONTE"/>
      </w:pPr>
      <w:r>
        <w:t>Fonte: adaptada de Batista (2020).</w:t>
      </w:r>
    </w:p>
    <w:p w14:paraId="6E2C0F81" w14:textId="77777777" w:rsidR="006231E4" w:rsidRPr="00F10D62" w:rsidRDefault="006231E4" w:rsidP="00F10D62">
      <w:pPr>
        <w:pStyle w:val="TF-TEXTO"/>
      </w:pPr>
      <w:commentRangeStart w:id="54"/>
      <w:r>
        <w:t xml:space="preserve">Na Figura 3 (a), </w:t>
      </w:r>
      <w:commentRangeEnd w:id="54"/>
      <w:r>
        <w:rPr>
          <w:rStyle w:val="Refdecomentrio"/>
        </w:rPr>
        <w:commentReference w:id="54"/>
      </w:r>
      <w:r>
        <w:t xml:space="preserve">é apresentada a tela de </w:t>
      </w:r>
      <w:r>
        <w:rPr>
          <w:i/>
          <w:iCs/>
        </w:rPr>
        <w:t>login</w:t>
      </w:r>
      <w:r>
        <w:t xml:space="preserve">, na qual o usuário pode se autenticar, redefinir sua senha caso não lembre, se cadastrar caso não possua um cadastro. Na Figura 3 (b), é visto a tela de cadastro, acessada pelo usuário para poder fazer um cadastro no aplicativo e aí se autenticar para usar suas funcionalidades. Uma das principais funcionalidades é a listagem de animais disponíveis para adoção que é apresentada na Figura 3 (c), na qual o usuário poderá selecionar um </w:t>
      </w:r>
      <w:r w:rsidRPr="00543A4B">
        <w:rPr>
          <w:i/>
          <w:iCs/>
        </w:rPr>
        <w:t>pet</w:t>
      </w:r>
      <w:r>
        <w:t xml:space="preserve"> de seu interesse. Por fim, a Figura 3 (d) traz a tela de detalhe de um </w:t>
      </w:r>
      <w:r>
        <w:rPr>
          <w:i/>
          <w:iCs/>
        </w:rPr>
        <w:t>pet</w:t>
      </w:r>
      <w:r>
        <w:t xml:space="preserve">, que é acessada ao selecionar um animal na tela de listagem de </w:t>
      </w:r>
      <w:r>
        <w:rPr>
          <w:i/>
          <w:iCs/>
        </w:rPr>
        <w:t>pets</w:t>
      </w:r>
      <w:r>
        <w:t xml:space="preserve">. Na tela de detalhe do </w:t>
      </w:r>
      <w:r>
        <w:rPr>
          <w:i/>
          <w:iCs/>
        </w:rPr>
        <w:t>pet</w:t>
      </w:r>
      <w:r>
        <w:t>, há a opção de adotar o animal, que se optar por realizar a adoção, o usuário é direcionado para entrar em contato com a instituição para prosseguir com a adoção.</w:t>
      </w:r>
    </w:p>
    <w:p w14:paraId="2B5BB868" w14:textId="77777777" w:rsidR="006231E4" w:rsidRDefault="006231E4" w:rsidP="00FB2B42">
      <w:pPr>
        <w:pStyle w:val="Ttulo1"/>
      </w:pPr>
      <w:bookmarkStart w:id="55" w:name="_Toc54164921"/>
      <w:bookmarkStart w:id="56" w:name="_Toc54165675"/>
      <w:bookmarkStart w:id="57" w:name="_Toc54169333"/>
      <w:bookmarkStart w:id="58" w:name="_Toc96347439"/>
      <w:bookmarkStart w:id="59" w:name="_Toc96357723"/>
      <w:bookmarkStart w:id="60" w:name="_Toc96491866"/>
      <w:bookmarkStart w:id="61" w:name="_Toc411603107"/>
      <w:bookmarkEnd w:id="40"/>
      <w:r>
        <w:t>proposta</w:t>
      </w:r>
    </w:p>
    <w:p w14:paraId="78BE4106" w14:textId="77777777" w:rsidR="006231E4" w:rsidRDefault="006231E4" w:rsidP="00451B94">
      <w:pPr>
        <w:pStyle w:val="TF-TEXTO"/>
      </w:pPr>
      <w:r>
        <w:t xml:space="preserve">Nesta seção serão descritas as justificativas para o desenvolvimento do trabalho proposto (subseção </w:t>
      </w:r>
      <w:r>
        <w:fldChar w:fldCharType="begin"/>
      </w:r>
      <w:r>
        <w:instrText xml:space="preserve"> REF _Ref82540190 \r \h </w:instrText>
      </w:r>
      <w:r>
        <w:fldChar w:fldCharType="separate"/>
      </w:r>
      <w:r>
        <w:t>3.1</w:t>
      </w:r>
      <w:r>
        <w:fldChar w:fldCharType="end"/>
      </w:r>
      <w:r>
        <w:t xml:space="preserve">), também serão descritos os Requisitos Funcionais (RF) e os Requisitos Não </w:t>
      </w:r>
      <w:r>
        <w:lastRenderedPageBreak/>
        <w:t xml:space="preserve">Funcionais (RNF) (subseção </w:t>
      </w:r>
      <w:r>
        <w:fldChar w:fldCharType="begin"/>
      </w:r>
      <w:r>
        <w:instrText xml:space="preserve"> REF _Ref82540202 \r \h </w:instrText>
      </w:r>
      <w:r>
        <w:fldChar w:fldCharType="separate"/>
      </w:r>
      <w:r>
        <w:t>3.2</w:t>
      </w:r>
      <w:r>
        <w:fldChar w:fldCharType="end"/>
      </w:r>
      <w:commentRangeStart w:id="62"/>
      <w:r>
        <w:t xml:space="preserve">), e para </w:t>
      </w:r>
      <w:commentRangeEnd w:id="62"/>
      <w:r>
        <w:rPr>
          <w:rStyle w:val="Refdecomentrio"/>
        </w:rPr>
        <w:commentReference w:id="62"/>
      </w:r>
      <w:r>
        <w:t xml:space="preserve">finalizar será descrito a metodologias e planejamento do cronograma para o desenvolvimento do trabalho aqui proposto (subseção </w:t>
      </w:r>
      <w:r>
        <w:fldChar w:fldCharType="begin"/>
      </w:r>
      <w:r>
        <w:instrText xml:space="preserve"> REF _Ref82540217 \r \h </w:instrText>
      </w:r>
      <w:r>
        <w:fldChar w:fldCharType="separate"/>
      </w:r>
      <w:r>
        <w:t>3.3</w:t>
      </w:r>
      <w:r>
        <w:fldChar w:fldCharType="end"/>
      </w:r>
      <w:r>
        <w:t>).</w:t>
      </w:r>
    </w:p>
    <w:p w14:paraId="35D17BD1" w14:textId="77777777" w:rsidR="006231E4" w:rsidRDefault="006231E4" w:rsidP="00451B94">
      <w:pPr>
        <w:pStyle w:val="Ttulo2"/>
        <w:spacing w:after="120" w:line="240" w:lineRule="auto"/>
      </w:pPr>
      <w:bookmarkStart w:id="63" w:name="_Ref82540190"/>
      <w:bookmarkStart w:id="64" w:name="_Toc54164915"/>
      <w:bookmarkStart w:id="65" w:name="_Toc54165669"/>
      <w:bookmarkStart w:id="66" w:name="_Toc54169327"/>
      <w:bookmarkStart w:id="67" w:name="_Toc96347433"/>
      <w:bookmarkStart w:id="68" w:name="_Toc96357717"/>
      <w:bookmarkStart w:id="69" w:name="_Toc96491860"/>
      <w:bookmarkStart w:id="70" w:name="_Toc351015594"/>
      <w:r>
        <w:t>JUSTIFICATIVA</w:t>
      </w:r>
      <w:bookmarkEnd w:id="63"/>
    </w:p>
    <w:p w14:paraId="4087C57C" w14:textId="77777777" w:rsidR="006231E4" w:rsidRPr="005941C9" w:rsidRDefault="006231E4" w:rsidP="00D3027C">
      <w:pPr>
        <w:pStyle w:val="TF-TEXTO"/>
      </w:pPr>
      <w:r>
        <w:t xml:space="preserve">Nas seções </w:t>
      </w:r>
      <w:r>
        <w:fldChar w:fldCharType="begin"/>
      </w:r>
      <w:r>
        <w:instrText xml:space="preserve"> REF _Ref84236747 \r \h </w:instrText>
      </w:r>
      <w:r>
        <w:fldChar w:fldCharType="separate"/>
      </w:r>
      <w:r>
        <w:t>1</w:t>
      </w:r>
      <w:r>
        <w:fldChar w:fldCharType="end"/>
      </w:r>
      <w:r>
        <w:t xml:space="preserve"> e </w:t>
      </w:r>
      <w:r>
        <w:fldChar w:fldCharType="begin"/>
      </w:r>
      <w:r>
        <w:instrText xml:space="preserve"> REF _Ref82540231 \r \h </w:instrText>
      </w:r>
      <w:r>
        <w:fldChar w:fldCharType="separate"/>
      </w:r>
      <w:r>
        <w:t>2</w:t>
      </w:r>
      <w:r>
        <w:fldChar w:fldCharType="end"/>
      </w:r>
      <w:r>
        <w:t xml:space="preserve"> foram evidenciados a relevância do trabalho proposto. Além disso, é notório o aumento no número de pessoas e instituições recorrendo as redes sociais para anunciar </w:t>
      </w:r>
      <w:r>
        <w:rPr>
          <w:i/>
          <w:iCs/>
        </w:rPr>
        <w:t>pets</w:t>
      </w:r>
      <w:r>
        <w:t xml:space="preserve"> abandonados/perdidos, na esperança de atingir o máximo de pessoas e incentivar a </w:t>
      </w:r>
      <w:proofErr w:type="spellStart"/>
      <w:r w:rsidRPr="00083CA6">
        <w:t>solidarização</w:t>
      </w:r>
      <w:proofErr w:type="spellEnd"/>
      <w:r>
        <w:t xml:space="preserve">, seja para ajudar na busca ou na adoção do </w:t>
      </w:r>
      <w:r>
        <w:rPr>
          <w:i/>
          <w:iCs/>
        </w:rPr>
        <w:t>pet</w:t>
      </w:r>
      <w:r>
        <w:t xml:space="preserve">. Nesse contexto, Silva Filho (2017), Guimarães (2021) e Batista (2020) identificam a possibilidade de desenvolver uma solução que auxilie e centralize as informações de animais perdidos e abandonados. No </w:t>
      </w:r>
      <w:r>
        <w:fldChar w:fldCharType="begin"/>
      </w:r>
      <w:r>
        <w:instrText xml:space="preserve"> REF _Ref52025161 \h </w:instrText>
      </w:r>
      <w:r>
        <w:fldChar w:fldCharType="separate"/>
      </w:r>
      <w:r>
        <w:t xml:space="preserve">Quadro </w:t>
      </w:r>
      <w:r>
        <w:rPr>
          <w:noProof/>
        </w:rPr>
        <w:t>1</w:t>
      </w:r>
      <w:r>
        <w:fldChar w:fldCharType="end"/>
      </w:r>
      <w:r>
        <w:t xml:space="preserve"> é apresentado um comparativo entre os trabalhos correlatos descritos na seção </w:t>
      </w:r>
      <w:r>
        <w:fldChar w:fldCharType="begin"/>
      </w:r>
      <w:r>
        <w:instrText xml:space="preserve"> REF _Ref82540231 \r \h </w:instrText>
      </w:r>
      <w:r>
        <w:fldChar w:fldCharType="separate"/>
      </w:r>
      <w:r>
        <w:t>2</w:t>
      </w:r>
      <w:r>
        <w:fldChar w:fldCharType="end"/>
      </w:r>
      <w:r>
        <w:t>, de modo que as linhas representam as características e as colunas os trabalhos relacionados.</w:t>
      </w:r>
    </w:p>
    <w:p w14:paraId="33B0079B" w14:textId="77777777" w:rsidR="006231E4" w:rsidRDefault="006231E4" w:rsidP="00B36E4A">
      <w:pPr>
        <w:pStyle w:val="TF-LEGENDA"/>
      </w:pPr>
      <w:bookmarkStart w:id="71" w:name="_Ref52025161"/>
      <w:bookmarkStart w:id="72" w:name="_Ref82540253"/>
      <w:r>
        <w:t xml:space="preserve">Quadro </w:t>
      </w:r>
      <w:r w:rsidR="001F5E16">
        <w:fldChar w:fldCharType="begin"/>
      </w:r>
      <w:r w:rsidR="001F5E16">
        <w:instrText xml:space="preserve"> SEQ </w:instrText>
      </w:r>
      <w:r w:rsidR="001F5E16">
        <w:instrText xml:space="preserve">Quadro \* ARABIC </w:instrText>
      </w:r>
      <w:r w:rsidR="001F5E16">
        <w:fldChar w:fldCharType="separate"/>
      </w:r>
      <w:r>
        <w:rPr>
          <w:noProof/>
        </w:rPr>
        <w:t>1</w:t>
      </w:r>
      <w:r w:rsidR="001F5E16">
        <w:rPr>
          <w:noProof/>
        </w:rPr>
        <w:fldChar w:fldCharType="end"/>
      </w:r>
      <w:bookmarkEnd w:id="71"/>
      <w:bookmarkEnd w:id="72"/>
      <w:r>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1274"/>
        <w:gridCol w:w="1842"/>
        <w:gridCol w:w="1555"/>
      </w:tblGrid>
      <w:tr w:rsidR="006231E4" w14:paraId="22CFF5A5" w14:textId="77777777" w:rsidTr="009964B7">
        <w:trPr>
          <w:trHeight w:val="424"/>
          <w:jc w:val="center"/>
        </w:trPr>
        <w:tc>
          <w:tcPr>
            <w:tcW w:w="4393" w:type="dxa"/>
            <w:tcBorders>
              <w:tl2br w:val="single" w:sz="4" w:space="0" w:color="auto"/>
            </w:tcBorders>
            <w:shd w:val="clear" w:color="auto" w:fill="A6A6A6"/>
            <w:vAlign w:val="center"/>
          </w:tcPr>
          <w:p w14:paraId="03208BD2" w14:textId="77777777" w:rsidR="006231E4" w:rsidRPr="009964B7" w:rsidRDefault="006231E4" w:rsidP="000109FE">
            <w:pPr>
              <w:pStyle w:val="TF-TEXTOQUADRO"/>
              <w:jc w:val="right"/>
              <w:rPr>
                <w:b/>
                <w:bCs/>
                <w:sz w:val="20"/>
              </w:rPr>
            </w:pPr>
            <w:r w:rsidRPr="009964B7">
              <w:rPr>
                <w:b/>
                <w:bCs/>
                <w:sz w:val="20"/>
              </w:rPr>
              <w:t>Trabalhos Correlatos</w:t>
            </w:r>
          </w:p>
          <w:p w14:paraId="12A0A7D8" w14:textId="77777777" w:rsidR="006231E4" w:rsidRPr="009964B7" w:rsidRDefault="006231E4" w:rsidP="009964B7">
            <w:pPr>
              <w:pStyle w:val="TF-TEXTOQUADRO"/>
              <w:rPr>
                <w:b/>
                <w:bCs/>
                <w:sz w:val="20"/>
              </w:rPr>
            </w:pPr>
            <w:r w:rsidRPr="009964B7">
              <w:rPr>
                <w:b/>
                <w:bCs/>
                <w:sz w:val="20"/>
              </w:rPr>
              <w:t>Características</w:t>
            </w:r>
          </w:p>
        </w:tc>
        <w:tc>
          <w:tcPr>
            <w:tcW w:w="1275" w:type="dxa"/>
            <w:shd w:val="clear" w:color="auto" w:fill="A6A6A6"/>
            <w:vAlign w:val="center"/>
          </w:tcPr>
          <w:p w14:paraId="3853D7EC" w14:textId="77777777" w:rsidR="006231E4" w:rsidRDefault="006231E4" w:rsidP="000109FE">
            <w:pPr>
              <w:pStyle w:val="TF-TEXTOQUADRO"/>
              <w:jc w:val="center"/>
              <w:rPr>
                <w:b/>
                <w:bCs/>
                <w:sz w:val="20"/>
              </w:rPr>
            </w:pPr>
            <w:r w:rsidRPr="009964B7">
              <w:rPr>
                <w:b/>
                <w:bCs/>
                <w:sz w:val="20"/>
              </w:rPr>
              <w:t>Silva Filho</w:t>
            </w:r>
          </w:p>
          <w:p w14:paraId="038F4A09" w14:textId="77777777" w:rsidR="006231E4" w:rsidRPr="009964B7" w:rsidRDefault="006231E4" w:rsidP="000109FE">
            <w:pPr>
              <w:pStyle w:val="TF-TEXTOQUADRO"/>
              <w:jc w:val="center"/>
              <w:rPr>
                <w:b/>
                <w:bCs/>
                <w:sz w:val="20"/>
              </w:rPr>
            </w:pPr>
            <w:r w:rsidRPr="009964B7">
              <w:rPr>
                <w:b/>
                <w:bCs/>
                <w:sz w:val="20"/>
              </w:rPr>
              <w:t>(2017)</w:t>
            </w:r>
          </w:p>
        </w:tc>
        <w:tc>
          <w:tcPr>
            <w:tcW w:w="1843" w:type="dxa"/>
            <w:shd w:val="clear" w:color="auto" w:fill="A6A6A6"/>
            <w:vAlign w:val="center"/>
          </w:tcPr>
          <w:p w14:paraId="2B17F1D2" w14:textId="77777777" w:rsidR="006231E4" w:rsidRPr="009964B7" w:rsidRDefault="006231E4" w:rsidP="000109FE">
            <w:pPr>
              <w:pStyle w:val="TF-TEXTOQUADRO"/>
              <w:jc w:val="center"/>
              <w:rPr>
                <w:b/>
                <w:bCs/>
                <w:sz w:val="20"/>
              </w:rPr>
            </w:pPr>
            <w:proofErr w:type="spellStart"/>
            <w:r w:rsidRPr="009964B7">
              <w:rPr>
                <w:b/>
                <w:bCs/>
                <w:sz w:val="20"/>
              </w:rPr>
              <w:t>AdoçãoPet</w:t>
            </w:r>
            <w:proofErr w:type="spellEnd"/>
            <w:r w:rsidRPr="009964B7">
              <w:rPr>
                <w:b/>
                <w:bCs/>
                <w:sz w:val="20"/>
              </w:rPr>
              <w:t xml:space="preserve"> CG</w:t>
            </w:r>
          </w:p>
          <w:p w14:paraId="50A4C1C1" w14:textId="77777777" w:rsidR="006231E4" w:rsidRPr="009964B7" w:rsidRDefault="006231E4" w:rsidP="000109FE">
            <w:pPr>
              <w:pStyle w:val="TF-TEXTOQUADRO"/>
              <w:jc w:val="center"/>
              <w:rPr>
                <w:b/>
                <w:bCs/>
                <w:sz w:val="20"/>
              </w:rPr>
            </w:pPr>
            <w:r w:rsidRPr="009964B7">
              <w:rPr>
                <w:b/>
                <w:bCs/>
                <w:sz w:val="20"/>
              </w:rPr>
              <w:t>Guimarães (2021)</w:t>
            </w:r>
          </w:p>
        </w:tc>
        <w:tc>
          <w:tcPr>
            <w:tcW w:w="1556" w:type="dxa"/>
            <w:shd w:val="clear" w:color="auto" w:fill="A6A6A6"/>
            <w:vAlign w:val="center"/>
          </w:tcPr>
          <w:p w14:paraId="5BA9F95B" w14:textId="77777777" w:rsidR="006231E4" w:rsidRPr="009964B7" w:rsidRDefault="006231E4" w:rsidP="000109FE">
            <w:pPr>
              <w:pStyle w:val="TF-TEXTOQUADRO"/>
              <w:jc w:val="center"/>
              <w:rPr>
                <w:b/>
                <w:bCs/>
                <w:sz w:val="20"/>
              </w:rPr>
            </w:pPr>
            <w:r w:rsidRPr="009964B7">
              <w:rPr>
                <w:b/>
                <w:bCs/>
                <w:sz w:val="20"/>
              </w:rPr>
              <w:t xml:space="preserve">Pets </w:t>
            </w:r>
            <w:proofErr w:type="spellStart"/>
            <w:r w:rsidRPr="009964B7">
              <w:rPr>
                <w:b/>
                <w:bCs/>
                <w:sz w:val="20"/>
              </w:rPr>
              <w:t>Adoptions</w:t>
            </w:r>
            <w:proofErr w:type="spellEnd"/>
            <w:r w:rsidRPr="009964B7">
              <w:rPr>
                <w:b/>
                <w:bCs/>
                <w:sz w:val="20"/>
              </w:rPr>
              <w:t xml:space="preserve"> Batista (2020)</w:t>
            </w:r>
          </w:p>
        </w:tc>
      </w:tr>
      <w:tr w:rsidR="006231E4" w14:paraId="41D0E042" w14:textId="77777777" w:rsidTr="009964B7">
        <w:trPr>
          <w:jc w:val="center"/>
        </w:trPr>
        <w:tc>
          <w:tcPr>
            <w:tcW w:w="4393" w:type="dxa"/>
            <w:shd w:val="clear" w:color="auto" w:fill="auto"/>
            <w:vAlign w:val="center"/>
          </w:tcPr>
          <w:p w14:paraId="1F0F8FC3" w14:textId="77777777" w:rsidR="006231E4" w:rsidRPr="009964B7" w:rsidRDefault="006231E4" w:rsidP="000109FE">
            <w:pPr>
              <w:pStyle w:val="TF-TEXTOQUADRO"/>
              <w:rPr>
                <w:sz w:val="20"/>
              </w:rPr>
            </w:pPr>
            <w:r w:rsidRPr="009964B7">
              <w:rPr>
                <w:sz w:val="20"/>
              </w:rPr>
              <w:t xml:space="preserve">Adicionar o </w:t>
            </w:r>
            <w:r w:rsidRPr="009964B7">
              <w:rPr>
                <w:i/>
                <w:iCs/>
                <w:sz w:val="20"/>
              </w:rPr>
              <w:t>pet</w:t>
            </w:r>
          </w:p>
        </w:tc>
        <w:tc>
          <w:tcPr>
            <w:tcW w:w="1275" w:type="dxa"/>
            <w:shd w:val="clear" w:color="auto" w:fill="auto"/>
            <w:vAlign w:val="center"/>
          </w:tcPr>
          <w:p w14:paraId="330AF6FE"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46B24F3B"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419665EC" w14:textId="77777777" w:rsidR="006231E4" w:rsidRPr="009964B7" w:rsidRDefault="006231E4" w:rsidP="000109FE">
            <w:pPr>
              <w:pStyle w:val="TF-TEXTOQUADRO"/>
              <w:jc w:val="center"/>
              <w:rPr>
                <w:sz w:val="20"/>
              </w:rPr>
            </w:pPr>
            <w:r w:rsidRPr="009964B7">
              <w:rPr>
                <w:color w:val="FF0000"/>
                <w:sz w:val="20"/>
              </w:rPr>
              <w:t>X</w:t>
            </w:r>
          </w:p>
        </w:tc>
      </w:tr>
      <w:tr w:rsidR="006231E4" w14:paraId="3922367B" w14:textId="77777777" w:rsidTr="009964B7">
        <w:trPr>
          <w:jc w:val="center"/>
        </w:trPr>
        <w:tc>
          <w:tcPr>
            <w:tcW w:w="4393" w:type="dxa"/>
            <w:shd w:val="clear" w:color="auto" w:fill="auto"/>
            <w:vAlign w:val="center"/>
          </w:tcPr>
          <w:p w14:paraId="05380F6F" w14:textId="77777777" w:rsidR="006231E4" w:rsidRPr="009964B7" w:rsidRDefault="006231E4" w:rsidP="000109FE">
            <w:pPr>
              <w:pStyle w:val="TF-TEXTOQUADRO"/>
              <w:rPr>
                <w:sz w:val="20"/>
              </w:rPr>
            </w:pPr>
            <w:r w:rsidRPr="009964B7">
              <w:rPr>
                <w:sz w:val="20"/>
              </w:rPr>
              <w:t xml:space="preserve">Visualizar informações do </w:t>
            </w:r>
            <w:r w:rsidRPr="009964B7">
              <w:rPr>
                <w:i/>
                <w:iCs/>
                <w:sz w:val="20"/>
              </w:rPr>
              <w:t>pet</w:t>
            </w:r>
          </w:p>
        </w:tc>
        <w:tc>
          <w:tcPr>
            <w:tcW w:w="1275" w:type="dxa"/>
            <w:shd w:val="clear" w:color="auto" w:fill="auto"/>
            <w:vAlign w:val="center"/>
          </w:tcPr>
          <w:p w14:paraId="52B4C56D"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7C06D7F6"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2D97F1C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436115D7" w14:textId="77777777" w:rsidTr="009964B7">
        <w:trPr>
          <w:jc w:val="center"/>
        </w:trPr>
        <w:tc>
          <w:tcPr>
            <w:tcW w:w="4393" w:type="dxa"/>
            <w:shd w:val="clear" w:color="auto" w:fill="auto"/>
            <w:vAlign w:val="center"/>
          </w:tcPr>
          <w:p w14:paraId="7090DD74" w14:textId="77777777" w:rsidR="006231E4" w:rsidRPr="009964B7" w:rsidRDefault="006231E4" w:rsidP="000109FE">
            <w:pPr>
              <w:pStyle w:val="TF-TEXTOQUADRO"/>
              <w:rPr>
                <w:sz w:val="20"/>
              </w:rPr>
            </w:pPr>
            <w:r w:rsidRPr="009964B7">
              <w:rPr>
                <w:sz w:val="20"/>
              </w:rPr>
              <w:t xml:space="preserve">Selecionar o </w:t>
            </w:r>
            <w:r w:rsidRPr="009964B7">
              <w:rPr>
                <w:i/>
                <w:iCs/>
                <w:sz w:val="20"/>
              </w:rPr>
              <w:t>pet</w:t>
            </w:r>
          </w:p>
        </w:tc>
        <w:tc>
          <w:tcPr>
            <w:tcW w:w="1275" w:type="dxa"/>
            <w:shd w:val="clear" w:color="auto" w:fill="auto"/>
            <w:vAlign w:val="center"/>
          </w:tcPr>
          <w:p w14:paraId="008CA40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2E7C6D64"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67D638D"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77FBB079" w14:textId="77777777" w:rsidTr="009964B7">
        <w:trPr>
          <w:jc w:val="center"/>
        </w:trPr>
        <w:tc>
          <w:tcPr>
            <w:tcW w:w="4393" w:type="dxa"/>
            <w:shd w:val="clear" w:color="auto" w:fill="auto"/>
            <w:vAlign w:val="center"/>
          </w:tcPr>
          <w:p w14:paraId="7E8FB3D7" w14:textId="77777777" w:rsidR="006231E4" w:rsidRPr="009964B7" w:rsidRDefault="006231E4" w:rsidP="000109FE">
            <w:pPr>
              <w:pStyle w:val="TF-TEXTOQUADRO"/>
              <w:rPr>
                <w:sz w:val="20"/>
              </w:rPr>
            </w:pPr>
            <w:r w:rsidRPr="009964B7">
              <w:rPr>
                <w:sz w:val="20"/>
              </w:rPr>
              <w:t xml:space="preserve">Entrar em contato com a instituição/pessoa responsável pelo </w:t>
            </w:r>
            <w:r w:rsidRPr="009964B7">
              <w:rPr>
                <w:i/>
                <w:iCs/>
                <w:sz w:val="20"/>
              </w:rPr>
              <w:t>pet</w:t>
            </w:r>
          </w:p>
        </w:tc>
        <w:tc>
          <w:tcPr>
            <w:tcW w:w="1275" w:type="dxa"/>
            <w:shd w:val="clear" w:color="auto" w:fill="auto"/>
            <w:vAlign w:val="center"/>
          </w:tcPr>
          <w:p w14:paraId="69F33E08"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39FADB8"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0FD84C8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58E11422" w14:textId="77777777" w:rsidTr="009964B7">
        <w:trPr>
          <w:jc w:val="center"/>
        </w:trPr>
        <w:tc>
          <w:tcPr>
            <w:tcW w:w="4393" w:type="dxa"/>
            <w:shd w:val="clear" w:color="auto" w:fill="auto"/>
            <w:vAlign w:val="center"/>
          </w:tcPr>
          <w:p w14:paraId="0DAE1A54" w14:textId="77777777" w:rsidR="006231E4" w:rsidRPr="009964B7" w:rsidRDefault="006231E4" w:rsidP="000109FE">
            <w:pPr>
              <w:pStyle w:val="TF-TEXTOQUADRO"/>
              <w:rPr>
                <w:sz w:val="20"/>
              </w:rPr>
            </w:pPr>
            <w:r w:rsidRPr="009964B7">
              <w:rPr>
                <w:sz w:val="20"/>
              </w:rPr>
              <w:t>Visualizar no mapa as instituições/</w:t>
            </w:r>
            <w:r w:rsidRPr="009964B7">
              <w:rPr>
                <w:i/>
                <w:iCs/>
                <w:sz w:val="20"/>
              </w:rPr>
              <w:t>pets</w:t>
            </w:r>
            <w:r w:rsidRPr="009964B7">
              <w:rPr>
                <w:sz w:val="20"/>
              </w:rPr>
              <w:t xml:space="preserve"> próximos</w:t>
            </w:r>
          </w:p>
        </w:tc>
        <w:tc>
          <w:tcPr>
            <w:tcW w:w="1275" w:type="dxa"/>
            <w:shd w:val="clear" w:color="auto" w:fill="auto"/>
            <w:vAlign w:val="center"/>
          </w:tcPr>
          <w:p w14:paraId="6B34D278" w14:textId="77777777" w:rsidR="006231E4" w:rsidRPr="009964B7" w:rsidRDefault="006231E4" w:rsidP="000109FE">
            <w:pPr>
              <w:pStyle w:val="TF-TEXTOQUADRO"/>
              <w:jc w:val="center"/>
              <w:rPr>
                <w:sz w:val="20"/>
              </w:rPr>
            </w:pPr>
            <w:r w:rsidRPr="009964B7">
              <w:rPr>
                <w:color w:val="FF0000"/>
                <w:sz w:val="20"/>
              </w:rPr>
              <w:t>X</w:t>
            </w:r>
          </w:p>
        </w:tc>
        <w:tc>
          <w:tcPr>
            <w:tcW w:w="1843" w:type="dxa"/>
            <w:shd w:val="clear" w:color="auto" w:fill="auto"/>
            <w:vAlign w:val="center"/>
          </w:tcPr>
          <w:p w14:paraId="647B2A25"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640CC4A7" w14:textId="77777777" w:rsidR="006231E4" w:rsidRPr="009964B7" w:rsidRDefault="006231E4" w:rsidP="000109FE">
            <w:pPr>
              <w:pStyle w:val="TF-TEXTOQUADRO"/>
              <w:jc w:val="center"/>
              <w:rPr>
                <w:sz w:val="20"/>
              </w:rPr>
            </w:pPr>
            <w:r w:rsidRPr="009964B7">
              <w:rPr>
                <w:color w:val="FF0000"/>
                <w:sz w:val="20"/>
              </w:rPr>
              <w:t>X</w:t>
            </w:r>
          </w:p>
        </w:tc>
      </w:tr>
      <w:tr w:rsidR="006231E4" w14:paraId="792AFAB1" w14:textId="77777777" w:rsidTr="009964B7">
        <w:trPr>
          <w:jc w:val="center"/>
        </w:trPr>
        <w:tc>
          <w:tcPr>
            <w:tcW w:w="4393" w:type="dxa"/>
            <w:shd w:val="clear" w:color="auto" w:fill="auto"/>
            <w:vAlign w:val="center"/>
          </w:tcPr>
          <w:p w14:paraId="4DCE318B" w14:textId="77777777" w:rsidR="006231E4" w:rsidRPr="009964B7" w:rsidRDefault="006231E4" w:rsidP="000109FE">
            <w:pPr>
              <w:pStyle w:val="TF-TEXTOQUADRO"/>
              <w:rPr>
                <w:sz w:val="20"/>
              </w:rPr>
            </w:pPr>
            <w:r w:rsidRPr="009964B7">
              <w:rPr>
                <w:sz w:val="20"/>
              </w:rPr>
              <w:t>Compartilhar as informações da instituição/</w:t>
            </w:r>
            <w:r w:rsidRPr="009964B7">
              <w:rPr>
                <w:i/>
                <w:iCs/>
                <w:sz w:val="20"/>
              </w:rPr>
              <w:t>pet</w:t>
            </w:r>
            <w:r w:rsidRPr="009964B7">
              <w:rPr>
                <w:sz w:val="20"/>
              </w:rPr>
              <w:t xml:space="preserve"> nas redes sociais</w:t>
            </w:r>
          </w:p>
        </w:tc>
        <w:tc>
          <w:tcPr>
            <w:tcW w:w="1275" w:type="dxa"/>
            <w:shd w:val="clear" w:color="auto" w:fill="auto"/>
            <w:vAlign w:val="center"/>
          </w:tcPr>
          <w:p w14:paraId="7A4F8F7D" w14:textId="77777777" w:rsidR="006231E4" w:rsidRPr="009964B7" w:rsidRDefault="006231E4" w:rsidP="000109FE">
            <w:pPr>
              <w:pStyle w:val="TF-TEXTOQUADRO"/>
              <w:jc w:val="center"/>
              <w:rPr>
                <w:sz w:val="20"/>
              </w:rPr>
            </w:pPr>
            <w:r w:rsidRPr="009964B7">
              <w:rPr>
                <w:color w:val="FF0000"/>
                <w:sz w:val="20"/>
              </w:rPr>
              <w:t>X</w:t>
            </w:r>
          </w:p>
        </w:tc>
        <w:tc>
          <w:tcPr>
            <w:tcW w:w="1843" w:type="dxa"/>
            <w:shd w:val="clear" w:color="auto" w:fill="auto"/>
            <w:vAlign w:val="center"/>
          </w:tcPr>
          <w:p w14:paraId="5940A120" w14:textId="77777777" w:rsidR="006231E4" w:rsidRPr="009964B7" w:rsidRDefault="006231E4" w:rsidP="000109FE">
            <w:pPr>
              <w:pStyle w:val="TF-TEXTOQUADRO"/>
              <w:jc w:val="center"/>
              <w:rPr>
                <w:sz w:val="20"/>
              </w:rPr>
            </w:pPr>
            <w:r w:rsidRPr="009964B7">
              <w:rPr>
                <w:color w:val="FF0000"/>
                <w:sz w:val="20"/>
              </w:rPr>
              <w:t>X</w:t>
            </w:r>
          </w:p>
        </w:tc>
        <w:tc>
          <w:tcPr>
            <w:tcW w:w="1556" w:type="dxa"/>
            <w:shd w:val="clear" w:color="auto" w:fill="auto"/>
            <w:vAlign w:val="center"/>
          </w:tcPr>
          <w:p w14:paraId="1F722610"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4EB439B2" w14:textId="77777777" w:rsidTr="009964B7">
        <w:trPr>
          <w:jc w:val="center"/>
        </w:trPr>
        <w:tc>
          <w:tcPr>
            <w:tcW w:w="4393" w:type="dxa"/>
            <w:shd w:val="clear" w:color="auto" w:fill="auto"/>
            <w:vAlign w:val="center"/>
          </w:tcPr>
          <w:p w14:paraId="00E05210" w14:textId="77777777" w:rsidR="006231E4" w:rsidRPr="009964B7" w:rsidRDefault="006231E4" w:rsidP="000109FE">
            <w:pPr>
              <w:pStyle w:val="TF-TEXTOQUADRO"/>
              <w:rPr>
                <w:sz w:val="20"/>
              </w:rPr>
            </w:pPr>
            <w:r w:rsidRPr="009964B7">
              <w:rPr>
                <w:sz w:val="20"/>
              </w:rPr>
              <w:t>Notificação aos usuários</w:t>
            </w:r>
          </w:p>
        </w:tc>
        <w:tc>
          <w:tcPr>
            <w:tcW w:w="1275" w:type="dxa"/>
            <w:shd w:val="clear" w:color="auto" w:fill="auto"/>
            <w:vAlign w:val="center"/>
          </w:tcPr>
          <w:p w14:paraId="38B8E9BC"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28EB946F"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70AA4209" w14:textId="77777777" w:rsidR="006231E4" w:rsidRPr="009964B7" w:rsidRDefault="006231E4" w:rsidP="000109FE">
            <w:pPr>
              <w:pStyle w:val="TF-TEXTOQUADRO"/>
              <w:jc w:val="center"/>
              <w:rPr>
                <w:sz w:val="20"/>
              </w:rPr>
            </w:pPr>
            <w:r w:rsidRPr="009964B7">
              <w:rPr>
                <w:color w:val="FF0000"/>
                <w:sz w:val="20"/>
              </w:rPr>
              <w:t>X</w:t>
            </w:r>
          </w:p>
        </w:tc>
      </w:tr>
    </w:tbl>
    <w:p w14:paraId="73164730" w14:textId="77777777" w:rsidR="006231E4" w:rsidRDefault="006231E4" w:rsidP="006C4269">
      <w:pPr>
        <w:pStyle w:val="TF-FONTE"/>
      </w:pPr>
      <w:r>
        <w:t>Fonte: elaborado pelo autor.</w:t>
      </w:r>
    </w:p>
    <w:p w14:paraId="38B6015C" w14:textId="77777777" w:rsidR="006231E4" w:rsidRDefault="006231E4" w:rsidP="006C4269">
      <w:pPr>
        <w:pStyle w:val="TF-TEXTO"/>
      </w:pPr>
      <w:r>
        <w:t xml:space="preserve">Analisando o </w:t>
      </w:r>
      <w:r>
        <w:fldChar w:fldCharType="begin"/>
      </w:r>
      <w:r>
        <w:instrText xml:space="preserve"> REF _Ref82540253 \h </w:instrText>
      </w:r>
      <w:r>
        <w:fldChar w:fldCharType="separate"/>
      </w:r>
      <w:r>
        <w:t xml:space="preserve">Quadro </w:t>
      </w:r>
      <w:r>
        <w:rPr>
          <w:noProof/>
        </w:rPr>
        <w:t>1</w:t>
      </w:r>
      <w:r>
        <w:fldChar w:fldCharType="end"/>
      </w:r>
      <w:r>
        <w:t xml:space="preserve"> é possível identificar que o trabalho de Silva Filho (2017), </w:t>
      </w:r>
      <w:proofErr w:type="spellStart"/>
      <w:r>
        <w:t>AdoçãoPet</w:t>
      </w:r>
      <w:proofErr w:type="spellEnd"/>
      <w:r>
        <w:t xml:space="preserve"> CG de Guimarães (2021) e o Pets </w:t>
      </w:r>
      <w:proofErr w:type="spellStart"/>
      <w:r>
        <w:t>Adoptions</w:t>
      </w:r>
      <w:proofErr w:type="spellEnd"/>
      <w:r>
        <w:t xml:space="preserve"> de Batista (2020) possuem características semelhantes, permitindo que os usuários possam selecionar um </w:t>
      </w:r>
      <w:r>
        <w:rPr>
          <w:i/>
          <w:iCs/>
        </w:rPr>
        <w:t>pet</w:t>
      </w:r>
      <w:r>
        <w:t xml:space="preserve"> que deseje adotar. A visualização das informações do </w:t>
      </w:r>
      <w:r>
        <w:rPr>
          <w:i/>
          <w:iCs/>
        </w:rPr>
        <w:t>pet</w:t>
      </w:r>
      <w:r>
        <w:t xml:space="preserve">, característica comum nos trabalhos relatados, complementa a característica de selecionar o </w:t>
      </w:r>
      <w:r>
        <w:rPr>
          <w:i/>
          <w:iCs/>
        </w:rPr>
        <w:t>pet</w:t>
      </w:r>
      <w:r>
        <w:t xml:space="preserve"> desejado pelo usuário podendo visualizar as informações relevantes para adoção. A partir da visualização das informações, o usuário poderá entrar em contato com a instituição/pessoa responsável pelo </w:t>
      </w:r>
      <w:r>
        <w:rPr>
          <w:i/>
          <w:iCs/>
        </w:rPr>
        <w:t>pet</w:t>
      </w:r>
      <w:r>
        <w:t>, característica apresentada nos três trabalhos relatados.</w:t>
      </w:r>
    </w:p>
    <w:p w14:paraId="395F0941" w14:textId="77777777" w:rsidR="006231E4" w:rsidRDefault="006231E4" w:rsidP="003F2A42">
      <w:pPr>
        <w:pStyle w:val="TF-TEXTO"/>
      </w:pPr>
      <w:r>
        <w:t xml:space="preserve">A </w:t>
      </w:r>
      <w:proofErr w:type="spellStart"/>
      <w:r>
        <w:t>AdoçãoPet</w:t>
      </w:r>
      <w:proofErr w:type="spellEnd"/>
      <w:r>
        <w:t xml:space="preserve"> CG (GUIMARÃES, 2021) se destaca também por apresentar a característica de utilizar o mapa para visualizar as instituições nas redondezas. Essa </w:t>
      </w:r>
      <w:r w:rsidRPr="000575CA">
        <w:t>característica</w:t>
      </w:r>
      <w:r>
        <w:t xml:space="preserve"> tem por objetivo facilitar ao usuário a busca de abrigos de animais próximos </w:t>
      </w:r>
      <w:commentRangeStart w:id="73"/>
      <w:r>
        <w:t xml:space="preserve">utilizando usa </w:t>
      </w:r>
      <w:commentRangeEnd w:id="73"/>
      <w:r>
        <w:rPr>
          <w:rStyle w:val="Refdecomentrio"/>
        </w:rPr>
        <w:commentReference w:id="73"/>
      </w:r>
      <w:proofErr w:type="spellStart"/>
      <w:r>
        <w:t>geolocalização</w:t>
      </w:r>
      <w:proofErr w:type="spellEnd"/>
      <w:r>
        <w:t>, sem necessidade de saber dos nomes ou local dos abrigos. Já a característica de compartilhar as informações da instituição/</w:t>
      </w:r>
      <w:r>
        <w:rPr>
          <w:i/>
          <w:iCs/>
        </w:rPr>
        <w:t>pet</w:t>
      </w:r>
      <w:r>
        <w:t xml:space="preserve"> nas redes sociais é somente apresentada no Pets </w:t>
      </w:r>
      <w:proofErr w:type="spellStart"/>
      <w:r>
        <w:t>Adoptions</w:t>
      </w:r>
      <w:proofErr w:type="spellEnd"/>
      <w:r>
        <w:t xml:space="preserve"> (BATISTA, 2020). Essa característica fornece a integração com </w:t>
      </w:r>
      <w:r>
        <w:lastRenderedPageBreak/>
        <w:t>os aplicativos mais utilizados hoje em dia, as redes sociais, que vem com o propósito de expandir o alcance das informações da instituição/</w:t>
      </w:r>
      <w:r>
        <w:rPr>
          <w:i/>
          <w:iCs/>
        </w:rPr>
        <w:t>pet</w:t>
      </w:r>
      <w:r>
        <w:t xml:space="preserve"> para o maior número de pessoas.</w:t>
      </w:r>
    </w:p>
    <w:p w14:paraId="0DF2CC7F" w14:textId="77777777" w:rsidR="006231E4" w:rsidRDefault="006231E4" w:rsidP="003F2A42">
      <w:pPr>
        <w:pStyle w:val="TF-TEXTO"/>
      </w:pPr>
      <w:r>
        <w:t xml:space="preserve">Silva Filho (2017) e Guimarães (2021) possuem as características de adicionar um </w:t>
      </w:r>
      <w:r>
        <w:rPr>
          <w:i/>
          <w:iCs/>
        </w:rPr>
        <w:t xml:space="preserve">pet </w:t>
      </w:r>
      <w:r>
        <w:t xml:space="preserve">e a notificação para os usuários. A característica de adicionar um </w:t>
      </w:r>
      <w:r>
        <w:rPr>
          <w:i/>
          <w:iCs/>
        </w:rPr>
        <w:t>pet</w:t>
      </w:r>
      <w:r>
        <w:t xml:space="preserve"> ao sistema consiste em cadastrar um novo animal para poder ser adotado pelos usuários. A característica de notificação para os usuários funciona de maneira que quando é realizado uma operação no aplicativo os usuários serão notificados pelo </w:t>
      </w:r>
      <w:proofErr w:type="spellStart"/>
      <w:r>
        <w:t>App</w:t>
      </w:r>
      <w:proofErr w:type="spellEnd"/>
      <w:r>
        <w:t>.</w:t>
      </w:r>
    </w:p>
    <w:p w14:paraId="369BDB5C" w14:textId="77777777" w:rsidR="006231E4" w:rsidRDefault="006231E4" w:rsidP="003F2A42">
      <w:pPr>
        <w:pStyle w:val="TF-TEXTO"/>
      </w:pPr>
      <w:r>
        <w:t xml:space="preserve">A presente proposta apresenta paridade com todos os três trabalhos correlatos apresentados. O aplicativo proposto busca centralizar e ampliar a ajuda para a causa animal, facilitando a comunicação das instituições que cuidam de animais abandonados e os usuários que procuram adotar um </w:t>
      </w:r>
      <w:r>
        <w:rPr>
          <w:i/>
          <w:iCs/>
        </w:rPr>
        <w:t xml:space="preserve">pet. </w:t>
      </w:r>
      <w:r>
        <w:t xml:space="preserve">Além disso, permite de forma colaborativa que os usuários cadastrem animais desaparecidos ou encontrados, possibilitando as pessoas que estão com seus animais desaparecidos, que encontrem seus </w:t>
      </w:r>
      <w:r>
        <w:rPr>
          <w:i/>
          <w:iCs/>
        </w:rPr>
        <w:t>pets</w:t>
      </w:r>
      <w:r>
        <w:t xml:space="preserve"> o mais rápido possível.</w:t>
      </w:r>
    </w:p>
    <w:p w14:paraId="143B2D3E" w14:textId="77777777" w:rsidR="006231E4" w:rsidRPr="00866AA9" w:rsidRDefault="006231E4" w:rsidP="003F2A42">
      <w:pPr>
        <w:pStyle w:val="TF-TEXTO"/>
      </w:pPr>
      <w:r>
        <w:t xml:space="preserve">Com base nessas características, tal como apresentado no </w:t>
      </w:r>
      <w:r>
        <w:fldChar w:fldCharType="begin"/>
      </w:r>
      <w:r>
        <w:instrText xml:space="preserve"> REF _Ref52025161 \h </w:instrText>
      </w:r>
      <w:r>
        <w:fldChar w:fldCharType="separate"/>
      </w:r>
      <w:r>
        <w:t xml:space="preserve">Quadro </w:t>
      </w:r>
      <w:r>
        <w:rPr>
          <w:noProof/>
        </w:rPr>
        <w:t>1</w:t>
      </w:r>
      <w:r>
        <w:fldChar w:fldCharType="end"/>
      </w:r>
      <w:r>
        <w:t>, é perceptível que o trabalho possuí relevância para a sociedade. O aplicativo traz valor e contribui</w:t>
      </w:r>
      <w:commentRangeStart w:id="74"/>
      <w:r>
        <w:t xml:space="preserve">u </w:t>
      </w:r>
      <w:commentRangeEnd w:id="74"/>
      <w:r>
        <w:rPr>
          <w:rStyle w:val="Refdecomentrio"/>
        </w:rPr>
        <w:commentReference w:id="74"/>
      </w:r>
      <w:r>
        <w:t xml:space="preserve">socialmente não apenas as instituições de causa animal, mas aos usuários com </w:t>
      </w:r>
      <w:r>
        <w:rPr>
          <w:i/>
          <w:iCs/>
        </w:rPr>
        <w:t>pets</w:t>
      </w:r>
      <w:r>
        <w:t xml:space="preserve"> desaparecidos, proporcionando para ambos, uma plataforma centralizada, com melhor comunicação e colaboração para a causa. A proposta ainda trará como contribuição acadêmica, o uso do </w:t>
      </w:r>
      <w:r>
        <w:rPr>
          <w:i/>
          <w:iCs/>
        </w:rPr>
        <w:t xml:space="preserve">Design </w:t>
      </w:r>
      <w:proofErr w:type="spellStart"/>
      <w:r>
        <w:rPr>
          <w:i/>
          <w:iCs/>
        </w:rPr>
        <w:t>Thinking</w:t>
      </w:r>
      <w:proofErr w:type="spellEnd"/>
      <w:r>
        <w:t xml:space="preserve"> na área da computação, do </w:t>
      </w:r>
      <w:r w:rsidRPr="000109FE">
        <w:t xml:space="preserve">Método </w:t>
      </w:r>
      <w:proofErr w:type="spellStart"/>
      <w:r w:rsidRPr="000109FE">
        <w:t>Relationship</w:t>
      </w:r>
      <w:proofErr w:type="spellEnd"/>
      <w:r w:rsidRPr="000109FE">
        <w:t xml:space="preserve"> </w:t>
      </w:r>
      <w:proofErr w:type="spellStart"/>
      <w:r w:rsidRPr="000109FE">
        <w:t>of</w:t>
      </w:r>
      <w:proofErr w:type="spellEnd"/>
      <w:r w:rsidRPr="000109FE">
        <w:t xml:space="preserve"> M3C </w:t>
      </w:r>
      <w:proofErr w:type="spellStart"/>
      <w:r w:rsidRPr="000109FE">
        <w:t>with</w:t>
      </w:r>
      <w:proofErr w:type="spellEnd"/>
      <w:r w:rsidRPr="000109FE">
        <w:t xml:space="preserve"> </w:t>
      </w:r>
      <w:proofErr w:type="spellStart"/>
      <w:r w:rsidRPr="000109FE">
        <w:t>User</w:t>
      </w:r>
      <w:proofErr w:type="spellEnd"/>
      <w:r w:rsidRPr="000109FE">
        <w:t xml:space="preserve"> </w:t>
      </w:r>
      <w:proofErr w:type="spellStart"/>
      <w:r w:rsidRPr="000109FE">
        <w:t>Requirements</w:t>
      </w:r>
      <w:proofErr w:type="spellEnd"/>
      <w:r w:rsidRPr="000109FE">
        <w:t xml:space="preserve"> </w:t>
      </w:r>
      <w:proofErr w:type="spellStart"/>
      <w:r w:rsidRPr="000109FE">
        <w:t>and</w:t>
      </w:r>
      <w:proofErr w:type="spellEnd"/>
      <w:r w:rsidRPr="000109FE">
        <w:t xml:space="preserve"> </w:t>
      </w:r>
      <w:proofErr w:type="spellStart"/>
      <w:r w:rsidRPr="000109FE">
        <w:t>Usability</w:t>
      </w:r>
      <w:proofErr w:type="spellEnd"/>
      <w:r w:rsidRPr="000109FE">
        <w:t xml:space="preserve"> </w:t>
      </w:r>
      <w:proofErr w:type="spellStart"/>
      <w:r w:rsidRPr="000109FE">
        <w:t>and</w:t>
      </w:r>
      <w:proofErr w:type="spellEnd"/>
      <w:r w:rsidRPr="000109FE">
        <w:t xml:space="preserve"> </w:t>
      </w:r>
      <w:proofErr w:type="spellStart"/>
      <w:r w:rsidRPr="000109FE">
        <w:t>Communicability</w:t>
      </w:r>
      <w:proofErr w:type="spellEnd"/>
      <w:r w:rsidRPr="000109FE">
        <w:t xml:space="preserve"> </w:t>
      </w:r>
      <w:proofErr w:type="spellStart"/>
      <w:r w:rsidRPr="000109FE">
        <w:t>Assessment</w:t>
      </w:r>
      <w:proofErr w:type="spellEnd"/>
      <w:r w:rsidRPr="000109FE">
        <w:t xml:space="preserve"> in </w:t>
      </w:r>
      <w:proofErr w:type="spellStart"/>
      <w:r w:rsidRPr="000109FE">
        <w:t>groupware</w:t>
      </w:r>
      <w:proofErr w:type="spellEnd"/>
      <w:r w:rsidRPr="000109FE">
        <w:t xml:space="preserve"> (</w:t>
      </w:r>
      <w:proofErr w:type="spellStart"/>
      <w:r w:rsidRPr="000109FE">
        <w:t>RURUCAg</w:t>
      </w:r>
      <w:proofErr w:type="spellEnd"/>
      <w:r w:rsidRPr="000109FE">
        <w:t>)</w:t>
      </w:r>
      <w:r>
        <w:t xml:space="preserve"> e do Modelo 3C Colaboração, que poderão ser utilizados conjuntamente em trabalhos posteriores. Como contribuição tecnológica, destaca-se o desenvolvimento de um aplicativo móvel colaborativo, desenvolvido fundamentado no M3C e utilizando o </w:t>
      </w:r>
      <w:r w:rsidRPr="00E019B5">
        <w:rPr>
          <w:i/>
          <w:iCs/>
        </w:rPr>
        <w:t>framework</w:t>
      </w:r>
      <w:r>
        <w:t xml:space="preserve"> </w:t>
      </w:r>
      <w:proofErr w:type="spellStart"/>
      <w:r>
        <w:t>Flutter</w:t>
      </w:r>
      <w:proofErr w:type="spellEnd"/>
      <w:r>
        <w:t>.</w:t>
      </w:r>
    </w:p>
    <w:p w14:paraId="3D436EAD" w14:textId="77777777" w:rsidR="006231E4" w:rsidRDefault="006231E4" w:rsidP="00451B94">
      <w:pPr>
        <w:pStyle w:val="Ttulo2"/>
        <w:spacing w:after="120" w:line="240" w:lineRule="auto"/>
        <w:rPr>
          <w:caps w:val="0"/>
        </w:rPr>
      </w:pPr>
      <w:bookmarkStart w:id="75" w:name="_Ref82540202"/>
      <w:r>
        <w:rPr>
          <w:caps w:val="0"/>
        </w:rPr>
        <w:t>REQUISITOS PRINCIPAIS DO PROBLEMA A SER TRABALHADO</w:t>
      </w:r>
      <w:bookmarkEnd w:id="64"/>
      <w:bookmarkEnd w:id="65"/>
      <w:bookmarkEnd w:id="66"/>
      <w:bookmarkEnd w:id="67"/>
      <w:bookmarkEnd w:id="68"/>
      <w:bookmarkEnd w:id="69"/>
      <w:bookmarkEnd w:id="70"/>
      <w:bookmarkEnd w:id="75"/>
    </w:p>
    <w:p w14:paraId="5EF9C3CE" w14:textId="77777777" w:rsidR="006231E4" w:rsidRDefault="006231E4" w:rsidP="00114119">
      <w:pPr>
        <w:pStyle w:val="TF-TEXTO"/>
      </w:pPr>
      <w:r>
        <w:t xml:space="preserve">Nessa subseção serão especificados os Requisitos Funcionais (RF) e Requisitos Não Funcionais (RNF), conforme </w:t>
      </w:r>
      <w:r>
        <w:fldChar w:fldCharType="begin"/>
      </w:r>
      <w:r>
        <w:instrText xml:space="preserve"> REF _Ref52887444 \h </w:instrText>
      </w:r>
      <w:r>
        <w:fldChar w:fldCharType="separate"/>
      </w:r>
      <w:r>
        <w:t xml:space="preserve">Quadro </w:t>
      </w:r>
      <w:r>
        <w:rPr>
          <w:noProof/>
        </w:rPr>
        <w:t>2</w:t>
      </w:r>
      <w:r>
        <w:fldChar w:fldCharType="end"/>
      </w:r>
      <w:r>
        <w:t>.</w:t>
      </w:r>
    </w:p>
    <w:p w14:paraId="2ED99153" w14:textId="77777777" w:rsidR="006231E4" w:rsidRDefault="006231E4" w:rsidP="00024810">
      <w:pPr>
        <w:pStyle w:val="TF-LEGENDA"/>
      </w:pPr>
      <w:bookmarkStart w:id="76" w:name="_Ref52887444"/>
      <w:r>
        <w:lastRenderedPageBreak/>
        <w:t xml:space="preserve">Quadro </w:t>
      </w:r>
      <w:r>
        <w:fldChar w:fldCharType="begin"/>
      </w:r>
      <w:r>
        <w:instrText>SEQ Quadro \* ARABIC</w:instrText>
      </w:r>
      <w:r>
        <w:fldChar w:fldCharType="separate"/>
      </w:r>
      <w:r>
        <w:rPr>
          <w:noProof/>
        </w:rPr>
        <w:t>2</w:t>
      </w:r>
      <w:r>
        <w:fldChar w:fldCharType="end"/>
      </w:r>
      <w:bookmarkEnd w:id="76"/>
      <w:r>
        <w:t xml:space="preserve"> - Principais </w:t>
      </w:r>
      <w:r w:rsidRPr="00165DBD">
        <w:t>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6231E4" w:rsidRPr="007E0D87" w14:paraId="08D21685" w14:textId="77777777" w:rsidTr="00CF420C">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6BA8EEAC" w14:textId="77777777" w:rsidR="006231E4" w:rsidRPr="009964B7" w:rsidRDefault="006231E4" w:rsidP="00673C01">
            <w:pPr>
              <w:pStyle w:val="TF-TEXTOQUADRO"/>
              <w:rPr>
                <w:b/>
                <w:bCs/>
                <w:sz w:val="20"/>
              </w:rPr>
            </w:pPr>
            <w:r w:rsidRPr="009964B7">
              <w:rPr>
                <w:b/>
                <w:bCs/>
                <w:sz w:val="20"/>
              </w:rPr>
              <w:t>O aplicativo deve:</w:t>
            </w:r>
          </w:p>
        </w:tc>
        <w:tc>
          <w:tcPr>
            <w:tcW w:w="664" w:type="dxa"/>
            <w:tcBorders>
              <w:top w:val="single" w:sz="4" w:space="0" w:color="auto"/>
              <w:left w:val="single" w:sz="4" w:space="0" w:color="auto"/>
              <w:right w:val="single" w:sz="4" w:space="0" w:color="auto"/>
              <w:tl2br w:val="nil"/>
            </w:tcBorders>
            <w:shd w:val="clear" w:color="auto" w:fill="A6A6A6"/>
            <w:vAlign w:val="center"/>
          </w:tcPr>
          <w:p w14:paraId="4AD92E4D" w14:textId="77777777" w:rsidR="006231E4" w:rsidRPr="009964B7" w:rsidRDefault="006231E4" w:rsidP="00673C01">
            <w:pPr>
              <w:pStyle w:val="TF-TEXTOQUADRO"/>
              <w:jc w:val="center"/>
              <w:rPr>
                <w:b/>
                <w:bCs/>
                <w:sz w:val="20"/>
              </w:rPr>
            </w:pPr>
            <w:r w:rsidRPr="009964B7">
              <w:rPr>
                <w:b/>
                <w:bCs/>
                <w:sz w:val="20"/>
              </w:rPr>
              <w:t>Tipo</w:t>
            </w:r>
          </w:p>
        </w:tc>
      </w:tr>
      <w:tr w:rsidR="006231E4" w:rsidRPr="007E0D87" w14:paraId="1BC473D2" w14:textId="77777777" w:rsidTr="00CF420C">
        <w:trPr>
          <w:jc w:val="center"/>
        </w:trPr>
        <w:tc>
          <w:tcPr>
            <w:tcW w:w="8321" w:type="dxa"/>
            <w:tcBorders>
              <w:left w:val="single" w:sz="4" w:space="0" w:color="auto"/>
            </w:tcBorders>
          </w:tcPr>
          <w:p w14:paraId="7EB697EC"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manter </w:t>
            </w:r>
            <w:r w:rsidRPr="009964B7">
              <w:rPr>
                <w:bCs/>
                <w:sz w:val="20"/>
              </w:rPr>
              <w:t>usuários do tipo instituição e pessoa física</w:t>
            </w:r>
            <w:r>
              <w:rPr>
                <w:bCs/>
                <w:sz w:val="20"/>
              </w:rPr>
              <w:t xml:space="preserve">, um </w:t>
            </w:r>
            <w:proofErr w:type="spellStart"/>
            <w:r>
              <w:rPr>
                <w:bCs/>
                <w:sz w:val="20"/>
              </w:rPr>
              <w:t>Create</w:t>
            </w:r>
            <w:proofErr w:type="spellEnd"/>
            <w:r>
              <w:rPr>
                <w:bCs/>
                <w:sz w:val="20"/>
              </w:rPr>
              <w:t xml:space="preserve">, </w:t>
            </w:r>
            <w:proofErr w:type="spellStart"/>
            <w:r>
              <w:rPr>
                <w:bCs/>
                <w:sz w:val="20"/>
              </w:rPr>
              <w:t>Read</w:t>
            </w:r>
            <w:proofErr w:type="spellEnd"/>
            <w:r>
              <w:rPr>
                <w:bCs/>
                <w:sz w:val="20"/>
              </w:rPr>
              <w:t>, Update, Delete (CRUD) (Coordenação)</w:t>
            </w:r>
          </w:p>
        </w:tc>
        <w:tc>
          <w:tcPr>
            <w:tcW w:w="664" w:type="dxa"/>
            <w:tcBorders>
              <w:left w:val="single" w:sz="4" w:space="0" w:color="auto"/>
            </w:tcBorders>
            <w:vAlign w:val="center"/>
          </w:tcPr>
          <w:p w14:paraId="3DEF2DFF" w14:textId="77777777" w:rsidR="006231E4" w:rsidRPr="009964B7" w:rsidRDefault="006231E4" w:rsidP="00673C01">
            <w:pPr>
              <w:pStyle w:val="TF-TEXTOQUADRO"/>
              <w:jc w:val="center"/>
              <w:rPr>
                <w:bCs/>
                <w:sz w:val="20"/>
              </w:rPr>
            </w:pPr>
            <w:r w:rsidRPr="009964B7">
              <w:rPr>
                <w:bCs/>
                <w:sz w:val="20"/>
              </w:rPr>
              <w:t>RF</w:t>
            </w:r>
          </w:p>
        </w:tc>
      </w:tr>
      <w:tr w:rsidR="006231E4" w:rsidRPr="007E0D87" w14:paraId="421BD6F7" w14:textId="77777777" w:rsidTr="00CF420C">
        <w:trPr>
          <w:jc w:val="center"/>
        </w:trPr>
        <w:tc>
          <w:tcPr>
            <w:tcW w:w="8321" w:type="dxa"/>
            <w:tcBorders>
              <w:left w:val="single" w:sz="4" w:space="0" w:color="auto"/>
            </w:tcBorders>
          </w:tcPr>
          <w:p w14:paraId="5A9BED25" w14:textId="77777777" w:rsidR="006231E4" w:rsidRPr="00365BE9" w:rsidRDefault="006231E4" w:rsidP="00673C01">
            <w:pPr>
              <w:pStyle w:val="TF-TEXTOQUADRO"/>
              <w:jc w:val="both"/>
              <w:rPr>
                <w:bCs/>
                <w:sz w:val="20"/>
              </w:rPr>
            </w:pPr>
            <w:r w:rsidRPr="009964B7">
              <w:rPr>
                <w:bCs/>
                <w:sz w:val="20"/>
              </w:rPr>
              <w:t xml:space="preserve">permitir </w:t>
            </w:r>
            <w:r>
              <w:rPr>
                <w:bCs/>
                <w:sz w:val="20"/>
              </w:rPr>
              <w:t>ao usuário</w:t>
            </w:r>
            <w:r w:rsidRPr="009964B7">
              <w:rPr>
                <w:bCs/>
                <w:sz w:val="20"/>
              </w:rPr>
              <w:t xml:space="preserve"> </w:t>
            </w:r>
            <w:r>
              <w:rPr>
                <w:bCs/>
                <w:sz w:val="20"/>
              </w:rPr>
              <w:t>manter</w:t>
            </w:r>
            <w:r w:rsidRPr="009964B7">
              <w:rPr>
                <w:bCs/>
                <w:sz w:val="20"/>
              </w:rPr>
              <w:t xml:space="preserve"> </w:t>
            </w:r>
            <w:r w:rsidRPr="009964B7">
              <w:rPr>
                <w:bCs/>
                <w:i/>
                <w:iCs/>
                <w:sz w:val="20"/>
              </w:rPr>
              <w:t>pets</w:t>
            </w:r>
            <w:r>
              <w:rPr>
                <w:bCs/>
                <w:i/>
                <w:iCs/>
                <w:sz w:val="20"/>
              </w:rPr>
              <w:t xml:space="preserve"> </w:t>
            </w:r>
            <w:r>
              <w:rPr>
                <w:bCs/>
                <w:sz w:val="20"/>
              </w:rPr>
              <w:t>para adoção</w:t>
            </w:r>
            <w:r w:rsidRPr="00F24D2A">
              <w:rPr>
                <w:bCs/>
                <w:sz w:val="20"/>
              </w:rPr>
              <w:t>,</w:t>
            </w:r>
            <w:r>
              <w:rPr>
                <w:bCs/>
                <w:sz w:val="20"/>
              </w:rPr>
              <w:t xml:space="preserve"> um CRUD de </w:t>
            </w:r>
            <w:r>
              <w:rPr>
                <w:bCs/>
                <w:i/>
                <w:iCs/>
                <w:sz w:val="20"/>
              </w:rPr>
              <w:t xml:space="preserve">pets </w:t>
            </w:r>
            <w:r>
              <w:rPr>
                <w:bCs/>
                <w:sz w:val="20"/>
              </w:rPr>
              <w:t>para adoção (Coordenação)</w:t>
            </w:r>
          </w:p>
        </w:tc>
        <w:tc>
          <w:tcPr>
            <w:tcW w:w="664" w:type="dxa"/>
            <w:tcBorders>
              <w:left w:val="single" w:sz="4" w:space="0" w:color="auto"/>
            </w:tcBorders>
            <w:vAlign w:val="center"/>
          </w:tcPr>
          <w:p w14:paraId="2AE58493" w14:textId="77777777" w:rsidR="006231E4" w:rsidRPr="009964B7" w:rsidRDefault="006231E4" w:rsidP="00673C01">
            <w:pPr>
              <w:pStyle w:val="TF-TEXTOQUADRO"/>
              <w:jc w:val="center"/>
              <w:rPr>
                <w:bCs/>
                <w:sz w:val="20"/>
              </w:rPr>
            </w:pPr>
            <w:r w:rsidRPr="009964B7">
              <w:rPr>
                <w:bCs/>
                <w:sz w:val="20"/>
              </w:rPr>
              <w:t>RF</w:t>
            </w:r>
          </w:p>
        </w:tc>
      </w:tr>
      <w:tr w:rsidR="006231E4" w:rsidRPr="007E0D87" w14:paraId="55460A79" w14:textId="77777777" w:rsidTr="00CF420C">
        <w:trPr>
          <w:jc w:val="center"/>
        </w:trPr>
        <w:tc>
          <w:tcPr>
            <w:tcW w:w="8321" w:type="dxa"/>
            <w:tcBorders>
              <w:left w:val="single" w:sz="4" w:space="0" w:color="auto"/>
            </w:tcBorders>
          </w:tcPr>
          <w:p w14:paraId="41129A39"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listar os </w:t>
            </w:r>
            <w:r w:rsidRPr="009964B7">
              <w:rPr>
                <w:bCs/>
                <w:i/>
                <w:iCs/>
                <w:sz w:val="20"/>
              </w:rPr>
              <w:t>pets</w:t>
            </w:r>
            <w:r w:rsidRPr="009964B7">
              <w:rPr>
                <w:bCs/>
                <w:sz w:val="20"/>
              </w:rPr>
              <w:t xml:space="preserve"> cadastrados no sistema</w:t>
            </w:r>
            <w:r>
              <w:rPr>
                <w:bCs/>
                <w:sz w:val="20"/>
              </w:rPr>
              <w:t xml:space="preserve"> (Coordenação)</w:t>
            </w:r>
          </w:p>
        </w:tc>
        <w:tc>
          <w:tcPr>
            <w:tcW w:w="664" w:type="dxa"/>
            <w:tcBorders>
              <w:left w:val="single" w:sz="4" w:space="0" w:color="auto"/>
            </w:tcBorders>
            <w:vAlign w:val="center"/>
          </w:tcPr>
          <w:p w14:paraId="01B3440B" w14:textId="77777777" w:rsidR="006231E4" w:rsidRPr="009964B7" w:rsidRDefault="006231E4" w:rsidP="00673C01">
            <w:pPr>
              <w:pStyle w:val="TF-TEXTOQUADRO"/>
              <w:jc w:val="center"/>
              <w:rPr>
                <w:bCs/>
                <w:sz w:val="20"/>
              </w:rPr>
            </w:pPr>
            <w:r w:rsidRPr="009964B7">
              <w:rPr>
                <w:bCs/>
                <w:sz w:val="20"/>
              </w:rPr>
              <w:t>RF</w:t>
            </w:r>
          </w:p>
        </w:tc>
      </w:tr>
      <w:tr w:rsidR="006231E4" w:rsidRPr="007E0D87" w14:paraId="0152F727" w14:textId="77777777" w:rsidTr="00CF420C">
        <w:trPr>
          <w:jc w:val="center"/>
        </w:trPr>
        <w:tc>
          <w:tcPr>
            <w:tcW w:w="8321" w:type="dxa"/>
            <w:tcBorders>
              <w:left w:val="single" w:sz="4" w:space="0" w:color="auto"/>
            </w:tcBorders>
          </w:tcPr>
          <w:p w14:paraId="7B0CB1CD" w14:textId="77777777" w:rsidR="006231E4" w:rsidRPr="009964B7" w:rsidRDefault="006231E4"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perdido (Cooperação) </w:t>
            </w:r>
          </w:p>
        </w:tc>
        <w:tc>
          <w:tcPr>
            <w:tcW w:w="664" w:type="dxa"/>
            <w:tcBorders>
              <w:left w:val="single" w:sz="4" w:space="0" w:color="auto"/>
            </w:tcBorders>
            <w:vAlign w:val="center"/>
          </w:tcPr>
          <w:p w14:paraId="310E0141" w14:textId="77777777" w:rsidR="006231E4" w:rsidRPr="009964B7" w:rsidRDefault="006231E4" w:rsidP="00673C01">
            <w:pPr>
              <w:pStyle w:val="TF-TEXTOQUADRO"/>
              <w:jc w:val="center"/>
              <w:rPr>
                <w:bCs/>
                <w:sz w:val="20"/>
              </w:rPr>
            </w:pPr>
            <w:r>
              <w:rPr>
                <w:bCs/>
                <w:sz w:val="20"/>
              </w:rPr>
              <w:t>RF</w:t>
            </w:r>
          </w:p>
        </w:tc>
      </w:tr>
      <w:tr w:rsidR="006231E4" w:rsidRPr="007E0D87" w14:paraId="0E1DF4A2" w14:textId="77777777" w:rsidTr="00CF420C">
        <w:trPr>
          <w:jc w:val="center"/>
        </w:trPr>
        <w:tc>
          <w:tcPr>
            <w:tcW w:w="8321" w:type="dxa"/>
            <w:tcBorders>
              <w:left w:val="single" w:sz="4" w:space="0" w:color="auto"/>
            </w:tcBorders>
          </w:tcPr>
          <w:p w14:paraId="66E05328" w14:textId="77777777" w:rsidR="006231E4" w:rsidRPr="008970CD" w:rsidRDefault="006231E4"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encontrado (Cooperação)</w:t>
            </w:r>
          </w:p>
        </w:tc>
        <w:tc>
          <w:tcPr>
            <w:tcW w:w="664" w:type="dxa"/>
            <w:tcBorders>
              <w:left w:val="single" w:sz="4" w:space="0" w:color="auto"/>
            </w:tcBorders>
            <w:vAlign w:val="center"/>
          </w:tcPr>
          <w:p w14:paraId="46E30404" w14:textId="77777777" w:rsidR="006231E4" w:rsidRDefault="006231E4" w:rsidP="00673C01">
            <w:pPr>
              <w:pStyle w:val="TF-TEXTOQUADRO"/>
              <w:jc w:val="center"/>
              <w:rPr>
                <w:bCs/>
                <w:sz w:val="20"/>
              </w:rPr>
            </w:pPr>
            <w:r>
              <w:rPr>
                <w:bCs/>
                <w:sz w:val="20"/>
              </w:rPr>
              <w:t>RF</w:t>
            </w:r>
          </w:p>
        </w:tc>
      </w:tr>
      <w:tr w:rsidR="006231E4" w:rsidRPr="007E0D87" w14:paraId="6B561C28" w14:textId="77777777" w:rsidTr="00CF420C">
        <w:trPr>
          <w:jc w:val="center"/>
        </w:trPr>
        <w:tc>
          <w:tcPr>
            <w:tcW w:w="8321" w:type="dxa"/>
            <w:tcBorders>
              <w:left w:val="single" w:sz="4" w:space="0" w:color="auto"/>
            </w:tcBorders>
          </w:tcPr>
          <w:p w14:paraId="2E3EA2E6" w14:textId="77777777" w:rsidR="006231E4" w:rsidRPr="00C022D0" w:rsidRDefault="006231E4"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perdido foi encontrado (Cooperação)</w:t>
            </w:r>
          </w:p>
        </w:tc>
        <w:tc>
          <w:tcPr>
            <w:tcW w:w="664" w:type="dxa"/>
            <w:tcBorders>
              <w:left w:val="single" w:sz="4" w:space="0" w:color="auto"/>
            </w:tcBorders>
            <w:vAlign w:val="center"/>
          </w:tcPr>
          <w:p w14:paraId="33FC264D" w14:textId="77777777" w:rsidR="006231E4" w:rsidRDefault="006231E4" w:rsidP="00673C01">
            <w:pPr>
              <w:pStyle w:val="TF-TEXTOQUADRO"/>
              <w:jc w:val="center"/>
              <w:rPr>
                <w:bCs/>
                <w:sz w:val="20"/>
              </w:rPr>
            </w:pPr>
            <w:r>
              <w:rPr>
                <w:bCs/>
                <w:sz w:val="20"/>
              </w:rPr>
              <w:t>RF</w:t>
            </w:r>
          </w:p>
        </w:tc>
      </w:tr>
      <w:tr w:rsidR="006231E4" w:rsidRPr="007E0D87" w14:paraId="5B1309EF" w14:textId="77777777" w:rsidTr="00CF420C">
        <w:trPr>
          <w:jc w:val="center"/>
        </w:trPr>
        <w:tc>
          <w:tcPr>
            <w:tcW w:w="8321" w:type="dxa"/>
            <w:tcBorders>
              <w:left w:val="single" w:sz="4" w:space="0" w:color="auto"/>
            </w:tcBorders>
          </w:tcPr>
          <w:p w14:paraId="61830F9C" w14:textId="77777777" w:rsidR="006231E4" w:rsidRPr="00846166" w:rsidRDefault="006231E4"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encontrado é seu (Cooperação)</w:t>
            </w:r>
          </w:p>
        </w:tc>
        <w:tc>
          <w:tcPr>
            <w:tcW w:w="664" w:type="dxa"/>
            <w:tcBorders>
              <w:left w:val="single" w:sz="4" w:space="0" w:color="auto"/>
            </w:tcBorders>
            <w:vAlign w:val="center"/>
          </w:tcPr>
          <w:p w14:paraId="7BFAAEDB" w14:textId="77777777" w:rsidR="006231E4" w:rsidRDefault="006231E4" w:rsidP="00673C01">
            <w:pPr>
              <w:pStyle w:val="TF-TEXTOQUADRO"/>
              <w:jc w:val="center"/>
              <w:rPr>
                <w:bCs/>
                <w:sz w:val="20"/>
              </w:rPr>
            </w:pPr>
            <w:r>
              <w:rPr>
                <w:bCs/>
                <w:sz w:val="20"/>
              </w:rPr>
              <w:t>RF</w:t>
            </w:r>
          </w:p>
        </w:tc>
      </w:tr>
      <w:tr w:rsidR="006231E4" w:rsidRPr="007E0D87" w14:paraId="64FAD049" w14:textId="77777777" w:rsidTr="00CF420C">
        <w:trPr>
          <w:jc w:val="center"/>
        </w:trPr>
        <w:tc>
          <w:tcPr>
            <w:tcW w:w="8321" w:type="dxa"/>
            <w:tcBorders>
              <w:left w:val="single" w:sz="4" w:space="0" w:color="auto"/>
            </w:tcBorders>
          </w:tcPr>
          <w:p w14:paraId="0470F1C4" w14:textId="77777777" w:rsidR="006231E4" w:rsidRPr="00DA3A39"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visualizar as informações do </w:t>
            </w:r>
            <w:r w:rsidRPr="009964B7">
              <w:rPr>
                <w:bCs/>
                <w:i/>
                <w:iCs/>
                <w:sz w:val="20"/>
              </w:rPr>
              <w:t>pet</w:t>
            </w:r>
            <w:r>
              <w:rPr>
                <w:bCs/>
                <w:i/>
                <w:iCs/>
                <w:sz w:val="20"/>
              </w:rPr>
              <w:t xml:space="preserve"> </w:t>
            </w:r>
            <w:r>
              <w:rPr>
                <w:bCs/>
                <w:sz w:val="20"/>
              </w:rPr>
              <w:t>(Comunicação)</w:t>
            </w:r>
          </w:p>
        </w:tc>
        <w:tc>
          <w:tcPr>
            <w:tcW w:w="664" w:type="dxa"/>
            <w:tcBorders>
              <w:left w:val="single" w:sz="4" w:space="0" w:color="auto"/>
            </w:tcBorders>
            <w:vAlign w:val="center"/>
          </w:tcPr>
          <w:p w14:paraId="7BF79ACE" w14:textId="77777777" w:rsidR="006231E4" w:rsidRPr="009964B7" w:rsidRDefault="006231E4" w:rsidP="00673C01">
            <w:pPr>
              <w:pStyle w:val="TF-TEXTOQUADRO"/>
              <w:jc w:val="center"/>
              <w:rPr>
                <w:bCs/>
                <w:sz w:val="20"/>
              </w:rPr>
            </w:pPr>
            <w:r w:rsidRPr="009964B7">
              <w:rPr>
                <w:bCs/>
                <w:sz w:val="20"/>
              </w:rPr>
              <w:t>RF</w:t>
            </w:r>
          </w:p>
        </w:tc>
      </w:tr>
      <w:tr w:rsidR="006231E4" w:rsidRPr="007E0D87" w14:paraId="52EC68A8" w14:textId="77777777" w:rsidTr="00CF420C">
        <w:trPr>
          <w:jc w:val="center"/>
        </w:trPr>
        <w:tc>
          <w:tcPr>
            <w:tcW w:w="8321" w:type="dxa"/>
            <w:tcBorders>
              <w:left w:val="single" w:sz="4" w:space="0" w:color="auto"/>
            </w:tcBorders>
          </w:tcPr>
          <w:p w14:paraId="05157FAD"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entrar em contato com o responsável do </w:t>
            </w:r>
            <w:r w:rsidRPr="009964B7">
              <w:rPr>
                <w:bCs/>
                <w:i/>
                <w:iCs/>
                <w:sz w:val="20"/>
              </w:rPr>
              <w:t>pet</w:t>
            </w:r>
            <w:r w:rsidRPr="009964B7">
              <w:rPr>
                <w:bCs/>
                <w:sz w:val="20"/>
              </w:rPr>
              <w:t xml:space="preserve"> </w:t>
            </w:r>
            <w:r>
              <w:rPr>
                <w:bCs/>
                <w:sz w:val="20"/>
              </w:rPr>
              <w:t>(Comunicação)</w:t>
            </w:r>
          </w:p>
        </w:tc>
        <w:tc>
          <w:tcPr>
            <w:tcW w:w="664" w:type="dxa"/>
            <w:tcBorders>
              <w:left w:val="single" w:sz="4" w:space="0" w:color="auto"/>
            </w:tcBorders>
            <w:vAlign w:val="center"/>
          </w:tcPr>
          <w:p w14:paraId="24CFCCB1" w14:textId="77777777" w:rsidR="006231E4" w:rsidRPr="009964B7" w:rsidRDefault="006231E4" w:rsidP="00673C01">
            <w:pPr>
              <w:pStyle w:val="TF-TEXTOQUADRO"/>
              <w:jc w:val="center"/>
              <w:rPr>
                <w:bCs/>
                <w:sz w:val="20"/>
              </w:rPr>
            </w:pPr>
            <w:r w:rsidRPr="009964B7">
              <w:rPr>
                <w:bCs/>
                <w:sz w:val="20"/>
              </w:rPr>
              <w:t>RF</w:t>
            </w:r>
          </w:p>
        </w:tc>
      </w:tr>
      <w:tr w:rsidR="006231E4" w:rsidRPr="007E0D87" w14:paraId="5DF25395" w14:textId="77777777" w:rsidTr="00CF420C">
        <w:trPr>
          <w:jc w:val="center"/>
        </w:trPr>
        <w:tc>
          <w:tcPr>
            <w:tcW w:w="8321" w:type="dxa"/>
            <w:tcBorders>
              <w:left w:val="single" w:sz="4" w:space="0" w:color="auto"/>
            </w:tcBorders>
          </w:tcPr>
          <w:p w14:paraId="5277E460"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visualizar no mapa as instituições/</w:t>
            </w:r>
            <w:r w:rsidRPr="009964B7">
              <w:rPr>
                <w:bCs/>
                <w:i/>
                <w:iCs/>
                <w:sz w:val="20"/>
              </w:rPr>
              <w:t>pets</w:t>
            </w:r>
            <w:r w:rsidRPr="009964B7">
              <w:rPr>
                <w:bCs/>
                <w:sz w:val="20"/>
              </w:rPr>
              <w:t xml:space="preserve"> próximos</w:t>
            </w:r>
            <w:r>
              <w:rPr>
                <w:bCs/>
                <w:sz w:val="20"/>
              </w:rPr>
              <w:t xml:space="preserve"> (Comunicação)</w:t>
            </w:r>
          </w:p>
        </w:tc>
        <w:tc>
          <w:tcPr>
            <w:tcW w:w="664" w:type="dxa"/>
            <w:tcBorders>
              <w:left w:val="single" w:sz="4" w:space="0" w:color="auto"/>
            </w:tcBorders>
            <w:vAlign w:val="center"/>
          </w:tcPr>
          <w:p w14:paraId="5C810D91" w14:textId="77777777" w:rsidR="006231E4" w:rsidRPr="009964B7" w:rsidRDefault="006231E4" w:rsidP="00673C01">
            <w:pPr>
              <w:pStyle w:val="TF-TEXTOQUADRO"/>
              <w:jc w:val="center"/>
              <w:rPr>
                <w:bCs/>
                <w:sz w:val="20"/>
              </w:rPr>
            </w:pPr>
            <w:r w:rsidRPr="009964B7">
              <w:rPr>
                <w:bCs/>
                <w:sz w:val="20"/>
              </w:rPr>
              <w:t>RF</w:t>
            </w:r>
          </w:p>
        </w:tc>
      </w:tr>
      <w:tr w:rsidR="006231E4" w:rsidRPr="007E0D87" w14:paraId="17693F9B" w14:textId="77777777" w:rsidTr="00CF420C">
        <w:trPr>
          <w:jc w:val="center"/>
        </w:trPr>
        <w:tc>
          <w:tcPr>
            <w:tcW w:w="8321" w:type="dxa"/>
            <w:tcBorders>
              <w:left w:val="single" w:sz="4" w:space="0" w:color="auto"/>
            </w:tcBorders>
          </w:tcPr>
          <w:p w14:paraId="347D6827" w14:textId="77777777" w:rsidR="006231E4" w:rsidRPr="009964B7" w:rsidRDefault="006231E4" w:rsidP="00673C01">
            <w:pPr>
              <w:pStyle w:val="TF-TEXTOQUADRO"/>
              <w:jc w:val="both"/>
              <w:rPr>
                <w:bCs/>
                <w:sz w:val="20"/>
              </w:rPr>
            </w:pPr>
            <w:r w:rsidRPr="009964B7">
              <w:rPr>
                <w:bCs/>
                <w:sz w:val="20"/>
              </w:rPr>
              <w:t xml:space="preserve">notificar os usuários </w:t>
            </w:r>
            <w:r>
              <w:rPr>
                <w:bCs/>
                <w:sz w:val="20"/>
              </w:rPr>
              <w:t>por meio</w:t>
            </w:r>
            <w:r w:rsidRPr="009964B7">
              <w:rPr>
                <w:bCs/>
                <w:sz w:val="20"/>
              </w:rPr>
              <w:t xml:space="preserve"> de notificação </w:t>
            </w:r>
            <w:proofErr w:type="spellStart"/>
            <w:r w:rsidRPr="009964B7">
              <w:rPr>
                <w:bCs/>
                <w:i/>
                <w:iCs/>
                <w:sz w:val="20"/>
              </w:rPr>
              <w:t>push</w:t>
            </w:r>
            <w:proofErr w:type="spellEnd"/>
            <w:r>
              <w:rPr>
                <w:bCs/>
                <w:i/>
                <w:iCs/>
                <w:sz w:val="20"/>
              </w:rPr>
              <w:t xml:space="preserve"> </w:t>
            </w:r>
            <w:r>
              <w:rPr>
                <w:bCs/>
                <w:sz w:val="20"/>
              </w:rPr>
              <w:t>(Comunicação)</w:t>
            </w:r>
          </w:p>
        </w:tc>
        <w:tc>
          <w:tcPr>
            <w:tcW w:w="664" w:type="dxa"/>
            <w:tcBorders>
              <w:left w:val="single" w:sz="4" w:space="0" w:color="auto"/>
            </w:tcBorders>
            <w:vAlign w:val="center"/>
          </w:tcPr>
          <w:p w14:paraId="4A115EA8" w14:textId="77777777" w:rsidR="006231E4" w:rsidRPr="009964B7" w:rsidRDefault="006231E4" w:rsidP="00673C01">
            <w:pPr>
              <w:pStyle w:val="TF-TEXTOQUADRO"/>
              <w:jc w:val="center"/>
              <w:rPr>
                <w:bCs/>
                <w:sz w:val="20"/>
              </w:rPr>
            </w:pPr>
            <w:r w:rsidRPr="009964B7">
              <w:rPr>
                <w:bCs/>
                <w:sz w:val="20"/>
              </w:rPr>
              <w:t>RF</w:t>
            </w:r>
          </w:p>
        </w:tc>
      </w:tr>
      <w:tr w:rsidR="006231E4" w:rsidRPr="007E0D87" w14:paraId="1E9CA6A6" w14:textId="77777777" w:rsidTr="00CF420C">
        <w:trPr>
          <w:jc w:val="center"/>
        </w:trPr>
        <w:tc>
          <w:tcPr>
            <w:tcW w:w="8321" w:type="dxa"/>
            <w:tcBorders>
              <w:left w:val="single" w:sz="4" w:space="0" w:color="auto"/>
            </w:tcBorders>
          </w:tcPr>
          <w:p w14:paraId="3BB9D85A" w14:textId="77777777" w:rsidR="006231E4" w:rsidRPr="009964B7" w:rsidRDefault="006231E4" w:rsidP="00673C01">
            <w:pPr>
              <w:pStyle w:val="TF-TEXTOQUADRO"/>
              <w:jc w:val="both"/>
              <w:rPr>
                <w:bCs/>
                <w:sz w:val="20"/>
              </w:rPr>
            </w:pPr>
            <w:r w:rsidRPr="009964B7">
              <w:rPr>
                <w:sz w:val="20"/>
              </w:rPr>
              <w:t xml:space="preserve">permitir integração com o Google </w:t>
            </w:r>
            <w:proofErr w:type="spellStart"/>
            <w:r w:rsidRPr="009964B7">
              <w:rPr>
                <w:sz w:val="20"/>
              </w:rPr>
              <w:t>Maps</w:t>
            </w:r>
            <w:proofErr w:type="spellEnd"/>
          </w:p>
        </w:tc>
        <w:tc>
          <w:tcPr>
            <w:tcW w:w="664" w:type="dxa"/>
            <w:tcBorders>
              <w:left w:val="single" w:sz="4" w:space="0" w:color="auto"/>
            </w:tcBorders>
            <w:vAlign w:val="center"/>
          </w:tcPr>
          <w:p w14:paraId="63ADD3A1" w14:textId="77777777" w:rsidR="006231E4" w:rsidRPr="009964B7" w:rsidRDefault="006231E4" w:rsidP="00673C01">
            <w:pPr>
              <w:pStyle w:val="TF-TEXTOQUADRO"/>
              <w:jc w:val="center"/>
              <w:rPr>
                <w:bCs/>
                <w:sz w:val="20"/>
              </w:rPr>
            </w:pPr>
            <w:r w:rsidRPr="009964B7">
              <w:rPr>
                <w:bCs/>
                <w:sz w:val="20"/>
              </w:rPr>
              <w:t>RNF</w:t>
            </w:r>
          </w:p>
        </w:tc>
      </w:tr>
      <w:tr w:rsidR="006231E4" w:rsidRPr="007E0D87" w14:paraId="1FAC40A4" w14:textId="77777777" w:rsidTr="00CF420C">
        <w:trPr>
          <w:jc w:val="center"/>
        </w:trPr>
        <w:tc>
          <w:tcPr>
            <w:tcW w:w="8321" w:type="dxa"/>
            <w:tcBorders>
              <w:left w:val="single" w:sz="4" w:space="0" w:color="auto"/>
            </w:tcBorders>
          </w:tcPr>
          <w:p w14:paraId="7AB1FC01" w14:textId="77777777" w:rsidR="006231E4" w:rsidRPr="009964B7" w:rsidRDefault="006231E4" w:rsidP="00673C01">
            <w:pPr>
              <w:pStyle w:val="TF-TEXTOQUADRO"/>
              <w:jc w:val="both"/>
              <w:rPr>
                <w:bCs/>
                <w:sz w:val="20"/>
              </w:rPr>
            </w:pPr>
            <w:r w:rsidRPr="009964B7">
              <w:rPr>
                <w:bCs/>
                <w:sz w:val="20"/>
              </w:rPr>
              <w:t xml:space="preserve">ser construído utilizando o </w:t>
            </w:r>
            <w:r w:rsidRPr="009964B7">
              <w:rPr>
                <w:bCs/>
                <w:i/>
                <w:iCs/>
                <w:sz w:val="20"/>
              </w:rPr>
              <w:t>framework</w:t>
            </w:r>
            <w:r w:rsidRPr="009964B7">
              <w:rPr>
                <w:bCs/>
                <w:sz w:val="20"/>
              </w:rPr>
              <w:t xml:space="preserve"> </w:t>
            </w:r>
            <w:proofErr w:type="spellStart"/>
            <w:r w:rsidRPr="009964B7">
              <w:rPr>
                <w:bCs/>
                <w:sz w:val="20"/>
              </w:rPr>
              <w:t>Flutter</w:t>
            </w:r>
            <w:proofErr w:type="spellEnd"/>
          </w:p>
        </w:tc>
        <w:tc>
          <w:tcPr>
            <w:tcW w:w="664" w:type="dxa"/>
            <w:tcBorders>
              <w:left w:val="single" w:sz="4" w:space="0" w:color="auto"/>
            </w:tcBorders>
            <w:vAlign w:val="center"/>
          </w:tcPr>
          <w:p w14:paraId="191D9A11" w14:textId="77777777" w:rsidR="006231E4" w:rsidRPr="009964B7" w:rsidRDefault="006231E4" w:rsidP="00673C01">
            <w:pPr>
              <w:pStyle w:val="TF-TEXTOQUADRO"/>
              <w:jc w:val="center"/>
              <w:rPr>
                <w:bCs/>
                <w:sz w:val="20"/>
              </w:rPr>
            </w:pPr>
            <w:r w:rsidRPr="009964B7">
              <w:rPr>
                <w:bCs/>
                <w:sz w:val="20"/>
              </w:rPr>
              <w:t>RNF</w:t>
            </w:r>
          </w:p>
        </w:tc>
      </w:tr>
      <w:tr w:rsidR="006231E4" w:rsidRPr="007E0D87" w14:paraId="4F98546A" w14:textId="77777777" w:rsidTr="00CF420C">
        <w:trPr>
          <w:jc w:val="center"/>
        </w:trPr>
        <w:tc>
          <w:tcPr>
            <w:tcW w:w="8321" w:type="dxa"/>
            <w:tcBorders>
              <w:left w:val="single" w:sz="4" w:space="0" w:color="auto"/>
            </w:tcBorders>
          </w:tcPr>
          <w:p w14:paraId="2E388B7A" w14:textId="77777777" w:rsidR="006231E4" w:rsidRPr="009964B7" w:rsidRDefault="006231E4" w:rsidP="00673C01">
            <w:pPr>
              <w:pStyle w:val="TF-TEXTOQUADRO"/>
              <w:jc w:val="both"/>
              <w:rPr>
                <w:bCs/>
                <w:sz w:val="20"/>
              </w:rPr>
            </w:pPr>
            <w:r w:rsidRPr="009964B7">
              <w:rPr>
                <w:bCs/>
                <w:sz w:val="20"/>
              </w:rPr>
              <w:t>permitir integração com as redes sociais para compartilhamento de informações</w:t>
            </w:r>
            <w:r>
              <w:rPr>
                <w:bCs/>
                <w:sz w:val="20"/>
              </w:rPr>
              <w:t xml:space="preserve"> (Comunicação)</w:t>
            </w:r>
          </w:p>
        </w:tc>
        <w:tc>
          <w:tcPr>
            <w:tcW w:w="664" w:type="dxa"/>
            <w:tcBorders>
              <w:left w:val="single" w:sz="4" w:space="0" w:color="auto"/>
            </w:tcBorders>
            <w:vAlign w:val="center"/>
          </w:tcPr>
          <w:p w14:paraId="4A4B8E21" w14:textId="77777777" w:rsidR="006231E4" w:rsidRPr="009964B7" w:rsidRDefault="006231E4" w:rsidP="00673C01">
            <w:pPr>
              <w:pStyle w:val="TF-TEXTOQUADRO"/>
              <w:jc w:val="center"/>
              <w:rPr>
                <w:bCs/>
                <w:sz w:val="20"/>
              </w:rPr>
            </w:pPr>
            <w:r w:rsidRPr="009964B7">
              <w:rPr>
                <w:bCs/>
                <w:sz w:val="20"/>
              </w:rPr>
              <w:t>RNF</w:t>
            </w:r>
          </w:p>
        </w:tc>
      </w:tr>
      <w:tr w:rsidR="006231E4" w:rsidRPr="007E0D87" w14:paraId="33F4B072" w14:textId="77777777" w:rsidTr="00CF420C">
        <w:trPr>
          <w:jc w:val="center"/>
        </w:trPr>
        <w:tc>
          <w:tcPr>
            <w:tcW w:w="8321" w:type="dxa"/>
            <w:tcBorders>
              <w:left w:val="single" w:sz="4" w:space="0" w:color="auto"/>
            </w:tcBorders>
          </w:tcPr>
          <w:p w14:paraId="21EB4AD7" w14:textId="77777777" w:rsidR="006231E4" w:rsidRPr="009964B7" w:rsidRDefault="006231E4" w:rsidP="00673C01">
            <w:pPr>
              <w:pStyle w:val="TF-TEXTOQUADRO"/>
              <w:jc w:val="both"/>
              <w:rPr>
                <w:bCs/>
                <w:sz w:val="20"/>
              </w:rPr>
            </w:pPr>
            <w:r w:rsidRPr="009964B7">
              <w:rPr>
                <w:sz w:val="20"/>
              </w:rPr>
              <w:t xml:space="preserve">utilizar o Método </w:t>
            </w:r>
            <w:proofErr w:type="spellStart"/>
            <w:r w:rsidRPr="009964B7">
              <w:rPr>
                <w:sz w:val="20"/>
              </w:rPr>
              <w:t>RURUCAg</w:t>
            </w:r>
            <w:proofErr w:type="spellEnd"/>
            <w:r w:rsidRPr="009964B7">
              <w:rPr>
                <w:sz w:val="20"/>
              </w:rPr>
              <w:t xml:space="preserve"> para modelar a relação dos requisitos com as heurísticas de Nielsen</w:t>
            </w:r>
          </w:p>
        </w:tc>
        <w:tc>
          <w:tcPr>
            <w:tcW w:w="664" w:type="dxa"/>
            <w:tcBorders>
              <w:left w:val="single" w:sz="4" w:space="0" w:color="auto"/>
            </w:tcBorders>
            <w:vAlign w:val="center"/>
          </w:tcPr>
          <w:p w14:paraId="5AA2D5E6" w14:textId="77777777" w:rsidR="006231E4" w:rsidRPr="009964B7" w:rsidRDefault="006231E4" w:rsidP="00673C01">
            <w:pPr>
              <w:pStyle w:val="TF-TEXTOQUADRO"/>
              <w:jc w:val="center"/>
              <w:rPr>
                <w:bCs/>
                <w:sz w:val="20"/>
              </w:rPr>
            </w:pPr>
            <w:r w:rsidRPr="009964B7">
              <w:rPr>
                <w:bCs/>
                <w:sz w:val="20"/>
              </w:rPr>
              <w:t>RNF</w:t>
            </w:r>
          </w:p>
        </w:tc>
      </w:tr>
      <w:tr w:rsidR="006231E4" w:rsidRPr="007E0D87" w14:paraId="74D27A4C" w14:textId="77777777" w:rsidTr="00CF420C">
        <w:trPr>
          <w:jc w:val="center"/>
        </w:trPr>
        <w:tc>
          <w:tcPr>
            <w:tcW w:w="8321" w:type="dxa"/>
            <w:tcBorders>
              <w:left w:val="single" w:sz="4" w:space="0" w:color="auto"/>
            </w:tcBorders>
          </w:tcPr>
          <w:p w14:paraId="4D21E1BA" w14:textId="77777777" w:rsidR="006231E4" w:rsidRPr="00695C58" w:rsidRDefault="006231E4" w:rsidP="00673C01">
            <w:pPr>
              <w:pStyle w:val="TF-TEXTOQUADRO"/>
              <w:jc w:val="both"/>
              <w:rPr>
                <w:sz w:val="20"/>
              </w:rPr>
            </w:pPr>
            <w:r w:rsidRPr="00695C58">
              <w:rPr>
                <w:sz w:val="20"/>
              </w:rPr>
              <w:t xml:space="preserve">ser construído utilizando a metodologia de Design </w:t>
            </w:r>
            <w:proofErr w:type="spellStart"/>
            <w:r w:rsidRPr="00695C58">
              <w:rPr>
                <w:sz w:val="20"/>
              </w:rPr>
              <w:t>Thinking</w:t>
            </w:r>
            <w:proofErr w:type="spellEnd"/>
          </w:p>
        </w:tc>
        <w:tc>
          <w:tcPr>
            <w:tcW w:w="664" w:type="dxa"/>
            <w:tcBorders>
              <w:left w:val="single" w:sz="4" w:space="0" w:color="auto"/>
            </w:tcBorders>
            <w:vAlign w:val="center"/>
          </w:tcPr>
          <w:p w14:paraId="27DD6E05" w14:textId="77777777" w:rsidR="006231E4" w:rsidRPr="00695C58" w:rsidRDefault="006231E4" w:rsidP="00673C01">
            <w:pPr>
              <w:pStyle w:val="TF-TEXTOQUADRO"/>
              <w:jc w:val="center"/>
              <w:rPr>
                <w:bCs/>
                <w:sz w:val="20"/>
              </w:rPr>
            </w:pPr>
            <w:r>
              <w:rPr>
                <w:bCs/>
                <w:sz w:val="20"/>
              </w:rPr>
              <w:t>RNF</w:t>
            </w:r>
          </w:p>
        </w:tc>
      </w:tr>
      <w:tr w:rsidR="006231E4" w:rsidRPr="007E0D87" w14:paraId="3A0ADFF7" w14:textId="77777777" w:rsidTr="00CF420C">
        <w:trPr>
          <w:jc w:val="center"/>
        </w:trPr>
        <w:tc>
          <w:tcPr>
            <w:tcW w:w="8321" w:type="dxa"/>
            <w:tcBorders>
              <w:left w:val="single" w:sz="4" w:space="0" w:color="auto"/>
            </w:tcBorders>
          </w:tcPr>
          <w:p w14:paraId="49AAB690" w14:textId="77777777" w:rsidR="006231E4" w:rsidRPr="00695C58" w:rsidRDefault="006231E4" w:rsidP="00673C01">
            <w:pPr>
              <w:pStyle w:val="TF-TEXTOQUADRO"/>
              <w:jc w:val="both"/>
              <w:rPr>
                <w:sz w:val="20"/>
              </w:rPr>
            </w:pPr>
            <w:r w:rsidRPr="00695C58">
              <w:rPr>
                <w:sz w:val="20"/>
              </w:rPr>
              <w:t>ser construído com base no M3C</w:t>
            </w:r>
          </w:p>
        </w:tc>
        <w:tc>
          <w:tcPr>
            <w:tcW w:w="664" w:type="dxa"/>
            <w:tcBorders>
              <w:left w:val="single" w:sz="4" w:space="0" w:color="auto"/>
            </w:tcBorders>
            <w:vAlign w:val="center"/>
          </w:tcPr>
          <w:p w14:paraId="352A7D04" w14:textId="77777777" w:rsidR="006231E4" w:rsidRPr="00695C58" w:rsidRDefault="006231E4" w:rsidP="00673C01">
            <w:pPr>
              <w:pStyle w:val="TF-TEXTOQUADRO"/>
              <w:jc w:val="center"/>
              <w:rPr>
                <w:bCs/>
                <w:sz w:val="20"/>
              </w:rPr>
            </w:pPr>
            <w:r>
              <w:rPr>
                <w:bCs/>
                <w:sz w:val="20"/>
              </w:rPr>
              <w:t>RNF</w:t>
            </w:r>
          </w:p>
        </w:tc>
      </w:tr>
      <w:tr w:rsidR="006231E4" w:rsidRPr="007E0D87" w14:paraId="2BEA7B01" w14:textId="77777777" w:rsidTr="00CF420C">
        <w:trPr>
          <w:jc w:val="center"/>
        </w:trPr>
        <w:tc>
          <w:tcPr>
            <w:tcW w:w="8321" w:type="dxa"/>
            <w:tcBorders>
              <w:left w:val="single" w:sz="4" w:space="0" w:color="auto"/>
            </w:tcBorders>
          </w:tcPr>
          <w:p w14:paraId="4E3ED495" w14:textId="77777777" w:rsidR="006231E4" w:rsidRPr="00695C58" w:rsidRDefault="006231E4" w:rsidP="00673C01">
            <w:pPr>
              <w:pStyle w:val="TF-TEXTOQUADRO"/>
              <w:jc w:val="both"/>
              <w:rPr>
                <w:sz w:val="20"/>
              </w:rPr>
            </w:pPr>
            <w:r w:rsidRPr="00695C58">
              <w:rPr>
                <w:sz w:val="20"/>
              </w:rPr>
              <w:t xml:space="preserve">utilizar o Método </w:t>
            </w:r>
            <w:proofErr w:type="spellStart"/>
            <w:r w:rsidRPr="00695C58">
              <w:rPr>
                <w:sz w:val="20"/>
              </w:rPr>
              <w:t>RURUCAg</w:t>
            </w:r>
            <w:proofErr w:type="spellEnd"/>
            <w:r w:rsidRPr="00695C58">
              <w:rPr>
                <w:sz w:val="20"/>
              </w:rPr>
              <w:t xml:space="preserve"> para avaliar a usabilidade e a experiência de uso</w:t>
            </w:r>
          </w:p>
        </w:tc>
        <w:tc>
          <w:tcPr>
            <w:tcW w:w="664" w:type="dxa"/>
            <w:tcBorders>
              <w:left w:val="single" w:sz="4" w:space="0" w:color="auto"/>
            </w:tcBorders>
            <w:vAlign w:val="center"/>
          </w:tcPr>
          <w:p w14:paraId="5B6E2767" w14:textId="77777777" w:rsidR="006231E4" w:rsidRDefault="006231E4" w:rsidP="00673C01">
            <w:pPr>
              <w:pStyle w:val="TF-TEXTOQUADRO"/>
              <w:jc w:val="center"/>
              <w:rPr>
                <w:bCs/>
                <w:sz w:val="20"/>
              </w:rPr>
            </w:pPr>
            <w:r>
              <w:rPr>
                <w:bCs/>
                <w:sz w:val="20"/>
              </w:rPr>
              <w:t>RNF</w:t>
            </w:r>
          </w:p>
        </w:tc>
      </w:tr>
      <w:tr w:rsidR="006231E4" w:rsidRPr="007E0D87" w14:paraId="6FCF4323" w14:textId="77777777" w:rsidTr="00CF420C">
        <w:trPr>
          <w:jc w:val="center"/>
        </w:trPr>
        <w:tc>
          <w:tcPr>
            <w:tcW w:w="8321" w:type="dxa"/>
            <w:tcBorders>
              <w:left w:val="single" w:sz="4" w:space="0" w:color="auto"/>
            </w:tcBorders>
          </w:tcPr>
          <w:p w14:paraId="5D7D8E02" w14:textId="77777777" w:rsidR="006231E4" w:rsidRPr="00695C58" w:rsidRDefault="006231E4" w:rsidP="00673C01">
            <w:pPr>
              <w:pStyle w:val="TF-TEXTOQUADRO"/>
              <w:jc w:val="both"/>
              <w:rPr>
                <w:sz w:val="20"/>
              </w:rPr>
            </w:pPr>
            <w:r w:rsidRPr="00695C58">
              <w:rPr>
                <w:sz w:val="20"/>
              </w:rPr>
              <w:t>ser construído com base nos padrões do material design</w:t>
            </w:r>
          </w:p>
        </w:tc>
        <w:tc>
          <w:tcPr>
            <w:tcW w:w="664" w:type="dxa"/>
            <w:tcBorders>
              <w:left w:val="single" w:sz="4" w:space="0" w:color="auto"/>
            </w:tcBorders>
            <w:vAlign w:val="center"/>
          </w:tcPr>
          <w:p w14:paraId="34BDC8DB" w14:textId="77777777" w:rsidR="006231E4" w:rsidRDefault="006231E4" w:rsidP="00673C01">
            <w:pPr>
              <w:pStyle w:val="TF-TEXTOQUADRO"/>
              <w:jc w:val="center"/>
              <w:rPr>
                <w:bCs/>
                <w:sz w:val="20"/>
              </w:rPr>
            </w:pPr>
            <w:r>
              <w:rPr>
                <w:bCs/>
                <w:sz w:val="20"/>
              </w:rPr>
              <w:t>RNF</w:t>
            </w:r>
          </w:p>
        </w:tc>
      </w:tr>
      <w:tr w:rsidR="006231E4" w:rsidRPr="007E0D87" w14:paraId="37C6708A" w14:textId="77777777" w:rsidTr="00CF420C">
        <w:trPr>
          <w:jc w:val="center"/>
        </w:trPr>
        <w:tc>
          <w:tcPr>
            <w:tcW w:w="8321" w:type="dxa"/>
            <w:tcBorders>
              <w:left w:val="single" w:sz="4" w:space="0" w:color="auto"/>
            </w:tcBorders>
          </w:tcPr>
          <w:p w14:paraId="7D4F7DC9" w14:textId="77777777" w:rsidR="006231E4" w:rsidRPr="00695C58" w:rsidRDefault="006231E4" w:rsidP="00B711AD">
            <w:pPr>
              <w:pStyle w:val="TF-TEXTOQUADRO"/>
              <w:tabs>
                <w:tab w:val="left" w:pos="4956"/>
              </w:tabs>
              <w:jc w:val="both"/>
              <w:rPr>
                <w:sz w:val="20"/>
              </w:rPr>
            </w:pPr>
            <w:r>
              <w:rPr>
                <w:sz w:val="20"/>
              </w:rPr>
              <w:t>ser construído utilizando banco de dados MySQL</w:t>
            </w:r>
            <w:r>
              <w:rPr>
                <w:sz w:val="20"/>
              </w:rPr>
              <w:tab/>
            </w:r>
          </w:p>
        </w:tc>
        <w:tc>
          <w:tcPr>
            <w:tcW w:w="664" w:type="dxa"/>
            <w:tcBorders>
              <w:left w:val="single" w:sz="4" w:space="0" w:color="auto"/>
            </w:tcBorders>
            <w:vAlign w:val="center"/>
          </w:tcPr>
          <w:p w14:paraId="6D9993C2" w14:textId="77777777" w:rsidR="006231E4" w:rsidRDefault="006231E4" w:rsidP="00673C01">
            <w:pPr>
              <w:pStyle w:val="TF-TEXTOQUADRO"/>
              <w:jc w:val="center"/>
              <w:rPr>
                <w:bCs/>
                <w:sz w:val="20"/>
              </w:rPr>
            </w:pPr>
            <w:r>
              <w:rPr>
                <w:bCs/>
                <w:sz w:val="20"/>
              </w:rPr>
              <w:t>RNF</w:t>
            </w:r>
          </w:p>
        </w:tc>
      </w:tr>
    </w:tbl>
    <w:p w14:paraId="52D829BC" w14:textId="77777777" w:rsidR="006231E4" w:rsidRPr="00286FED" w:rsidRDefault="006231E4" w:rsidP="00920418">
      <w:pPr>
        <w:pStyle w:val="TF-FONTE"/>
      </w:pPr>
      <w:r>
        <w:t>Fonte: elaborado pelo autor.</w:t>
      </w:r>
    </w:p>
    <w:p w14:paraId="49C5F5B3" w14:textId="77777777" w:rsidR="006231E4" w:rsidRDefault="006231E4" w:rsidP="00451B94">
      <w:pPr>
        <w:pStyle w:val="Ttulo2"/>
        <w:spacing w:after="120" w:line="240" w:lineRule="auto"/>
      </w:pPr>
      <w:bookmarkStart w:id="77" w:name="_Ref82540217"/>
      <w:commentRangeStart w:id="78"/>
      <w:r>
        <w:t>METODOLOGIA</w:t>
      </w:r>
      <w:bookmarkEnd w:id="77"/>
      <w:commentRangeEnd w:id="78"/>
      <w:r>
        <w:rPr>
          <w:rStyle w:val="Refdecomentrio"/>
          <w:caps w:val="0"/>
          <w:color w:val="auto"/>
        </w:rPr>
        <w:commentReference w:id="78"/>
      </w:r>
    </w:p>
    <w:p w14:paraId="4A6FBD27" w14:textId="77777777" w:rsidR="006231E4" w:rsidRPr="00DB04D2" w:rsidRDefault="006231E4" w:rsidP="00DB04D2">
      <w:pPr>
        <w:pStyle w:val="TF-TEXTO"/>
      </w:pPr>
      <w:r>
        <w:t xml:space="preserve">A metodologia dessa proposta será constituída pelos seguintes instrumentos metodológicos e será desenvolvido nas etapas relacionadas no </w:t>
      </w:r>
      <w:r>
        <w:fldChar w:fldCharType="begin"/>
      </w:r>
      <w:r>
        <w:instrText xml:space="preserve"> REF _Ref82539843 \h </w:instrText>
      </w:r>
      <w:r>
        <w:fldChar w:fldCharType="separate"/>
      </w:r>
      <w:r>
        <w:t xml:space="preserve">Quadro </w:t>
      </w:r>
      <w:r>
        <w:rPr>
          <w:noProof/>
        </w:rPr>
        <w:t>3</w:t>
      </w:r>
      <w:r>
        <w:fldChar w:fldCharType="end"/>
      </w:r>
      <w:r>
        <w:t>:</w:t>
      </w:r>
    </w:p>
    <w:p w14:paraId="3BB854F0" w14:textId="77777777" w:rsidR="006231E4" w:rsidRPr="007E0D87" w:rsidRDefault="006231E4" w:rsidP="006231E4">
      <w:pPr>
        <w:pStyle w:val="TF-ALNEA"/>
        <w:numPr>
          <w:ilvl w:val="0"/>
          <w:numId w:val="8"/>
        </w:numPr>
        <w:contextualSpacing w:val="0"/>
      </w:pPr>
      <w:r>
        <w:t>aprofundamento bibliográfico</w:t>
      </w:r>
      <w:r w:rsidRPr="007E0D87">
        <w:t xml:space="preserve">: </w:t>
      </w:r>
      <w:r>
        <w:t>realizar aprofundamento na literatura sobre os assuntos citados nas referências bibliográficas e trabalhos correlatos</w:t>
      </w:r>
      <w:r w:rsidRPr="007E0D87">
        <w:t>;</w:t>
      </w:r>
    </w:p>
    <w:p w14:paraId="299F57E0" w14:textId="77777777" w:rsidR="006231E4" w:rsidRDefault="006231E4" w:rsidP="00451B94">
      <w:pPr>
        <w:pStyle w:val="TF-ALNEA"/>
        <w:contextualSpacing w:val="0"/>
      </w:pPr>
      <w:r>
        <w:t>imersão</w:t>
      </w:r>
      <w:r w:rsidRPr="007E0D87">
        <w:t>:</w:t>
      </w:r>
      <w:r>
        <w:t xml:space="preserve"> identificar os problemas dos usuários por meio de pesquisas exploratórias e entrevistas com o público-alvo da solução;</w:t>
      </w:r>
    </w:p>
    <w:p w14:paraId="60FAFA4C" w14:textId="77777777" w:rsidR="006231E4" w:rsidRDefault="006231E4" w:rsidP="00451B94">
      <w:pPr>
        <w:pStyle w:val="TF-ALNEA"/>
        <w:contextualSpacing w:val="0"/>
      </w:pPr>
      <w:r>
        <w:t xml:space="preserve">ideação: transformar as informações e problemas identificados na etapa anterior em ideias, utilizando de técnicas de </w:t>
      </w:r>
      <w:proofErr w:type="spellStart"/>
      <w:r>
        <w:t>cocriação</w:t>
      </w:r>
      <w:proofErr w:type="spellEnd"/>
      <w:r>
        <w:t xml:space="preserve"> com os usuários do aplicativo;</w:t>
      </w:r>
    </w:p>
    <w:p w14:paraId="17613238" w14:textId="77777777" w:rsidR="006231E4" w:rsidRDefault="006231E4" w:rsidP="00451B94">
      <w:pPr>
        <w:pStyle w:val="TF-ALNEA"/>
        <w:contextualSpacing w:val="0"/>
      </w:pPr>
      <w:r>
        <w:t>levantamento dos requisitos: analisar os requisitos funcionais e não-funcionais já definidos e, se necessário, especificar outros a partir da etapa de imersão e ideação;</w:t>
      </w:r>
    </w:p>
    <w:p w14:paraId="06D04472" w14:textId="77777777" w:rsidR="006231E4" w:rsidRDefault="006231E4" w:rsidP="00451B94">
      <w:pPr>
        <w:pStyle w:val="TF-ALNEA"/>
        <w:contextualSpacing w:val="0"/>
      </w:pPr>
      <w:r>
        <w:t xml:space="preserve">especificação e análise: formalizar as funcionalidades do aplicativo por meio da construção de casos de uso e diagramas da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utilizando a ferramenta </w:t>
      </w:r>
      <w:proofErr w:type="spellStart"/>
      <w:r>
        <w:t>Astah</w:t>
      </w:r>
      <w:proofErr w:type="spellEnd"/>
      <w:r>
        <w:t xml:space="preserve"> UML;</w:t>
      </w:r>
    </w:p>
    <w:p w14:paraId="7EDE826E" w14:textId="77777777" w:rsidR="006231E4" w:rsidRDefault="006231E4" w:rsidP="00451B94">
      <w:pPr>
        <w:pStyle w:val="TF-ALNEA"/>
      </w:pPr>
      <w:r>
        <w:t xml:space="preserve">implementação: desenvolver o aplicativo utilizando o </w:t>
      </w:r>
      <w:r>
        <w:rPr>
          <w:i/>
          <w:iCs/>
        </w:rPr>
        <w:t>framework</w:t>
      </w:r>
      <w:r>
        <w:t xml:space="preserve"> </w:t>
      </w:r>
      <w:proofErr w:type="spellStart"/>
      <w:r>
        <w:t>Flutter</w:t>
      </w:r>
      <w:proofErr w:type="spellEnd"/>
      <w:r>
        <w:t>;</w:t>
      </w:r>
    </w:p>
    <w:p w14:paraId="393EBEEE" w14:textId="77777777" w:rsidR="006231E4" w:rsidRDefault="006231E4" w:rsidP="00451B94">
      <w:pPr>
        <w:pStyle w:val="TF-ALNEA"/>
      </w:pPr>
      <w:r>
        <w:t>verificação e validação: paralelamente a implementação, realizar os testes do aplicativo e validar com o usuário a sua usabilidade.</w:t>
      </w:r>
    </w:p>
    <w:p w14:paraId="372F8BCD" w14:textId="77777777" w:rsidR="006231E4" w:rsidRDefault="006231E4" w:rsidP="009964B7">
      <w:pPr>
        <w:pStyle w:val="TF-LEGENDA-Ilustracao"/>
      </w:pPr>
      <w:bookmarkStart w:id="79" w:name="_Ref82539843"/>
      <w:r>
        <w:lastRenderedPageBreak/>
        <w:t xml:space="preserve">Quadro </w:t>
      </w:r>
      <w:r w:rsidR="001F5E16">
        <w:fldChar w:fldCharType="begin"/>
      </w:r>
      <w:r w:rsidR="001F5E16">
        <w:instrText xml:space="preserve"> SEQ Quadro \* ARABIC </w:instrText>
      </w:r>
      <w:r w:rsidR="001F5E16">
        <w:fldChar w:fldCharType="separate"/>
      </w:r>
      <w:r>
        <w:rPr>
          <w:noProof/>
        </w:rPr>
        <w:t>3</w:t>
      </w:r>
      <w:r w:rsidR="001F5E16">
        <w:rPr>
          <w:noProof/>
        </w:rPr>
        <w:fldChar w:fldCharType="end"/>
      </w:r>
      <w:bookmarkEnd w:id="79"/>
      <w:r>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6231E4" w:rsidRPr="00D90262" w14:paraId="1342C46C" w14:textId="77777777" w:rsidTr="009964B7">
        <w:trPr>
          <w:cantSplit/>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3612FB0F" w14:textId="77777777" w:rsidR="006231E4" w:rsidRPr="009964B7" w:rsidRDefault="006231E4" w:rsidP="009964B7">
            <w:pPr>
              <w:pStyle w:val="TF-TEXTOQUADRO"/>
              <w:jc w:val="right"/>
              <w:rPr>
                <w:b/>
                <w:bCs/>
                <w:sz w:val="20"/>
              </w:rPr>
            </w:pPr>
            <w:r w:rsidRPr="009964B7">
              <w:rPr>
                <w:b/>
                <w:bCs/>
                <w:sz w:val="20"/>
              </w:rPr>
              <w:t>Quinzenas</w:t>
            </w:r>
          </w:p>
          <w:p w14:paraId="11364226" w14:textId="77777777" w:rsidR="006231E4" w:rsidRPr="009964B7" w:rsidRDefault="006231E4" w:rsidP="00470C41">
            <w:pPr>
              <w:pStyle w:val="TF-TEXTOQUADRO"/>
              <w:rPr>
                <w:b/>
                <w:bCs/>
                <w:sz w:val="20"/>
              </w:rPr>
            </w:pPr>
          </w:p>
          <w:p w14:paraId="69945B28" w14:textId="77777777" w:rsidR="006231E4" w:rsidRPr="009964B7" w:rsidRDefault="006231E4" w:rsidP="00470C41">
            <w:pPr>
              <w:pStyle w:val="TF-TEXTOQUADRO"/>
              <w:rPr>
                <w:b/>
                <w:bCs/>
                <w:sz w:val="20"/>
              </w:rPr>
            </w:pPr>
            <w:r w:rsidRPr="009964B7">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7B7A05F0" w14:textId="77777777" w:rsidR="006231E4" w:rsidRPr="009964B7" w:rsidRDefault="006231E4" w:rsidP="00470C41">
            <w:pPr>
              <w:pStyle w:val="TF-TEXTOQUADROCentralizado"/>
              <w:rPr>
                <w:b/>
                <w:bCs/>
                <w:sz w:val="20"/>
              </w:rPr>
            </w:pPr>
            <w:r w:rsidRPr="009964B7">
              <w:rPr>
                <w:b/>
                <w:bCs/>
                <w:sz w:val="20"/>
              </w:rPr>
              <w:t>2022</w:t>
            </w:r>
          </w:p>
        </w:tc>
      </w:tr>
      <w:tr w:rsidR="006231E4" w:rsidRPr="00D90262" w14:paraId="2C2F0CDE"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03761D02" w14:textId="77777777" w:rsidR="006231E4" w:rsidRPr="009964B7" w:rsidRDefault="006231E4" w:rsidP="00470C41">
            <w:pPr>
              <w:pStyle w:val="TF-TEXTOQUADRO"/>
              <w:rPr>
                <w:b/>
                <w:bCs/>
                <w:sz w:val="20"/>
              </w:rPr>
            </w:pPr>
          </w:p>
        </w:tc>
        <w:tc>
          <w:tcPr>
            <w:tcW w:w="557" w:type="dxa"/>
            <w:gridSpan w:val="2"/>
            <w:tcBorders>
              <w:left w:val="single" w:sz="4" w:space="0" w:color="auto"/>
            </w:tcBorders>
            <w:shd w:val="clear" w:color="auto" w:fill="A6A6A6"/>
          </w:tcPr>
          <w:p w14:paraId="65438AEC" w14:textId="77777777" w:rsidR="006231E4" w:rsidRPr="009964B7" w:rsidRDefault="006231E4" w:rsidP="00470C41">
            <w:pPr>
              <w:pStyle w:val="TF-TEXTOQUADROCentralizado"/>
              <w:rPr>
                <w:b/>
                <w:bCs/>
                <w:sz w:val="20"/>
              </w:rPr>
            </w:pPr>
            <w:r w:rsidRPr="009964B7">
              <w:rPr>
                <w:b/>
                <w:bCs/>
                <w:sz w:val="20"/>
              </w:rPr>
              <w:t>Fev.</w:t>
            </w:r>
          </w:p>
        </w:tc>
        <w:tc>
          <w:tcPr>
            <w:tcW w:w="568" w:type="dxa"/>
            <w:gridSpan w:val="2"/>
            <w:shd w:val="clear" w:color="auto" w:fill="A6A6A6"/>
          </w:tcPr>
          <w:p w14:paraId="6B357E96" w14:textId="77777777" w:rsidR="006231E4" w:rsidRPr="009964B7" w:rsidRDefault="006231E4" w:rsidP="00470C41">
            <w:pPr>
              <w:pStyle w:val="TF-TEXTOQUADROCentralizado"/>
              <w:rPr>
                <w:b/>
                <w:bCs/>
                <w:sz w:val="20"/>
              </w:rPr>
            </w:pPr>
            <w:r w:rsidRPr="009964B7">
              <w:rPr>
                <w:b/>
                <w:bCs/>
                <w:sz w:val="20"/>
              </w:rPr>
              <w:t>Mar.</w:t>
            </w:r>
          </w:p>
        </w:tc>
        <w:tc>
          <w:tcPr>
            <w:tcW w:w="568" w:type="dxa"/>
            <w:gridSpan w:val="2"/>
            <w:shd w:val="clear" w:color="auto" w:fill="A6A6A6"/>
          </w:tcPr>
          <w:p w14:paraId="7E462E2F" w14:textId="77777777" w:rsidR="006231E4" w:rsidRPr="009964B7" w:rsidRDefault="006231E4" w:rsidP="00470C41">
            <w:pPr>
              <w:pStyle w:val="TF-TEXTOQUADROCentralizado"/>
              <w:rPr>
                <w:b/>
                <w:bCs/>
                <w:sz w:val="20"/>
              </w:rPr>
            </w:pPr>
            <w:r w:rsidRPr="009964B7">
              <w:rPr>
                <w:b/>
                <w:bCs/>
                <w:sz w:val="20"/>
              </w:rPr>
              <w:t>Abr.</w:t>
            </w:r>
          </w:p>
        </w:tc>
        <w:tc>
          <w:tcPr>
            <w:tcW w:w="568" w:type="dxa"/>
            <w:gridSpan w:val="2"/>
            <w:shd w:val="clear" w:color="auto" w:fill="A6A6A6"/>
          </w:tcPr>
          <w:p w14:paraId="6566BE47" w14:textId="77777777" w:rsidR="006231E4" w:rsidRPr="009964B7" w:rsidRDefault="006231E4" w:rsidP="00470C41">
            <w:pPr>
              <w:pStyle w:val="TF-TEXTOQUADROCentralizado"/>
              <w:rPr>
                <w:b/>
                <w:bCs/>
                <w:sz w:val="20"/>
              </w:rPr>
            </w:pPr>
            <w:r w:rsidRPr="009964B7">
              <w:rPr>
                <w:b/>
                <w:bCs/>
                <w:sz w:val="20"/>
              </w:rPr>
              <w:t>Mai.</w:t>
            </w:r>
          </w:p>
        </w:tc>
        <w:tc>
          <w:tcPr>
            <w:tcW w:w="573" w:type="dxa"/>
            <w:gridSpan w:val="2"/>
            <w:shd w:val="clear" w:color="auto" w:fill="A6A6A6"/>
          </w:tcPr>
          <w:p w14:paraId="319E97B7" w14:textId="77777777" w:rsidR="006231E4" w:rsidRPr="009964B7" w:rsidRDefault="006231E4" w:rsidP="00470C41">
            <w:pPr>
              <w:pStyle w:val="TF-TEXTOQUADROCentralizado"/>
              <w:rPr>
                <w:b/>
                <w:bCs/>
                <w:sz w:val="20"/>
              </w:rPr>
            </w:pPr>
            <w:r w:rsidRPr="009964B7">
              <w:rPr>
                <w:b/>
                <w:bCs/>
                <w:sz w:val="20"/>
              </w:rPr>
              <w:t>Jun.</w:t>
            </w:r>
          </w:p>
        </w:tc>
      </w:tr>
      <w:tr w:rsidR="006231E4" w:rsidRPr="00D90262" w14:paraId="1BEC4257"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240D5BC5" w14:textId="77777777" w:rsidR="006231E4" w:rsidRPr="009964B7" w:rsidRDefault="006231E4" w:rsidP="00470C41">
            <w:pPr>
              <w:pStyle w:val="TF-TEXTOQUADRO"/>
              <w:rPr>
                <w:b/>
                <w:bCs/>
                <w:sz w:val="20"/>
              </w:rPr>
            </w:pPr>
          </w:p>
        </w:tc>
        <w:tc>
          <w:tcPr>
            <w:tcW w:w="273" w:type="dxa"/>
            <w:tcBorders>
              <w:left w:val="single" w:sz="4" w:space="0" w:color="auto"/>
              <w:bottom w:val="single" w:sz="4" w:space="0" w:color="auto"/>
            </w:tcBorders>
            <w:shd w:val="clear" w:color="auto" w:fill="A6A6A6"/>
          </w:tcPr>
          <w:p w14:paraId="2F86541B"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4F556AD9"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1AF0D4E9"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2424AC76"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2DF8FF17"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445ECF20"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043CDA31"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2D8B3BEE"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5186E0CB" w14:textId="77777777" w:rsidR="006231E4" w:rsidRPr="009964B7" w:rsidRDefault="006231E4" w:rsidP="00470C41">
            <w:pPr>
              <w:pStyle w:val="TF-TEXTOQUADROCentralizado"/>
              <w:rPr>
                <w:b/>
                <w:bCs/>
                <w:sz w:val="20"/>
              </w:rPr>
            </w:pPr>
            <w:r w:rsidRPr="009964B7">
              <w:rPr>
                <w:b/>
                <w:bCs/>
                <w:sz w:val="20"/>
              </w:rPr>
              <w:t>1</w:t>
            </w:r>
          </w:p>
        </w:tc>
        <w:tc>
          <w:tcPr>
            <w:tcW w:w="289" w:type="dxa"/>
            <w:tcBorders>
              <w:bottom w:val="single" w:sz="4" w:space="0" w:color="auto"/>
            </w:tcBorders>
            <w:shd w:val="clear" w:color="auto" w:fill="A6A6A6"/>
          </w:tcPr>
          <w:p w14:paraId="3E6AA297" w14:textId="77777777" w:rsidR="006231E4" w:rsidRPr="009964B7" w:rsidRDefault="006231E4" w:rsidP="00470C41">
            <w:pPr>
              <w:pStyle w:val="TF-TEXTOQUADROCentralizado"/>
              <w:rPr>
                <w:b/>
                <w:bCs/>
                <w:sz w:val="20"/>
              </w:rPr>
            </w:pPr>
            <w:r w:rsidRPr="009964B7">
              <w:rPr>
                <w:b/>
                <w:bCs/>
                <w:sz w:val="20"/>
              </w:rPr>
              <w:t>2</w:t>
            </w:r>
          </w:p>
        </w:tc>
      </w:tr>
      <w:tr w:rsidR="006231E4" w:rsidRPr="00D90262" w14:paraId="449286DD" w14:textId="77777777" w:rsidTr="00C87FC5">
        <w:trPr>
          <w:jc w:val="center"/>
        </w:trPr>
        <w:tc>
          <w:tcPr>
            <w:tcW w:w="6171" w:type="dxa"/>
            <w:tcBorders>
              <w:left w:val="single" w:sz="4" w:space="0" w:color="auto"/>
            </w:tcBorders>
          </w:tcPr>
          <w:p w14:paraId="51B9C205" w14:textId="77777777" w:rsidR="006231E4" w:rsidRPr="009964B7" w:rsidRDefault="006231E4" w:rsidP="00470C41">
            <w:pPr>
              <w:pStyle w:val="TF-TEXTOQUADRO"/>
              <w:rPr>
                <w:bCs/>
                <w:sz w:val="20"/>
              </w:rPr>
            </w:pPr>
            <w:r>
              <w:rPr>
                <w:sz w:val="20"/>
              </w:rPr>
              <w:t>A</w:t>
            </w:r>
            <w:r w:rsidRPr="009964B7">
              <w:rPr>
                <w:sz w:val="20"/>
              </w:rPr>
              <w:t>profundamento bibliográfico</w:t>
            </w:r>
          </w:p>
        </w:tc>
        <w:tc>
          <w:tcPr>
            <w:tcW w:w="273" w:type="dxa"/>
            <w:tcBorders>
              <w:bottom w:val="single" w:sz="4" w:space="0" w:color="auto"/>
            </w:tcBorders>
            <w:shd w:val="clear" w:color="auto" w:fill="A6A6A6"/>
          </w:tcPr>
          <w:p w14:paraId="5E551F6B" w14:textId="77777777" w:rsidR="006231E4" w:rsidRPr="009964B7" w:rsidRDefault="006231E4" w:rsidP="00470C41">
            <w:pPr>
              <w:pStyle w:val="TF-TEXTOQUADROCentralizado"/>
              <w:rPr>
                <w:sz w:val="20"/>
              </w:rPr>
            </w:pPr>
          </w:p>
        </w:tc>
        <w:tc>
          <w:tcPr>
            <w:tcW w:w="284" w:type="dxa"/>
            <w:tcBorders>
              <w:bottom w:val="single" w:sz="4" w:space="0" w:color="auto"/>
            </w:tcBorders>
          </w:tcPr>
          <w:p w14:paraId="02A33167" w14:textId="77777777" w:rsidR="006231E4" w:rsidRPr="009964B7" w:rsidRDefault="006231E4" w:rsidP="00470C41">
            <w:pPr>
              <w:pStyle w:val="TF-TEXTOQUADROCentralizado"/>
              <w:rPr>
                <w:sz w:val="20"/>
              </w:rPr>
            </w:pPr>
          </w:p>
        </w:tc>
        <w:tc>
          <w:tcPr>
            <w:tcW w:w="284" w:type="dxa"/>
            <w:tcBorders>
              <w:bottom w:val="single" w:sz="4" w:space="0" w:color="auto"/>
            </w:tcBorders>
          </w:tcPr>
          <w:p w14:paraId="49AAF49D" w14:textId="77777777" w:rsidR="006231E4" w:rsidRPr="009964B7" w:rsidRDefault="006231E4" w:rsidP="00470C41">
            <w:pPr>
              <w:pStyle w:val="TF-TEXTOQUADROCentralizado"/>
              <w:rPr>
                <w:sz w:val="20"/>
              </w:rPr>
            </w:pPr>
          </w:p>
        </w:tc>
        <w:tc>
          <w:tcPr>
            <w:tcW w:w="284" w:type="dxa"/>
            <w:tcBorders>
              <w:bottom w:val="single" w:sz="4" w:space="0" w:color="auto"/>
            </w:tcBorders>
          </w:tcPr>
          <w:p w14:paraId="3E770DB8" w14:textId="77777777" w:rsidR="006231E4" w:rsidRPr="009964B7" w:rsidRDefault="006231E4" w:rsidP="00470C41">
            <w:pPr>
              <w:pStyle w:val="TF-TEXTOQUADROCentralizado"/>
              <w:rPr>
                <w:sz w:val="20"/>
              </w:rPr>
            </w:pPr>
          </w:p>
        </w:tc>
        <w:tc>
          <w:tcPr>
            <w:tcW w:w="284" w:type="dxa"/>
            <w:tcBorders>
              <w:bottom w:val="single" w:sz="4" w:space="0" w:color="auto"/>
            </w:tcBorders>
          </w:tcPr>
          <w:p w14:paraId="78561EC9" w14:textId="77777777" w:rsidR="006231E4" w:rsidRPr="009964B7" w:rsidRDefault="006231E4" w:rsidP="00470C41">
            <w:pPr>
              <w:pStyle w:val="TF-TEXTOQUADROCentralizado"/>
              <w:rPr>
                <w:sz w:val="20"/>
              </w:rPr>
            </w:pPr>
          </w:p>
        </w:tc>
        <w:tc>
          <w:tcPr>
            <w:tcW w:w="284" w:type="dxa"/>
            <w:tcBorders>
              <w:bottom w:val="single" w:sz="4" w:space="0" w:color="auto"/>
            </w:tcBorders>
          </w:tcPr>
          <w:p w14:paraId="1AE80826" w14:textId="77777777" w:rsidR="006231E4" w:rsidRPr="009964B7" w:rsidRDefault="006231E4" w:rsidP="00470C41">
            <w:pPr>
              <w:pStyle w:val="TF-TEXTOQUADROCentralizado"/>
              <w:rPr>
                <w:sz w:val="20"/>
              </w:rPr>
            </w:pPr>
          </w:p>
        </w:tc>
        <w:tc>
          <w:tcPr>
            <w:tcW w:w="284" w:type="dxa"/>
            <w:tcBorders>
              <w:bottom w:val="single" w:sz="4" w:space="0" w:color="auto"/>
            </w:tcBorders>
          </w:tcPr>
          <w:p w14:paraId="528D487C" w14:textId="77777777" w:rsidR="006231E4" w:rsidRPr="009964B7" w:rsidRDefault="006231E4" w:rsidP="00470C41">
            <w:pPr>
              <w:pStyle w:val="TF-TEXTOQUADROCentralizado"/>
              <w:rPr>
                <w:sz w:val="20"/>
              </w:rPr>
            </w:pPr>
          </w:p>
        </w:tc>
        <w:tc>
          <w:tcPr>
            <w:tcW w:w="284" w:type="dxa"/>
            <w:tcBorders>
              <w:bottom w:val="single" w:sz="4" w:space="0" w:color="auto"/>
            </w:tcBorders>
          </w:tcPr>
          <w:p w14:paraId="11229D1C" w14:textId="77777777" w:rsidR="006231E4" w:rsidRPr="009964B7" w:rsidRDefault="006231E4" w:rsidP="00470C41">
            <w:pPr>
              <w:pStyle w:val="TF-TEXTOQUADROCentralizado"/>
              <w:rPr>
                <w:sz w:val="20"/>
              </w:rPr>
            </w:pPr>
          </w:p>
        </w:tc>
        <w:tc>
          <w:tcPr>
            <w:tcW w:w="284" w:type="dxa"/>
            <w:tcBorders>
              <w:bottom w:val="single" w:sz="4" w:space="0" w:color="auto"/>
            </w:tcBorders>
          </w:tcPr>
          <w:p w14:paraId="77F1E966" w14:textId="77777777" w:rsidR="006231E4" w:rsidRPr="009964B7" w:rsidRDefault="006231E4" w:rsidP="00470C41">
            <w:pPr>
              <w:pStyle w:val="TF-TEXTOQUADROCentralizado"/>
              <w:rPr>
                <w:sz w:val="20"/>
              </w:rPr>
            </w:pPr>
          </w:p>
        </w:tc>
        <w:tc>
          <w:tcPr>
            <w:tcW w:w="289" w:type="dxa"/>
          </w:tcPr>
          <w:p w14:paraId="1693F108" w14:textId="77777777" w:rsidR="006231E4" w:rsidRPr="009964B7" w:rsidRDefault="006231E4" w:rsidP="00470C41">
            <w:pPr>
              <w:pStyle w:val="TF-TEXTOQUADROCentralizado"/>
              <w:rPr>
                <w:sz w:val="20"/>
              </w:rPr>
            </w:pPr>
          </w:p>
        </w:tc>
      </w:tr>
      <w:tr w:rsidR="006231E4" w:rsidRPr="00D90262" w14:paraId="10D02F33" w14:textId="77777777" w:rsidTr="00C87FC5">
        <w:trPr>
          <w:jc w:val="center"/>
        </w:trPr>
        <w:tc>
          <w:tcPr>
            <w:tcW w:w="6171" w:type="dxa"/>
            <w:tcBorders>
              <w:left w:val="single" w:sz="4" w:space="0" w:color="auto"/>
            </w:tcBorders>
          </w:tcPr>
          <w:p w14:paraId="444CA6A6" w14:textId="77777777" w:rsidR="006231E4" w:rsidRPr="009964B7" w:rsidRDefault="006231E4" w:rsidP="00470C41">
            <w:pPr>
              <w:pStyle w:val="TF-TEXTOQUADRO"/>
              <w:rPr>
                <w:sz w:val="20"/>
              </w:rPr>
            </w:pPr>
            <w:r>
              <w:rPr>
                <w:sz w:val="20"/>
              </w:rPr>
              <w:t>I</w:t>
            </w:r>
            <w:r w:rsidRPr="009964B7">
              <w:rPr>
                <w:sz w:val="20"/>
              </w:rPr>
              <w:t>mersão</w:t>
            </w:r>
          </w:p>
        </w:tc>
        <w:tc>
          <w:tcPr>
            <w:tcW w:w="273" w:type="dxa"/>
            <w:tcBorders>
              <w:top w:val="single" w:sz="4" w:space="0" w:color="auto"/>
            </w:tcBorders>
          </w:tcPr>
          <w:p w14:paraId="4BA20A64" w14:textId="77777777" w:rsidR="006231E4" w:rsidRPr="009964B7" w:rsidRDefault="006231E4" w:rsidP="00470C41">
            <w:pPr>
              <w:pStyle w:val="TF-TEXTOQUADROCentralizado"/>
              <w:rPr>
                <w:sz w:val="20"/>
              </w:rPr>
            </w:pPr>
          </w:p>
        </w:tc>
        <w:tc>
          <w:tcPr>
            <w:tcW w:w="284" w:type="dxa"/>
            <w:tcBorders>
              <w:top w:val="single" w:sz="4" w:space="0" w:color="auto"/>
            </w:tcBorders>
            <w:shd w:val="clear" w:color="auto" w:fill="A6A6A6"/>
          </w:tcPr>
          <w:p w14:paraId="2275813C" w14:textId="77777777" w:rsidR="006231E4" w:rsidRPr="009964B7" w:rsidRDefault="006231E4" w:rsidP="00470C41">
            <w:pPr>
              <w:pStyle w:val="TF-TEXTOQUADROCentralizado"/>
              <w:rPr>
                <w:sz w:val="20"/>
              </w:rPr>
            </w:pPr>
          </w:p>
        </w:tc>
        <w:tc>
          <w:tcPr>
            <w:tcW w:w="284" w:type="dxa"/>
            <w:tcBorders>
              <w:top w:val="single" w:sz="4" w:space="0" w:color="auto"/>
            </w:tcBorders>
          </w:tcPr>
          <w:p w14:paraId="10EBABA6" w14:textId="77777777" w:rsidR="006231E4" w:rsidRPr="009964B7" w:rsidRDefault="006231E4" w:rsidP="00470C41">
            <w:pPr>
              <w:pStyle w:val="TF-TEXTOQUADROCentralizado"/>
              <w:rPr>
                <w:sz w:val="20"/>
              </w:rPr>
            </w:pPr>
          </w:p>
        </w:tc>
        <w:tc>
          <w:tcPr>
            <w:tcW w:w="284" w:type="dxa"/>
            <w:tcBorders>
              <w:top w:val="single" w:sz="4" w:space="0" w:color="auto"/>
            </w:tcBorders>
          </w:tcPr>
          <w:p w14:paraId="3C24B268" w14:textId="77777777" w:rsidR="006231E4" w:rsidRPr="009964B7" w:rsidRDefault="006231E4" w:rsidP="00470C41">
            <w:pPr>
              <w:pStyle w:val="TF-TEXTOQUADROCentralizado"/>
              <w:rPr>
                <w:sz w:val="20"/>
              </w:rPr>
            </w:pPr>
          </w:p>
        </w:tc>
        <w:tc>
          <w:tcPr>
            <w:tcW w:w="284" w:type="dxa"/>
            <w:tcBorders>
              <w:top w:val="single" w:sz="4" w:space="0" w:color="auto"/>
            </w:tcBorders>
          </w:tcPr>
          <w:p w14:paraId="66DD14F9" w14:textId="77777777" w:rsidR="006231E4" w:rsidRPr="009964B7" w:rsidRDefault="006231E4" w:rsidP="00470C41">
            <w:pPr>
              <w:pStyle w:val="TF-TEXTOQUADROCentralizado"/>
              <w:rPr>
                <w:sz w:val="20"/>
              </w:rPr>
            </w:pPr>
          </w:p>
        </w:tc>
        <w:tc>
          <w:tcPr>
            <w:tcW w:w="284" w:type="dxa"/>
            <w:tcBorders>
              <w:top w:val="single" w:sz="4" w:space="0" w:color="auto"/>
            </w:tcBorders>
          </w:tcPr>
          <w:p w14:paraId="4A7A8274" w14:textId="77777777" w:rsidR="006231E4" w:rsidRPr="009964B7" w:rsidRDefault="006231E4" w:rsidP="00470C41">
            <w:pPr>
              <w:pStyle w:val="TF-TEXTOQUADROCentralizado"/>
              <w:rPr>
                <w:sz w:val="20"/>
              </w:rPr>
            </w:pPr>
          </w:p>
        </w:tc>
        <w:tc>
          <w:tcPr>
            <w:tcW w:w="284" w:type="dxa"/>
            <w:tcBorders>
              <w:top w:val="single" w:sz="4" w:space="0" w:color="auto"/>
            </w:tcBorders>
          </w:tcPr>
          <w:p w14:paraId="58EB687E" w14:textId="77777777" w:rsidR="006231E4" w:rsidRPr="009964B7" w:rsidRDefault="006231E4" w:rsidP="00470C41">
            <w:pPr>
              <w:pStyle w:val="TF-TEXTOQUADROCentralizado"/>
              <w:rPr>
                <w:sz w:val="20"/>
              </w:rPr>
            </w:pPr>
          </w:p>
        </w:tc>
        <w:tc>
          <w:tcPr>
            <w:tcW w:w="284" w:type="dxa"/>
            <w:tcBorders>
              <w:top w:val="single" w:sz="4" w:space="0" w:color="auto"/>
            </w:tcBorders>
          </w:tcPr>
          <w:p w14:paraId="5A148722" w14:textId="77777777" w:rsidR="006231E4" w:rsidRPr="009964B7" w:rsidRDefault="006231E4" w:rsidP="00470C41">
            <w:pPr>
              <w:pStyle w:val="TF-TEXTOQUADROCentralizado"/>
              <w:rPr>
                <w:sz w:val="20"/>
              </w:rPr>
            </w:pPr>
          </w:p>
        </w:tc>
        <w:tc>
          <w:tcPr>
            <w:tcW w:w="284" w:type="dxa"/>
            <w:tcBorders>
              <w:top w:val="single" w:sz="4" w:space="0" w:color="auto"/>
            </w:tcBorders>
          </w:tcPr>
          <w:p w14:paraId="609109A1" w14:textId="77777777" w:rsidR="006231E4" w:rsidRPr="009964B7" w:rsidRDefault="006231E4" w:rsidP="00470C41">
            <w:pPr>
              <w:pStyle w:val="TF-TEXTOQUADROCentralizado"/>
              <w:rPr>
                <w:sz w:val="20"/>
              </w:rPr>
            </w:pPr>
          </w:p>
        </w:tc>
        <w:tc>
          <w:tcPr>
            <w:tcW w:w="289" w:type="dxa"/>
          </w:tcPr>
          <w:p w14:paraId="372B3D01" w14:textId="77777777" w:rsidR="006231E4" w:rsidRPr="009964B7" w:rsidRDefault="006231E4" w:rsidP="00470C41">
            <w:pPr>
              <w:pStyle w:val="TF-TEXTOQUADROCentralizado"/>
              <w:rPr>
                <w:sz w:val="20"/>
              </w:rPr>
            </w:pPr>
          </w:p>
        </w:tc>
      </w:tr>
      <w:tr w:rsidR="006231E4" w:rsidRPr="00D90262" w14:paraId="45DEB415" w14:textId="77777777" w:rsidTr="00C87FC5">
        <w:trPr>
          <w:jc w:val="center"/>
        </w:trPr>
        <w:tc>
          <w:tcPr>
            <w:tcW w:w="6171" w:type="dxa"/>
            <w:tcBorders>
              <w:left w:val="single" w:sz="4" w:space="0" w:color="auto"/>
            </w:tcBorders>
          </w:tcPr>
          <w:p w14:paraId="1DAF7738" w14:textId="77777777" w:rsidR="006231E4" w:rsidRPr="009964B7" w:rsidRDefault="006231E4" w:rsidP="00470C41">
            <w:pPr>
              <w:pStyle w:val="TF-TEXTOQUADRO"/>
              <w:rPr>
                <w:sz w:val="20"/>
              </w:rPr>
            </w:pPr>
            <w:r>
              <w:rPr>
                <w:sz w:val="20"/>
              </w:rPr>
              <w:t>I</w:t>
            </w:r>
            <w:r w:rsidRPr="009964B7">
              <w:rPr>
                <w:sz w:val="20"/>
              </w:rPr>
              <w:t>deação</w:t>
            </w:r>
          </w:p>
        </w:tc>
        <w:tc>
          <w:tcPr>
            <w:tcW w:w="273" w:type="dxa"/>
            <w:tcBorders>
              <w:bottom w:val="single" w:sz="4" w:space="0" w:color="auto"/>
            </w:tcBorders>
          </w:tcPr>
          <w:p w14:paraId="6F7D61F4"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3823B9D6" w14:textId="77777777" w:rsidR="006231E4" w:rsidRPr="009964B7" w:rsidRDefault="006231E4" w:rsidP="00470C41">
            <w:pPr>
              <w:pStyle w:val="TF-TEXTOQUADROCentralizado"/>
              <w:rPr>
                <w:sz w:val="20"/>
              </w:rPr>
            </w:pPr>
          </w:p>
        </w:tc>
        <w:tc>
          <w:tcPr>
            <w:tcW w:w="284" w:type="dxa"/>
            <w:tcBorders>
              <w:bottom w:val="single" w:sz="4" w:space="0" w:color="auto"/>
            </w:tcBorders>
          </w:tcPr>
          <w:p w14:paraId="4D9D2BAC" w14:textId="77777777" w:rsidR="006231E4" w:rsidRPr="009964B7" w:rsidRDefault="006231E4" w:rsidP="00470C41">
            <w:pPr>
              <w:pStyle w:val="TF-TEXTOQUADROCentralizado"/>
              <w:rPr>
                <w:sz w:val="20"/>
              </w:rPr>
            </w:pPr>
          </w:p>
        </w:tc>
        <w:tc>
          <w:tcPr>
            <w:tcW w:w="284" w:type="dxa"/>
            <w:tcBorders>
              <w:bottom w:val="single" w:sz="4" w:space="0" w:color="auto"/>
            </w:tcBorders>
          </w:tcPr>
          <w:p w14:paraId="21A132AA" w14:textId="77777777" w:rsidR="006231E4" w:rsidRPr="009964B7" w:rsidRDefault="006231E4" w:rsidP="00470C41">
            <w:pPr>
              <w:pStyle w:val="TF-TEXTOQUADROCentralizado"/>
              <w:rPr>
                <w:sz w:val="20"/>
              </w:rPr>
            </w:pPr>
          </w:p>
        </w:tc>
        <w:tc>
          <w:tcPr>
            <w:tcW w:w="284" w:type="dxa"/>
            <w:tcBorders>
              <w:bottom w:val="single" w:sz="4" w:space="0" w:color="auto"/>
            </w:tcBorders>
          </w:tcPr>
          <w:p w14:paraId="40215AAE" w14:textId="77777777" w:rsidR="006231E4" w:rsidRPr="009964B7" w:rsidRDefault="006231E4" w:rsidP="00470C41">
            <w:pPr>
              <w:pStyle w:val="TF-TEXTOQUADROCentralizado"/>
              <w:rPr>
                <w:sz w:val="20"/>
              </w:rPr>
            </w:pPr>
          </w:p>
        </w:tc>
        <w:tc>
          <w:tcPr>
            <w:tcW w:w="284" w:type="dxa"/>
            <w:tcBorders>
              <w:bottom w:val="single" w:sz="4" w:space="0" w:color="auto"/>
            </w:tcBorders>
          </w:tcPr>
          <w:p w14:paraId="5AA0A485" w14:textId="77777777" w:rsidR="006231E4" w:rsidRPr="009964B7" w:rsidRDefault="006231E4" w:rsidP="00470C41">
            <w:pPr>
              <w:pStyle w:val="TF-TEXTOQUADROCentralizado"/>
              <w:rPr>
                <w:sz w:val="20"/>
              </w:rPr>
            </w:pPr>
          </w:p>
        </w:tc>
        <w:tc>
          <w:tcPr>
            <w:tcW w:w="284" w:type="dxa"/>
            <w:tcBorders>
              <w:bottom w:val="single" w:sz="4" w:space="0" w:color="auto"/>
            </w:tcBorders>
          </w:tcPr>
          <w:p w14:paraId="5FD45DF4" w14:textId="77777777" w:rsidR="006231E4" w:rsidRPr="009964B7" w:rsidRDefault="006231E4" w:rsidP="00470C41">
            <w:pPr>
              <w:pStyle w:val="TF-TEXTOQUADROCentralizado"/>
              <w:rPr>
                <w:sz w:val="20"/>
              </w:rPr>
            </w:pPr>
          </w:p>
        </w:tc>
        <w:tc>
          <w:tcPr>
            <w:tcW w:w="284" w:type="dxa"/>
            <w:tcBorders>
              <w:bottom w:val="single" w:sz="4" w:space="0" w:color="auto"/>
            </w:tcBorders>
          </w:tcPr>
          <w:p w14:paraId="71253919" w14:textId="77777777" w:rsidR="006231E4" w:rsidRPr="009964B7" w:rsidRDefault="006231E4" w:rsidP="00470C41">
            <w:pPr>
              <w:pStyle w:val="TF-TEXTOQUADROCentralizado"/>
              <w:rPr>
                <w:sz w:val="20"/>
              </w:rPr>
            </w:pPr>
          </w:p>
        </w:tc>
        <w:tc>
          <w:tcPr>
            <w:tcW w:w="284" w:type="dxa"/>
            <w:tcBorders>
              <w:bottom w:val="single" w:sz="4" w:space="0" w:color="auto"/>
            </w:tcBorders>
          </w:tcPr>
          <w:p w14:paraId="3C0C5DA8" w14:textId="77777777" w:rsidR="006231E4" w:rsidRPr="009964B7" w:rsidRDefault="006231E4" w:rsidP="00470C41">
            <w:pPr>
              <w:pStyle w:val="TF-TEXTOQUADROCentralizado"/>
              <w:rPr>
                <w:sz w:val="20"/>
              </w:rPr>
            </w:pPr>
          </w:p>
        </w:tc>
        <w:tc>
          <w:tcPr>
            <w:tcW w:w="289" w:type="dxa"/>
          </w:tcPr>
          <w:p w14:paraId="4171CD53" w14:textId="77777777" w:rsidR="006231E4" w:rsidRPr="009964B7" w:rsidRDefault="006231E4" w:rsidP="00470C41">
            <w:pPr>
              <w:pStyle w:val="TF-TEXTOQUADROCentralizado"/>
              <w:rPr>
                <w:sz w:val="20"/>
              </w:rPr>
            </w:pPr>
          </w:p>
        </w:tc>
      </w:tr>
      <w:tr w:rsidR="006231E4" w:rsidRPr="00D90262" w14:paraId="66749335" w14:textId="77777777" w:rsidTr="00C87FC5">
        <w:trPr>
          <w:jc w:val="center"/>
        </w:trPr>
        <w:tc>
          <w:tcPr>
            <w:tcW w:w="6171" w:type="dxa"/>
            <w:tcBorders>
              <w:left w:val="single" w:sz="4" w:space="0" w:color="auto"/>
            </w:tcBorders>
          </w:tcPr>
          <w:p w14:paraId="0BAF55AF" w14:textId="77777777" w:rsidR="006231E4" w:rsidRPr="009964B7" w:rsidRDefault="006231E4" w:rsidP="00470C41">
            <w:pPr>
              <w:pStyle w:val="TF-TEXTOQUADRO"/>
              <w:rPr>
                <w:sz w:val="20"/>
              </w:rPr>
            </w:pPr>
            <w:r>
              <w:rPr>
                <w:sz w:val="20"/>
              </w:rPr>
              <w:t>L</w:t>
            </w:r>
            <w:r w:rsidRPr="009964B7">
              <w:rPr>
                <w:sz w:val="20"/>
              </w:rPr>
              <w:t>evantamento dos requisitos</w:t>
            </w:r>
          </w:p>
        </w:tc>
        <w:tc>
          <w:tcPr>
            <w:tcW w:w="273" w:type="dxa"/>
          </w:tcPr>
          <w:p w14:paraId="6076DC0F" w14:textId="77777777" w:rsidR="006231E4" w:rsidRPr="009964B7" w:rsidRDefault="006231E4" w:rsidP="00470C41">
            <w:pPr>
              <w:pStyle w:val="TF-TEXTOQUADROCentralizado"/>
              <w:rPr>
                <w:sz w:val="20"/>
              </w:rPr>
            </w:pPr>
          </w:p>
        </w:tc>
        <w:tc>
          <w:tcPr>
            <w:tcW w:w="284" w:type="dxa"/>
          </w:tcPr>
          <w:p w14:paraId="4AE52236" w14:textId="77777777" w:rsidR="006231E4" w:rsidRPr="009964B7" w:rsidRDefault="006231E4" w:rsidP="00470C41">
            <w:pPr>
              <w:pStyle w:val="TF-TEXTOQUADROCentralizado"/>
              <w:rPr>
                <w:sz w:val="20"/>
              </w:rPr>
            </w:pPr>
          </w:p>
        </w:tc>
        <w:tc>
          <w:tcPr>
            <w:tcW w:w="284" w:type="dxa"/>
            <w:shd w:val="clear" w:color="auto" w:fill="A6A6A6"/>
          </w:tcPr>
          <w:p w14:paraId="535E47A2" w14:textId="77777777" w:rsidR="006231E4" w:rsidRPr="009964B7" w:rsidRDefault="006231E4" w:rsidP="00470C41">
            <w:pPr>
              <w:pStyle w:val="TF-TEXTOQUADROCentralizado"/>
              <w:rPr>
                <w:sz w:val="20"/>
              </w:rPr>
            </w:pPr>
          </w:p>
        </w:tc>
        <w:tc>
          <w:tcPr>
            <w:tcW w:w="284" w:type="dxa"/>
          </w:tcPr>
          <w:p w14:paraId="62EEFFC5" w14:textId="77777777" w:rsidR="006231E4" w:rsidRPr="009964B7" w:rsidRDefault="006231E4" w:rsidP="00470C41">
            <w:pPr>
              <w:pStyle w:val="TF-TEXTOQUADROCentralizado"/>
              <w:rPr>
                <w:sz w:val="20"/>
              </w:rPr>
            </w:pPr>
          </w:p>
        </w:tc>
        <w:tc>
          <w:tcPr>
            <w:tcW w:w="284" w:type="dxa"/>
          </w:tcPr>
          <w:p w14:paraId="05D71451" w14:textId="77777777" w:rsidR="006231E4" w:rsidRPr="009964B7" w:rsidRDefault="006231E4" w:rsidP="00470C41">
            <w:pPr>
              <w:pStyle w:val="TF-TEXTOQUADROCentralizado"/>
              <w:rPr>
                <w:sz w:val="20"/>
              </w:rPr>
            </w:pPr>
          </w:p>
        </w:tc>
        <w:tc>
          <w:tcPr>
            <w:tcW w:w="284" w:type="dxa"/>
          </w:tcPr>
          <w:p w14:paraId="2733228C" w14:textId="77777777" w:rsidR="006231E4" w:rsidRPr="009964B7" w:rsidRDefault="006231E4" w:rsidP="00470C41">
            <w:pPr>
              <w:pStyle w:val="TF-TEXTOQUADROCentralizado"/>
              <w:rPr>
                <w:sz w:val="20"/>
              </w:rPr>
            </w:pPr>
          </w:p>
        </w:tc>
        <w:tc>
          <w:tcPr>
            <w:tcW w:w="284" w:type="dxa"/>
          </w:tcPr>
          <w:p w14:paraId="6FC11465" w14:textId="77777777" w:rsidR="006231E4" w:rsidRPr="009964B7" w:rsidRDefault="006231E4" w:rsidP="00470C41">
            <w:pPr>
              <w:pStyle w:val="TF-TEXTOQUADROCentralizado"/>
              <w:rPr>
                <w:sz w:val="20"/>
              </w:rPr>
            </w:pPr>
          </w:p>
        </w:tc>
        <w:tc>
          <w:tcPr>
            <w:tcW w:w="284" w:type="dxa"/>
          </w:tcPr>
          <w:p w14:paraId="5D386817" w14:textId="77777777" w:rsidR="006231E4" w:rsidRPr="009964B7" w:rsidRDefault="006231E4" w:rsidP="00470C41">
            <w:pPr>
              <w:pStyle w:val="TF-TEXTOQUADROCentralizado"/>
              <w:rPr>
                <w:sz w:val="20"/>
              </w:rPr>
            </w:pPr>
          </w:p>
        </w:tc>
        <w:tc>
          <w:tcPr>
            <w:tcW w:w="284" w:type="dxa"/>
          </w:tcPr>
          <w:p w14:paraId="57FE2EDE" w14:textId="77777777" w:rsidR="006231E4" w:rsidRPr="009964B7" w:rsidRDefault="006231E4" w:rsidP="00470C41">
            <w:pPr>
              <w:pStyle w:val="TF-TEXTOQUADROCentralizado"/>
              <w:rPr>
                <w:sz w:val="20"/>
              </w:rPr>
            </w:pPr>
          </w:p>
        </w:tc>
        <w:tc>
          <w:tcPr>
            <w:tcW w:w="289" w:type="dxa"/>
          </w:tcPr>
          <w:p w14:paraId="4D58E5CC" w14:textId="77777777" w:rsidR="006231E4" w:rsidRPr="009964B7" w:rsidRDefault="006231E4" w:rsidP="00470C41">
            <w:pPr>
              <w:pStyle w:val="TF-TEXTOQUADROCentralizado"/>
              <w:rPr>
                <w:sz w:val="20"/>
              </w:rPr>
            </w:pPr>
          </w:p>
        </w:tc>
      </w:tr>
      <w:tr w:rsidR="006231E4" w:rsidRPr="00D90262" w14:paraId="047620F7" w14:textId="77777777" w:rsidTr="00C87FC5">
        <w:trPr>
          <w:jc w:val="center"/>
        </w:trPr>
        <w:tc>
          <w:tcPr>
            <w:tcW w:w="6171" w:type="dxa"/>
            <w:tcBorders>
              <w:left w:val="single" w:sz="4" w:space="0" w:color="auto"/>
            </w:tcBorders>
          </w:tcPr>
          <w:p w14:paraId="214038C4" w14:textId="77777777" w:rsidR="006231E4" w:rsidRPr="009964B7" w:rsidRDefault="006231E4" w:rsidP="00470C41">
            <w:pPr>
              <w:pStyle w:val="TF-TEXTOQUADRO"/>
              <w:rPr>
                <w:sz w:val="20"/>
              </w:rPr>
            </w:pPr>
            <w:r>
              <w:rPr>
                <w:sz w:val="20"/>
              </w:rPr>
              <w:t>e</w:t>
            </w:r>
            <w:r w:rsidRPr="009964B7">
              <w:rPr>
                <w:sz w:val="20"/>
              </w:rPr>
              <w:t>specificação e análise</w:t>
            </w:r>
          </w:p>
        </w:tc>
        <w:tc>
          <w:tcPr>
            <w:tcW w:w="273" w:type="dxa"/>
          </w:tcPr>
          <w:p w14:paraId="37CE68E2" w14:textId="77777777" w:rsidR="006231E4" w:rsidRPr="009964B7" w:rsidRDefault="006231E4" w:rsidP="00470C41">
            <w:pPr>
              <w:pStyle w:val="TF-TEXTOQUADROCentralizado"/>
              <w:rPr>
                <w:sz w:val="20"/>
              </w:rPr>
            </w:pPr>
          </w:p>
        </w:tc>
        <w:tc>
          <w:tcPr>
            <w:tcW w:w="284" w:type="dxa"/>
          </w:tcPr>
          <w:p w14:paraId="049A69FE" w14:textId="77777777" w:rsidR="006231E4" w:rsidRPr="009964B7" w:rsidRDefault="006231E4" w:rsidP="00470C41">
            <w:pPr>
              <w:pStyle w:val="TF-TEXTOQUADROCentralizado"/>
              <w:rPr>
                <w:sz w:val="20"/>
              </w:rPr>
            </w:pPr>
          </w:p>
        </w:tc>
        <w:tc>
          <w:tcPr>
            <w:tcW w:w="284" w:type="dxa"/>
            <w:shd w:val="clear" w:color="auto" w:fill="A6A6A6"/>
          </w:tcPr>
          <w:p w14:paraId="32E0D81E" w14:textId="77777777" w:rsidR="006231E4" w:rsidRPr="009964B7" w:rsidRDefault="006231E4" w:rsidP="00470C41">
            <w:pPr>
              <w:pStyle w:val="TF-TEXTOQUADROCentralizado"/>
              <w:rPr>
                <w:sz w:val="20"/>
              </w:rPr>
            </w:pPr>
          </w:p>
        </w:tc>
        <w:tc>
          <w:tcPr>
            <w:tcW w:w="284" w:type="dxa"/>
            <w:shd w:val="clear" w:color="auto" w:fill="A6A6A6"/>
          </w:tcPr>
          <w:p w14:paraId="76CFBC21" w14:textId="77777777" w:rsidR="006231E4" w:rsidRPr="009964B7" w:rsidRDefault="006231E4" w:rsidP="00470C41">
            <w:pPr>
              <w:pStyle w:val="TF-TEXTOQUADROCentralizado"/>
              <w:rPr>
                <w:sz w:val="20"/>
              </w:rPr>
            </w:pPr>
          </w:p>
        </w:tc>
        <w:tc>
          <w:tcPr>
            <w:tcW w:w="284" w:type="dxa"/>
          </w:tcPr>
          <w:p w14:paraId="1A7137E6" w14:textId="77777777" w:rsidR="006231E4" w:rsidRPr="009964B7" w:rsidRDefault="006231E4" w:rsidP="00470C41">
            <w:pPr>
              <w:pStyle w:val="TF-TEXTOQUADROCentralizado"/>
              <w:rPr>
                <w:sz w:val="20"/>
              </w:rPr>
            </w:pPr>
          </w:p>
        </w:tc>
        <w:tc>
          <w:tcPr>
            <w:tcW w:w="284" w:type="dxa"/>
          </w:tcPr>
          <w:p w14:paraId="047A3A6A" w14:textId="77777777" w:rsidR="006231E4" w:rsidRPr="009964B7" w:rsidRDefault="006231E4" w:rsidP="00470C41">
            <w:pPr>
              <w:pStyle w:val="TF-TEXTOQUADROCentralizado"/>
              <w:rPr>
                <w:sz w:val="20"/>
              </w:rPr>
            </w:pPr>
          </w:p>
        </w:tc>
        <w:tc>
          <w:tcPr>
            <w:tcW w:w="284" w:type="dxa"/>
          </w:tcPr>
          <w:p w14:paraId="601FAF66" w14:textId="77777777" w:rsidR="006231E4" w:rsidRPr="009964B7" w:rsidRDefault="006231E4" w:rsidP="00470C41">
            <w:pPr>
              <w:pStyle w:val="TF-TEXTOQUADROCentralizado"/>
              <w:rPr>
                <w:sz w:val="20"/>
              </w:rPr>
            </w:pPr>
          </w:p>
        </w:tc>
        <w:tc>
          <w:tcPr>
            <w:tcW w:w="284" w:type="dxa"/>
          </w:tcPr>
          <w:p w14:paraId="3A98D36B" w14:textId="77777777" w:rsidR="006231E4" w:rsidRPr="009964B7" w:rsidRDefault="006231E4" w:rsidP="00470C41">
            <w:pPr>
              <w:pStyle w:val="TF-TEXTOQUADROCentralizado"/>
              <w:rPr>
                <w:sz w:val="20"/>
              </w:rPr>
            </w:pPr>
          </w:p>
        </w:tc>
        <w:tc>
          <w:tcPr>
            <w:tcW w:w="284" w:type="dxa"/>
          </w:tcPr>
          <w:p w14:paraId="13F370E9" w14:textId="77777777" w:rsidR="006231E4" w:rsidRPr="009964B7" w:rsidRDefault="006231E4" w:rsidP="00470C41">
            <w:pPr>
              <w:pStyle w:val="TF-TEXTOQUADROCentralizado"/>
              <w:rPr>
                <w:sz w:val="20"/>
              </w:rPr>
            </w:pPr>
          </w:p>
        </w:tc>
        <w:tc>
          <w:tcPr>
            <w:tcW w:w="289" w:type="dxa"/>
          </w:tcPr>
          <w:p w14:paraId="7D3F6798" w14:textId="77777777" w:rsidR="006231E4" w:rsidRPr="009964B7" w:rsidRDefault="006231E4" w:rsidP="00470C41">
            <w:pPr>
              <w:pStyle w:val="TF-TEXTOQUADROCentralizado"/>
              <w:rPr>
                <w:sz w:val="20"/>
              </w:rPr>
            </w:pPr>
          </w:p>
        </w:tc>
      </w:tr>
      <w:tr w:rsidR="006231E4" w:rsidRPr="00D90262" w14:paraId="2795A740" w14:textId="77777777" w:rsidTr="00C87FC5">
        <w:trPr>
          <w:jc w:val="center"/>
        </w:trPr>
        <w:tc>
          <w:tcPr>
            <w:tcW w:w="6171" w:type="dxa"/>
            <w:tcBorders>
              <w:left w:val="single" w:sz="4" w:space="0" w:color="auto"/>
            </w:tcBorders>
          </w:tcPr>
          <w:p w14:paraId="42DB6930" w14:textId="77777777" w:rsidR="006231E4" w:rsidRPr="009964B7" w:rsidRDefault="006231E4" w:rsidP="00470C41">
            <w:pPr>
              <w:pStyle w:val="TF-TEXTOQUADRO"/>
              <w:rPr>
                <w:sz w:val="20"/>
              </w:rPr>
            </w:pPr>
            <w:r>
              <w:rPr>
                <w:sz w:val="20"/>
              </w:rPr>
              <w:t>I</w:t>
            </w:r>
            <w:r w:rsidRPr="009964B7">
              <w:rPr>
                <w:sz w:val="20"/>
              </w:rPr>
              <w:t>mplementação</w:t>
            </w:r>
          </w:p>
        </w:tc>
        <w:tc>
          <w:tcPr>
            <w:tcW w:w="273" w:type="dxa"/>
          </w:tcPr>
          <w:p w14:paraId="765F3EE2" w14:textId="77777777" w:rsidR="006231E4" w:rsidRPr="009964B7" w:rsidRDefault="006231E4" w:rsidP="00470C41">
            <w:pPr>
              <w:pStyle w:val="TF-TEXTOQUADROCentralizado"/>
              <w:rPr>
                <w:sz w:val="20"/>
              </w:rPr>
            </w:pPr>
          </w:p>
        </w:tc>
        <w:tc>
          <w:tcPr>
            <w:tcW w:w="284" w:type="dxa"/>
          </w:tcPr>
          <w:p w14:paraId="3EFC6C3F" w14:textId="77777777" w:rsidR="006231E4" w:rsidRPr="009964B7" w:rsidRDefault="006231E4" w:rsidP="00470C41">
            <w:pPr>
              <w:pStyle w:val="TF-TEXTOQUADROCentralizado"/>
              <w:rPr>
                <w:sz w:val="20"/>
              </w:rPr>
            </w:pPr>
          </w:p>
        </w:tc>
        <w:tc>
          <w:tcPr>
            <w:tcW w:w="284" w:type="dxa"/>
          </w:tcPr>
          <w:p w14:paraId="74D1885F" w14:textId="77777777" w:rsidR="006231E4" w:rsidRPr="009964B7" w:rsidRDefault="006231E4" w:rsidP="00470C41">
            <w:pPr>
              <w:pStyle w:val="TF-TEXTOQUADROCentralizado"/>
              <w:rPr>
                <w:sz w:val="20"/>
              </w:rPr>
            </w:pPr>
          </w:p>
        </w:tc>
        <w:tc>
          <w:tcPr>
            <w:tcW w:w="284" w:type="dxa"/>
            <w:shd w:val="clear" w:color="auto" w:fill="A6A6A6"/>
          </w:tcPr>
          <w:p w14:paraId="25699C66" w14:textId="77777777" w:rsidR="006231E4" w:rsidRPr="009964B7" w:rsidRDefault="006231E4" w:rsidP="00470C41">
            <w:pPr>
              <w:pStyle w:val="TF-TEXTOQUADROCentralizado"/>
              <w:rPr>
                <w:sz w:val="20"/>
              </w:rPr>
            </w:pPr>
          </w:p>
        </w:tc>
        <w:tc>
          <w:tcPr>
            <w:tcW w:w="284" w:type="dxa"/>
            <w:shd w:val="clear" w:color="auto" w:fill="A6A6A6"/>
          </w:tcPr>
          <w:p w14:paraId="5FA1C082" w14:textId="77777777" w:rsidR="006231E4" w:rsidRPr="009964B7" w:rsidRDefault="006231E4" w:rsidP="00470C41">
            <w:pPr>
              <w:pStyle w:val="TF-TEXTOQUADROCentralizado"/>
              <w:rPr>
                <w:sz w:val="20"/>
              </w:rPr>
            </w:pPr>
          </w:p>
        </w:tc>
        <w:tc>
          <w:tcPr>
            <w:tcW w:w="284" w:type="dxa"/>
            <w:shd w:val="clear" w:color="auto" w:fill="A6A6A6"/>
          </w:tcPr>
          <w:p w14:paraId="5B6311B1" w14:textId="77777777" w:rsidR="006231E4" w:rsidRPr="009964B7" w:rsidRDefault="006231E4" w:rsidP="00470C41">
            <w:pPr>
              <w:pStyle w:val="TF-TEXTOQUADROCentralizado"/>
              <w:rPr>
                <w:sz w:val="20"/>
              </w:rPr>
            </w:pPr>
          </w:p>
        </w:tc>
        <w:tc>
          <w:tcPr>
            <w:tcW w:w="284" w:type="dxa"/>
            <w:shd w:val="clear" w:color="auto" w:fill="A6A6A6"/>
          </w:tcPr>
          <w:p w14:paraId="02AAA4AC" w14:textId="77777777" w:rsidR="006231E4" w:rsidRPr="009964B7" w:rsidRDefault="006231E4" w:rsidP="00470C41">
            <w:pPr>
              <w:pStyle w:val="TF-TEXTOQUADROCentralizado"/>
              <w:rPr>
                <w:sz w:val="20"/>
              </w:rPr>
            </w:pPr>
          </w:p>
        </w:tc>
        <w:tc>
          <w:tcPr>
            <w:tcW w:w="284" w:type="dxa"/>
            <w:shd w:val="clear" w:color="auto" w:fill="A6A6A6"/>
          </w:tcPr>
          <w:p w14:paraId="677C0724" w14:textId="77777777" w:rsidR="006231E4" w:rsidRPr="009964B7" w:rsidRDefault="006231E4" w:rsidP="00470C41">
            <w:pPr>
              <w:pStyle w:val="TF-TEXTOQUADROCentralizado"/>
              <w:rPr>
                <w:sz w:val="20"/>
              </w:rPr>
            </w:pPr>
          </w:p>
        </w:tc>
        <w:tc>
          <w:tcPr>
            <w:tcW w:w="284" w:type="dxa"/>
          </w:tcPr>
          <w:p w14:paraId="1C2AD3D0" w14:textId="77777777" w:rsidR="006231E4" w:rsidRPr="009964B7" w:rsidRDefault="006231E4" w:rsidP="00470C41">
            <w:pPr>
              <w:pStyle w:val="TF-TEXTOQUADROCentralizado"/>
              <w:rPr>
                <w:sz w:val="20"/>
              </w:rPr>
            </w:pPr>
          </w:p>
        </w:tc>
        <w:tc>
          <w:tcPr>
            <w:tcW w:w="289" w:type="dxa"/>
          </w:tcPr>
          <w:p w14:paraId="320C93FA" w14:textId="77777777" w:rsidR="006231E4" w:rsidRPr="009964B7" w:rsidRDefault="006231E4" w:rsidP="00470C41">
            <w:pPr>
              <w:pStyle w:val="TF-TEXTOQUADROCentralizado"/>
              <w:rPr>
                <w:sz w:val="20"/>
              </w:rPr>
            </w:pPr>
          </w:p>
        </w:tc>
      </w:tr>
      <w:tr w:rsidR="006231E4" w:rsidRPr="00D90262" w14:paraId="62E6A2F1" w14:textId="77777777" w:rsidTr="007B68BF">
        <w:trPr>
          <w:jc w:val="center"/>
        </w:trPr>
        <w:tc>
          <w:tcPr>
            <w:tcW w:w="6171" w:type="dxa"/>
            <w:tcBorders>
              <w:left w:val="single" w:sz="4" w:space="0" w:color="auto"/>
              <w:bottom w:val="single" w:sz="4" w:space="0" w:color="auto"/>
            </w:tcBorders>
          </w:tcPr>
          <w:p w14:paraId="333E1C64" w14:textId="77777777" w:rsidR="006231E4" w:rsidRPr="009964B7" w:rsidRDefault="006231E4" w:rsidP="00470C41">
            <w:pPr>
              <w:pStyle w:val="TF-TEXTOQUADRO"/>
              <w:rPr>
                <w:sz w:val="20"/>
              </w:rPr>
            </w:pPr>
            <w:r>
              <w:rPr>
                <w:sz w:val="20"/>
              </w:rPr>
              <w:t>V</w:t>
            </w:r>
            <w:r w:rsidRPr="009964B7">
              <w:rPr>
                <w:sz w:val="20"/>
              </w:rPr>
              <w:t>erificação e validação</w:t>
            </w:r>
          </w:p>
        </w:tc>
        <w:tc>
          <w:tcPr>
            <w:tcW w:w="273" w:type="dxa"/>
            <w:tcBorders>
              <w:bottom w:val="single" w:sz="4" w:space="0" w:color="auto"/>
            </w:tcBorders>
          </w:tcPr>
          <w:p w14:paraId="70D3EF82" w14:textId="77777777" w:rsidR="006231E4" w:rsidRPr="009964B7" w:rsidRDefault="006231E4" w:rsidP="00470C41">
            <w:pPr>
              <w:pStyle w:val="TF-TEXTOQUADROCentralizado"/>
              <w:rPr>
                <w:sz w:val="20"/>
              </w:rPr>
            </w:pPr>
          </w:p>
        </w:tc>
        <w:tc>
          <w:tcPr>
            <w:tcW w:w="284" w:type="dxa"/>
            <w:tcBorders>
              <w:bottom w:val="single" w:sz="4" w:space="0" w:color="auto"/>
            </w:tcBorders>
          </w:tcPr>
          <w:p w14:paraId="0D983D80" w14:textId="77777777" w:rsidR="006231E4" w:rsidRPr="009964B7" w:rsidRDefault="006231E4" w:rsidP="00470C41">
            <w:pPr>
              <w:pStyle w:val="TF-TEXTOQUADROCentralizado"/>
              <w:rPr>
                <w:sz w:val="20"/>
              </w:rPr>
            </w:pPr>
          </w:p>
        </w:tc>
        <w:tc>
          <w:tcPr>
            <w:tcW w:w="284" w:type="dxa"/>
            <w:tcBorders>
              <w:bottom w:val="single" w:sz="4" w:space="0" w:color="auto"/>
            </w:tcBorders>
          </w:tcPr>
          <w:p w14:paraId="247C00F0" w14:textId="77777777" w:rsidR="006231E4" w:rsidRPr="009964B7" w:rsidRDefault="006231E4" w:rsidP="00470C41">
            <w:pPr>
              <w:pStyle w:val="TF-TEXTOQUADROCentralizado"/>
              <w:rPr>
                <w:sz w:val="20"/>
              </w:rPr>
            </w:pPr>
          </w:p>
        </w:tc>
        <w:tc>
          <w:tcPr>
            <w:tcW w:w="284" w:type="dxa"/>
            <w:tcBorders>
              <w:bottom w:val="single" w:sz="4" w:space="0" w:color="auto"/>
            </w:tcBorders>
          </w:tcPr>
          <w:p w14:paraId="443CBBD2" w14:textId="77777777" w:rsidR="006231E4" w:rsidRPr="009964B7" w:rsidRDefault="006231E4" w:rsidP="00470C41">
            <w:pPr>
              <w:pStyle w:val="TF-TEXTOQUADROCentralizado"/>
              <w:rPr>
                <w:sz w:val="20"/>
              </w:rPr>
            </w:pPr>
          </w:p>
        </w:tc>
        <w:tc>
          <w:tcPr>
            <w:tcW w:w="284" w:type="dxa"/>
            <w:tcBorders>
              <w:bottom w:val="single" w:sz="4" w:space="0" w:color="auto"/>
            </w:tcBorders>
          </w:tcPr>
          <w:p w14:paraId="68FE4FD0" w14:textId="77777777" w:rsidR="006231E4" w:rsidRPr="009964B7" w:rsidRDefault="006231E4" w:rsidP="00470C41">
            <w:pPr>
              <w:pStyle w:val="TF-TEXTOQUADROCentralizado"/>
              <w:rPr>
                <w:sz w:val="20"/>
              </w:rPr>
            </w:pPr>
          </w:p>
        </w:tc>
        <w:tc>
          <w:tcPr>
            <w:tcW w:w="284" w:type="dxa"/>
            <w:tcBorders>
              <w:bottom w:val="single" w:sz="4" w:space="0" w:color="auto"/>
            </w:tcBorders>
          </w:tcPr>
          <w:p w14:paraId="7F48C74F" w14:textId="77777777" w:rsidR="006231E4" w:rsidRPr="009964B7" w:rsidRDefault="006231E4" w:rsidP="00470C41">
            <w:pPr>
              <w:pStyle w:val="TF-TEXTOQUADROCentralizado"/>
              <w:rPr>
                <w:sz w:val="20"/>
              </w:rPr>
            </w:pPr>
          </w:p>
        </w:tc>
        <w:tc>
          <w:tcPr>
            <w:tcW w:w="284" w:type="dxa"/>
            <w:tcBorders>
              <w:bottom w:val="single" w:sz="4" w:space="0" w:color="auto"/>
            </w:tcBorders>
          </w:tcPr>
          <w:p w14:paraId="26131F5B"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46A6B110"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03E385D6" w14:textId="77777777" w:rsidR="006231E4" w:rsidRPr="009964B7" w:rsidRDefault="006231E4" w:rsidP="00470C41">
            <w:pPr>
              <w:pStyle w:val="TF-TEXTOQUADROCentralizado"/>
              <w:rPr>
                <w:sz w:val="20"/>
              </w:rPr>
            </w:pPr>
          </w:p>
        </w:tc>
        <w:tc>
          <w:tcPr>
            <w:tcW w:w="289" w:type="dxa"/>
            <w:tcBorders>
              <w:bottom w:val="single" w:sz="4" w:space="0" w:color="auto"/>
            </w:tcBorders>
            <w:shd w:val="clear" w:color="auto" w:fill="A6A6A6"/>
          </w:tcPr>
          <w:p w14:paraId="4A92201C" w14:textId="77777777" w:rsidR="006231E4" w:rsidRPr="009964B7" w:rsidRDefault="006231E4" w:rsidP="00470C41">
            <w:pPr>
              <w:pStyle w:val="TF-TEXTOQUADROCentralizado"/>
              <w:rPr>
                <w:sz w:val="20"/>
              </w:rPr>
            </w:pPr>
          </w:p>
        </w:tc>
      </w:tr>
    </w:tbl>
    <w:p w14:paraId="4505F069" w14:textId="77777777" w:rsidR="006231E4" w:rsidRDefault="006231E4" w:rsidP="00FC4A9F">
      <w:pPr>
        <w:pStyle w:val="TF-FONTE"/>
      </w:pPr>
      <w:r>
        <w:t>Fonte: elaborado pelo autor.</w:t>
      </w:r>
    </w:p>
    <w:p w14:paraId="0FE4C576" w14:textId="77777777" w:rsidR="006231E4" w:rsidRDefault="006231E4" w:rsidP="00FB2B42">
      <w:pPr>
        <w:pStyle w:val="Ttulo1"/>
      </w:pPr>
      <w:r>
        <w:t>REVISÃO BIBLIOGRÁFICA</w:t>
      </w:r>
    </w:p>
    <w:p w14:paraId="5678071F" w14:textId="77777777" w:rsidR="006231E4" w:rsidRDefault="006231E4" w:rsidP="00B23A6E">
      <w:pPr>
        <w:pStyle w:val="TF-TEXTO"/>
      </w:pPr>
      <w:r>
        <w:t xml:space="preserve">Nesta seção os conceitos de maior relevância para o trabalho serão descritos. A seção será organizada da seguinte forma: a subseção </w:t>
      </w:r>
      <w:r>
        <w:fldChar w:fldCharType="begin"/>
      </w:r>
      <w:r>
        <w:instrText xml:space="preserve"> REF _Ref83560446 \r \h </w:instrText>
      </w:r>
      <w:r>
        <w:fldChar w:fldCharType="separate"/>
      </w:r>
      <w:r>
        <w:t>4.1</w:t>
      </w:r>
      <w:r>
        <w:fldChar w:fldCharType="end"/>
      </w:r>
      <w:r>
        <w:t xml:space="preserve"> apresenta sobre os abrigos de animais; a subseção </w:t>
      </w:r>
      <w:r>
        <w:fldChar w:fldCharType="begin"/>
      </w:r>
      <w:r>
        <w:instrText xml:space="preserve"> REF _Ref83560458 \r \h </w:instrText>
      </w:r>
      <w:r>
        <w:fldChar w:fldCharType="separate"/>
      </w:r>
      <w:r>
        <w:t>4.2</w:t>
      </w:r>
      <w:r>
        <w:fldChar w:fldCharType="end"/>
      </w:r>
      <w:r>
        <w:t xml:space="preserve"> contextualiza o tema de sistemas colaborativos; e por fim, a subseção </w:t>
      </w:r>
      <w:r>
        <w:fldChar w:fldCharType="begin"/>
      </w:r>
      <w:r>
        <w:instrText xml:space="preserve"> REF _Ref83560468 \r \h </w:instrText>
      </w:r>
      <w:r>
        <w:fldChar w:fldCharType="separate"/>
      </w:r>
      <w:r>
        <w:t>4.3</w:t>
      </w:r>
      <w:r>
        <w:fldChar w:fldCharType="end"/>
      </w:r>
      <w:r>
        <w:t xml:space="preserve"> aborda o conceito de </w:t>
      </w:r>
      <w:r w:rsidRPr="00704467">
        <w:t xml:space="preserve">Design </w:t>
      </w:r>
      <w:proofErr w:type="spellStart"/>
      <w:r w:rsidRPr="00704467">
        <w:t>Thinking</w:t>
      </w:r>
      <w:proofErr w:type="spellEnd"/>
      <w:r>
        <w:t>.</w:t>
      </w:r>
    </w:p>
    <w:p w14:paraId="55B6267F" w14:textId="77777777" w:rsidR="006231E4" w:rsidRDefault="006231E4" w:rsidP="004079DA">
      <w:pPr>
        <w:pStyle w:val="Ttulo2"/>
      </w:pPr>
      <w:bookmarkStart w:id="80" w:name="_Ref83560446"/>
      <w:commentRangeStart w:id="81"/>
      <w:r>
        <w:t>abrigos de animais</w:t>
      </w:r>
      <w:bookmarkEnd w:id="80"/>
      <w:commentRangeEnd w:id="81"/>
      <w:r>
        <w:rPr>
          <w:rStyle w:val="Refdecomentrio"/>
          <w:caps w:val="0"/>
          <w:color w:val="auto"/>
        </w:rPr>
        <w:commentReference w:id="81"/>
      </w:r>
    </w:p>
    <w:p w14:paraId="47EFC81A" w14:textId="77777777" w:rsidR="006231E4" w:rsidRPr="00596F54" w:rsidRDefault="006231E4" w:rsidP="004079DA">
      <w:pPr>
        <w:pStyle w:val="TF-TEXTO"/>
      </w:pPr>
      <w:r>
        <w:t xml:space="preserve">De acordo com </w:t>
      </w:r>
      <w:r>
        <w:rPr>
          <w:color w:val="222222"/>
          <w:szCs w:val="24"/>
          <w:shd w:val="clear" w:color="auto" w:fill="FFFFFF"/>
        </w:rPr>
        <w:t xml:space="preserve">Souza </w:t>
      </w:r>
      <w:r w:rsidRPr="00BB6C23">
        <w:rPr>
          <w:i/>
          <w:iCs/>
          <w:color w:val="222222"/>
          <w:szCs w:val="24"/>
          <w:shd w:val="clear" w:color="auto" w:fill="FFFFFF"/>
        </w:rPr>
        <w:t>et al</w:t>
      </w:r>
      <w:r>
        <w:rPr>
          <w:color w:val="222222"/>
          <w:szCs w:val="24"/>
          <w:shd w:val="clear" w:color="auto" w:fill="FFFFFF"/>
        </w:rPr>
        <w:t>.</w:t>
      </w:r>
      <w:r>
        <w:t xml:space="preserve"> (2018), um abrigo de animais pode ser descrito como um local onde reúne e cuida de um número considerável de animais, na maioria dos casos, animais recolhidos das ruas. Um abrigo de animais possui três tarefas essenciais e principais, sendo elas: 1 – ser um refúgio seguro para os animais que dele precisam; 2 – funcionar como local de passagem, buscando a recolocação desses animais para lares definitivos; 3 – ser um núcleo de referência em programas de cuidados, controle e bem-estar animal (SOUZA </w:t>
      </w:r>
      <w:r w:rsidRPr="00BB6C23">
        <w:rPr>
          <w:i/>
          <w:iCs/>
        </w:rPr>
        <w:t>et al</w:t>
      </w:r>
      <w:r>
        <w:t>., 2018). Souza (2016) define os abrigos como estabelecimentos públicos ou privados, na qual não possuem finalidade comercial ou lucrativas, servindo apenas como um refúgio para animais abandonados. É importante que os estabelecimentos tenham condições físicas e financeiras, pois a estrutura adequada para um abrigo de animais é aquela capaz de atender à rotina do canil e proporcionar o bem-estar dos animais alojados (SOUZA, 2016).</w:t>
      </w:r>
    </w:p>
    <w:p w14:paraId="54DC71D9" w14:textId="77777777" w:rsidR="006231E4" w:rsidRDefault="006231E4" w:rsidP="00D26876">
      <w:pPr>
        <w:pStyle w:val="Ttulo2"/>
      </w:pPr>
      <w:bookmarkStart w:id="82" w:name="_Ref83560458"/>
      <w:commentRangeStart w:id="83"/>
      <w:r>
        <w:t>Ambientes Colaborativos</w:t>
      </w:r>
      <w:bookmarkEnd w:id="82"/>
      <w:commentRangeEnd w:id="83"/>
      <w:r>
        <w:rPr>
          <w:rStyle w:val="Refdecomentrio"/>
          <w:caps w:val="0"/>
          <w:color w:val="auto"/>
        </w:rPr>
        <w:commentReference w:id="83"/>
      </w:r>
    </w:p>
    <w:p w14:paraId="28087AF5" w14:textId="77777777" w:rsidR="006231E4" w:rsidRDefault="006231E4" w:rsidP="00CE4F9A">
      <w:pPr>
        <w:pStyle w:val="TF-TEXTO"/>
      </w:pPr>
      <w:r>
        <w:t xml:space="preserve">De acordo com Costa (2018), os Sistemas Colaborativos (SC) são sistemas que possibilitam as pessoas que possuem um objetivo em comum, interagirem entre elas para realização de determinadas tarefas. </w:t>
      </w:r>
      <w:proofErr w:type="spellStart"/>
      <w:r>
        <w:t>Fuks</w:t>
      </w:r>
      <w:proofErr w:type="spellEnd"/>
      <w:r>
        <w:t xml:space="preserve"> </w:t>
      </w:r>
      <w:r w:rsidRPr="00BB6C23">
        <w:rPr>
          <w:i/>
          <w:iCs/>
        </w:rPr>
        <w:t>et al</w:t>
      </w:r>
      <w:r>
        <w:t xml:space="preserve">. (2005) complementam que os SC podem ser utilizados de maneira diferente de acordo com os objetivos de cada grupo e diferentes níveis de Colaboração. De acordo com </w:t>
      </w:r>
      <w:proofErr w:type="spellStart"/>
      <w:r>
        <w:t>Fuks</w:t>
      </w:r>
      <w:proofErr w:type="spellEnd"/>
      <w:r>
        <w:t xml:space="preserve"> </w:t>
      </w:r>
      <w:r w:rsidRPr="00BB6C23">
        <w:rPr>
          <w:i/>
          <w:iCs/>
        </w:rPr>
        <w:t>et al</w:t>
      </w:r>
      <w:r>
        <w:t xml:space="preserve">. (2004), </w:t>
      </w:r>
      <w:proofErr w:type="spellStart"/>
      <w:r>
        <w:t>SCs</w:t>
      </w:r>
      <w:proofErr w:type="spellEnd"/>
      <w:r>
        <w:t xml:space="preserve"> podem acabar sendo mais compreendido por meio do Modelo 3C (M3C) de Colaboração. O M3C é formado por três pilares, sendo eles: Cooperação, Coordenação e Comunicação, e pelo Mecanismo de Percepção (FUKS </w:t>
      </w:r>
      <w:r w:rsidRPr="00BB6C23">
        <w:rPr>
          <w:i/>
          <w:iCs/>
        </w:rPr>
        <w:t>et al</w:t>
      </w:r>
      <w:r>
        <w:t xml:space="preserve">., </w:t>
      </w:r>
      <w:r>
        <w:lastRenderedPageBreak/>
        <w:t xml:space="preserve">2005). Conforme Pimentel </w:t>
      </w:r>
      <w:r w:rsidRPr="00BB6C23">
        <w:rPr>
          <w:i/>
          <w:iCs/>
        </w:rPr>
        <w:t>et al</w:t>
      </w:r>
      <w:r>
        <w:t xml:space="preserve">. (2006), o pilar de Coordenação é responsável por gerenciar as pessoas, recursos e tarefas; no pilar de Cooperação ocorre o compartilhamento das operações em um determinado espaço compartilhado para chegar em um objetivo em comum; e no pilar de Comunicação existe a troca de mensagens ou negociações entre os interlocutores. </w:t>
      </w:r>
    </w:p>
    <w:p w14:paraId="6861DCC6" w14:textId="77777777" w:rsidR="006231E4" w:rsidRDefault="006231E4" w:rsidP="00580B64">
      <w:pPr>
        <w:pStyle w:val="Ttulo2"/>
      </w:pPr>
      <w:bookmarkStart w:id="84" w:name="_Ref83560468"/>
      <w:r>
        <w:t>Design thinking</w:t>
      </w:r>
      <w:bookmarkEnd w:id="84"/>
    </w:p>
    <w:p w14:paraId="0D5F749F" w14:textId="77777777" w:rsidR="006231E4" w:rsidRDefault="006231E4" w:rsidP="005E5E1D">
      <w:pPr>
        <w:pStyle w:val="TF-TEXTO"/>
      </w:pPr>
      <w:r>
        <w:t xml:space="preserve">Segundo Brown (2018), o Design </w:t>
      </w:r>
      <w:proofErr w:type="spellStart"/>
      <w:r>
        <w:t>Thinking</w:t>
      </w:r>
      <w:proofErr w:type="spellEnd"/>
      <w:r>
        <w:t xml:space="preserve"> (DT) é uma metodologia de concepção de ideias com base nas necessidades reais de um usuário. Luz (2018) descreve como um processo que acaba evoluindo e desenvolvendo em cima da dúvida, do imprevisto e principalmente na troca constante de conhecimento e informação. Brown (2018) caracteriza o DT em três fases: inspiração, ideação e implementação. As fases podem ser seguidas de maneira sequencial, porém, Brown (2018) e Luz (2018) concordam que ao se prender-se a execução linear das fases, ignorará o caráter exploratório da metodologia. Não há uma ordem ou momento específico para ser executado cada fase, as três fases não precisam seguir necessariamente um ciclo. </w:t>
      </w:r>
    </w:p>
    <w:p w14:paraId="22099F53" w14:textId="77777777" w:rsidR="006231E4" w:rsidRPr="008F0BEC" w:rsidRDefault="006231E4" w:rsidP="005E5E1D">
      <w:pPr>
        <w:pStyle w:val="TF-TEXTO"/>
      </w:pPr>
      <w:r>
        <w:t xml:space="preserve">Na inspiração ocorre a busca de informações, com a maior fonte de dados possível, possibilitando vários pontos de vista e com isso, que várias possibilidades sejam identificadas (LUZ, 2018). </w:t>
      </w:r>
      <w:r w:rsidRPr="00CE4360">
        <w:t>Na ideação, Brown (2018)</w:t>
      </w:r>
      <w:r>
        <w:t xml:space="preserve"> apresenta que as ideias são aprimoradas por meio de buscas e composições, levando assim o aperfeiçoamento das propostas</w:t>
      </w:r>
      <w:r w:rsidRPr="00CE4360">
        <w:t>.</w:t>
      </w:r>
      <w:r>
        <w:t xml:space="preserve"> Por fim, na implementação são implementadas as melhores ideias obtidas, gerando protótipos, testes são realizados, até que se chegue na solução mais adequada e favorável para os problemas identificados.</w:t>
      </w:r>
    </w:p>
    <w:p w14:paraId="66320965" w14:textId="77777777" w:rsidR="006231E4" w:rsidRDefault="006231E4" w:rsidP="00F83A19">
      <w:pPr>
        <w:pStyle w:val="TF-refernciasbibliogrficasTTULO"/>
      </w:pPr>
      <w:bookmarkStart w:id="85" w:name="_Toc351015602"/>
      <w:bookmarkEnd w:id="55"/>
      <w:bookmarkEnd w:id="56"/>
      <w:bookmarkEnd w:id="57"/>
      <w:bookmarkEnd w:id="58"/>
      <w:bookmarkEnd w:id="59"/>
      <w:bookmarkEnd w:id="60"/>
      <w:bookmarkEnd w:id="61"/>
      <w:r>
        <w:t>Referências</w:t>
      </w:r>
      <w:bookmarkEnd w:id="85"/>
    </w:p>
    <w:p w14:paraId="289F4428" w14:textId="77777777" w:rsidR="006231E4" w:rsidRDefault="006231E4" w:rsidP="00381849">
      <w:pPr>
        <w:pStyle w:val="TF-refernciasITEM"/>
      </w:pPr>
      <w:r>
        <w:t xml:space="preserve">BATISTA, Victor Eduardo Amaral. </w:t>
      </w:r>
      <w:r>
        <w:rPr>
          <w:b/>
          <w:bCs/>
        </w:rPr>
        <w:t xml:space="preserve">Pets </w:t>
      </w:r>
      <w:proofErr w:type="spellStart"/>
      <w:r>
        <w:rPr>
          <w:b/>
          <w:bCs/>
        </w:rPr>
        <w:t>Adoptions</w:t>
      </w:r>
      <w:proofErr w:type="spellEnd"/>
      <w:r>
        <w:rPr>
          <w:b/>
          <w:bCs/>
        </w:rPr>
        <w:t xml:space="preserve"> – Aplicativo para ONG de animais</w:t>
      </w:r>
      <w:r>
        <w:t xml:space="preserve">. 2020. 43 f. Trabalho de Conclusão de Curso (Bacharelado em Ciência da Computação) – Centro Universitário </w:t>
      </w:r>
      <w:proofErr w:type="spellStart"/>
      <w:r>
        <w:t>Unifacvest</w:t>
      </w:r>
      <w:proofErr w:type="spellEnd"/>
      <w:r>
        <w:t>, Lages.</w:t>
      </w:r>
    </w:p>
    <w:p w14:paraId="01066B8E" w14:textId="77777777" w:rsidR="006231E4" w:rsidRDefault="006231E4" w:rsidP="00381849">
      <w:pPr>
        <w:pStyle w:val="TF-refernciasITEM"/>
        <w:rPr>
          <w:color w:val="222222"/>
          <w:szCs w:val="24"/>
          <w:shd w:val="clear" w:color="auto" w:fill="FFFFFF"/>
        </w:rPr>
      </w:pPr>
      <w:r>
        <w:rPr>
          <w:color w:val="222222"/>
          <w:szCs w:val="24"/>
          <w:shd w:val="clear" w:color="auto" w:fill="FFFFFF"/>
        </w:rPr>
        <w:t>BROWN, Tim. </w:t>
      </w:r>
      <w:r>
        <w:rPr>
          <w:b/>
          <w:bCs/>
          <w:szCs w:val="24"/>
        </w:rPr>
        <w:t xml:space="preserve">Design </w:t>
      </w:r>
      <w:proofErr w:type="spellStart"/>
      <w:r>
        <w:rPr>
          <w:b/>
          <w:bCs/>
          <w:szCs w:val="24"/>
        </w:rPr>
        <w:t>Thinking</w:t>
      </w:r>
      <w:proofErr w:type="spellEnd"/>
      <w:r>
        <w:rPr>
          <w:b/>
          <w:bCs/>
          <w:szCs w:val="24"/>
        </w:rPr>
        <w:t>: </w:t>
      </w:r>
      <w:r>
        <w:rPr>
          <w:color w:val="222222"/>
          <w:szCs w:val="24"/>
          <w:shd w:val="clear" w:color="auto" w:fill="FFFFFF"/>
        </w:rPr>
        <w:t xml:space="preserve">Uma metodologia poderosa para decretar o fim das velhas ideias. 2. ed. Rio de Janeiro: Alta Books, 2018. 272 p. Tradução: Cristina </w:t>
      </w:r>
      <w:proofErr w:type="spellStart"/>
      <w:r>
        <w:rPr>
          <w:color w:val="222222"/>
          <w:szCs w:val="24"/>
          <w:shd w:val="clear" w:color="auto" w:fill="FFFFFF"/>
        </w:rPr>
        <w:t>Yamagami</w:t>
      </w:r>
      <w:proofErr w:type="spellEnd"/>
      <w:r>
        <w:rPr>
          <w:color w:val="222222"/>
          <w:szCs w:val="24"/>
          <w:shd w:val="clear" w:color="auto" w:fill="FFFFFF"/>
        </w:rPr>
        <w:t xml:space="preserve">. </w:t>
      </w:r>
    </w:p>
    <w:p w14:paraId="6E58E2D3" w14:textId="77777777" w:rsidR="006231E4" w:rsidRPr="00EE3F68" w:rsidRDefault="006231E4" w:rsidP="00381849">
      <w:pPr>
        <w:pStyle w:val="TF-refernciasITEM"/>
        <w:rPr>
          <w:color w:val="222222"/>
          <w:szCs w:val="24"/>
          <w:shd w:val="clear" w:color="auto" w:fill="FFFFFF"/>
        </w:rPr>
      </w:pPr>
      <w:r>
        <w:rPr>
          <w:color w:val="222222"/>
          <w:szCs w:val="24"/>
          <w:shd w:val="clear" w:color="auto" w:fill="FFFFFF"/>
        </w:rPr>
        <w:t xml:space="preserve">BUTCHER, Isabel. </w:t>
      </w:r>
      <w:r>
        <w:rPr>
          <w:b/>
          <w:bCs/>
          <w:color w:val="222222"/>
          <w:szCs w:val="24"/>
          <w:shd w:val="clear" w:color="auto" w:fill="FFFFFF"/>
        </w:rPr>
        <w:t xml:space="preserve">Pandemia aumenta em 40% o tempo que usuários passam em smartphones, aponta </w:t>
      </w:r>
      <w:proofErr w:type="spellStart"/>
      <w:r>
        <w:rPr>
          <w:b/>
          <w:bCs/>
          <w:color w:val="222222"/>
          <w:szCs w:val="24"/>
          <w:shd w:val="clear" w:color="auto" w:fill="FFFFFF"/>
        </w:rPr>
        <w:t>App</w:t>
      </w:r>
      <w:proofErr w:type="spellEnd"/>
      <w:r>
        <w:rPr>
          <w:b/>
          <w:bCs/>
          <w:color w:val="222222"/>
          <w:szCs w:val="24"/>
          <w:shd w:val="clear" w:color="auto" w:fill="FFFFFF"/>
        </w:rPr>
        <w:t xml:space="preserve"> Annie</w:t>
      </w:r>
      <w:r>
        <w:rPr>
          <w:color w:val="222222"/>
          <w:szCs w:val="24"/>
          <w:shd w:val="clear" w:color="auto" w:fill="FFFFFF"/>
        </w:rPr>
        <w:t xml:space="preserve">. 2020. Disponível em: </w:t>
      </w:r>
      <w:r w:rsidRPr="00E52649">
        <w:rPr>
          <w:color w:val="222222"/>
          <w:szCs w:val="24"/>
          <w:shd w:val="clear" w:color="auto" w:fill="FFFFFF"/>
        </w:rPr>
        <w:t>https://www.mobiletime.com.br/noticias/09/07/2020/app-annie-usuarios-ficam-40-mais-tempo-em-aplicativos-na-pandemia</w:t>
      </w:r>
      <w:r>
        <w:rPr>
          <w:color w:val="222222"/>
          <w:szCs w:val="24"/>
          <w:shd w:val="clear" w:color="auto" w:fill="FFFFFF"/>
        </w:rPr>
        <w:t>. Acesso em: 4 out. 2021.</w:t>
      </w:r>
    </w:p>
    <w:p w14:paraId="6302BA5A" w14:textId="77777777" w:rsidR="006231E4" w:rsidRDefault="006231E4" w:rsidP="00381849">
      <w:pPr>
        <w:pStyle w:val="TF-refernciasITEM"/>
        <w:rPr>
          <w:color w:val="222222"/>
          <w:shd w:val="clear" w:color="auto" w:fill="FFFFFF"/>
        </w:rPr>
      </w:pPr>
      <w:r>
        <w:rPr>
          <w:color w:val="222222"/>
          <w:shd w:val="clear" w:color="auto" w:fill="FFFFFF"/>
        </w:rPr>
        <w:t xml:space="preserve">COSTA, Simone </w:t>
      </w:r>
      <w:proofErr w:type="spellStart"/>
      <w:r>
        <w:rPr>
          <w:color w:val="222222"/>
          <w:shd w:val="clear" w:color="auto" w:fill="FFFFFF"/>
        </w:rPr>
        <w:t>Erbs</w:t>
      </w:r>
      <w:proofErr w:type="spellEnd"/>
      <w:r>
        <w:rPr>
          <w:color w:val="222222"/>
          <w:shd w:val="clear" w:color="auto" w:fill="FFFFFF"/>
        </w:rPr>
        <w:t xml:space="preserve"> da. </w:t>
      </w:r>
      <w:proofErr w:type="spellStart"/>
      <w:r>
        <w:rPr>
          <w:b/>
          <w:bCs/>
          <w:color w:val="222222"/>
          <w:shd w:val="clear" w:color="auto" w:fill="FFFFFF"/>
        </w:rPr>
        <w:t>iLibras</w:t>
      </w:r>
      <w:proofErr w:type="spellEnd"/>
      <w:r>
        <w:rPr>
          <w:b/>
          <w:bCs/>
          <w:color w:val="222222"/>
          <w:shd w:val="clear" w:color="auto" w:fill="FFFFFF"/>
        </w:rPr>
        <w:t xml:space="preserve"> como Facilitador na Comunicação efetiva do Surdo</w:t>
      </w:r>
      <w:r>
        <w:rPr>
          <w:color w:val="222222"/>
          <w:shd w:val="clear" w:color="auto" w:fill="FFFFFF"/>
        </w:rPr>
        <w:t xml:space="preserve">: Uso de Tecnologia </w:t>
      </w:r>
      <w:proofErr w:type="spellStart"/>
      <w:r>
        <w:rPr>
          <w:color w:val="222222"/>
          <w:shd w:val="clear" w:color="auto" w:fill="FFFFFF"/>
        </w:rPr>
        <w:t>Assistiva</w:t>
      </w:r>
      <w:proofErr w:type="spellEnd"/>
      <w:r>
        <w:rPr>
          <w:color w:val="222222"/>
          <w:shd w:val="clear" w:color="auto" w:fill="FFFFFF"/>
        </w:rPr>
        <w:t xml:space="preserve"> e Colaborativa Móvel. 2018. 263 f. Dissertação (Mestrado em Computação Aplicada) - Programa de Pós-Graduação em Computação Aplicada, Universidade do Estado de Santa Catarina, Joinville, 2018.</w:t>
      </w:r>
    </w:p>
    <w:p w14:paraId="7AB40441" w14:textId="77777777" w:rsidR="006231E4" w:rsidRPr="001A63EC" w:rsidRDefault="006231E4" w:rsidP="00381849">
      <w:pPr>
        <w:pStyle w:val="TF-refernciasITEM"/>
        <w:rPr>
          <w:color w:val="222222"/>
          <w:szCs w:val="24"/>
          <w:shd w:val="clear" w:color="auto" w:fill="FFFFFF"/>
          <w:lang w:val="en-US"/>
        </w:rPr>
      </w:pPr>
      <w:r w:rsidRPr="001A63EC">
        <w:rPr>
          <w:color w:val="222222"/>
          <w:szCs w:val="24"/>
          <w:shd w:val="clear" w:color="auto" w:fill="FFFFFF"/>
          <w:lang w:val="en-US"/>
        </w:rPr>
        <w:t xml:space="preserve">FUKS, Hugo </w:t>
      </w:r>
      <w:r w:rsidRPr="001A63EC">
        <w:rPr>
          <w:i/>
          <w:iCs/>
          <w:color w:val="222222"/>
          <w:szCs w:val="24"/>
          <w:shd w:val="clear" w:color="auto" w:fill="FFFFFF"/>
          <w:lang w:val="en-US"/>
        </w:rPr>
        <w:t>et al</w:t>
      </w:r>
      <w:r w:rsidRPr="001A63EC">
        <w:rPr>
          <w:color w:val="222222"/>
          <w:szCs w:val="24"/>
          <w:shd w:val="clear" w:color="auto" w:fill="FFFFFF"/>
          <w:lang w:val="en-US"/>
        </w:rPr>
        <w:t>. Applying The 3c Model To Groupware Development. </w:t>
      </w:r>
      <w:r w:rsidRPr="001A63EC">
        <w:rPr>
          <w:b/>
          <w:bCs/>
          <w:szCs w:val="24"/>
          <w:lang w:val="en-US"/>
        </w:rPr>
        <w:t>International Journal Of Cooperative Information Systems</w:t>
      </w:r>
      <w:r w:rsidRPr="001A63EC">
        <w:rPr>
          <w:color w:val="222222"/>
          <w:szCs w:val="24"/>
          <w:shd w:val="clear" w:color="auto" w:fill="FFFFFF"/>
          <w:lang w:val="en-US"/>
        </w:rPr>
        <w:t>, [</w:t>
      </w:r>
      <w:proofErr w:type="spellStart"/>
      <w:r w:rsidRPr="001A63EC">
        <w:rPr>
          <w:color w:val="222222"/>
          <w:szCs w:val="24"/>
          <w:shd w:val="clear" w:color="auto" w:fill="FFFFFF"/>
          <w:lang w:val="en-US"/>
        </w:rPr>
        <w:t>s.l.</w:t>
      </w:r>
      <w:proofErr w:type="spellEnd"/>
      <w:r w:rsidRPr="001A63EC">
        <w:rPr>
          <w:color w:val="222222"/>
          <w:szCs w:val="24"/>
          <w:shd w:val="clear" w:color="auto" w:fill="FFFFFF"/>
          <w:lang w:val="en-US"/>
        </w:rPr>
        <w:t>], v. 14, n. 0203, p.299-328, jun. 2005. World Scientific Pub Co Pte Lt. http://dx.doi.org/10.1142/s0218843005001171.</w:t>
      </w:r>
    </w:p>
    <w:p w14:paraId="67143197" w14:textId="77777777" w:rsidR="006231E4" w:rsidRDefault="006231E4" w:rsidP="00C1654C">
      <w:pPr>
        <w:pStyle w:val="TF-refernciasITEM"/>
        <w:rPr>
          <w:color w:val="222222"/>
          <w:shd w:val="clear" w:color="auto" w:fill="FFFFFF"/>
        </w:rPr>
      </w:pPr>
      <w:r>
        <w:rPr>
          <w:color w:val="222222"/>
          <w:shd w:val="clear" w:color="auto" w:fill="FFFFFF"/>
        </w:rPr>
        <w:lastRenderedPageBreak/>
        <w:t xml:space="preserve">FUKS, Hugo </w:t>
      </w:r>
      <w:r w:rsidRPr="00BB6C23">
        <w:rPr>
          <w:i/>
          <w:iCs/>
          <w:color w:val="222222"/>
          <w:shd w:val="clear" w:color="auto" w:fill="FFFFFF"/>
        </w:rPr>
        <w:t>et al</w:t>
      </w:r>
      <w:r>
        <w:rPr>
          <w:color w:val="222222"/>
          <w:shd w:val="clear" w:color="auto" w:fill="FFFFFF"/>
        </w:rPr>
        <w:t xml:space="preserve">. O modelo de colaboração 3C no ambiente </w:t>
      </w:r>
      <w:proofErr w:type="spellStart"/>
      <w:r>
        <w:rPr>
          <w:color w:val="222222"/>
          <w:shd w:val="clear" w:color="auto" w:fill="FFFFFF"/>
        </w:rPr>
        <w:t>AulaNet</w:t>
      </w:r>
      <w:proofErr w:type="spellEnd"/>
      <w:r>
        <w:rPr>
          <w:color w:val="222222"/>
          <w:shd w:val="clear" w:color="auto" w:fill="FFFFFF"/>
        </w:rPr>
        <w:t>. </w:t>
      </w:r>
      <w:r>
        <w:rPr>
          <w:b/>
          <w:bCs/>
        </w:rPr>
        <w:t>Informática na Educação</w:t>
      </w:r>
      <w:r>
        <w:rPr>
          <w:color w:val="222222"/>
          <w:shd w:val="clear" w:color="auto" w:fill="FFFFFF"/>
        </w:rPr>
        <w:t>: teoria e prática, Porto Alegre, v. 7, n. 1, p.25-48, jan. 2004.</w:t>
      </w:r>
    </w:p>
    <w:p w14:paraId="0CBF50FD" w14:textId="77777777" w:rsidR="006231E4" w:rsidRDefault="006231E4" w:rsidP="002443F7">
      <w:pPr>
        <w:pStyle w:val="TF-refernciasITEM"/>
      </w:pPr>
      <w:r>
        <w:t xml:space="preserve">GUIMARÃES, Filipe Pires. </w:t>
      </w:r>
      <w:proofErr w:type="spellStart"/>
      <w:r>
        <w:rPr>
          <w:b/>
          <w:bCs/>
        </w:rPr>
        <w:t>AdoçãoPet</w:t>
      </w:r>
      <w:proofErr w:type="spellEnd"/>
      <w:r>
        <w:rPr>
          <w:b/>
          <w:bCs/>
        </w:rPr>
        <w:t xml:space="preserve"> CG: </w:t>
      </w:r>
      <w:r w:rsidRPr="002B19BF">
        <w:t>Um aplicativo para simplificar o processo de adoção de animais em CG</w:t>
      </w:r>
      <w:r>
        <w:t>. 2021. 14 f. Trabalho de Conclusão de Curso (Bacharelado em Ciência da Computação) – Centro de Engenharia Elétrica e Informática, Universidade Federal de Campina Grande, Campina Grande.</w:t>
      </w:r>
    </w:p>
    <w:p w14:paraId="2292B94D" w14:textId="77777777" w:rsidR="006231E4" w:rsidRDefault="006231E4" w:rsidP="002443F7">
      <w:pPr>
        <w:pStyle w:val="TF-refernciasITEM"/>
      </w:pPr>
      <w:r>
        <w:t xml:space="preserve">INSTITUTO PET BRASIL. </w:t>
      </w:r>
      <w:r>
        <w:rPr>
          <w:b/>
          <w:bCs/>
        </w:rPr>
        <w:t>Inteligência de Mercado</w:t>
      </w:r>
      <w:r>
        <w:t xml:space="preserve">. Brasília, 2019. Disponível em: </w:t>
      </w:r>
      <w:r w:rsidRPr="004C7CCA">
        <w:t>https://www.gov.br/agricultura/pt-br/assuntos/camaras-setoriais-tematicas/documentos/camaras-setoriais/animais-e-estimacao/cs-animais-de-estimacao-anos-anteriores</w:t>
      </w:r>
      <w:r>
        <w:t>. Acesso em: 29 set. 2021.</w:t>
      </w:r>
    </w:p>
    <w:p w14:paraId="71DB8C12" w14:textId="77777777" w:rsidR="006231E4" w:rsidRPr="002443F7" w:rsidRDefault="006231E4" w:rsidP="002443F7">
      <w:pPr>
        <w:pStyle w:val="TF-refernciasITEM"/>
      </w:pPr>
      <w:r w:rsidRPr="00471CC3">
        <w:rPr>
          <w:color w:val="222222"/>
          <w:szCs w:val="24"/>
          <w:shd w:val="clear" w:color="auto" w:fill="FFFFFF"/>
        </w:rPr>
        <w:t xml:space="preserve">LUZ, Felipe Guedes da. </w:t>
      </w:r>
      <w:r w:rsidRPr="00471CC3">
        <w:rPr>
          <w:b/>
          <w:color w:val="222222"/>
          <w:szCs w:val="24"/>
          <w:shd w:val="clear" w:color="auto" w:fill="FFFFFF"/>
        </w:rPr>
        <w:t xml:space="preserve">Empreendedorismo e design </w:t>
      </w:r>
      <w:proofErr w:type="spellStart"/>
      <w:r w:rsidRPr="00471CC3">
        <w:rPr>
          <w:b/>
          <w:color w:val="222222"/>
          <w:szCs w:val="24"/>
          <w:shd w:val="clear" w:color="auto" w:fill="FFFFFF"/>
        </w:rPr>
        <w:t>thinking</w:t>
      </w:r>
      <w:proofErr w:type="spellEnd"/>
      <w:r w:rsidRPr="00471CC3">
        <w:rPr>
          <w:b/>
          <w:color w:val="222222"/>
          <w:szCs w:val="24"/>
          <w:shd w:val="clear" w:color="auto" w:fill="FFFFFF"/>
        </w:rPr>
        <w:t>:</w:t>
      </w:r>
      <w:r w:rsidRPr="00471CC3">
        <w:rPr>
          <w:color w:val="222222"/>
          <w:szCs w:val="24"/>
          <w:shd w:val="clear" w:color="auto" w:fill="FFFFFF"/>
        </w:rPr>
        <w:t xml:space="preserve"> um estudo sobre a articulação da etapa inicial dos processos de design </w:t>
      </w:r>
      <w:proofErr w:type="spellStart"/>
      <w:r w:rsidRPr="00471CC3">
        <w:rPr>
          <w:color w:val="222222"/>
          <w:szCs w:val="24"/>
          <w:shd w:val="clear" w:color="auto" w:fill="FFFFFF"/>
        </w:rPr>
        <w:t>thinking</w:t>
      </w:r>
      <w:proofErr w:type="spellEnd"/>
      <w:r w:rsidRPr="00471CC3">
        <w:rPr>
          <w:color w:val="222222"/>
          <w:szCs w:val="24"/>
          <w:shd w:val="clear" w:color="auto" w:fill="FFFFFF"/>
        </w:rPr>
        <w:t xml:space="preserve"> com as etapas iniciais de novos empreendimentos. 2018. 129 f. Dissertação (Mestrado em Design) - Programa de Pós- Graduação em Design, Universidade do Vale do Rio dos Sinos, Porto Alegre, 2018.</w:t>
      </w:r>
    </w:p>
    <w:p w14:paraId="0E998B39" w14:textId="77777777" w:rsidR="006231E4" w:rsidRDefault="006231E4" w:rsidP="00D86127">
      <w:pPr>
        <w:pStyle w:val="TF-refernciasITEM"/>
        <w:spacing w:after="0"/>
        <w:rPr>
          <w:noProof/>
          <w:szCs w:val="24"/>
        </w:rPr>
      </w:pPr>
      <w:r>
        <w:rPr>
          <w:noProof/>
          <w:szCs w:val="24"/>
        </w:rPr>
        <w:t>PIMENTEL, M.; GEROSA, M. A.; FILIPPO, D.; RAPOSO, A.; FUKS, H.; LUCENA,</w:t>
      </w:r>
    </w:p>
    <w:p w14:paraId="337EC6C6" w14:textId="77777777" w:rsidR="006231E4" w:rsidRPr="002B19BF" w:rsidRDefault="006231E4" w:rsidP="00D86127">
      <w:pPr>
        <w:pStyle w:val="TF-refernciasITEM"/>
        <w:spacing w:after="0"/>
        <w:rPr>
          <w:b/>
          <w:bCs/>
          <w:noProof/>
          <w:szCs w:val="24"/>
        </w:rPr>
      </w:pPr>
      <w:r>
        <w:rPr>
          <w:noProof/>
          <w:szCs w:val="24"/>
        </w:rPr>
        <w:t xml:space="preserve">C.J.P. Modelo 3C de Colaboração no Desenvolvimento de Sistemas Colaborativos. </w:t>
      </w:r>
      <w:r w:rsidRPr="002B19BF">
        <w:rPr>
          <w:b/>
          <w:bCs/>
          <w:noProof/>
          <w:szCs w:val="24"/>
        </w:rPr>
        <w:t>Anais do</w:t>
      </w:r>
    </w:p>
    <w:p w14:paraId="219C7532" w14:textId="77777777" w:rsidR="006231E4" w:rsidRDefault="006231E4" w:rsidP="00D86127">
      <w:pPr>
        <w:pStyle w:val="TF-refernciasITEM"/>
        <w:spacing w:after="0"/>
        <w:rPr>
          <w:noProof/>
          <w:szCs w:val="24"/>
        </w:rPr>
      </w:pPr>
      <w:r w:rsidRPr="002B19BF">
        <w:rPr>
          <w:b/>
          <w:bCs/>
          <w:noProof/>
          <w:szCs w:val="24"/>
        </w:rPr>
        <w:t>III Simpósio Brasileiro de Sistemas Colaborativos</w:t>
      </w:r>
      <w:r>
        <w:rPr>
          <w:noProof/>
          <w:szCs w:val="24"/>
        </w:rPr>
        <w:t>. Natal - RN, 20 a 22 de novembro de</w:t>
      </w:r>
    </w:p>
    <w:p w14:paraId="0A48BBC9" w14:textId="77777777" w:rsidR="006231E4" w:rsidRDefault="006231E4" w:rsidP="00D86127">
      <w:pPr>
        <w:pStyle w:val="TF-refernciasITEM"/>
        <w:rPr>
          <w:noProof/>
        </w:rPr>
      </w:pPr>
      <w:r>
        <w:rPr>
          <w:noProof/>
        </w:rPr>
        <w:t>2006. ISBN 85-7669-097-7. Porto Alegre: SBC, 2006, p. 58-67.</w:t>
      </w:r>
    </w:p>
    <w:p w14:paraId="2358BF79" w14:textId="77777777" w:rsidR="006231E4" w:rsidRDefault="006231E4" w:rsidP="00D86127">
      <w:pPr>
        <w:pStyle w:val="TF-refernciasITEM"/>
      </w:pPr>
      <w:r>
        <w:t xml:space="preserve">MORAIS, Luciana Teixeira. </w:t>
      </w:r>
      <w:r>
        <w:rPr>
          <w:b/>
          <w:bCs/>
        </w:rPr>
        <w:t>ONGs relatam dificuldades na pandemia com animais devolvidos e dívidas altas</w:t>
      </w:r>
      <w:r>
        <w:t xml:space="preserve">. 2021. Disponível em: </w:t>
      </w:r>
      <w:r w:rsidRPr="000B6F85">
        <w:t>https://canaldopet.ig.com.br/curiosidades/2021-08-27/ong-animais-pandemia.html</w:t>
      </w:r>
      <w:r>
        <w:t>. Acesso em: 2 out. 2021.</w:t>
      </w:r>
    </w:p>
    <w:p w14:paraId="1EB65A4D" w14:textId="77777777" w:rsidR="006231E4" w:rsidRDefault="006231E4" w:rsidP="00FC482D">
      <w:pPr>
        <w:pStyle w:val="TF-refernciasITEM"/>
      </w:pPr>
      <w:r>
        <w:t xml:space="preserve">SILVA FILHO, Gerson </w:t>
      </w:r>
      <w:proofErr w:type="spellStart"/>
      <w:r>
        <w:t>Luis</w:t>
      </w:r>
      <w:proofErr w:type="spellEnd"/>
      <w:r>
        <w:t xml:space="preserve"> Ferreira. </w:t>
      </w:r>
      <w:r>
        <w:rPr>
          <w:b/>
          <w:bCs/>
        </w:rPr>
        <w:t xml:space="preserve">Desenvolvimento de aplicativo para adoção de animais abandonados utilizando a linguagem de programação </w:t>
      </w:r>
      <w:proofErr w:type="spellStart"/>
      <w:r>
        <w:rPr>
          <w:b/>
          <w:bCs/>
        </w:rPr>
        <w:t>kotlin</w:t>
      </w:r>
      <w:proofErr w:type="spellEnd"/>
      <w:r>
        <w:rPr>
          <w:b/>
          <w:bCs/>
        </w:rPr>
        <w:t xml:space="preserve"> e programação reativa</w:t>
      </w:r>
      <w:r>
        <w:t>. 2017. 64 f. Trabalho de Conclusão de Curso (Bacharelado em Engenharia da Computação) – Departamentos Acadêmicos de Eletrônica e Informática, Universidade Tecnológica Federal do Paraná, Curitiba.</w:t>
      </w:r>
    </w:p>
    <w:p w14:paraId="54B3118A" w14:textId="77777777" w:rsidR="006231E4" w:rsidRPr="00303783" w:rsidRDefault="006231E4" w:rsidP="00FC482D">
      <w:pPr>
        <w:pStyle w:val="TF-refernciasITEM"/>
      </w:pPr>
      <w:r>
        <w:t xml:space="preserve">SOUZA, Felipe </w:t>
      </w:r>
      <w:proofErr w:type="spellStart"/>
      <w:r>
        <w:t>Pohl</w:t>
      </w:r>
      <w:proofErr w:type="spellEnd"/>
      <w:r>
        <w:t xml:space="preserve"> de. </w:t>
      </w:r>
      <w:r>
        <w:rPr>
          <w:b/>
          <w:bCs/>
        </w:rPr>
        <w:t>Guia técnico para construção e manutenção de abrigos e canis</w:t>
      </w:r>
      <w:r>
        <w:t xml:space="preserve">. [Paraná], 2016. Disponível em: </w:t>
      </w:r>
      <w:r w:rsidRPr="00897F9A">
        <w:t>https://www.crmv-pr.org.br/uploads/publicacao/arquivos/Guia-Canil-e-Abrigo.pdf</w:t>
      </w:r>
      <w:r>
        <w:t>. Acesso em: 22 set. 2021.</w:t>
      </w:r>
    </w:p>
    <w:p w14:paraId="74B4C59A" w14:textId="77777777" w:rsidR="006231E4" w:rsidRDefault="006231E4" w:rsidP="00FC482D">
      <w:pPr>
        <w:pStyle w:val="TF-refernciasITEM"/>
      </w:pPr>
      <w:r>
        <w:t xml:space="preserve">SOUZA, Mariângela Freitas de Almeida e; GARCIA, Rita; CALDERÓN, Nestor; GREGOR, Elizabeth Mac. Bem-estar animal em abrigos de cães e gatos. </w:t>
      </w:r>
      <w:r w:rsidRPr="00BB6C23">
        <w:rPr>
          <w:b/>
          <w:bCs/>
        </w:rPr>
        <w:t>In: FÓRUM NACIONAL DE PROTEÇÃO E DEFESA ANIMAL.</w:t>
      </w:r>
      <w:r>
        <w:t xml:space="preserve"> UFPR, 2018.</w:t>
      </w:r>
    </w:p>
    <w:p w14:paraId="560DA96B" w14:textId="77777777" w:rsidR="006231E4" w:rsidRPr="00320BFA" w:rsidRDefault="006231E4" w:rsidP="003834B0">
      <w:pPr>
        <w:pStyle w:val="TF-xAvalTTULO"/>
      </w:pPr>
      <w:r>
        <w:rPr>
          <w:b/>
        </w:rPr>
        <w:br w:type="page"/>
      </w:r>
      <w:r w:rsidRPr="00320BFA">
        <w:lastRenderedPageBreak/>
        <w:t>FORMULÁRIO  DE  avaliação</w:t>
      </w:r>
      <w:r>
        <w:t xml:space="preserve"> </w:t>
      </w:r>
      <w:r w:rsidRPr="00320BFA">
        <w:t xml:space="preserve">– PROFESSOR </w:t>
      </w:r>
      <w:r>
        <w:t>AVALIADOR</w:t>
      </w:r>
    </w:p>
    <w:p w14:paraId="65294D1A" w14:textId="77777777" w:rsidR="006231E4" w:rsidRDefault="006231E4" w:rsidP="003834B0">
      <w:pPr>
        <w:pStyle w:val="TF-xAvalLINHA"/>
      </w:pPr>
      <w:r w:rsidRPr="00320BFA">
        <w:t>Avaliador(a):</w:t>
      </w:r>
      <w:r w:rsidRPr="00320BFA">
        <w:tab/>
      </w:r>
      <w:r w:rsidRPr="003834B0">
        <w:rPr>
          <w:b/>
          <w:bCs/>
        </w:rPr>
        <w:t xml:space="preserve">Luciana Pereira de Araújo </w:t>
      </w:r>
      <w:proofErr w:type="spellStart"/>
      <w:r w:rsidRPr="003834B0">
        <w:rPr>
          <w:b/>
          <w:bCs/>
        </w:rPr>
        <w:t>Kohler</w:t>
      </w:r>
      <w:proofErr w:type="spellEnd"/>
    </w:p>
    <w:p w14:paraId="7C7FD979" w14:textId="77777777" w:rsidR="006231E4" w:rsidRPr="00340EA0" w:rsidRDefault="006231E4" w:rsidP="003834B0">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6231E4" w:rsidRPr="00320BFA" w14:paraId="01CF4459" w14:textId="77777777" w:rsidTr="0050227F">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FC700E6" w14:textId="77777777" w:rsidR="006231E4" w:rsidRPr="00320BFA" w:rsidRDefault="006231E4" w:rsidP="0050227F">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07A60D5" w14:textId="77777777" w:rsidR="006231E4" w:rsidRPr="00320BFA" w:rsidRDefault="006231E4" w:rsidP="0050227F">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1E186BA" w14:textId="77777777" w:rsidR="006231E4" w:rsidRPr="00320BFA" w:rsidRDefault="006231E4" w:rsidP="0050227F">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13FA3BA7" w14:textId="77777777" w:rsidR="006231E4" w:rsidRPr="00320BFA" w:rsidRDefault="006231E4" w:rsidP="0050227F">
            <w:pPr>
              <w:pStyle w:val="TF-xAvalITEMTABELA"/>
            </w:pPr>
            <w:r w:rsidRPr="00320BFA">
              <w:t>não atende</w:t>
            </w:r>
          </w:p>
        </w:tc>
      </w:tr>
      <w:tr w:rsidR="006231E4" w:rsidRPr="00320BFA" w14:paraId="03C55939" w14:textId="77777777" w:rsidTr="0050227F">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77DB32C" w14:textId="77777777" w:rsidR="006231E4" w:rsidRPr="0000224C" w:rsidRDefault="006231E4" w:rsidP="0050227F">
            <w:pPr>
              <w:pStyle w:val="TF-xAvalITEMTABELA"/>
            </w:pPr>
            <w:r w:rsidRPr="00096CD4">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C4F523C" w14:textId="77777777" w:rsidR="006231E4" w:rsidRPr="00320BFA" w:rsidRDefault="006231E4" w:rsidP="00FB2B42">
            <w:pPr>
              <w:pStyle w:val="TF-xAvalITEM"/>
              <w:numPr>
                <w:ilvl w:val="0"/>
                <w:numId w:val="31"/>
              </w:numPr>
            </w:pPr>
            <w:r w:rsidRPr="00320BFA">
              <w:t>INTRODUÇÃO</w:t>
            </w:r>
          </w:p>
          <w:p w14:paraId="0A12C1ED" w14:textId="77777777" w:rsidR="006231E4" w:rsidRPr="00320BFA" w:rsidRDefault="006231E4" w:rsidP="0050227F">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CA6484A" w14:textId="77777777" w:rsidR="006231E4" w:rsidRPr="00320BFA" w:rsidRDefault="006231E4" w:rsidP="0050227F">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22FF248" w14:textId="77777777" w:rsidR="006231E4" w:rsidRPr="00320BFA" w:rsidRDefault="006231E4" w:rsidP="0050227F">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646EA539" w14:textId="77777777" w:rsidR="006231E4" w:rsidRPr="00320BFA" w:rsidRDefault="006231E4" w:rsidP="0050227F">
            <w:pPr>
              <w:ind w:left="709" w:hanging="709"/>
              <w:jc w:val="both"/>
              <w:rPr>
                <w:sz w:val="18"/>
              </w:rPr>
            </w:pPr>
          </w:p>
        </w:tc>
      </w:tr>
      <w:tr w:rsidR="006231E4" w:rsidRPr="00320BFA" w14:paraId="704EEA8F" w14:textId="77777777" w:rsidTr="0050227F">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FC8732"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6DB5871" w14:textId="77777777" w:rsidR="006231E4" w:rsidRPr="00320BFA" w:rsidRDefault="006231E4" w:rsidP="0050227F">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7DCA145"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23B313"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299C607" w14:textId="77777777" w:rsidR="006231E4" w:rsidRPr="00320BFA" w:rsidRDefault="006231E4" w:rsidP="0050227F">
            <w:pPr>
              <w:ind w:left="709" w:hanging="709"/>
              <w:jc w:val="both"/>
              <w:rPr>
                <w:sz w:val="18"/>
              </w:rPr>
            </w:pPr>
          </w:p>
        </w:tc>
      </w:tr>
      <w:tr w:rsidR="006231E4" w:rsidRPr="00320BFA" w14:paraId="21DE4E80"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895EFF"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0E179C" w14:textId="77777777" w:rsidR="006231E4" w:rsidRPr="00320BFA" w:rsidRDefault="006231E4" w:rsidP="006231E4">
            <w:pPr>
              <w:pStyle w:val="TF-xAvalITEM"/>
            </w:pPr>
            <w:r w:rsidRPr="00320BFA">
              <w:t>OBJETIVOS</w:t>
            </w:r>
          </w:p>
          <w:p w14:paraId="12AC6D47" w14:textId="77777777" w:rsidR="006231E4" w:rsidRPr="00320BFA" w:rsidRDefault="006231E4" w:rsidP="0050227F">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7BE8F9B5"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3C08872"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C3F4245" w14:textId="77777777" w:rsidR="006231E4" w:rsidRPr="00320BFA" w:rsidRDefault="006231E4" w:rsidP="0050227F">
            <w:pPr>
              <w:ind w:left="709" w:hanging="709"/>
              <w:jc w:val="both"/>
              <w:rPr>
                <w:sz w:val="18"/>
              </w:rPr>
            </w:pPr>
          </w:p>
        </w:tc>
      </w:tr>
      <w:tr w:rsidR="006231E4" w:rsidRPr="00320BFA" w14:paraId="1836C816" w14:textId="77777777" w:rsidTr="0050227F">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8763AAC"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AB5BED7" w14:textId="77777777" w:rsidR="006231E4" w:rsidRPr="00320BFA" w:rsidRDefault="006231E4" w:rsidP="0050227F">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966F63A"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E00EAC9"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43BE115" w14:textId="77777777" w:rsidR="006231E4" w:rsidRPr="00320BFA" w:rsidRDefault="006231E4" w:rsidP="0050227F">
            <w:pPr>
              <w:ind w:left="709" w:hanging="709"/>
              <w:jc w:val="both"/>
              <w:rPr>
                <w:sz w:val="18"/>
              </w:rPr>
            </w:pPr>
          </w:p>
        </w:tc>
      </w:tr>
      <w:tr w:rsidR="006231E4" w:rsidRPr="00320BFA" w14:paraId="24666E47" w14:textId="77777777" w:rsidTr="0050227F">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A6A539"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C1D3C24" w14:textId="77777777" w:rsidR="006231E4" w:rsidRPr="00320BFA" w:rsidRDefault="006231E4" w:rsidP="006231E4">
            <w:pPr>
              <w:pStyle w:val="TF-xAvalITEM"/>
            </w:pPr>
            <w:r w:rsidRPr="00320BFA">
              <w:t>TRABALHOS CORRELATOS</w:t>
            </w:r>
          </w:p>
          <w:p w14:paraId="08993960" w14:textId="77777777" w:rsidR="006231E4" w:rsidRPr="00320BFA" w:rsidRDefault="006231E4" w:rsidP="0050227F">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93ADAEF"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1EDF277"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07BB1F3" w14:textId="77777777" w:rsidR="006231E4" w:rsidRPr="00320BFA" w:rsidRDefault="006231E4" w:rsidP="0050227F">
            <w:pPr>
              <w:ind w:left="709" w:hanging="709"/>
              <w:jc w:val="both"/>
              <w:rPr>
                <w:sz w:val="18"/>
              </w:rPr>
            </w:pPr>
          </w:p>
        </w:tc>
      </w:tr>
      <w:tr w:rsidR="006231E4" w:rsidRPr="00320BFA" w14:paraId="34D726D1"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A159B6"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FB57C6" w14:textId="77777777" w:rsidR="006231E4" w:rsidRPr="00320BFA" w:rsidRDefault="006231E4" w:rsidP="006231E4">
            <w:pPr>
              <w:pStyle w:val="TF-xAvalITEM"/>
            </w:pPr>
            <w:r w:rsidRPr="00320BFA">
              <w:t>JUSTIFICATIVA</w:t>
            </w:r>
          </w:p>
          <w:p w14:paraId="35630F0D" w14:textId="77777777" w:rsidR="006231E4" w:rsidRPr="00320BFA" w:rsidRDefault="006231E4" w:rsidP="0050227F">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44525D3"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BC8E55E"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5143F8F" w14:textId="77777777" w:rsidR="006231E4" w:rsidRPr="00320BFA" w:rsidRDefault="006231E4" w:rsidP="0050227F">
            <w:pPr>
              <w:ind w:left="709" w:hanging="709"/>
              <w:jc w:val="both"/>
              <w:rPr>
                <w:sz w:val="18"/>
              </w:rPr>
            </w:pPr>
          </w:p>
        </w:tc>
      </w:tr>
      <w:tr w:rsidR="006231E4" w:rsidRPr="00320BFA" w14:paraId="5F408DC9"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F8FFE9"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77E5B45" w14:textId="77777777" w:rsidR="006231E4" w:rsidRPr="00320BFA" w:rsidRDefault="006231E4" w:rsidP="0050227F">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8046CD"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528ED0F"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1B0FF9" w14:textId="77777777" w:rsidR="006231E4" w:rsidRPr="00320BFA" w:rsidRDefault="006231E4" w:rsidP="0050227F">
            <w:pPr>
              <w:ind w:left="709" w:hanging="709"/>
              <w:jc w:val="both"/>
              <w:rPr>
                <w:sz w:val="18"/>
              </w:rPr>
            </w:pPr>
          </w:p>
        </w:tc>
      </w:tr>
      <w:tr w:rsidR="006231E4" w:rsidRPr="00320BFA" w14:paraId="3D5C90E9"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A8C390D"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758A2F" w14:textId="77777777" w:rsidR="006231E4" w:rsidRPr="00320BFA" w:rsidRDefault="006231E4" w:rsidP="0050227F">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3842D41D"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D0285C"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AA95632" w14:textId="77777777" w:rsidR="006231E4" w:rsidRPr="00320BFA" w:rsidRDefault="006231E4" w:rsidP="0050227F">
            <w:pPr>
              <w:ind w:left="709" w:hanging="709"/>
              <w:jc w:val="both"/>
              <w:rPr>
                <w:sz w:val="18"/>
              </w:rPr>
            </w:pPr>
          </w:p>
        </w:tc>
      </w:tr>
      <w:tr w:rsidR="006231E4" w:rsidRPr="00320BFA" w14:paraId="6C99D826"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2FFED5"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4FF019" w14:textId="77777777" w:rsidR="006231E4" w:rsidRPr="00320BFA" w:rsidRDefault="006231E4" w:rsidP="006231E4">
            <w:pPr>
              <w:pStyle w:val="TF-xAvalITEM"/>
            </w:pPr>
            <w:r w:rsidRPr="00320BFA">
              <w:t>REQUISITOS PRINCIPAIS DO PROBLEMA A SER TRABALHADO</w:t>
            </w:r>
          </w:p>
          <w:p w14:paraId="2CBAA3D5" w14:textId="77777777" w:rsidR="006231E4" w:rsidRPr="00320BFA" w:rsidRDefault="006231E4" w:rsidP="0050227F">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0F2BF76E"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4BFE14C"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32EC22" w14:textId="77777777" w:rsidR="006231E4" w:rsidRPr="00320BFA" w:rsidRDefault="006231E4" w:rsidP="0050227F">
            <w:pPr>
              <w:ind w:left="709" w:hanging="709"/>
              <w:jc w:val="both"/>
              <w:rPr>
                <w:sz w:val="18"/>
              </w:rPr>
            </w:pPr>
          </w:p>
        </w:tc>
      </w:tr>
      <w:tr w:rsidR="006231E4" w:rsidRPr="00320BFA" w14:paraId="1691DE6D" w14:textId="77777777" w:rsidTr="0050227F">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061720"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5B20110" w14:textId="77777777" w:rsidR="006231E4" w:rsidRPr="00320BFA" w:rsidRDefault="006231E4" w:rsidP="006231E4">
            <w:pPr>
              <w:pStyle w:val="TF-xAvalITEM"/>
            </w:pPr>
            <w:r w:rsidRPr="00320BFA">
              <w:t>METODOLOGIA</w:t>
            </w:r>
          </w:p>
          <w:p w14:paraId="08DFA5DF" w14:textId="77777777" w:rsidR="006231E4" w:rsidRPr="00320BFA" w:rsidRDefault="006231E4" w:rsidP="0050227F">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6EB1470" w14:textId="77777777" w:rsidR="006231E4" w:rsidRPr="00320BFA" w:rsidRDefault="006231E4" w:rsidP="0050227F">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37BB78D" w14:textId="77777777" w:rsidR="006231E4" w:rsidRPr="00320BFA" w:rsidRDefault="006231E4" w:rsidP="0050227F">
            <w:pPr>
              <w:ind w:left="709" w:hanging="709"/>
              <w:jc w:val="both"/>
              <w:rPr>
                <w:sz w:val="18"/>
              </w:rPr>
            </w:pPr>
            <w:r>
              <w:rPr>
                <w:sz w:val="18"/>
              </w:rPr>
              <w:t>X</w:t>
            </w:r>
          </w:p>
        </w:tc>
        <w:tc>
          <w:tcPr>
            <w:tcW w:w="267" w:type="pct"/>
            <w:tcBorders>
              <w:top w:val="single" w:sz="4" w:space="0" w:color="auto"/>
              <w:left w:val="single" w:sz="4" w:space="0" w:color="auto"/>
              <w:bottom w:val="single" w:sz="4" w:space="0" w:color="auto"/>
              <w:right w:val="single" w:sz="12" w:space="0" w:color="auto"/>
            </w:tcBorders>
          </w:tcPr>
          <w:p w14:paraId="3C3D4BCD" w14:textId="77777777" w:rsidR="006231E4" w:rsidRPr="00320BFA" w:rsidRDefault="006231E4" w:rsidP="0050227F">
            <w:pPr>
              <w:ind w:left="709" w:hanging="709"/>
              <w:jc w:val="both"/>
              <w:rPr>
                <w:sz w:val="18"/>
              </w:rPr>
            </w:pPr>
          </w:p>
        </w:tc>
      </w:tr>
      <w:tr w:rsidR="006231E4" w:rsidRPr="00320BFA" w14:paraId="7BE0D416" w14:textId="77777777" w:rsidTr="0050227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0EC519"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AC578D" w14:textId="77777777" w:rsidR="006231E4" w:rsidRPr="00320BFA" w:rsidRDefault="006231E4" w:rsidP="0050227F">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8A7A5A6"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28A9A96"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A5938B1" w14:textId="77777777" w:rsidR="006231E4" w:rsidRPr="00320BFA" w:rsidRDefault="006231E4" w:rsidP="0050227F">
            <w:pPr>
              <w:ind w:left="709" w:hanging="709"/>
              <w:jc w:val="both"/>
              <w:rPr>
                <w:sz w:val="18"/>
              </w:rPr>
            </w:pPr>
          </w:p>
        </w:tc>
      </w:tr>
      <w:tr w:rsidR="006231E4" w:rsidRPr="00320BFA" w14:paraId="5F1072F3" w14:textId="77777777" w:rsidTr="0050227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353E82" w14:textId="77777777" w:rsidR="006231E4" w:rsidRPr="00320BFA" w:rsidRDefault="006231E4" w:rsidP="0050227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4ABFE6F" w14:textId="77777777" w:rsidR="006231E4" w:rsidRPr="00320BFA" w:rsidRDefault="006231E4" w:rsidP="006231E4">
            <w:pPr>
              <w:pStyle w:val="TF-xAvalITEM"/>
            </w:pPr>
            <w:r w:rsidRPr="00320BFA">
              <w:t>REVISÃO BIBLIOGRÁFICA</w:t>
            </w:r>
            <w:r>
              <w:t xml:space="preserve"> (atenção para a diferença de conteúdo entre projeto e pré-projeto)</w:t>
            </w:r>
          </w:p>
          <w:p w14:paraId="154CAFE2" w14:textId="77777777" w:rsidR="006231E4" w:rsidRPr="00320BFA" w:rsidRDefault="006231E4" w:rsidP="0050227F">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A04367C"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EAB1487"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43F64F3" w14:textId="77777777" w:rsidR="006231E4" w:rsidRPr="00320BFA" w:rsidRDefault="006231E4" w:rsidP="0050227F">
            <w:pPr>
              <w:ind w:left="709" w:hanging="709"/>
              <w:jc w:val="both"/>
              <w:rPr>
                <w:sz w:val="18"/>
              </w:rPr>
            </w:pPr>
          </w:p>
        </w:tc>
      </w:tr>
      <w:tr w:rsidR="006231E4" w:rsidRPr="00320BFA" w14:paraId="676BF6B6" w14:textId="77777777" w:rsidTr="0050227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16C8B8" w14:textId="77777777" w:rsidR="006231E4" w:rsidRPr="00320BFA" w:rsidRDefault="006231E4" w:rsidP="0050227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1EF8A9" w14:textId="77777777" w:rsidR="006231E4" w:rsidRPr="00320BFA" w:rsidRDefault="006231E4" w:rsidP="0050227F">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0D363F9E"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5334A2A"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BB12F2F" w14:textId="77777777" w:rsidR="006231E4" w:rsidRPr="00320BFA" w:rsidRDefault="006231E4" w:rsidP="0050227F">
            <w:pPr>
              <w:ind w:left="709" w:hanging="709"/>
              <w:jc w:val="both"/>
              <w:rPr>
                <w:sz w:val="18"/>
              </w:rPr>
            </w:pPr>
          </w:p>
        </w:tc>
      </w:tr>
      <w:tr w:rsidR="006231E4" w:rsidRPr="00320BFA" w14:paraId="6557AA92" w14:textId="77777777" w:rsidTr="0050227F">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3E49FC0" w14:textId="77777777" w:rsidR="006231E4" w:rsidRPr="0000224C" w:rsidRDefault="006231E4" w:rsidP="0050227F">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4D15759" w14:textId="77777777" w:rsidR="006231E4" w:rsidRPr="00320BFA" w:rsidRDefault="006231E4" w:rsidP="006231E4">
            <w:pPr>
              <w:pStyle w:val="TF-xAvalITEM"/>
            </w:pPr>
            <w:r w:rsidRPr="00320BFA">
              <w:t>LINGUAGEM USADA (redação)</w:t>
            </w:r>
          </w:p>
          <w:p w14:paraId="4E10DFED" w14:textId="77777777" w:rsidR="006231E4" w:rsidRPr="00320BFA" w:rsidRDefault="006231E4" w:rsidP="0050227F">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86B64D4" w14:textId="77777777" w:rsidR="006231E4" w:rsidRPr="00320BFA" w:rsidRDefault="006231E4" w:rsidP="0050227F">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B082222" w14:textId="77777777" w:rsidR="006231E4" w:rsidRPr="00320BFA" w:rsidRDefault="006231E4" w:rsidP="0050227F">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2125BC7" w14:textId="77777777" w:rsidR="006231E4" w:rsidRPr="00320BFA" w:rsidRDefault="006231E4" w:rsidP="0050227F">
            <w:pPr>
              <w:ind w:left="709" w:hanging="709"/>
              <w:jc w:val="both"/>
              <w:rPr>
                <w:sz w:val="18"/>
              </w:rPr>
            </w:pPr>
          </w:p>
        </w:tc>
      </w:tr>
      <w:tr w:rsidR="006231E4" w:rsidRPr="00320BFA" w14:paraId="69300C6E" w14:textId="77777777" w:rsidTr="0050227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37959A" w14:textId="77777777" w:rsidR="006231E4" w:rsidRPr="00320BFA" w:rsidRDefault="006231E4" w:rsidP="0050227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2732ABC" w14:textId="77777777" w:rsidR="006231E4" w:rsidRPr="00320BFA" w:rsidRDefault="006231E4" w:rsidP="0050227F">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73B3674" w14:textId="77777777" w:rsidR="006231E4" w:rsidRPr="00320BFA" w:rsidRDefault="006231E4" w:rsidP="0050227F">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5A4D6E9" w14:textId="77777777" w:rsidR="006231E4" w:rsidRPr="00320BFA" w:rsidRDefault="006231E4" w:rsidP="0050227F">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6FD56928" w14:textId="77777777" w:rsidR="006231E4" w:rsidRPr="00320BFA" w:rsidRDefault="006231E4" w:rsidP="0050227F">
            <w:pPr>
              <w:ind w:left="709" w:hanging="709"/>
              <w:jc w:val="both"/>
              <w:rPr>
                <w:sz w:val="18"/>
              </w:rPr>
            </w:pPr>
          </w:p>
        </w:tc>
      </w:tr>
    </w:tbl>
    <w:p w14:paraId="7359BD30" w14:textId="77777777" w:rsidR="006231E4" w:rsidRDefault="006231E4" w:rsidP="003834B0">
      <w:pPr>
        <w:pStyle w:val="TF-refernciasbibliogrficasTTULO"/>
        <w:jc w:val="left"/>
      </w:pPr>
    </w:p>
    <w:p w14:paraId="29E9FDFE" w14:textId="40420544" w:rsidR="006231E4" w:rsidRDefault="006231E4">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0"/>
        <w:gridCol w:w="3671"/>
      </w:tblGrid>
      <w:tr w:rsidR="006231E4" w14:paraId="32F6928C" w14:textId="77777777" w:rsidTr="00BE39CF">
        <w:tc>
          <w:tcPr>
            <w:tcW w:w="9212" w:type="dxa"/>
            <w:gridSpan w:val="2"/>
            <w:shd w:val="clear" w:color="auto" w:fill="auto"/>
          </w:tcPr>
          <w:p w14:paraId="4C4FF854" w14:textId="77777777" w:rsidR="006231E4" w:rsidRDefault="006231E4" w:rsidP="00BE39CF">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6231E4" w14:paraId="571098F4" w14:textId="77777777" w:rsidTr="00BE39CF">
        <w:tc>
          <w:tcPr>
            <w:tcW w:w="5495" w:type="dxa"/>
            <w:shd w:val="clear" w:color="auto" w:fill="auto"/>
          </w:tcPr>
          <w:p w14:paraId="3860CB25" w14:textId="77777777" w:rsidR="006231E4" w:rsidRPr="003C5262" w:rsidRDefault="006231E4"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745E0C73" w14:textId="77777777" w:rsidR="006231E4" w:rsidRDefault="006231E4" w:rsidP="00BE39CF">
            <w:pPr>
              <w:pStyle w:val="Cabealho"/>
              <w:tabs>
                <w:tab w:val="clear" w:pos="8640"/>
                <w:tab w:val="right" w:pos="8931"/>
              </w:tabs>
              <w:ind w:right="141"/>
              <w:rPr>
                <w:rStyle w:val="Nmerodepgina"/>
              </w:rPr>
            </w:pPr>
            <w:r>
              <w:rPr>
                <w:rStyle w:val="Nmerodepgina"/>
              </w:rPr>
              <w:t>ANO/SEMESTRE: 2021/2</w:t>
            </w:r>
          </w:p>
        </w:tc>
      </w:tr>
    </w:tbl>
    <w:p w14:paraId="32C8A82D" w14:textId="77777777" w:rsidR="006231E4" w:rsidRDefault="006231E4" w:rsidP="001E682E">
      <w:pPr>
        <w:pStyle w:val="TF-TTULO"/>
      </w:pPr>
    </w:p>
    <w:p w14:paraId="56E89087" w14:textId="77777777" w:rsidR="006231E4" w:rsidRPr="00B00E04" w:rsidRDefault="006231E4" w:rsidP="001E682E">
      <w:pPr>
        <w:pStyle w:val="TF-TTULO"/>
      </w:pPr>
      <w:r>
        <w:t>Help pet: aplicativo colaborativo que auxilia a busca e adoção de animais</w:t>
      </w:r>
    </w:p>
    <w:p w14:paraId="32FD5E24" w14:textId="77777777" w:rsidR="006231E4" w:rsidRDefault="006231E4" w:rsidP="001E682E">
      <w:pPr>
        <w:pStyle w:val="TF-AUTOR0"/>
      </w:pPr>
      <w:r>
        <w:t>Filipe Gabriel Tobias</w:t>
      </w:r>
    </w:p>
    <w:p w14:paraId="3D114F6A" w14:textId="77777777" w:rsidR="006231E4" w:rsidRDefault="006231E4" w:rsidP="001E682E">
      <w:pPr>
        <w:pStyle w:val="TF-AUTOR0"/>
      </w:pPr>
      <w:r>
        <w:t xml:space="preserve">Prof. Simone </w:t>
      </w:r>
      <w:proofErr w:type="spellStart"/>
      <w:r>
        <w:t>Erbs</w:t>
      </w:r>
      <w:proofErr w:type="spellEnd"/>
      <w:r>
        <w:t xml:space="preserve"> da Costas – Orientadora</w:t>
      </w:r>
    </w:p>
    <w:p w14:paraId="5C206228" w14:textId="77777777" w:rsidR="006231E4" w:rsidRDefault="006231E4" w:rsidP="00FB2B42">
      <w:pPr>
        <w:pStyle w:val="Ttulo1"/>
        <w:numPr>
          <w:ilvl w:val="0"/>
          <w:numId w:val="33"/>
        </w:numPr>
      </w:pPr>
      <w:r w:rsidRPr="007D10F2">
        <w:t xml:space="preserve">Introdução </w:t>
      </w:r>
    </w:p>
    <w:p w14:paraId="616291C3" w14:textId="77777777" w:rsidR="006231E4" w:rsidRDefault="006231E4" w:rsidP="00246CF7">
      <w:pPr>
        <w:pStyle w:val="TF-TEXTO"/>
      </w:pPr>
      <w:r>
        <w:t>Os animais acompanham milhares de famílias pelo mundo, sendo escolhidos pela sua companhia ou proteção do lar. O apreço pelos animais vem aumentando cada vez mais, porém, a falta de condições para cuidados de famílias pobres, de sensibilidade e responsabilidade de certos seres humanos com os animais, vem tornando crescente o número de abandonos de animais, um problema existente há décadas e que parece longe do fim.</w:t>
      </w:r>
    </w:p>
    <w:p w14:paraId="1D7EE200" w14:textId="77777777" w:rsidR="006231E4" w:rsidRDefault="006231E4" w:rsidP="00246CF7">
      <w:pPr>
        <w:pStyle w:val="TF-TEXTO"/>
      </w:pPr>
      <w:r>
        <w:t xml:space="preserve">Nesse sentido, de acordo com o Instituto Pet Brasil (IPB) (2019), os animais abandonados são aqueles que não possuem um proprietário ou tutor definido, sendo que a maioria desses animais hoje vivem sob tutela de Organizações </w:t>
      </w:r>
      <w:commentRangeStart w:id="86"/>
      <w:r>
        <w:t>não</w:t>
      </w:r>
      <w:commentRangeEnd w:id="86"/>
      <w:r>
        <w:rPr>
          <w:rStyle w:val="Refdecomentrio"/>
        </w:rPr>
        <w:commentReference w:id="86"/>
      </w:r>
      <w:r>
        <w:t xml:space="preserve"> Governamentais (ONGs), que assumem a responsabilidade de manter esses animais e promover a adoção voluntária. IPB (2019) estima 370 ONGs distribuídas nos 26 estados do Brasil, que possuem somadas cerca de 172.083 de animais abandonados sob </w:t>
      </w:r>
      <w:commentRangeStart w:id="87"/>
      <w:r>
        <w:t xml:space="preserve">tutela (IPB, 2019). </w:t>
      </w:r>
      <w:commentRangeEnd w:id="87"/>
      <w:r>
        <w:rPr>
          <w:rStyle w:val="Refdecomentrio"/>
        </w:rPr>
        <w:commentReference w:id="87"/>
      </w:r>
      <w:r>
        <w:t xml:space="preserve">Uma parte desses animais, não necessariamente foram abandonados, mas acabaram se perdendo de seus </w:t>
      </w:r>
      <w:commentRangeStart w:id="88"/>
      <w:r>
        <w:t>lares, e</w:t>
      </w:r>
      <w:commentRangeEnd w:id="88"/>
      <w:r>
        <w:rPr>
          <w:rStyle w:val="Refdecomentrio"/>
        </w:rPr>
        <w:commentReference w:id="88"/>
      </w:r>
      <w:r>
        <w:t xml:space="preserve"> sem conseguir ser achado pelos seus tutores.</w:t>
      </w:r>
    </w:p>
    <w:p w14:paraId="27B0CCA7" w14:textId="77777777" w:rsidR="006231E4" w:rsidRDefault="006231E4" w:rsidP="00246CF7">
      <w:pPr>
        <w:pStyle w:val="TF-TEXTO"/>
      </w:pPr>
      <w:r>
        <w:t>Com a chegada da pandemia e o isolamento social, as ONGs passaram a enfrentar diversas dificuldades dia após dia. De acordo com Morais (2021), as ONGs e pessoas que não trabalhavam com internet, vêm passando por dificuldades com a falta de feiras de adoção, visto que os eventos dão visibilidade e facilitam a adoção. Além disso, o isolamento social afetou o trabalho voluntário realizado nas ONGs, não conseguindo contar com a colaboração das pessoas em prol do objetivo de encontrar um lar adequado para os animais resgatados (MORAIS, 2021).</w:t>
      </w:r>
    </w:p>
    <w:p w14:paraId="44A7F46A" w14:textId="77777777" w:rsidR="006231E4" w:rsidRPr="00246CF7" w:rsidRDefault="006231E4" w:rsidP="00246CF7">
      <w:pPr>
        <w:pStyle w:val="TF-TEXTO"/>
      </w:pPr>
      <w:r>
        <w:t xml:space="preserve">Após o início da pandemia, houve também um aumento no consumo de aplicativos móveis pelos usuários. De acordo com </w:t>
      </w:r>
      <w:proofErr w:type="spellStart"/>
      <w:r>
        <w:t>Butcher</w:t>
      </w:r>
      <w:proofErr w:type="spellEnd"/>
      <w:r>
        <w:t xml:space="preserve"> (2020), o tempo mensal gastos pelos usuários em aplicativos móveis cresceu 40% no segundo semestre de 2020, comparando o mesmo período do ano anterior. Esse fato reforça que a era dos aplicativos vem se tornando cada vez mais forte, a praticidade e mobilidade, que são alguns dos principais motivos que levam a crescente do desenvolvimento móvel, são levados cada vez mais em consideração no desenvolvimento de soluções.</w:t>
      </w:r>
    </w:p>
    <w:p w14:paraId="7A5866DD" w14:textId="77777777" w:rsidR="006231E4" w:rsidRPr="006E1D89" w:rsidRDefault="006231E4" w:rsidP="00052BCE">
      <w:pPr>
        <w:pStyle w:val="TF-TEXTO"/>
      </w:pPr>
      <w:r>
        <w:lastRenderedPageBreak/>
        <w:t xml:space="preserve">Diante do cenário apresentado, este trabalho propõe o desenvolvimento de um aplicativo colaborativo em prol da causa animal, tendo foco em auxiliar na adoção de animais abandonados e na busca de animais perdidos. Conjectura-se ajudar a comunicação e acesso das ONGs e adotantes a encontrar um lar para os </w:t>
      </w:r>
      <w:r>
        <w:rPr>
          <w:i/>
          <w:iCs/>
        </w:rPr>
        <w:t>pets</w:t>
      </w:r>
      <w:r>
        <w:t xml:space="preserve"> abandonados, assim como ajudar as pessoas que buscam o seu </w:t>
      </w:r>
      <w:r>
        <w:rPr>
          <w:i/>
          <w:iCs/>
        </w:rPr>
        <w:t>pet</w:t>
      </w:r>
      <w:r>
        <w:t xml:space="preserve"> perdido, podendo contar com a colaboração de outros usuários.</w:t>
      </w:r>
    </w:p>
    <w:p w14:paraId="2C6F1CC1" w14:textId="77777777" w:rsidR="006231E4" w:rsidRDefault="006231E4" w:rsidP="007D10F2">
      <w:pPr>
        <w:pStyle w:val="Ttulo2"/>
      </w:pPr>
      <w:r w:rsidRPr="007D10F2">
        <w:t>OBJETIVOS</w:t>
      </w:r>
    </w:p>
    <w:p w14:paraId="3DAEE451" w14:textId="77777777" w:rsidR="006231E4" w:rsidRPr="00A80B5A" w:rsidRDefault="006231E4" w:rsidP="009E6831">
      <w:pPr>
        <w:pStyle w:val="TF-TEXTO"/>
      </w:pPr>
      <w:r>
        <w:t>O objetivo geral do trabalho proposto é desenvolver um aplicativo colaborativo para auxiliar na adoção de animais abandonados e na busca de animais perdidos. Sendo os objetivos específicos:</w:t>
      </w:r>
    </w:p>
    <w:p w14:paraId="7979C6D9" w14:textId="77777777" w:rsidR="006231E4" w:rsidRDefault="006231E4" w:rsidP="003E2A73">
      <w:pPr>
        <w:pStyle w:val="TF-ALNEA"/>
        <w:numPr>
          <w:ilvl w:val="0"/>
          <w:numId w:val="35"/>
        </w:numPr>
      </w:pPr>
      <w:r>
        <w:t xml:space="preserve">disponibilizar para as instituições de causa animal e pessoas físicas uma solução colaborativa, fundamentada no Modelo 3C de Colaboração (M3C), que permita o compartilhamento de informações, melhore a comunicação entre instituições e adotantes de </w:t>
      </w:r>
      <w:r w:rsidRPr="003E2A73">
        <w:rPr>
          <w:i/>
          <w:iCs/>
        </w:rPr>
        <w:t>pets</w:t>
      </w:r>
      <w:r>
        <w:t>, facilitando o processo de adoção;</w:t>
      </w:r>
    </w:p>
    <w:p w14:paraId="4FCE615A" w14:textId="77777777" w:rsidR="006231E4" w:rsidRDefault="006231E4" w:rsidP="00C35E57">
      <w:pPr>
        <w:pStyle w:val="TF-ALNEA"/>
      </w:pPr>
      <w:commentRangeStart w:id="89"/>
      <w:r>
        <w:t xml:space="preserve">disponibilizar </w:t>
      </w:r>
      <w:commentRangeEnd w:id="89"/>
      <w:r>
        <w:rPr>
          <w:rStyle w:val="Refdecomentrio"/>
        </w:rPr>
        <w:commentReference w:id="89"/>
      </w:r>
      <w:r>
        <w:t xml:space="preserve">uma solução integrada para concentrar as informações referentes as adoções de </w:t>
      </w:r>
      <w:r>
        <w:rPr>
          <w:i/>
          <w:iCs/>
        </w:rPr>
        <w:t>pets</w:t>
      </w:r>
      <w:r>
        <w:t xml:space="preserve"> abandonados e perdidos, facilitando o acesso, a comunicação e a busca dos </w:t>
      </w:r>
      <w:r>
        <w:rPr>
          <w:i/>
          <w:iCs/>
        </w:rPr>
        <w:t>pets</w:t>
      </w:r>
      <w:r>
        <w:t xml:space="preserve"> para o usuário que deseja adotar ou encontrar um </w:t>
      </w:r>
      <w:r>
        <w:rPr>
          <w:i/>
          <w:iCs/>
        </w:rPr>
        <w:t>pet</w:t>
      </w:r>
      <w:r>
        <w:t>;</w:t>
      </w:r>
    </w:p>
    <w:p w14:paraId="3B79908A" w14:textId="77777777" w:rsidR="006231E4" w:rsidRDefault="006231E4" w:rsidP="000D5DF0">
      <w:pPr>
        <w:pStyle w:val="TF-ALNEA"/>
      </w:pPr>
      <w:r>
        <w:t xml:space="preserve">analisar e avaliar </w:t>
      </w:r>
      <w:r w:rsidRPr="00EE5C74">
        <w:t>a usabilidade, a comunicabilidade e a experiência de uso das interfaces desenvolvidas e de suas funcionalidades</w:t>
      </w:r>
      <w:r>
        <w:t xml:space="preserve">, por meio do Método </w:t>
      </w:r>
      <w:proofErr w:type="spellStart"/>
      <w:r>
        <w:t>Relationship</w:t>
      </w:r>
      <w:proofErr w:type="spellEnd"/>
      <w:r>
        <w:t xml:space="preserve"> </w:t>
      </w:r>
      <w:proofErr w:type="spellStart"/>
      <w:r>
        <w:t>of</w:t>
      </w:r>
      <w:proofErr w:type="spellEnd"/>
      <w:r>
        <w:t xml:space="preserve"> M3C </w:t>
      </w:r>
      <w:proofErr w:type="spellStart"/>
      <w:r>
        <w:t>with</w:t>
      </w:r>
      <w:proofErr w:type="spellEnd"/>
      <w:r>
        <w:t xml:space="preserve"> </w:t>
      </w:r>
      <w:proofErr w:type="spellStart"/>
      <w:r>
        <w:t>User</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Usability</w:t>
      </w:r>
      <w:proofErr w:type="spellEnd"/>
      <w:r>
        <w:t xml:space="preserve"> </w:t>
      </w:r>
      <w:proofErr w:type="spellStart"/>
      <w:r>
        <w:t>and</w:t>
      </w:r>
      <w:proofErr w:type="spellEnd"/>
      <w:r>
        <w:t xml:space="preserve"> </w:t>
      </w:r>
      <w:proofErr w:type="spellStart"/>
      <w:r>
        <w:t>Communicability</w:t>
      </w:r>
      <w:proofErr w:type="spellEnd"/>
      <w:r>
        <w:t xml:space="preserve"> </w:t>
      </w:r>
      <w:proofErr w:type="spellStart"/>
      <w:r>
        <w:t>Assessment</w:t>
      </w:r>
      <w:proofErr w:type="spellEnd"/>
      <w:r>
        <w:t xml:space="preserve"> in </w:t>
      </w:r>
      <w:proofErr w:type="spellStart"/>
      <w:r>
        <w:t>groupware</w:t>
      </w:r>
      <w:proofErr w:type="spellEnd"/>
      <w:r>
        <w:t xml:space="preserve"> (</w:t>
      </w:r>
      <w:proofErr w:type="spellStart"/>
      <w:r>
        <w:t>RURUCAg</w:t>
      </w:r>
      <w:proofErr w:type="spellEnd"/>
      <w:r>
        <w:t>).</w:t>
      </w:r>
    </w:p>
    <w:p w14:paraId="41AAC59D" w14:textId="77777777" w:rsidR="006231E4" w:rsidRDefault="006231E4" w:rsidP="00FB2B42">
      <w:pPr>
        <w:pStyle w:val="Ttulo1"/>
      </w:pPr>
      <w:r>
        <w:t xml:space="preserve">trabalhos </w:t>
      </w:r>
      <w:r w:rsidRPr="00FC4A9F">
        <w:t>correlatos</w:t>
      </w:r>
    </w:p>
    <w:p w14:paraId="4F6BFCD0" w14:textId="77777777" w:rsidR="006231E4" w:rsidRDefault="006231E4" w:rsidP="00A44581">
      <w:pPr>
        <w:pStyle w:val="TF-TEXTO"/>
      </w:pPr>
      <w:r w:rsidRPr="00584D1B">
        <w:rPr>
          <w:szCs w:val="24"/>
        </w:rPr>
        <w:t xml:space="preserve">Nesta seção serão descritos três projetos correlatos que apresentam características diretamente relacionadas ao trabalho proposto. A subseção </w:t>
      </w:r>
      <w:r>
        <w:rPr>
          <w:szCs w:val="24"/>
        </w:rPr>
        <w:fldChar w:fldCharType="begin"/>
      </w:r>
      <w:r>
        <w:rPr>
          <w:szCs w:val="24"/>
        </w:rPr>
        <w:instrText xml:space="preserve"> REF _Ref82540106 \r \h </w:instrText>
      </w:r>
      <w:r>
        <w:rPr>
          <w:szCs w:val="24"/>
        </w:rPr>
      </w:r>
      <w:r>
        <w:rPr>
          <w:szCs w:val="24"/>
        </w:rPr>
        <w:fldChar w:fldCharType="separate"/>
      </w:r>
      <w:r>
        <w:rPr>
          <w:szCs w:val="24"/>
        </w:rPr>
        <w:t>2.1</w:t>
      </w:r>
      <w:r>
        <w:rPr>
          <w:szCs w:val="24"/>
        </w:rPr>
        <w:fldChar w:fldCharType="end"/>
      </w:r>
      <w:r>
        <w:rPr>
          <w:szCs w:val="24"/>
        </w:rPr>
        <w:t xml:space="preserve"> </w:t>
      </w:r>
      <w:r w:rsidRPr="00584D1B">
        <w:rPr>
          <w:szCs w:val="24"/>
        </w:rPr>
        <w:t>detalha o desenvolvimento de um aplicativo para adoção de animais abandonados</w:t>
      </w:r>
      <w:r>
        <w:rPr>
          <w:szCs w:val="24"/>
        </w:rPr>
        <w:t>,</w:t>
      </w:r>
      <w:r w:rsidRPr="00584D1B">
        <w:rPr>
          <w:szCs w:val="24"/>
        </w:rPr>
        <w:t xml:space="preserve"> utilizando a linguagem de programação </w:t>
      </w:r>
      <w:proofErr w:type="spellStart"/>
      <w:r w:rsidRPr="00584D1B">
        <w:rPr>
          <w:szCs w:val="24"/>
        </w:rPr>
        <w:t>Kotlin</w:t>
      </w:r>
      <w:proofErr w:type="spellEnd"/>
      <w:r w:rsidRPr="00584D1B">
        <w:rPr>
          <w:szCs w:val="24"/>
        </w:rPr>
        <w:t xml:space="preserve"> e programação reativa.</w:t>
      </w:r>
      <w:r>
        <w:rPr>
          <w:szCs w:val="24"/>
        </w:rPr>
        <w:t xml:space="preserve"> A subseção </w:t>
      </w:r>
      <w:r>
        <w:rPr>
          <w:szCs w:val="24"/>
        </w:rPr>
        <w:fldChar w:fldCharType="begin"/>
      </w:r>
      <w:r>
        <w:rPr>
          <w:szCs w:val="24"/>
        </w:rPr>
        <w:instrText xml:space="preserve"> REF _Ref82540117 \r \h </w:instrText>
      </w:r>
      <w:r>
        <w:rPr>
          <w:szCs w:val="24"/>
        </w:rPr>
      </w:r>
      <w:r>
        <w:rPr>
          <w:szCs w:val="24"/>
        </w:rPr>
        <w:fldChar w:fldCharType="separate"/>
      </w:r>
      <w:r>
        <w:rPr>
          <w:szCs w:val="24"/>
        </w:rPr>
        <w:t>2.2</w:t>
      </w:r>
      <w:r>
        <w:rPr>
          <w:szCs w:val="24"/>
        </w:rPr>
        <w:fldChar w:fldCharType="end"/>
      </w:r>
      <w:r>
        <w:rPr>
          <w:szCs w:val="24"/>
        </w:rPr>
        <w:t xml:space="preserve"> traz um aplicativo para simplificar o processo de adoção de animais, que foi desenvolvido em Campina Grande (CG), intitulado </w:t>
      </w:r>
      <w:proofErr w:type="spellStart"/>
      <w:r>
        <w:rPr>
          <w:szCs w:val="24"/>
        </w:rPr>
        <w:t>AdoçãoPet</w:t>
      </w:r>
      <w:proofErr w:type="spellEnd"/>
      <w:r>
        <w:rPr>
          <w:szCs w:val="24"/>
        </w:rPr>
        <w:t xml:space="preserve"> CG. Por fim, a subseção </w:t>
      </w:r>
      <w:r>
        <w:rPr>
          <w:szCs w:val="24"/>
        </w:rPr>
        <w:fldChar w:fldCharType="begin"/>
      </w:r>
      <w:r>
        <w:rPr>
          <w:szCs w:val="24"/>
        </w:rPr>
        <w:instrText xml:space="preserve"> REF _Ref82540079 \r \h </w:instrText>
      </w:r>
      <w:r>
        <w:rPr>
          <w:szCs w:val="24"/>
        </w:rPr>
      </w:r>
      <w:r>
        <w:rPr>
          <w:szCs w:val="24"/>
        </w:rPr>
        <w:fldChar w:fldCharType="separate"/>
      </w:r>
      <w:r>
        <w:rPr>
          <w:szCs w:val="24"/>
        </w:rPr>
        <w:t>2.3</w:t>
      </w:r>
      <w:r>
        <w:rPr>
          <w:szCs w:val="24"/>
        </w:rPr>
        <w:fldChar w:fldCharType="end"/>
      </w:r>
      <w:r>
        <w:rPr>
          <w:szCs w:val="24"/>
        </w:rPr>
        <w:t xml:space="preserve"> traz o Pets </w:t>
      </w:r>
      <w:proofErr w:type="spellStart"/>
      <w:r>
        <w:rPr>
          <w:szCs w:val="24"/>
        </w:rPr>
        <w:t>Adoptions</w:t>
      </w:r>
      <w:proofErr w:type="spellEnd"/>
      <w:r>
        <w:rPr>
          <w:szCs w:val="24"/>
        </w:rPr>
        <w:t>, aplicativo para ONG de animais.</w:t>
      </w:r>
    </w:p>
    <w:p w14:paraId="7CCE9D29" w14:textId="77777777" w:rsidR="006231E4" w:rsidRDefault="006231E4" w:rsidP="00A44581">
      <w:pPr>
        <w:pStyle w:val="Ttulo2"/>
        <w:spacing w:after="120" w:line="240" w:lineRule="auto"/>
      </w:pPr>
      <w:r>
        <w:t>Desenvolvimento de aplicativo para adoção de animais abandonados utilizando a linguagem de programação kotlin e programação reativa</w:t>
      </w:r>
    </w:p>
    <w:p w14:paraId="1D7039CA" w14:textId="77777777" w:rsidR="006231E4" w:rsidRDefault="006231E4" w:rsidP="00A44581">
      <w:pPr>
        <w:pStyle w:val="TF-TEXTO"/>
      </w:pPr>
      <w:r>
        <w:t xml:space="preserve">Silva Filho (2017) propôs uma solução para resolver o problema de interação de diversas ONGs e grupos que atuam na ação de recolher animais abandonados com as pessoas que procuram adotar um animal de estimação. Além de fornecer uma plataforma centralizada e </w:t>
      </w:r>
      <w:r>
        <w:lastRenderedPageBreak/>
        <w:t>específica, o aplicativo (</w:t>
      </w:r>
      <w:proofErr w:type="spellStart"/>
      <w:r>
        <w:t>Application</w:t>
      </w:r>
      <w:proofErr w:type="spellEnd"/>
      <w:r>
        <w:t xml:space="preserve"> - </w:t>
      </w:r>
      <w:proofErr w:type="spellStart"/>
      <w:r>
        <w:t>App</w:t>
      </w:r>
      <w:proofErr w:type="spellEnd"/>
      <w:r>
        <w:t xml:space="preserve">) fornece a opção para as instituições e pessoas comuns de cadastrar os </w:t>
      </w:r>
      <w:r w:rsidRPr="00546856">
        <w:rPr>
          <w:i/>
          <w:iCs/>
        </w:rPr>
        <w:t>pets</w:t>
      </w:r>
      <w:r>
        <w:t xml:space="preserve"> que precisam de um novo lar. Assim, a pessoa que acessa consegue visualizar os </w:t>
      </w:r>
      <w:r w:rsidRPr="00546856">
        <w:rPr>
          <w:i/>
          <w:iCs/>
        </w:rPr>
        <w:t>pets</w:t>
      </w:r>
      <w:r>
        <w:t xml:space="preserve">, podendo ver suas informações e sinalizar o seu interesse, bem como entrar em contato. </w:t>
      </w:r>
    </w:p>
    <w:p w14:paraId="7565B2A7" w14:textId="77777777" w:rsidR="006231E4" w:rsidRDefault="006231E4" w:rsidP="00A44581">
      <w:pPr>
        <w:pStyle w:val="TF-TEXTO"/>
      </w:pPr>
      <w:r>
        <w:t xml:space="preserve">O </w:t>
      </w:r>
      <w:proofErr w:type="spellStart"/>
      <w:r>
        <w:t>App</w:t>
      </w:r>
      <w:proofErr w:type="spellEnd"/>
      <w:r>
        <w:t xml:space="preserve"> foi disponibilizado para a plataforma </w:t>
      </w:r>
      <w:proofErr w:type="spellStart"/>
      <w:r w:rsidRPr="00E033EF">
        <w:t>Android</w:t>
      </w:r>
      <w:proofErr w:type="spellEnd"/>
      <w:r>
        <w:t xml:space="preserve"> e foi desenvolvido nas linguagens de programação Java e </w:t>
      </w:r>
      <w:proofErr w:type="spellStart"/>
      <w:r>
        <w:t>Kotlin</w:t>
      </w:r>
      <w:proofErr w:type="spellEnd"/>
      <w:r>
        <w:t xml:space="preserve">. Além dos paradigmas de programação mais comuns como a programação orientada a objetos, que no caso a linguagem Java utiliza, o </w:t>
      </w:r>
      <w:proofErr w:type="spellStart"/>
      <w:r>
        <w:t>App</w:t>
      </w:r>
      <w:proofErr w:type="spellEnd"/>
      <w:r>
        <w:t xml:space="preserve"> foi implementado utilizando o paradigma de programação reativa. A programação reativa foi escolhida com o intuito de que os eventos disparados criem um fluxo de eventos assíncronos, estratégia recomendada para aplicações móveis devido ao grande volume de informações ao mesmo tempo. O </w:t>
      </w:r>
      <w:proofErr w:type="spellStart"/>
      <w:r>
        <w:t>App</w:t>
      </w:r>
      <w:proofErr w:type="spellEnd"/>
      <w:r>
        <w:t xml:space="preserve"> foi desenvolvido utilizando os padrões de arquitetura </w:t>
      </w:r>
      <w:proofErr w:type="spellStart"/>
      <w:r w:rsidRPr="00E033EF">
        <w:t>Model-View-Controller</w:t>
      </w:r>
      <w:proofErr w:type="spellEnd"/>
      <w:r>
        <w:t xml:space="preserve"> (MVC) e </w:t>
      </w:r>
      <w:proofErr w:type="spellStart"/>
      <w:r w:rsidRPr="00E033EF">
        <w:t>Model-View-Presenter</w:t>
      </w:r>
      <w:proofErr w:type="spellEnd"/>
      <w:r>
        <w:t xml:space="preserve"> (MVP), que são os mais utilizados e consagrados no mercado, não só para desenvolvimento de dispositivos móveis, mas para o desenvolvimento de softwares em geral (SILVA FILHO, 2017).</w:t>
      </w:r>
    </w:p>
    <w:p w14:paraId="59839A51" w14:textId="77777777" w:rsidR="006231E4" w:rsidRDefault="006231E4" w:rsidP="00182820">
      <w:pPr>
        <w:pStyle w:val="TF-TEXTO"/>
      </w:pPr>
      <w:r>
        <w:t xml:space="preserve">O trabalho possui dois públicos-alvo, sendo eles, as ONGs e instituições que recolhem e cuidam de animais abandonados, que estão à procura de pessoas responsáveis para adotar, e as pessoas que estão em busca de um animal de estimação. Segundo Silva Filho (2017), as principais funcionalidades do aplicativo são: adicionar um </w:t>
      </w:r>
      <w:r w:rsidRPr="00546856">
        <w:rPr>
          <w:i/>
          <w:iCs/>
        </w:rPr>
        <w:t>pet</w:t>
      </w:r>
      <w:r>
        <w:rPr>
          <w:i/>
          <w:iCs/>
        </w:rPr>
        <w:t xml:space="preserve"> </w:t>
      </w:r>
      <w:r w:rsidRPr="00AE5166">
        <w:t>e</w:t>
      </w:r>
      <w:r>
        <w:t xml:space="preserve"> ver os pets cadastrados pelo usuário</w:t>
      </w:r>
      <w:r w:rsidRPr="00DF0EB6">
        <w:t xml:space="preserve">, </w:t>
      </w:r>
      <w:r>
        <w:t>caso faça parte do grupo de usuários com permissão, ver os detalhes do animal, selecionar o animal, entrar em contato com o dono ou instituição (SILVA FILHO, 2017).</w:t>
      </w:r>
    </w:p>
    <w:p w14:paraId="28C3F3C3" w14:textId="77777777" w:rsidR="006231E4" w:rsidRDefault="006231E4" w:rsidP="00741034">
      <w:pPr>
        <w:pStyle w:val="TF-TEXTO"/>
      </w:pPr>
      <w:r>
        <w:t xml:space="preserve">A tela de </w:t>
      </w:r>
      <w:r w:rsidRPr="00AA289B">
        <w:rPr>
          <w:i/>
          <w:iCs/>
        </w:rPr>
        <w:t>login</w:t>
      </w:r>
      <w:r>
        <w:t xml:space="preserve">, apresentada na Figura 1 (a), permite que o usuário acesse o aplicativo por meio da rede social </w:t>
      </w:r>
      <w:commentRangeStart w:id="90"/>
      <w:proofErr w:type="spellStart"/>
      <w:r w:rsidRPr="0017093A">
        <w:t>Facebook</w:t>
      </w:r>
      <w:proofErr w:type="spellEnd"/>
      <w:r>
        <w:t xml:space="preserve">, essa </w:t>
      </w:r>
      <w:commentRangeEnd w:id="90"/>
      <w:r>
        <w:rPr>
          <w:rStyle w:val="Refdecomentrio"/>
        </w:rPr>
        <w:commentReference w:id="90"/>
      </w:r>
      <w:r>
        <w:t xml:space="preserve">é a única forma de </w:t>
      </w:r>
      <w:commentRangeStart w:id="91"/>
      <w:r w:rsidRPr="00AA289B">
        <w:rPr>
          <w:i/>
          <w:iCs/>
        </w:rPr>
        <w:t>login</w:t>
      </w:r>
      <w:r>
        <w:t xml:space="preserve"> </w:t>
      </w:r>
      <w:commentRangeEnd w:id="91"/>
      <w:r>
        <w:rPr>
          <w:rStyle w:val="Refdecomentrio"/>
        </w:rPr>
        <w:commentReference w:id="91"/>
      </w:r>
      <w:r>
        <w:t xml:space="preserve">disponível. A Figura 1 (b) traz a tela inicial após realizar o </w:t>
      </w:r>
      <w:commentRangeStart w:id="92"/>
      <w:r w:rsidRPr="00AA289B">
        <w:rPr>
          <w:i/>
          <w:iCs/>
        </w:rPr>
        <w:t>login</w:t>
      </w:r>
      <w:commentRangeEnd w:id="92"/>
      <w:r>
        <w:rPr>
          <w:rStyle w:val="Refdecomentrio"/>
        </w:rPr>
        <w:commentReference w:id="92"/>
      </w:r>
      <w:r>
        <w:t xml:space="preserve">, nela é apresentado os </w:t>
      </w:r>
      <w:r w:rsidRPr="00337467">
        <w:rPr>
          <w:i/>
          <w:iCs/>
        </w:rPr>
        <w:t>pets</w:t>
      </w:r>
      <w:r>
        <w:t xml:space="preserve"> cadastrados, na qual o usuário pode selecionar caso tenha gostado de algum </w:t>
      </w:r>
      <w:r w:rsidRPr="00337467">
        <w:rPr>
          <w:i/>
          <w:iCs/>
        </w:rPr>
        <w:t>pet</w:t>
      </w:r>
      <w:r>
        <w:t xml:space="preserve">. A ação de selecionar um </w:t>
      </w:r>
      <w:r w:rsidRPr="00337467">
        <w:rPr>
          <w:i/>
          <w:iCs/>
        </w:rPr>
        <w:t>pet</w:t>
      </w:r>
      <w:r>
        <w:t xml:space="preserve"> ou continuar procurando é demonstrada na Figura 1 (c). Para tal, o usuário realiza a ação de deslizar para a direita caso tenha se interessado pelo </w:t>
      </w:r>
      <w:r w:rsidRPr="00546856">
        <w:rPr>
          <w:i/>
          <w:iCs/>
        </w:rPr>
        <w:t>pet</w:t>
      </w:r>
      <w:r>
        <w:t xml:space="preserve">, e caso queira continuar procurando ele realiza a ação de deslizar para a esquerda, e com isso um novo </w:t>
      </w:r>
      <w:r w:rsidRPr="00546856">
        <w:rPr>
          <w:i/>
          <w:iCs/>
        </w:rPr>
        <w:t>pet</w:t>
      </w:r>
      <w:r>
        <w:t xml:space="preserve"> é apresentado. Caso o usuário clique no </w:t>
      </w:r>
      <w:r w:rsidRPr="00546856">
        <w:rPr>
          <w:i/>
          <w:iCs/>
        </w:rPr>
        <w:t>pet</w:t>
      </w:r>
      <w:r>
        <w:t xml:space="preserve"> apresentado, ele poderá ver as informações dele, como as informações básicas e o seu contato (Figura 1 (d)) (SILVA FILHO, 2017).</w:t>
      </w:r>
    </w:p>
    <w:p w14:paraId="006B4D9F" w14:textId="77777777" w:rsidR="006231E4" w:rsidRPr="00BB6C23" w:rsidRDefault="006231E4" w:rsidP="00CA1070">
      <w:pPr>
        <w:pStyle w:val="TF-LEGENDA"/>
        <w:rPr>
          <w:i/>
          <w:iCs/>
        </w:rPr>
      </w:pPr>
      <w:commentRangeStart w:id="93"/>
      <w:r>
        <w:lastRenderedPageBreak/>
        <w:t>Figu</w:t>
      </w:r>
      <w:commentRangeEnd w:id="93"/>
      <w:r>
        <w:rPr>
          <w:rStyle w:val="Refdecomentrio"/>
        </w:rPr>
        <w:commentReference w:id="93"/>
      </w:r>
      <w:r>
        <w:t xml:space="preserve">ra </w:t>
      </w:r>
      <w:r w:rsidR="001F5E16">
        <w:fldChar w:fldCharType="begin"/>
      </w:r>
      <w:r w:rsidR="001F5E16">
        <w:instrText xml:space="preserve"> SEQ Figura \* ARABIC </w:instrText>
      </w:r>
      <w:r w:rsidR="001F5E16">
        <w:fldChar w:fldCharType="separate"/>
      </w:r>
      <w:r>
        <w:rPr>
          <w:noProof/>
        </w:rPr>
        <w:t>1</w:t>
      </w:r>
      <w:r w:rsidR="001F5E16">
        <w:rPr>
          <w:noProof/>
        </w:rPr>
        <w:fldChar w:fldCharType="end"/>
      </w:r>
      <w:r>
        <w:t xml:space="preserve"> - </w:t>
      </w:r>
      <w:r w:rsidRPr="007C4FE4">
        <w:t xml:space="preserve">Telas de (a) </w:t>
      </w:r>
      <w:r w:rsidRPr="00BB6C23">
        <w:rPr>
          <w:i/>
          <w:iCs/>
        </w:rPr>
        <w:t>login</w:t>
      </w:r>
      <w:r w:rsidRPr="007C4FE4">
        <w:t xml:space="preserve">, (b, c) seleção e (d) detalhe do </w:t>
      </w:r>
      <w:r w:rsidRPr="00BB6C23">
        <w:rPr>
          <w:i/>
          <w:iCs/>
        </w:rPr>
        <w:t>pet</w:t>
      </w:r>
    </w:p>
    <w:p w14:paraId="2F8D6EB5" w14:textId="77777777" w:rsidR="006231E4" w:rsidRDefault="00FB2B42" w:rsidP="00E5367D">
      <w:pPr>
        <w:pStyle w:val="TF-FIGURA"/>
      </w:pPr>
      <w:r>
        <w:rPr>
          <w:noProof/>
        </w:rPr>
      </w:r>
      <w:r w:rsidR="00FB2B42">
        <w:rPr>
          <w:noProof/>
        </w:rPr>
        <w:pict w14:anchorId="40A10F36">
          <v:shape id="_x0000_i1033" type="#_x0000_t75" alt="" style="width:427.3pt;height:279.15pt;mso-width-percent:0;mso-height-percent:0;mso-width-percent:0;mso-height-percent:0" o:bordertopcolor="this" o:borderleftcolor="this" o:borderbottomcolor="this" o:borderrightcolor="this">
            <v:imagedata r:id="rId10" o:title="trabalho_correlato_1_figura_1"/>
            <w10:bordertop type="single" width="8"/>
            <w10:borderleft type="single" width="8"/>
            <w10:borderbottom type="single" width="8"/>
            <w10:borderright type="single" width="8"/>
          </v:shape>
        </w:pict>
      </w:r>
    </w:p>
    <w:p w14:paraId="5FDCD418" w14:textId="77777777" w:rsidR="006231E4" w:rsidRDefault="006231E4" w:rsidP="00893031">
      <w:pPr>
        <w:pStyle w:val="TF-FONTE"/>
      </w:pPr>
      <w:r>
        <w:t xml:space="preserve">Fonte: adaptada de </w:t>
      </w:r>
      <w:commentRangeStart w:id="94"/>
      <w:r>
        <w:t xml:space="preserve">Filho </w:t>
      </w:r>
      <w:commentRangeEnd w:id="94"/>
      <w:r>
        <w:rPr>
          <w:rStyle w:val="Refdecomentrio"/>
        </w:rPr>
        <w:commentReference w:id="94"/>
      </w:r>
      <w:r>
        <w:t>(2017).</w:t>
      </w:r>
    </w:p>
    <w:p w14:paraId="35C186DB" w14:textId="77777777" w:rsidR="006231E4" w:rsidRDefault="006231E4" w:rsidP="008D0C56">
      <w:pPr>
        <w:pStyle w:val="Ttulo2"/>
        <w:spacing w:after="120" w:line="240" w:lineRule="auto"/>
      </w:pPr>
      <w:r>
        <w:t>ADOÇÃOPET CG: UM APLICATIVO PARA SIMPLIFICAR O PROGRESSO DE ADOÇÃO DE ANIMAIS EM cg</w:t>
      </w:r>
    </w:p>
    <w:p w14:paraId="5C5F5187" w14:textId="77777777" w:rsidR="006231E4" w:rsidRDefault="006231E4" w:rsidP="002E75DE">
      <w:pPr>
        <w:pStyle w:val="TF-TEXTO"/>
      </w:pPr>
      <w:r>
        <w:t xml:space="preserve">O </w:t>
      </w:r>
      <w:proofErr w:type="spellStart"/>
      <w:r>
        <w:t>AdoçãoPet</w:t>
      </w:r>
      <w:proofErr w:type="spellEnd"/>
      <w:r>
        <w:t xml:space="preserve"> CG é um aplicativo que busca aproximar as instituições das pessoas que querem adotar um </w:t>
      </w:r>
      <w:r w:rsidRPr="00E572AB">
        <w:rPr>
          <w:i/>
          <w:iCs/>
        </w:rPr>
        <w:t>pet</w:t>
      </w:r>
      <w:r>
        <w:t xml:space="preserve">. Guimarães (2021) explica que o aplicativo além de aproximar as ONGs e instituições de causa animal com as pessoas que procuram animais para adotar, fornece uma plataforma que facilite essa visualização dos locais e da comunicação com eles. O </w:t>
      </w:r>
      <w:proofErr w:type="spellStart"/>
      <w:r>
        <w:t>AdoçãoPet</w:t>
      </w:r>
      <w:proofErr w:type="spellEnd"/>
      <w:r>
        <w:t xml:space="preserve"> CG busca maximizar a compatibilidade entre os animais e os donos, evitando assim, a reintrodução do animal ao abandono. Segundo Guimarães (2021), o </w:t>
      </w:r>
      <w:proofErr w:type="spellStart"/>
      <w:r>
        <w:t>App</w:t>
      </w:r>
      <w:proofErr w:type="spellEnd"/>
      <w:r>
        <w:t xml:space="preserve"> foi disponibilizado para a plataforma </w:t>
      </w:r>
      <w:proofErr w:type="spellStart"/>
      <w:r w:rsidRPr="00504BE8">
        <w:t>Android</w:t>
      </w:r>
      <w:proofErr w:type="spellEnd"/>
      <w:r>
        <w:t xml:space="preserve"> devido a quantidade de usuários do sistema operacional. Ele foi dividido em dois subsistemas: o </w:t>
      </w:r>
      <w:proofErr w:type="spellStart"/>
      <w:r w:rsidRPr="00112ACF">
        <w:rPr>
          <w:i/>
          <w:iCs/>
        </w:rPr>
        <w:t>back-end</w:t>
      </w:r>
      <w:proofErr w:type="spellEnd"/>
      <w:r>
        <w:t xml:space="preserve">, responsável pela persistência das informações e toda essa camada com o banco de dados, e o </w:t>
      </w:r>
      <w:r w:rsidRPr="00112ACF">
        <w:rPr>
          <w:i/>
          <w:iCs/>
        </w:rPr>
        <w:t>front-</w:t>
      </w:r>
      <w:proofErr w:type="spellStart"/>
      <w:r w:rsidRPr="00112ACF">
        <w:rPr>
          <w:i/>
          <w:iCs/>
        </w:rPr>
        <w:t>end</w:t>
      </w:r>
      <w:proofErr w:type="spellEnd"/>
      <w:r>
        <w:t xml:space="preserve">, responsável pela interação com o usuário final, que dispara as requisições para o </w:t>
      </w:r>
      <w:proofErr w:type="spellStart"/>
      <w:r w:rsidRPr="00C768F4">
        <w:rPr>
          <w:i/>
          <w:iCs/>
        </w:rPr>
        <w:t>back-end</w:t>
      </w:r>
      <w:proofErr w:type="spellEnd"/>
      <w:r>
        <w:rPr>
          <w:i/>
          <w:iCs/>
        </w:rPr>
        <w:t xml:space="preserve"> </w:t>
      </w:r>
      <w:r>
        <w:t>(GUIMARÃES, 2021).</w:t>
      </w:r>
    </w:p>
    <w:p w14:paraId="4FC79D4E" w14:textId="77777777" w:rsidR="006231E4" w:rsidRPr="00E23BE0" w:rsidRDefault="006231E4" w:rsidP="002E75DE">
      <w:pPr>
        <w:pStyle w:val="TF-TEXTO"/>
      </w:pPr>
      <w:r>
        <w:t xml:space="preserve">De acordo com Guimarães (2021), o banco de dados utilizado no </w:t>
      </w:r>
      <w:proofErr w:type="spellStart"/>
      <w:r w:rsidRPr="00E23BE0">
        <w:rPr>
          <w:i/>
          <w:iCs/>
        </w:rPr>
        <w:t>back-end</w:t>
      </w:r>
      <w:proofErr w:type="spellEnd"/>
      <w:r w:rsidRPr="00AE5166">
        <w:t xml:space="preserve"> foi</w:t>
      </w:r>
      <w:r>
        <w:rPr>
          <w:i/>
          <w:iCs/>
        </w:rPr>
        <w:t xml:space="preserve"> </w:t>
      </w:r>
      <w:proofErr w:type="spellStart"/>
      <w:r>
        <w:t>Not</w:t>
      </w:r>
      <w:proofErr w:type="spellEnd"/>
      <w:r>
        <w:t xml:space="preserve"> </w:t>
      </w:r>
      <w:proofErr w:type="spellStart"/>
      <w:r>
        <w:t>Only</w:t>
      </w:r>
      <w:proofErr w:type="spellEnd"/>
      <w:r>
        <w:t xml:space="preserve"> </w:t>
      </w:r>
      <w:proofErr w:type="spellStart"/>
      <w:r>
        <w:t>Structured</w:t>
      </w:r>
      <w:proofErr w:type="spellEnd"/>
      <w:r>
        <w:t xml:space="preserve"> Query </w:t>
      </w:r>
      <w:proofErr w:type="spellStart"/>
      <w:r>
        <w:t>Language</w:t>
      </w:r>
      <w:proofErr w:type="spellEnd"/>
      <w:r>
        <w:t xml:space="preserve"> (</w:t>
      </w:r>
      <w:proofErr w:type="spellStart"/>
      <w:r>
        <w:t>NoSQL</w:t>
      </w:r>
      <w:proofErr w:type="spellEnd"/>
      <w:r>
        <w:t xml:space="preserve">) para a estruturação dos dados do aplicativo. No desenvolvimento foi utilizado os serviços do </w:t>
      </w:r>
      <w:proofErr w:type="spellStart"/>
      <w:r w:rsidRPr="00312DB5">
        <w:t>Onesignal</w:t>
      </w:r>
      <w:proofErr w:type="spellEnd"/>
      <w:r>
        <w:rPr>
          <w:i/>
          <w:iCs/>
        </w:rPr>
        <w:t xml:space="preserve"> </w:t>
      </w:r>
      <w:r>
        <w:t xml:space="preserve">e </w:t>
      </w:r>
      <w:proofErr w:type="spellStart"/>
      <w:r w:rsidRPr="00312DB5">
        <w:t>Firebase</w:t>
      </w:r>
      <w:proofErr w:type="spellEnd"/>
      <w:r>
        <w:t xml:space="preserve"> para agilização da implementação. O </w:t>
      </w:r>
      <w:proofErr w:type="spellStart"/>
      <w:r w:rsidRPr="00312DB5">
        <w:t>Firebase</w:t>
      </w:r>
      <w:proofErr w:type="spellEnd"/>
      <w:r>
        <w:t xml:space="preserve"> é um serviço baseado em um </w:t>
      </w:r>
      <w:r w:rsidRPr="00312DB5">
        <w:t xml:space="preserve">Software </w:t>
      </w:r>
      <w:proofErr w:type="spellStart"/>
      <w:r w:rsidRPr="00312DB5">
        <w:t>Development</w:t>
      </w:r>
      <w:proofErr w:type="spellEnd"/>
      <w:r w:rsidRPr="00312DB5">
        <w:t xml:space="preserve"> Kit</w:t>
      </w:r>
      <w:r>
        <w:t xml:space="preserve"> (SDK), possui ferramentas para auxiliar e agilizar o desenvolvimento como autenticação, armazenamento de dados não-relacionais, armazenamento de arquivos, dentre outros. O </w:t>
      </w:r>
      <w:proofErr w:type="spellStart"/>
      <w:r w:rsidRPr="00F7613C">
        <w:t>React-Native</w:t>
      </w:r>
      <w:proofErr w:type="spellEnd"/>
      <w:r>
        <w:t xml:space="preserve"> foi utilizado para o desenvolvimento do </w:t>
      </w:r>
      <w:r>
        <w:rPr>
          <w:i/>
          <w:iCs/>
        </w:rPr>
        <w:t>front-</w:t>
      </w:r>
      <w:proofErr w:type="spellStart"/>
      <w:r>
        <w:rPr>
          <w:i/>
          <w:iCs/>
        </w:rPr>
        <w:t>end</w:t>
      </w:r>
      <w:proofErr w:type="spellEnd"/>
      <w:r>
        <w:t xml:space="preserve"> pela principal característica de gerar códigos nativos tanto para as plataformas </w:t>
      </w:r>
      <w:proofErr w:type="spellStart"/>
      <w:r w:rsidRPr="00F7613C">
        <w:t>Android</w:t>
      </w:r>
      <w:proofErr w:type="spellEnd"/>
      <w:r>
        <w:t xml:space="preserve"> como para </w:t>
      </w:r>
      <w:commentRangeStart w:id="95"/>
      <w:r w:rsidRPr="00F7613C">
        <w:t>IOS</w:t>
      </w:r>
      <w:commentRangeEnd w:id="95"/>
      <w:r>
        <w:rPr>
          <w:rStyle w:val="Refdecomentrio"/>
        </w:rPr>
        <w:commentReference w:id="95"/>
      </w:r>
      <w:r>
        <w:t xml:space="preserve">, implementando apenas um </w:t>
      </w:r>
      <w:r>
        <w:lastRenderedPageBreak/>
        <w:t>código fonte. Para o d</w:t>
      </w:r>
      <w:r w:rsidRPr="00201753">
        <w:t>esign</w:t>
      </w:r>
      <w:r>
        <w:rPr>
          <w:i/>
          <w:iCs/>
        </w:rPr>
        <w:t xml:space="preserve"> </w:t>
      </w:r>
      <w:r>
        <w:t xml:space="preserve">do aplicativo foi utilizado a ferramenta </w:t>
      </w:r>
      <w:commentRangeStart w:id="96"/>
      <w:proofErr w:type="spellStart"/>
      <w:r w:rsidRPr="00201753">
        <w:t>styled-components</w:t>
      </w:r>
      <w:commentRangeEnd w:id="96"/>
      <w:proofErr w:type="spellEnd"/>
      <w:r>
        <w:rPr>
          <w:rStyle w:val="Refdecomentrio"/>
        </w:rPr>
        <w:commentReference w:id="96"/>
      </w:r>
      <w:r>
        <w:rPr>
          <w:i/>
          <w:iCs/>
        </w:rPr>
        <w:t xml:space="preserve"> </w:t>
      </w:r>
      <w:r>
        <w:t xml:space="preserve">e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(CSS), enquanto a navegação foi feita com </w:t>
      </w:r>
      <w:proofErr w:type="spellStart"/>
      <w:r w:rsidRPr="004705C3">
        <w:t>react-navigation</w:t>
      </w:r>
      <w:proofErr w:type="spellEnd"/>
      <w:r>
        <w:t xml:space="preserve">, pois há telas com necessidade de restrição de uso. Além disso, Guimarães (2021) usou algumas ferramentas da </w:t>
      </w:r>
      <w:r w:rsidRPr="004705C3">
        <w:t>Google</w:t>
      </w:r>
      <w:r>
        <w:rPr>
          <w:i/>
          <w:iCs/>
        </w:rPr>
        <w:t xml:space="preserve"> </w:t>
      </w:r>
      <w:r>
        <w:t xml:space="preserve">como o </w:t>
      </w:r>
      <w:r w:rsidRPr="004705C3">
        <w:t xml:space="preserve">Google </w:t>
      </w:r>
      <w:proofErr w:type="spellStart"/>
      <w:r w:rsidRPr="004705C3">
        <w:t>Maps</w:t>
      </w:r>
      <w:proofErr w:type="spellEnd"/>
      <w:r>
        <w:rPr>
          <w:i/>
          <w:iCs/>
        </w:rPr>
        <w:t xml:space="preserve"> </w:t>
      </w:r>
      <w:r>
        <w:t xml:space="preserve">e o serviço de </w:t>
      </w:r>
      <w:proofErr w:type="spellStart"/>
      <w:r>
        <w:t>geolocalização</w:t>
      </w:r>
      <w:proofErr w:type="spellEnd"/>
      <w:r>
        <w:t xml:space="preserve">.  </w:t>
      </w:r>
    </w:p>
    <w:p w14:paraId="37EA9D71" w14:textId="77777777" w:rsidR="006231E4" w:rsidRPr="008D2584" w:rsidRDefault="006231E4" w:rsidP="00F10D62">
      <w:pPr>
        <w:pStyle w:val="TF-TEXTO"/>
      </w:pPr>
      <w:r>
        <w:rPr>
          <w:noProof/>
        </w:rPr>
        <mc:AlternateContent>
          <mc:Choice Requires="wpi">
            <w:drawing>
              <wp:anchor distT="0" distB="0" distL="114300" distR="114300" simplePos="0" relativeHeight="251661312" behindDoc="0" locked="0" layoutInCell="1" allowOverlap="1" wp14:anchorId="63F5CCF2" wp14:editId="67C455B3">
                <wp:simplePos x="0" y="0"/>
                <wp:positionH relativeFrom="column">
                  <wp:posOffset>3915536</wp:posOffset>
                </wp:positionH>
                <wp:positionV relativeFrom="paragraph">
                  <wp:posOffset>684794</wp:posOffset>
                </wp:positionV>
                <wp:extent cx="360" cy="360"/>
                <wp:effectExtent l="38100" t="38100" r="25400" b="25400"/>
                <wp:wrapNone/>
                <wp:docPr id="16" name="Tinta 16"/>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8994BA3" id="Tinta 16" o:spid="_x0000_s1026" type="#_x0000_t75" style="position:absolute;margin-left:307.6pt;margin-top:53.2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">
                <v:imagedata r:id="rId16" o:title=""/>
                <o:lock v:ext="edit" rotation="t" aspectratio="f"/>
              </v:shape>
            </w:pict>
          </mc:Fallback>
        </mc:AlternateContent>
      </w:r>
      <w:r>
        <w:rPr>
          <w:noProof/>
        </w:rPr>
        <mc:AlternateContent>
          <mc:Choice Requires="wpi">
            <w:drawing>
              <wp:anchor distT="0" distB="0" distL="114300" distR="114300" simplePos="0" relativeHeight="251660288" behindDoc="0" locked="0" layoutInCell="1" allowOverlap="1" wp14:anchorId="7218AE02" wp14:editId="37D877D7">
                <wp:simplePos x="0" y="0"/>
                <wp:positionH relativeFrom="column">
                  <wp:posOffset>5739656</wp:posOffset>
                </wp:positionH>
                <wp:positionV relativeFrom="paragraph">
                  <wp:posOffset>764354</wp:posOffset>
                </wp:positionV>
                <wp:extent cx="41040" cy="1031400"/>
                <wp:effectExtent l="38100" t="38100" r="22860" b="22860"/>
                <wp:wrapNone/>
                <wp:docPr id="15" name="Tinta 15"/>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41040" cy="1031400"/>
                      </w14:xfrm>
                    </w14:contentPart>
                  </a:graphicData>
                </a:graphic>
              </wp:anchor>
            </w:drawing>
          </mc:Choice>
          <mc:Fallback>
            <w:pict>
              <v:shape w14:anchorId="55503192" id="Tinta 15" o:spid="_x0000_s1026" type="#_x0000_t75" style="position:absolute;margin-left:450.75pt;margin-top:59pt;width:5.65pt;height:8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">
                <v:imagedata r:id="rId18" o:title=""/>
                <o:lock v:ext="edit" rotation="t" aspectratio="f"/>
              </v:shape>
            </w:pict>
          </mc:Fallback>
        </mc:AlternateContent>
      </w:r>
      <w:r>
        <w:t xml:space="preserve">Segundo Guimarães (2021), as principais funcionalidades do aplicativo são: contas de usuário tipo organização e usuários do tipo adotante, cadastro de organização, atualização dos dados do usuário organização, cadastro de </w:t>
      </w:r>
      <w:r w:rsidRPr="00BB6C23">
        <w:rPr>
          <w:i/>
          <w:iCs/>
        </w:rPr>
        <w:t>pets</w:t>
      </w:r>
      <w:r>
        <w:t xml:space="preserve"> disponíveis para adoção, remoção de </w:t>
      </w:r>
      <w:r w:rsidRPr="00BB6C23">
        <w:rPr>
          <w:i/>
          <w:iCs/>
        </w:rPr>
        <w:t>pets</w:t>
      </w:r>
      <w:r>
        <w:t xml:space="preserve"> disponíveis para adoção, lista com os </w:t>
      </w:r>
      <w:r w:rsidRPr="00BB6C23">
        <w:rPr>
          <w:i/>
          <w:iCs/>
        </w:rPr>
        <w:t>pets</w:t>
      </w:r>
      <w:r>
        <w:t xml:space="preserve"> disponíveis para adoção, mapa com endereços e contatos das </w:t>
      </w:r>
      <w:commentRangeStart w:id="97"/>
      <w:r>
        <w:t xml:space="preserve">organizações, envio </w:t>
      </w:r>
      <w:commentRangeEnd w:id="97"/>
      <w:r>
        <w:rPr>
          <w:rStyle w:val="Refdecomentrio"/>
        </w:rPr>
        <w:commentReference w:id="97"/>
      </w:r>
      <w:r>
        <w:t xml:space="preserve">de notificações quando um </w:t>
      </w:r>
      <w:r w:rsidRPr="00BB6C23">
        <w:rPr>
          <w:i/>
          <w:iCs/>
        </w:rPr>
        <w:t>pet</w:t>
      </w:r>
      <w:r>
        <w:t xml:space="preserve"> for cadastrado.</w:t>
      </w:r>
    </w:p>
    <w:p w14:paraId="3EA6C54D" w14:textId="77777777" w:rsidR="006231E4" w:rsidRDefault="006231E4" w:rsidP="006D1FE0">
      <w:pPr>
        <w:pStyle w:val="TF-LEGENDA"/>
      </w:pPr>
      <w:commentRangeStart w:id="98"/>
      <w:r>
        <w:t>Fig</w:t>
      </w:r>
      <w:commentRangeEnd w:id="98"/>
      <w:r>
        <w:rPr>
          <w:rStyle w:val="Refdecomentrio"/>
        </w:rPr>
        <w:commentReference w:id="98"/>
      </w:r>
      <w:r>
        <w:t xml:space="preserve">ura </w:t>
      </w:r>
      <w:r w:rsidR="001F5E16">
        <w:fldChar w:fldCharType="begin"/>
      </w:r>
      <w:r w:rsidR="001F5E16">
        <w:instrText xml:space="preserve"> SEQ Figura \* ARABIC </w:instrText>
      </w:r>
      <w:r w:rsidR="001F5E16">
        <w:fldChar w:fldCharType="separate"/>
      </w:r>
      <w:r>
        <w:rPr>
          <w:noProof/>
        </w:rPr>
        <w:t>2</w:t>
      </w:r>
      <w:r w:rsidR="001F5E16">
        <w:rPr>
          <w:noProof/>
        </w:rPr>
        <w:fldChar w:fldCharType="end"/>
      </w:r>
      <w:r>
        <w:t xml:space="preserve"> - </w:t>
      </w:r>
      <w:r w:rsidRPr="007266E4">
        <w:t xml:space="preserve">Telas de (a) login, (b) mapa, (c) menu de funcionalidades e (d) seleção de </w:t>
      </w:r>
      <w:r w:rsidRPr="00BB6C23">
        <w:rPr>
          <w:i/>
          <w:iCs/>
        </w:rPr>
        <w:t>pets</w:t>
      </w:r>
    </w:p>
    <w:p w14:paraId="1EEBFF3B" w14:textId="77777777" w:rsidR="006231E4" w:rsidRDefault="00FB2B42" w:rsidP="003967FE">
      <w:pPr>
        <w:pStyle w:val="TF-FIGURA"/>
      </w:pPr>
      <w:r>
        <w:rPr>
          <w:noProof/>
        </w:rPr>
      </w:r>
      <w:r w:rsidR="00FB2B42">
        <w:rPr>
          <w:noProof/>
        </w:rPr>
        <w:pict w14:anchorId="3128CDBF">
          <v:shape id="_x0000_i1032" type="#_x0000_t75" alt="" style="width:456.2pt;height:3in;mso-width-percent:0;mso-height-percent:0;mso-width-percent:0;mso-height-percent:0" o:bordertopcolor="this" o:borderleftcolor="this" o:borderbottomcolor="this" o:borderrightcolor="this">
            <v:imagedata r:id="rId11" o:title="trabalho_correlato_2_figura_1"/>
            <w10:bordertop type="single" width="8"/>
            <w10:borderleft type="single" width="8"/>
            <w10:borderbottom type="single" width="8"/>
            <w10:borderright type="single" width="8"/>
          </v:shape>
        </w:pict>
      </w:r>
    </w:p>
    <w:p w14:paraId="5EAB2F42" w14:textId="77777777" w:rsidR="006231E4" w:rsidRDefault="006231E4" w:rsidP="00423ED6">
      <w:pPr>
        <w:pStyle w:val="TF-FONTE"/>
      </w:pPr>
      <w:r>
        <w:t>Fonte: adaptada de Guimarães (2021).</w:t>
      </w:r>
    </w:p>
    <w:p w14:paraId="6840D2FD" w14:textId="77777777" w:rsidR="006231E4" w:rsidRPr="00423ED6" w:rsidRDefault="006231E4" w:rsidP="00423ED6">
      <w:pPr>
        <w:pStyle w:val="TF-TEXTO"/>
      </w:pPr>
      <w:r>
        <w:t xml:space="preserve">A tela de </w:t>
      </w:r>
      <w:commentRangeStart w:id="99"/>
      <w:r>
        <w:rPr>
          <w:i/>
          <w:iCs/>
        </w:rPr>
        <w:t>login</w:t>
      </w:r>
      <w:commentRangeEnd w:id="99"/>
      <w:r>
        <w:rPr>
          <w:rStyle w:val="Refdecomentrio"/>
        </w:rPr>
        <w:commentReference w:id="99"/>
      </w:r>
      <w:r>
        <w:t xml:space="preserve">, apresentada na </w:t>
      </w:r>
      <w:commentRangeStart w:id="100"/>
      <w:r>
        <w:t>Figur</w:t>
      </w:r>
      <w:commentRangeEnd w:id="100"/>
      <w:r>
        <w:rPr>
          <w:rStyle w:val="Refdecomentrio"/>
        </w:rPr>
        <w:commentReference w:id="100"/>
      </w:r>
      <w:r>
        <w:t xml:space="preserve">a 2 (a), permite ao usuário se autenticar caso seja o usuário de uma instituição e se for um usuário adotante não há necessidade de se autenticar. A Figura 2 (b) traz a tela do mapa na qual é possível ver as informações básicas das instituições. A Figura 2 (c) traz o menu lateral do aplicativo na qual é possível ver as funcionalidades de </w:t>
      </w:r>
      <w:commentRangeStart w:id="101"/>
      <w:r w:rsidRPr="00AE5166">
        <w:rPr>
          <w:rFonts w:ascii="Courier New" w:hAnsi="Courier New" w:cs="Courier New"/>
        </w:rPr>
        <w:t>Mapa</w:t>
      </w:r>
      <w:commentRangeEnd w:id="101"/>
      <w:r>
        <w:rPr>
          <w:rStyle w:val="Refdecomentrio"/>
        </w:rPr>
        <w:commentReference w:id="101"/>
      </w:r>
      <w:r>
        <w:t xml:space="preserve"> e </w:t>
      </w:r>
      <w:commentRangeStart w:id="102"/>
      <w:r w:rsidRPr="00AE5166">
        <w:rPr>
          <w:rFonts w:ascii="Courier New" w:hAnsi="Courier New" w:cs="Courier New"/>
        </w:rPr>
        <w:t>Pets para adoção</w:t>
      </w:r>
      <w:commentRangeEnd w:id="102"/>
      <w:r>
        <w:rPr>
          <w:rStyle w:val="Refdecomentrio"/>
        </w:rPr>
        <w:commentReference w:id="102"/>
      </w:r>
      <w:r>
        <w:t xml:space="preserve">. A opção de </w:t>
      </w:r>
      <w:commentRangeStart w:id="103"/>
      <w:r w:rsidRPr="00AE5166">
        <w:rPr>
          <w:rFonts w:ascii="Courier New" w:hAnsi="Courier New" w:cs="Courier New"/>
        </w:rPr>
        <w:t>Pets para adoção</w:t>
      </w:r>
      <w:r>
        <w:t xml:space="preserve"> </w:t>
      </w:r>
      <w:commentRangeEnd w:id="103"/>
      <w:r>
        <w:rPr>
          <w:rStyle w:val="Refdecomentrio"/>
        </w:rPr>
        <w:commentReference w:id="103"/>
      </w:r>
      <w:r>
        <w:t xml:space="preserve">traz a </w:t>
      </w:r>
      <w:r w:rsidRPr="00DA4A8B">
        <w:t xml:space="preserve">listagem </w:t>
      </w:r>
      <w:r w:rsidRPr="00AE5166">
        <w:t>d</w:t>
      </w:r>
      <w:r w:rsidRPr="00DA4A8B">
        <w:t xml:space="preserve">e </w:t>
      </w:r>
      <w:r w:rsidRPr="00AE5166">
        <w:t>pets</w:t>
      </w:r>
      <w:r>
        <w:rPr>
          <w:i/>
          <w:iCs/>
        </w:rPr>
        <w:t xml:space="preserve"> </w:t>
      </w:r>
      <w:r>
        <w:t>que estão para adoção para um usuário (Figura 2 (d)), sendo possível ver as informações básicas dos animais, a instituição e a opção de entrar em contato com a instituição (GUIMARÃES, 2021).</w:t>
      </w:r>
    </w:p>
    <w:p w14:paraId="19EB0FDA" w14:textId="77777777" w:rsidR="006231E4" w:rsidRDefault="006231E4" w:rsidP="00A44581">
      <w:pPr>
        <w:pStyle w:val="Ttulo2"/>
        <w:spacing w:after="120" w:line="240" w:lineRule="auto"/>
      </w:pPr>
      <w:r>
        <w:t>pets adoptions – aplicativo para ong de animais</w:t>
      </w:r>
    </w:p>
    <w:p w14:paraId="69CBCCCC" w14:textId="77777777" w:rsidR="006231E4" w:rsidRDefault="006231E4" w:rsidP="00023DAB">
      <w:pPr>
        <w:pStyle w:val="TF-TEXTO"/>
      </w:pPr>
      <w:r>
        <w:t xml:space="preserve">Batista (2020) propôs um aplicativo para </w:t>
      </w:r>
      <w:commentRangeStart w:id="104"/>
      <w:r>
        <w:t xml:space="preserve">centralizar, em </w:t>
      </w:r>
      <w:commentRangeEnd w:id="104"/>
      <w:r>
        <w:rPr>
          <w:rStyle w:val="Refdecomentrio"/>
        </w:rPr>
        <w:commentReference w:id="104"/>
      </w:r>
      <w:r>
        <w:t xml:space="preserve">apenas uma plataforma, com fácil acesso e usabilidade para os usuários, todas as ações para beneficiar as ONGs e as pessoas que querem ajudar/adotar um animal. O aplicativo foi disponibilizado para a plataforma </w:t>
      </w:r>
      <w:proofErr w:type="spellStart"/>
      <w:r>
        <w:t>Android</w:t>
      </w:r>
      <w:proofErr w:type="spellEnd"/>
      <w:r>
        <w:t xml:space="preserve"> e em seu desenvolvimento foi utilizado a linguagem de programação Java, devido ao </w:t>
      </w:r>
      <w:r>
        <w:lastRenderedPageBreak/>
        <w:t xml:space="preserve">fato de ser uma das mais usadas, de código-fonte aberto e gratuita. Foi criado um </w:t>
      </w:r>
      <w:proofErr w:type="spellStart"/>
      <w:r w:rsidRPr="00AE5166">
        <w:rPr>
          <w:i/>
          <w:iCs/>
        </w:rPr>
        <w:t>back-end</w:t>
      </w:r>
      <w:proofErr w:type="spellEnd"/>
      <w:r>
        <w:t xml:space="preserve"> em um servidor on-line para realizar todas as ações do aplicativo e na comunicação entre o servidor e o aplicativo foi usado o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(JSON). Já para o armazenamento dos dados de usuário, adoções, animais, feiras, entre outros foi utilizado o </w:t>
      </w:r>
      <w:commentRangeStart w:id="105"/>
      <w:r>
        <w:t xml:space="preserve">Banco </w:t>
      </w:r>
      <w:commentRangeEnd w:id="105"/>
      <w:r>
        <w:rPr>
          <w:rStyle w:val="Refdecomentrio"/>
        </w:rPr>
        <w:commentReference w:id="105"/>
      </w:r>
      <w:r>
        <w:t xml:space="preserve">de dados </w:t>
      </w:r>
      <w:proofErr w:type="spellStart"/>
      <w:r>
        <w:t>Structured</w:t>
      </w:r>
      <w:proofErr w:type="spellEnd"/>
      <w:r>
        <w:t xml:space="preserve"> Query </w:t>
      </w:r>
      <w:proofErr w:type="spellStart"/>
      <w:r>
        <w:t>Language</w:t>
      </w:r>
      <w:proofErr w:type="spellEnd"/>
      <w:r>
        <w:t xml:space="preserve"> (SQL) Server (BATISTA, 2020).</w:t>
      </w:r>
    </w:p>
    <w:p w14:paraId="4A7CAD90" w14:textId="77777777" w:rsidR="006231E4" w:rsidRDefault="006231E4" w:rsidP="00023DAB">
      <w:pPr>
        <w:pStyle w:val="TF-TEXTO"/>
      </w:pPr>
      <w:r>
        <w:t xml:space="preserve">Segundo Batista (2020), as principais funcionalidades do aplicativo são: cadastro de usuários, listagem de animais para adoção, visualizar as informações de um animal, adotar um animal, visualizar as informações da próxima feira de adoções da ONG, visualizar as informações bancárias da ONG para realizar uma doação, realizar resgate de voucher de acordo com a quantidade de pontos que o usuário possui. </w:t>
      </w:r>
    </w:p>
    <w:commentRangeStart w:id="106"/>
    <w:p w14:paraId="2C1B4607" w14:textId="77777777" w:rsidR="006231E4" w:rsidRPr="00BB6C23" w:rsidRDefault="006231E4" w:rsidP="001F543F">
      <w:pPr>
        <w:pStyle w:val="TF-LEGENDA"/>
        <w:rPr>
          <w:i/>
          <w:iCs/>
        </w:rPr>
      </w:pPr>
      <w:r>
        <w:rPr>
          <w:noProof/>
        </w:rPr>
        <mc:AlternateContent>
          <mc:Choice Requires="wpi">
            <w:drawing>
              <wp:anchor distT="0" distB="0" distL="114300" distR="114300" simplePos="0" relativeHeight="251659264" behindDoc="0" locked="0" layoutInCell="1" allowOverlap="1" wp14:anchorId="2C03C622" wp14:editId="27D4C299">
                <wp:simplePos x="0" y="0"/>
                <wp:positionH relativeFrom="column">
                  <wp:posOffset>5729936</wp:posOffset>
                </wp:positionH>
                <wp:positionV relativeFrom="paragraph">
                  <wp:posOffset>40164</wp:posOffset>
                </wp:positionV>
                <wp:extent cx="42120" cy="510840"/>
                <wp:effectExtent l="25400" t="38100" r="8890" b="22860"/>
                <wp:wrapNone/>
                <wp:docPr id="14" name="Tinta 14"/>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42120" cy="510840"/>
                      </w14:xfrm>
                    </w14:contentPart>
                  </a:graphicData>
                </a:graphic>
              </wp:anchor>
            </w:drawing>
          </mc:Choice>
          <mc:Fallback>
            <w:pict>
              <v:shape w14:anchorId="6648EE8D" id="Tinta 14" o:spid="_x0000_s1026" type="#_x0000_t75" style="position:absolute;margin-left:450pt;margin-top:1.95pt;width:5.75pt;height:4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">
                <v:imagedata r:id="rId20" o:title=""/>
                <o:lock v:ext="edit" rotation="t" aspectratio="f"/>
              </v:shape>
            </w:pict>
          </mc:Fallback>
        </mc:AlternateContent>
      </w:r>
      <w:commentRangeEnd w:id="106"/>
      <w:r>
        <w:rPr>
          <w:rStyle w:val="Refdecomentrio"/>
        </w:rPr>
        <w:commentReference w:id="106"/>
      </w:r>
      <w:r>
        <w:t xml:space="preserve">Figura </w:t>
      </w:r>
      <w:r w:rsidR="001F5E16">
        <w:fldChar w:fldCharType="begin"/>
      </w:r>
      <w:r w:rsidR="001F5E16">
        <w:instrText xml:space="preserve"> SEQ Figura </w:instrText>
      </w:r>
      <w:r w:rsidR="001F5E16">
        <w:instrText xml:space="preserve">\* ARABIC </w:instrText>
      </w:r>
      <w:r w:rsidR="001F5E16">
        <w:fldChar w:fldCharType="separate"/>
      </w:r>
      <w:r>
        <w:rPr>
          <w:noProof/>
        </w:rPr>
        <w:t>3</w:t>
      </w:r>
      <w:r w:rsidR="001F5E16">
        <w:rPr>
          <w:noProof/>
        </w:rPr>
        <w:fldChar w:fldCharType="end"/>
      </w:r>
      <w:r>
        <w:t xml:space="preserve"> - </w:t>
      </w:r>
      <w:r w:rsidRPr="00F00F70">
        <w:t xml:space="preserve">Telas de (a) login, (b) cadastro de usuário, (c) listagem de pets, (d) detalhe e adoção de um </w:t>
      </w:r>
      <w:r w:rsidRPr="00BB6C23">
        <w:rPr>
          <w:i/>
          <w:iCs/>
        </w:rPr>
        <w:t>pet</w:t>
      </w:r>
    </w:p>
    <w:p w14:paraId="2D5A56C8" w14:textId="77777777" w:rsidR="006231E4" w:rsidRDefault="00FB2B42" w:rsidP="00457860">
      <w:pPr>
        <w:pStyle w:val="TF-FIGURA"/>
      </w:pPr>
      <w:r>
        <w:rPr>
          <w:noProof/>
        </w:rPr>
      </w:r>
      <w:r w:rsidR="00FB2B42">
        <w:rPr>
          <w:noProof/>
        </w:rPr>
        <w:pict w14:anchorId="2704058D">
          <v:shape id="_x0000_i1031" type="#_x0000_t75" alt="" style="width:455.6pt;height:204.8pt;mso-width-percent:0;mso-height-percent:0;mso-width-percent:0;mso-height-percent:0" o:bordertopcolor="this" o:borderleftcolor="this" o:borderbottomcolor="this" o:borderrightcolor="this">
            <v:imagedata r:id="rId12" o:title="trabalho_correlato_3_figura_1"/>
            <w10:bordertop type="single" width="8"/>
            <w10:borderleft type="single" width="8"/>
            <w10:borderbottom type="single" width="8"/>
            <w10:borderright type="single" width="8"/>
          </v:shape>
        </w:pict>
      </w:r>
    </w:p>
    <w:p w14:paraId="7DC00122" w14:textId="77777777" w:rsidR="006231E4" w:rsidRDefault="006231E4" w:rsidP="007164D0">
      <w:pPr>
        <w:pStyle w:val="TF-FONTE"/>
      </w:pPr>
      <w:r>
        <w:t>Fonte: adaptada de Batista (2020).</w:t>
      </w:r>
    </w:p>
    <w:p w14:paraId="49F86452" w14:textId="77777777" w:rsidR="006231E4" w:rsidRPr="00F10D62" w:rsidRDefault="006231E4" w:rsidP="00F10D62">
      <w:pPr>
        <w:pStyle w:val="TF-TEXTO"/>
      </w:pPr>
      <w:r>
        <w:t xml:space="preserve">Na </w:t>
      </w:r>
      <w:commentRangeStart w:id="107"/>
      <w:r>
        <w:t>Fi</w:t>
      </w:r>
      <w:commentRangeEnd w:id="107"/>
      <w:r>
        <w:rPr>
          <w:rStyle w:val="Refdecomentrio"/>
        </w:rPr>
        <w:commentReference w:id="107"/>
      </w:r>
      <w:r>
        <w:t>gura 3 (</w:t>
      </w:r>
      <w:commentRangeStart w:id="108"/>
      <w:r>
        <w:t xml:space="preserve">a), é </w:t>
      </w:r>
      <w:commentRangeEnd w:id="108"/>
      <w:r>
        <w:rPr>
          <w:rStyle w:val="Refdecomentrio"/>
        </w:rPr>
        <w:commentReference w:id="108"/>
      </w:r>
      <w:r>
        <w:t xml:space="preserve">apresentada a tela de </w:t>
      </w:r>
      <w:commentRangeStart w:id="109"/>
      <w:commentRangeStart w:id="110"/>
      <w:r>
        <w:rPr>
          <w:i/>
          <w:iCs/>
        </w:rPr>
        <w:t>login</w:t>
      </w:r>
      <w:commentRangeEnd w:id="109"/>
      <w:r>
        <w:rPr>
          <w:rStyle w:val="Refdecomentrio"/>
        </w:rPr>
        <w:commentReference w:id="109"/>
      </w:r>
      <w:r>
        <w:t xml:space="preserve">, na </w:t>
      </w:r>
      <w:commentRangeEnd w:id="110"/>
      <w:r>
        <w:rPr>
          <w:rStyle w:val="Refdecomentrio"/>
        </w:rPr>
        <w:commentReference w:id="110"/>
      </w:r>
      <w:r>
        <w:t xml:space="preserve">qual o usuário pode se autenticar, redefinir sua senha caso não </w:t>
      </w:r>
      <w:commentRangeStart w:id="111"/>
      <w:r>
        <w:t xml:space="preserve">lembre, se </w:t>
      </w:r>
      <w:commentRangeEnd w:id="111"/>
      <w:r>
        <w:rPr>
          <w:rStyle w:val="Refdecomentrio"/>
        </w:rPr>
        <w:commentReference w:id="111"/>
      </w:r>
      <w:r>
        <w:t>cadastrar caso não possua um cadastro. Na Figura 3 (b</w:t>
      </w:r>
      <w:commentRangeStart w:id="112"/>
      <w:r>
        <w:t>), é</w:t>
      </w:r>
      <w:commentRangeEnd w:id="112"/>
      <w:r>
        <w:rPr>
          <w:rStyle w:val="Refdecomentrio"/>
        </w:rPr>
        <w:commentReference w:id="112"/>
      </w:r>
      <w:r>
        <w:t xml:space="preserve"> visto a tela de </w:t>
      </w:r>
      <w:commentRangeStart w:id="113"/>
      <w:r>
        <w:t xml:space="preserve">cadastro, acessada </w:t>
      </w:r>
      <w:commentRangeEnd w:id="113"/>
      <w:r>
        <w:rPr>
          <w:rStyle w:val="Refdecomentrio"/>
        </w:rPr>
        <w:commentReference w:id="113"/>
      </w:r>
      <w:r>
        <w:t xml:space="preserve">pelo usuário para poder fazer um cadastro no aplicativo e aí se autenticar para usar suas funcionalidades. Uma das principais funcionalidades é a listagem de animais disponíveis para adoção que é apresentada na Figura 3 (c), na qual o usuário poderá selecionar um </w:t>
      </w:r>
      <w:r w:rsidRPr="00543A4B">
        <w:rPr>
          <w:i/>
          <w:iCs/>
        </w:rPr>
        <w:t>pet</w:t>
      </w:r>
      <w:r>
        <w:t xml:space="preserve"> de seu interesse. Por fim, a Figura 3 (d) traz a tela de detalhe de um </w:t>
      </w:r>
      <w:r>
        <w:rPr>
          <w:i/>
          <w:iCs/>
        </w:rPr>
        <w:t>pet</w:t>
      </w:r>
      <w:r>
        <w:t xml:space="preserve">, que é acessada ao selecionar um animal na tela de listagem de </w:t>
      </w:r>
      <w:r>
        <w:rPr>
          <w:i/>
          <w:iCs/>
        </w:rPr>
        <w:t>pets</w:t>
      </w:r>
      <w:r>
        <w:t xml:space="preserve">. Na tela de detalhe do </w:t>
      </w:r>
      <w:commentRangeStart w:id="114"/>
      <w:r>
        <w:rPr>
          <w:i/>
          <w:iCs/>
        </w:rPr>
        <w:t>pet</w:t>
      </w:r>
      <w:r>
        <w:t xml:space="preserve">, há </w:t>
      </w:r>
      <w:commentRangeEnd w:id="114"/>
      <w:r>
        <w:rPr>
          <w:rStyle w:val="Refdecomentrio"/>
        </w:rPr>
        <w:commentReference w:id="114"/>
      </w:r>
      <w:r>
        <w:t>a opção de adotar o animal, que se optar por realizar a adoção, o usuário é direcionado para entrar em contato com a instituição para prosseguir com a adoção.</w:t>
      </w:r>
    </w:p>
    <w:p w14:paraId="592D7814" w14:textId="77777777" w:rsidR="006231E4" w:rsidRDefault="006231E4" w:rsidP="00FB2B42">
      <w:pPr>
        <w:pStyle w:val="Ttulo1"/>
      </w:pPr>
      <w:r>
        <w:t>proposta</w:t>
      </w:r>
    </w:p>
    <w:p w14:paraId="40646C62" w14:textId="77777777" w:rsidR="006231E4" w:rsidRDefault="006231E4" w:rsidP="00451B94">
      <w:pPr>
        <w:pStyle w:val="TF-TEXTO"/>
      </w:pPr>
      <w:r>
        <w:t xml:space="preserve">Nesta seção serão descritas as justificativas para o desenvolvimento do trabalho proposto (subseção </w:t>
      </w:r>
      <w:r>
        <w:fldChar w:fldCharType="begin"/>
      </w:r>
      <w:r>
        <w:instrText xml:space="preserve"> REF _Ref82540190 \r \h </w:instrText>
      </w:r>
      <w:r>
        <w:fldChar w:fldCharType="separate"/>
      </w:r>
      <w:r>
        <w:t>3.1</w:t>
      </w:r>
      <w:r>
        <w:fldChar w:fldCharType="end"/>
      </w:r>
      <w:r>
        <w:t xml:space="preserve">), também serão descritos os Requisitos Funcionais (RF) e os Requisitos Não </w:t>
      </w:r>
      <w:r>
        <w:lastRenderedPageBreak/>
        <w:t xml:space="preserve">Funcionais (RNF) (subseção </w:t>
      </w:r>
      <w:r>
        <w:fldChar w:fldCharType="begin"/>
      </w:r>
      <w:r>
        <w:instrText xml:space="preserve"> REF _Ref82540202 \r \h </w:instrText>
      </w:r>
      <w:r>
        <w:fldChar w:fldCharType="separate"/>
      </w:r>
      <w:r>
        <w:t>3.2</w:t>
      </w:r>
      <w:r>
        <w:fldChar w:fldCharType="end"/>
      </w:r>
      <w:r>
        <w:t xml:space="preserve">), e para finalizar será descrito a metodologias e planejamento do cronograma para o desenvolvimento do trabalho aqui proposto (subseção </w:t>
      </w:r>
      <w:r>
        <w:fldChar w:fldCharType="begin"/>
      </w:r>
      <w:r>
        <w:instrText xml:space="preserve"> REF _Ref82540217 \r \h </w:instrText>
      </w:r>
      <w:r>
        <w:fldChar w:fldCharType="separate"/>
      </w:r>
      <w:r>
        <w:t>3.3</w:t>
      </w:r>
      <w:r>
        <w:fldChar w:fldCharType="end"/>
      </w:r>
      <w:r>
        <w:t>).</w:t>
      </w:r>
    </w:p>
    <w:p w14:paraId="679ED2A0" w14:textId="77777777" w:rsidR="006231E4" w:rsidRDefault="006231E4" w:rsidP="00451B94">
      <w:pPr>
        <w:pStyle w:val="Ttulo2"/>
        <w:spacing w:after="120" w:line="240" w:lineRule="auto"/>
      </w:pPr>
      <w:r>
        <w:t>JUSTIFICATIVA</w:t>
      </w:r>
    </w:p>
    <w:p w14:paraId="53033AF6" w14:textId="77777777" w:rsidR="006231E4" w:rsidRPr="005941C9" w:rsidRDefault="006231E4" w:rsidP="00D3027C">
      <w:pPr>
        <w:pStyle w:val="TF-TEXTO"/>
      </w:pPr>
      <w:r>
        <w:t xml:space="preserve">Nas seções </w:t>
      </w:r>
      <w:r>
        <w:fldChar w:fldCharType="begin"/>
      </w:r>
      <w:r>
        <w:instrText xml:space="preserve"> REF _Ref84236747 \r \h </w:instrText>
      </w:r>
      <w:r>
        <w:fldChar w:fldCharType="separate"/>
      </w:r>
      <w:r>
        <w:t>1</w:t>
      </w:r>
      <w:r>
        <w:fldChar w:fldCharType="end"/>
      </w:r>
      <w:r>
        <w:t xml:space="preserve"> e </w:t>
      </w:r>
      <w:r>
        <w:fldChar w:fldCharType="begin"/>
      </w:r>
      <w:r>
        <w:instrText xml:space="preserve"> REF _Ref82540231 \r \h </w:instrText>
      </w:r>
      <w:r>
        <w:fldChar w:fldCharType="separate"/>
      </w:r>
      <w:r>
        <w:t>2</w:t>
      </w:r>
      <w:r>
        <w:fldChar w:fldCharType="end"/>
      </w:r>
      <w:r>
        <w:t xml:space="preserve"> foram evidenciados a relevância do trabalho proposto. Além disso, é notório o aumento no número de pessoas e instituições recorrendo as redes sociais para anunciar </w:t>
      </w:r>
      <w:r>
        <w:rPr>
          <w:i/>
          <w:iCs/>
        </w:rPr>
        <w:t>pets</w:t>
      </w:r>
      <w:r>
        <w:t xml:space="preserve"> abandonados/perdidos, na esperança de atingir o máximo de pessoas e incentivar a </w:t>
      </w:r>
      <w:proofErr w:type="spellStart"/>
      <w:r w:rsidRPr="00083CA6">
        <w:t>solidarização</w:t>
      </w:r>
      <w:proofErr w:type="spellEnd"/>
      <w:r>
        <w:t xml:space="preserve">, seja para ajudar na busca ou na adoção do </w:t>
      </w:r>
      <w:r>
        <w:rPr>
          <w:i/>
          <w:iCs/>
        </w:rPr>
        <w:t>pet</w:t>
      </w:r>
      <w:r>
        <w:t xml:space="preserve">. Nesse contexto, Silva Filho (2017), Guimarães (2021) e Batista (2020) identificam a possibilidade de desenvolver uma solução que auxilie e centralize as informações de animais perdidos e abandonados. No </w:t>
      </w:r>
      <w:r>
        <w:fldChar w:fldCharType="begin"/>
      </w:r>
      <w:r>
        <w:instrText xml:space="preserve"> REF _Ref52025161 \h </w:instrText>
      </w:r>
      <w:r>
        <w:fldChar w:fldCharType="separate"/>
      </w:r>
      <w:r>
        <w:t xml:space="preserve">Quadro </w:t>
      </w:r>
      <w:r>
        <w:rPr>
          <w:noProof/>
        </w:rPr>
        <w:t>1</w:t>
      </w:r>
      <w:r>
        <w:fldChar w:fldCharType="end"/>
      </w:r>
      <w:r>
        <w:t xml:space="preserve"> é apresentado um comparativo entre os trabalhos correlatos descritos na seção </w:t>
      </w:r>
      <w:r>
        <w:fldChar w:fldCharType="begin"/>
      </w:r>
      <w:r>
        <w:instrText xml:space="preserve"> REF _Ref82540231 \r \h </w:instrText>
      </w:r>
      <w:r>
        <w:fldChar w:fldCharType="separate"/>
      </w:r>
      <w:r>
        <w:t>2</w:t>
      </w:r>
      <w:r>
        <w:fldChar w:fldCharType="end"/>
      </w:r>
      <w:r>
        <w:t>, de modo que as linhas representam as características e as colunas os trabalhos relacionados.</w:t>
      </w:r>
    </w:p>
    <w:p w14:paraId="3DF9CC5B" w14:textId="77777777" w:rsidR="006231E4" w:rsidRDefault="006231E4" w:rsidP="00B36E4A">
      <w:pPr>
        <w:pStyle w:val="TF-LEGENDA"/>
      </w:pPr>
      <w:r>
        <w:t xml:space="preserve">Quadro </w:t>
      </w:r>
      <w:r w:rsidR="001F5E16">
        <w:fldChar w:fldCharType="begin"/>
      </w:r>
      <w:r w:rsidR="001F5E16">
        <w:instrText xml:space="preserve"> SEQ Quadro \* ARABIC </w:instrText>
      </w:r>
      <w:r w:rsidR="001F5E16">
        <w:fldChar w:fldCharType="separate"/>
      </w:r>
      <w:r>
        <w:rPr>
          <w:noProof/>
        </w:rPr>
        <w:t>1</w:t>
      </w:r>
      <w:r w:rsidR="001F5E16">
        <w:rPr>
          <w:noProof/>
        </w:rPr>
        <w:fldChar w:fldCharType="end"/>
      </w:r>
      <w:r>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1274"/>
        <w:gridCol w:w="1842"/>
        <w:gridCol w:w="1555"/>
      </w:tblGrid>
      <w:tr w:rsidR="006231E4" w14:paraId="0791BA45" w14:textId="77777777" w:rsidTr="009964B7">
        <w:trPr>
          <w:trHeight w:val="424"/>
          <w:jc w:val="center"/>
        </w:trPr>
        <w:tc>
          <w:tcPr>
            <w:tcW w:w="4393" w:type="dxa"/>
            <w:tcBorders>
              <w:tl2br w:val="single" w:sz="4" w:space="0" w:color="auto"/>
            </w:tcBorders>
            <w:shd w:val="clear" w:color="auto" w:fill="A6A6A6"/>
            <w:vAlign w:val="center"/>
          </w:tcPr>
          <w:p w14:paraId="3321827F" w14:textId="77777777" w:rsidR="006231E4" w:rsidRPr="009964B7" w:rsidRDefault="006231E4" w:rsidP="000109FE">
            <w:pPr>
              <w:pStyle w:val="TF-TEXTOQUADRO"/>
              <w:jc w:val="right"/>
              <w:rPr>
                <w:b/>
                <w:bCs/>
                <w:sz w:val="20"/>
              </w:rPr>
            </w:pPr>
            <w:r w:rsidRPr="009964B7">
              <w:rPr>
                <w:b/>
                <w:bCs/>
                <w:sz w:val="20"/>
              </w:rPr>
              <w:t>Trabalhos Correlatos</w:t>
            </w:r>
          </w:p>
          <w:p w14:paraId="279807E6" w14:textId="77777777" w:rsidR="006231E4" w:rsidRPr="009964B7" w:rsidRDefault="006231E4" w:rsidP="009964B7">
            <w:pPr>
              <w:pStyle w:val="TF-TEXTOQUADRO"/>
              <w:rPr>
                <w:b/>
                <w:bCs/>
                <w:sz w:val="20"/>
              </w:rPr>
            </w:pPr>
            <w:r w:rsidRPr="009964B7">
              <w:rPr>
                <w:b/>
                <w:bCs/>
                <w:sz w:val="20"/>
              </w:rPr>
              <w:t>Características</w:t>
            </w:r>
          </w:p>
        </w:tc>
        <w:tc>
          <w:tcPr>
            <w:tcW w:w="1275" w:type="dxa"/>
            <w:shd w:val="clear" w:color="auto" w:fill="A6A6A6"/>
            <w:vAlign w:val="center"/>
          </w:tcPr>
          <w:p w14:paraId="0E73BA28" w14:textId="77777777" w:rsidR="006231E4" w:rsidRDefault="006231E4" w:rsidP="000109FE">
            <w:pPr>
              <w:pStyle w:val="TF-TEXTOQUADRO"/>
              <w:jc w:val="center"/>
              <w:rPr>
                <w:b/>
                <w:bCs/>
                <w:sz w:val="20"/>
              </w:rPr>
            </w:pPr>
            <w:r w:rsidRPr="009964B7">
              <w:rPr>
                <w:b/>
                <w:bCs/>
                <w:sz w:val="20"/>
              </w:rPr>
              <w:t>Silva Filho</w:t>
            </w:r>
          </w:p>
          <w:p w14:paraId="08B93B78" w14:textId="77777777" w:rsidR="006231E4" w:rsidRPr="009964B7" w:rsidRDefault="006231E4" w:rsidP="000109FE">
            <w:pPr>
              <w:pStyle w:val="TF-TEXTOQUADRO"/>
              <w:jc w:val="center"/>
              <w:rPr>
                <w:b/>
                <w:bCs/>
                <w:sz w:val="20"/>
              </w:rPr>
            </w:pPr>
            <w:r w:rsidRPr="009964B7">
              <w:rPr>
                <w:b/>
                <w:bCs/>
                <w:sz w:val="20"/>
              </w:rPr>
              <w:t>(2017)</w:t>
            </w:r>
          </w:p>
        </w:tc>
        <w:tc>
          <w:tcPr>
            <w:tcW w:w="1843" w:type="dxa"/>
            <w:shd w:val="clear" w:color="auto" w:fill="A6A6A6"/>
            <w:vAlign w:val="center"/>
          </w:tcPr>
          <w:p w14:paraId="452B2124" w14:textId="77777777" w:rsidR="006231E4" w:rsidRPr="009964B7" w:rsidRDefault="006231E4" w:rsidP="000109FE">
            <w:pPr>
              <w:pStyle w:val="TF-TEXTOQUADRO"/>
              <w:jc w:val="center"/>
              <w:rPr>
                <w:b/>
                <w:bCs/>
                <w:sz w:val="20"/>
              </w:rPr>
            </w:pPr>
            <w:proofErr w:type="spellStart"/>
            <w:r w:rsidRPr="009964B7">
              <w:rPr>
                <w:b/>
                <w:bCs/>
                <w:sz w:val="20"/>
              </w:rPr>
              <w:t>AdoçãoPet</w:t>
            </w:r>
            <w:proofErr w:type="spellEnd"/>
            <w:r w:rsidRPr="009964B7">
              <w:rPr>
                <w:b/>
                <w:bCs/>
                <w:sz w:val="20"/>
              </w:rPr>
              <w:t xml:space="preserve"> CG</w:t>
            </w:r>
          </w:p>
          <w:p w14:paraId="22A344E9" w14:textId="77777777" w:rsidR="006231E4" w:rsidRPr="009964B7" w:rsidRDefault="006231E4" w:rsidP="000109FE">
            <w:pPr>
              <w:pStyle w:val="TF-TEXTOQUADRO"/>
              <w:jc w:val="center"/>
              <w:rPr>
                <w:b/>
                <w:bCs/>
                <w:sz w:val="20"/>
              </w:rPr>
            </w:pPr>
            <w:r w:rsidRPr="009964B7">
              <w:rPr>
                <w:b/>
                <w:bCs/>
                <w:sz w:val="20"/>
              </w:rPr>
              <w:t>Guimarães (2021)</w:t>
            </w:r>
          </w:p>
        </w:tc>
        <w:tc>
          <w:tcPr>
            <w:tcW w:w="1556" w:type="dxa"/>
            <w:shd w:val="clear" w:color="auto" w:fill="A6A6A6"/>
            <w:vAlign w:val="center"/>
          </w:tcPr>
          <w:p w14:paraId="6C976885" w14:textId="77777777" w:rsidR="006231E4" w:rsidRPr="009964B7" w:rsidRDefault="006231E4" w:rsidP="000109FE">
            <w:pPr>
              <w:pStyle w:val="TF-TEXTOQUADRO"/>
              <w:jc w:val="center"/>
              <w:rPr>
                <w:b/>
                <w:bCs/>
                <w:sz w:val="20"/>
              </w:rPr>
            </w:pPr>
            <w:r w:rsidRPr="009964B7">
              <w:rPr>
                <w:b/>
                <w:bCs/>
                <w:sz w:val="20"/>
              </w:rPr>
              <w:t xml:space="preserve">Pets </w:t>
            </w:r>
            <w:proofErr w:type="spellStart"/>
            <w:r w:rsidRPr="009964B7">
              <w:rPr>
                <w:b/>
                <w:bCs/>
                <w:sz w:val="20"/>
              </w:rPr>
              <w:t>Adoptions</w:t>
            </w:r>
            <w:proofErr w:type="spellEnd"/>
            <w:r w:rsidRPr="009964B7">
              <w:rPr>
                <w:b/>
                <w:bCs/>
                <w:sz w:val="20"/>
              </w:rPr>
              <w:t xml:space="preserve"> Batista (2020)</w:t>
            </w:r>
          </w:p>
        </w:tc>
      </w:tr>
      <w:tr w:rsidR="006231E4" w14:paraId="5F4B82D3" w14:textId="77777777" w:rsidTr="009964B7">
        <w:trPr>
          <w:jc w:val="center"/>
        </w:trPr>
        <w:tc>
          <w:tcPr>
            <w:tcW w:w="4393" w:type="dxa"/>
            <w:shd w:val="clear" w:color="auto" w:fill="auto"/>
            <w:vAlign w:val="center"/>
          </w:tcPr>
          <w:p w14:paraId="7CA39798" w14:textId="77777777" w:rsidR="006231E4" w:rsidRPr="009964B7" w:rsidRDefault="006231E4" w:rsidP="000109FE">
            <w:pPr>
              <w:pStyle w:val="TF-TEXTOQUADRO"/>
              <w:rPr>
                <w:sz w:val="20"/>
              </w:rPr>
            </w:pPr>
            <w:r w:rsidRPr="009964B7">
              <w:rPr>
                <w:sz w:val="20"/>
              </w:rPr>
              <w:t xml:space="preserve">Adicionar o </w:t>
            </w:r>
            <w:r w:rsidRPr="009964B7">
              <w:rPr>
                <w:i/>
                <w:iCs/>
                <w:sz w:val="20"/>
              </w:rPr>
              <w:t>pet</w:t>
            </w:r>
          </w:p>
        </w:tc>
        <w:tc>
          <w:tcPr>
            <w:tcW w:w="1275" w:type="dxa"/>
            <w:shd w:val="clear" w:color="auto" w:fill="auto"/>
            <w:vAlign w:val="center"/>
          </w:tcPr>
          <w:p w14:paraId="2AFB9AB4"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116AC83B"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489034EF" w14:textId="77777777" w:rsidR="006231E4" w:rsidRPr="009964B7" w:rsidRDefault="006231E4" w:rsidP="000109FE">
            <w:pPr>
              <w:pStyle w:val="TF-TEXTOQUADRO"/>
              <w:jc w:val="center"/>
              <w:rPr>
                <w:sz w:val="20"/>
              </w:rPr>
            </w:pPr>
            <w:r w:rsidRPr="009964B7">
              <w:rPr>
                <w:color w:val="FF0000"/>
                <w:sz w:val="20"/>
              </w:rPr>
              <w:t>X</w:t>
            </w:r>
          </w:p>
        </w:tc>
      </w:tr>
      <w:tr w:rsidR="006231E4" w14:paraId="73C8FF0F" w14:textId="77777777" w:rsidTr="009964B7">
        <w:trPr>
          <w:jc w:val="center"/>
        </w:trPr>
        <w:tc>
          <w:tcPr>
            <w:tcW w:w="4393" w:type="dxa"/>
            <w:shd w:val="clear" w:color="auto" w:fill="auto"/>
            <w:vAlign w:val="center"/>
          </w:tcPr>
          <w:p w14:paraId="6EE6B5DC" w14:textId="77777777" w:rsidR="006231E4" w:rsidRPr="009964B7" w:rsidRDefault="006231E4" w:rsidP="000109FE">
            <w:pPr>
              <w:pStyle w:val="TF-TEXTOQUADRO"/>
              <w:rPr>
                <w:sz w:val="20"/>
              </w:rPr>
            </w:pPr>
            <w:r w:rsidRPr="009964B7">
              <w:rPr>
                <w:sz w:val="20"/>
              </w:rPr>
              <w:t xml:space="preserve">Visualizar informações do </w:t>
            </w:r>
            <w:r w:rsidRPr="009964B7">
              <w:rPr>
                <w:i/>
                <w:iCs/>
                <w:sz w:val="20"/>
              </w:rPr>
              <w:t>pet</w:t>
            </w:r>
          </w:p>
        </w:tc>
        <w:tc>
          <w:tcPr>
            <w:tcW w:w="1275" w:type="dxa"/>
            <w:shd w:val="clear" w:color="auto" w:fill="auto"/>
            <w:vAlign w:val="center"/>
          </w:tcPr>
          <w:p w14:paraId="23DBB7A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3F2054F5"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5668210E"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0112B6BC" w14:textId="77777777" w:rsidTr="009964B7">
        <w:trPr>
          <w:jc w:val="center"/>
        </w:trPr>
        <w:tc>
          <w:tcPr>
            <w:tcW w:w="4393" w:type="dxa"/>
            <w:shd w:val="clear" w:color="auto" w:fill="auto"/>
            <w:vAlign w:val="center"/>
          </w:tcPr>
          <w:p w14:paraId="00EDCEA6" w14:textId="77777777" w:rsidR="006231E4" w:rsidRPr="009964B7" w:rsidRDefault="006231E4" w:rsidP="000109FE">
            <w:pPr>
              <w:pStyle w:val="TF-TEXTOQUADRO"/>
              <w:rPr>
                <w:sz w:val="20"/>
              </w:rPr>
            </w:pPr>
            <w:r w:rsidRPr="009964B7">
              <w:rPr>
                <w:sz w:val="20"/>
              </w:rPr>
              <w:t xml:space="preserve">Selecionar o </w:t>
            </w:r>
            <w:r w:rsidRPr="009964B7">
              <w:rPr>
                <w:i/>
                <w:iCs/>
                <w:sz w:val="20"/>
              </w:rPr>
              <w:t>pet</w:t>
            </w:r>
          </w:p>
        </w:tc>
        <w:tc>
          <w:tcPr>
            <w:tcW w:w="1275" w:type="dxa"/>
            <w:shd w:val="clear" w:color="auto" w:fill="auto"/>
            <w:vAlign w:val="center"/>
          </w:tcPr>
          <w:p w14:paraId="3E1D74DF"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0B195C31"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66F2862F"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5B86E60F" w14:textId="77777777" w:rsidTr="009964B7">
        <w:trPr>
          <w:jc w:val="center"/>
        </w:trPr>
        <w:tc>
          <w:tcPr>
            <w:tcW w:w="4393" w:type="dxa"/>
            <w:shd w:val="clear" w:color="auto" w:fill="auto"/>
            <w:vAlign w:val="center"/>
          </w:tcPr>
          <w:p w14:paraId="45F8EEDD" w14:textId="77777777" w:rsidR="006231E4" w:rsidRPr="009964B7" w:rsidRDefault="006231E4" w:rsidP="000109FE">
            <w:pPr>
              <w:pStyle w:val="TF-TEXTOQUADRO"/>
              <w:rPr>
                <w:sz w:val="20"/>
              </w:rPr>
            </w:pPr>
            <w:r w:rsidRPr="009964B7">
              <w:rPr>
                <w:sz w:val="20"/>
              </w:rPr>
              <w:t xml:space="preserve">Entrar em contato com a instituição/pessoa responsável pelo </w:t>
            </w:r>
            <w:r w:rsidRPr="009964B7">
              <w:rPr>
                <w:i/>
                <w:iCs/>
                <w:sz w:val="20"/>
              </w:rPr>
              <w:t>pet</w:t>
            </w:r>
          </w:p>
        </w:tc>
        <w:tc>
          <w:tcPr>
            <w:tcW w:w="1275" w:type="dxa"/>
            <w:shd w:val="clear" w:color="auto" w:fill="auto"/>
            <w:vAlign w:val="center"/>
          </w:tcPr>
          <w:p w14:paraId="79F06056"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15ACB68F"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1DE45468"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78F8F549" w14:textId="77777777" w:rsidTr="009964B7">
        <w:trPr>
          <w:jc w:val="center"/>
        </w:trPr>
        <w:tc>
          <w:tcPr>
            <w:tcW w:w="4393" w:type="dxa"/>
            <w:shd w:val="clear" w:color="auto" w:fill="auto"/>
            <w:vAlign w:val="center"/>
          </w:tcPr>
          <w:p w14:paraId="6134A3D7" w14:textId="77777777" w:rsidR="006231E4" w:rsidRPr="009964B7" w:rsidRDefault="006231E4" w:rsidP="000109FE">
            <w:pPr>
              <w:pStyle w:val="TF-TEXTOQUADRO"/>
              <w:rPr>
                <w:sz w:val="20"/>
              </w:rPr>
            </w:pPr>
            <w:r w:rsidRPr="009964B7">
              <w:rPr>
                <w:sz w:val="20"/>
              </w:rPr>
              <w:t>Visualizar no mapa as instituições/</w:t>
            </w:r>
            <w:r w:rsidRPr="009964B7">
              <w:rPr>
                <w:i/>
                <w:iCs/>
                <w:sz w:val="20"/>
              </w:rPr>
              <w:t>pets</w:t>
            </w:r>
            <w:r w:rsidRPr="009964B7">
              <w:rPr>
                <w:sz w:val="20"/>
              </w:rPr>
              <w:t xml:space="preserve"> próximos</w:t>
            </w:r>
          </w:p>
        </w:tc>
        <w:tc>
          <w:tcPr>
            <w:tcW w:w="1275" w:type="dxa"/>
            <w:shd w:val="clear" w:color="auto" w:fill="auto"/>
            <w:vAlign w:val="center"/>
          </w:tcPr>
          <w:p w14:paraId="3B7E5981" w14:textId="77777777" w:rsidR="006231E4" w:rsidRPr="009964B7" w:rsidRDefault="006231E4" w:rsidP="000109FE">
            <w:pPr>
              <w:pStyle w:val="TF-TEXTOQUADRO"/>
              <w:jc w:val="center"/>
              <w:rPr>
                <w:sz w:val="20"/>
              </w:rPr>
            </w:pPr>
            <w:r w:rsidRPr="009964B7">
              <w:rPr>
                <w:color w:val="FF0000"/>
                <w:sz w:val="20"/>
              </w:rPr>
              <w:t>X</w:t>
            </w:r>
          </w:p>
        </w:tc>
        <w:tc>
          <w:tcPr>
            <w:tcW w:w="1843" w:type="dxa"/>
            <w:shd w:val="clear" w:color="auto" w:fill="auto"/>
            <w:vAlign w:val="center"/>
          </w:tcPr>
          <w:p w14:paraId="793C8100"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212DE6B8" w14:textId="77777777" w:rsidR="006231E4" w:rsidRPr="009964B7" w:rsidRDefault="006231E4" w:rsidP="000109FE">
            <w:pPr>
              <w:pStyle w:val="TF-TEXTOQUADRO"/>
              <w:jc w:val="center"/>
              <w:rPr>
                <w:sz w:val="20"/>
              </w:rPr>
            </w:pPr>
            <w:r w:rsidRPr="009964B7">
              <w:rPr>
                <w:color w:val="FF0000"/>
                <w:sz w:val="20"/>
              </w:rPr>
              <w:t>X</w:t>
            </w:r>
          </w:p>
        </w:tc>
      </w:tr>
      <w:tr w:rsidR="006231E4" w14:paraId="332ED475" w14:textId="77777777" w:rsidTr="009964B7">
        <w:trPr>
          <w:jc w:val="center"/>
        </w:trPr>
        <w:tc>
          <w:tcPr>
            <w:tcW w:w="4393" w:type="dxa"/>
            <w:shd w:val="clear" w:color="auto" w:fill="auto"/>
            <w:vAlign w:val="center"/>
          </w:tcPr>
          <w:p w14:paraId="01E6E690" w14:textId="77777777" w:rsidR="006231E4" w:rsidRPr="009964B7" w:rsidRDefault="006231E4" w:rsidP="000109FE">
            <w:pPr>
              <w:pStyle w:val="TF-TEXTOQUADRO"/>
              <w:rPr>
                <w:sz w:val="20"/>
              </w:rPr>
            </w:pPr>
            <w:r w:rsidRPr="009964B7">
              <w:rPr>
                <w:sz w:val="20"/>
              </w:rPr>
              <w:t>Compartilhar as informações da instituição/</w:t>
            </w:r>
            <w:r w:rsidRPr="009964B7">
              <w:rPr>
                <w:i/>
                <w:iCs/>
                <w:sz w:val="20"/>
              </w:rPr>
              <w:t>pet</w:t>
            </w:r>
            <w:r w:rsidRPr="009964B7">
              <w:rPr>
                <w:sz w:val="20"/>
              </w:rPr>
              <w:t xml:space="preserve"> nas redes sociais</w:t>
            </w:r>
          </w:p>
        </w:tc>
        <w:tc>
          <w:tcPr>
            <w:tcW w:w="1275" w:type="dxa"/>
            <w:shd w:val="clear" w:color="auto" w:fill="auto"/>
            <w:vAlign w:val="center"/>
          </w:tcPr>
          <w:p w14:paraId="1227CB4D" w14:textId="77777777" w:rsidR="006231E4" w:rsidRPr="009964B7" w:rsidRDefault="006231E4" w:rsidP="000109FE">
            <w:pPr>
              <w:pStyle w:val="TF-TEXTOQUADRO"/>
              <w:jc w:val="center"/>
              <w:rPr>
                <w:sz w:val="20"/>
              </w:rPr>
            </w:pPr>
            <w:r w:rsidRPr="009964B7">
              <w:rPr>
                <w:color w:val="FF0000"/>
                <w:sz w:val="20"/>
              </w:rPr>
              <w:t>X</w:t>
            </w:r>
          </w:p>
        </w:tc>
        <w:tc>
          <w:tcPr>
            <w:tcW w:w="1843" w:type="dxa"/>
            <w:shd w:val="clear" w:color="auto" w:fill="auto"/>
            <w:vAlign w:val="center"/>
          </w:tcPr>
          <w:p w14:paraId="1BAF0A2A" w14:textId="77777777" w:rsidR="006231E4" w:rsidRPr="009964B7" w:rsidRDefault="006231E4" w:rsidP="000109FE">
            <w:pPr>
              <w:pStyle w:val="TF-TEXTOQUADRO"/>
              <w:jc w:val="center"/>
              <w:rPr>
                <w:sz w:val="20"/>
              </w:rPr>
            </w:pPr>
            <w:r w:rsidRPr="009964B7">
              <w:rPr>
                <w:color w:val="FF0000"/>
                <w:sz w:val="20"/>
              </w:rPr>
              <w:t>X</w:t>
            </w:r>
          </w:p>
        </w:tc>
        <w:tc>
          <w:tcPr>
            <w:tcW w:w="1556" w:type="dxa"/>
            <w:shd w:val="clear" w:color="auto" w:fill="auto"/>
            <w:vAlign w:val="center"/>
          </w:tcPr>
          <w:p w14:paraId="2525B8CA"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r>
      <w:tr w:rsidR="006231E4" w14:paraId="05C96C44" w14:textId="77777777" w:rsidTr="009964B7">
        <w:trPr>
          <w:jc w:val="center"/>
        </w:trPr>
        <w:tc>
          <w:tcPr>
            <w:tcW w:w="4393" w:type="dxa"/>
            <w:shd w:val="clear" w:color="auto" w:fill="auto"/>
            <w:vAlign w:val="center"/>
          </w:tcPr>
          <w:p w14:paraId="26995363" w14:textId="77777777" w:rsidR="006231E4" w:rsidRPr="009964B7" w:rsidRDefault="006231E4" w:rsidP="000109FE">
            <w:pPr>
              <w:pStyle w:val="TF-TEXTOQUADRO"/>
              <w:rPr>
                <w:sz w:val="20"/>
              </w:rPr>
            </w:pPr>
            <w:r w:rsidRPr="009964B7">
              <w:rPr>
                <w:sz w:val="20"/>
              </w:rPr>
              <w:t>Notificação aos usuários</w:t>
            </w:r>
          </w:p>
        </w:tc>
        <w:tc>
          <w:tcPr>
            <w:tcW w:w="1275" w:type="dxa"/>
            <w:shd w:val="clear" w:color="auto" w:fill="auto"/>
            <w:vAlign w:val="center"/>
          </w:tcPr>
          <w:p w14:paraId="6320D05C"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843" w:type="dxa"/>
            <w:shd w:val="clear" w:color="auto" w:fill="auto"/>
            <w:vAlign w:val="center"/>
          </w:tcPr>
          <w:p w14:paraId="7CE639A0" w14:textId="77777777" w:rsidR="006231E4" w:rsidRPr="009964B7" w:rsidRDefault="006231E4" w:rsidP="000109FE">
            <w:pPr>
              <w:pStyle w:val="TF-TEXTOQUADRO"/>
              <w:jc w:val="center"/>
              <w:rPr>
                <w:sz w:val="20"/>
              </w:rPr>
            </w:pPr>
            <w:r w:rsidRPr="009964B7">
              <w:rPr>
                <w:rFonts w:ascii="Segoe UI Symbol" w:hAnsi="Segoe UI Symbol" w:cs="Segoe UI Symbol"/>
                <w:color w:val="00B050"/>
                <w:sz w:val="20"/>
              </w:rPr>
              <w:t>✓</w:t>
            </w:r>
          </w:p>
        </w:tc>
        <w:tc>
          <w:tcPr>
            <w:tcW w:w="1556" w:type="dxa"/>
            <w:shd w:val="clear" w:color="auto" w:fill="auto"/>
            <w:vAlign w:val="center"/>
          </w:tcPr>
          <w:p w14:paraId="273DB805" w14:textId="77777777" w:rsidR="006231E4" w:rsidRPr="009964B7" w:rsidRDefault="006231E4" w:rsidP="000109FE">
            <w:pPr>
              <w:pStyle w:val="TF-TEXTOQUADRO"/>
              <w:jc w:val="center"/>
              <w:rPr>
                <w:sz w:val="20"/>
              </w:rPr>
            </w:pPr>
            <w:r w:rsidRPr="009964B7">
              <w:rPr>
                <w:color w:val="FF0000"/>
                <w:sz w:val="20"/>
              </w:rPr>
              <w:t>X</w:t>
            </w:r>
          </w:p>
        </w:tc>
      </w:tr>
    </w:tbl>
    <w:p w14:paraId="1B4B1504" w14:textId="77777777" w:rsidR="006231E4" w:rsidRDefault="006231E4" w:rsidP="006C4269">
      <w:pPr>
        <w:pStyle w:val="TF-FONTE"/>
      </w:pPr>
      <w:r>
        <w:t>Fonte: elaborado pelo autor.</w:t>
      </w:r>
    </w:p>
    <w:p w14:paraId="2A7209A7" w14:textId="77777777" w:rsidR="006231E4" w:rsidRDefault="006231E4" w:rsidP="006C4269">
      <w:pPr>
        <w:pStyle w:val="TF-TEXTO"/>
      </w:pPr>
      <w:r>
        <w:t xml:space="preserve">Analisando o </w:t>
      </w:r>
      <w:r>
        <w:fldChar w:fldCharType="begin"/>
      </w:r>
      <w:r>
        <w:instrText xml:space="preserve"> REF _Ref82540253 \h </w:instrText>
      </w:r>
      <w:r>
        <w:fldChar w:fldCharType="separate"/>
      </w:r>
      <w:r>
        <w:t xml:space="preserve">Quadro </w:t>
      </w:r>
      <w:r>
        <w:rPr>
          <w:noProof/>
        </w:rPr>
        <w:t>1</w:t>
      </w:r>
      <w:r>
        <w:fldChar w:fldCharType="end"/>
      </w:r>
      <w:r>
        <w:t xml:space="preserve"> é possível identificar que o trabalho de Silva Filho (2017), </w:t>
      </w:r>
      <w:proofErr w:type="spellStart"/>
      <w:r>
        <w:t>AdoçãoPet</w:t>
      </w:r>
      <w:proofErr w:type="spellEnd"/>
      <w:r>
        <w:t xml:space="preserve"> CG de Guimarães (2021) e o Pets </w:t>
      </w:r>
      <w:proofErr w:type="spellStart"/>
      <w:r>
        <w:t>Adoptions</w:t>
      </w:r>
      <w:proofErr w:type="spellEnd"/>
      <w:r>
        <w:t xml:space="preserve"> de Batista (2020) possuem características semelhantes, permitindo que os usuários possam selecionar um </w:t>
      </w:r>
      <w:r>
        <w:rPr>
          <w:i/>
          <w:iCs/>
        </w:rPr>
        <w:t>pet</w:t>
      </w:r>
      <w:r>
        <w:t xml:space="preserve"> que deseje adotar. A visualização das informações do </w:t>
      </w:r>
      <w:r>
        <w:rPr>
          <w:i/>
          <w:iCs/>
        </w:rPr>
        <w:t>pet</w:t>
      </w:r>
      <w:r>
        <w:t xml:space="preserve">, característica comum nos trabalhos relatados, complementa a característica de selecionar o </w:t>
      </w:r>
      <w:r>
        <w:rPr>
          <w:i/>
          <w:iCs/>
        </w:rPr>
        <w:t>pet</w:t>
      </w:r>
      <w:r>
        <w:t xml:space="preserve"> desejado pelo usuário podendo visualizar as informações relevantes para adoção. A partir da visualização das informações, o usuário poderá entrar em contato com a instituição/pessoa responsável pelo </w:t>
      </w:r>
      <w:r>
        <w:rPr>
          <w:i/>
          <w:iCs/>
        </w:rPr>
        <w:t>pet</w:t>
      </w:r>
      <w:r>
        <w:t>, característica apresentada nos três trabalhos relatados.</w:t>
      </w:r>
    </w:p>
    <w:p w14:paraId="73E92548" w14:textId="77777777" w:rsidR="006231E4" w:rsidRDefault="006231E4" w:rsidP="003F2A42">
      <w:pPr>
        <w:pStyle w:val="TF-TEXTO"/>
      </w:pPr>
      <w:r>
        <w:t xml:space="preserve">A </w:t>
      </w:r>
      <w:proofErr w:type="spellStart"/>
      <w:r>
        <w:t>AdoçãoPet</w:t>
      </w:r>
      <w:proofErr w:type="spellEnd"/>
      <w:r>
        <w:t xml:space="preserve"> CG (GUIMARÃES, 2021) se destaca também por apresentar a característica de utilizar o mapa para visualizar as instituições nas redondezas. Essa </w:t>
      </w:r>
      <w:r w:rsidRPr="000575CA">
        <w:t>característica</w:t>
      </w:r>
      <w:r>
        <w:t xml:space="preserve"> tem por objetivo facilitar ao usuário a busca de abrigos de animais próximos utilizando </w:t>
      </w:r>
      <w:commentRangeStart w:id="115"/>
      <w:r>
        <w:t xml:space="preserve">usa </w:t>
      </w:r>
      <w:commentRangeEnd w:id="115"/>
      <w:r>
        <w:rPr>
          <w:rStyle w:val="Refdecomentrio"/>
        </w:rPr>
        <w:commentReference w:id="115"/>
      </w:r>
      <w:proofErr w:type="spellStart"/>
      <w:r>
        <w:t>geolocalização</w:t>
      </w:r>
      <w:proofErr w:type="spellEnd"/>
      <w:r>
        <w:t>, sem necessidade de saber dos nomes ou local dos abrigos. Já a característica de compartilhar as informações da instituição/</w:t>
      </w:r>
      <w:r>
        <w:rPr>
          <w:i/>
          <w:iCs/>
        </w:rPr>
        <w:t>pet</w:t>
      </w:r>
      <w:r>
        <w:t xml:space="preserve"> nas redes sociais é somente apresentada no Pets </w:t>
      </w:r>
      <w:proofErr w:type="spellStart"/>
      <w:r>
        <w:t>Adoptions</w:t>
      </w:r>
      <w:proofErr w:type="spellEnd"/>
      <w:r>
        <w:t xml:space="preserve"> (BATISTA, 2020). Essa característica fornece a integração com </w:t>
      </w:r>
      <w:r>
        <w:lastRenderedPageBreak/>
        <w:t>os aplicativos mais utilizados hoje em dia, as redes sociais, que vem com o propósito de expandir o alcance das informações da instituição/</w:t>
      </w:r>
      <w:r>
        <w:rPr>
          <w:i/>
          <w:iCs/>
        </w:rPr>
        <w:t>pet</w:t>
      </w:r>
      <w:r>
        <w:t xml:space="preserve"> para o maior número de pessoas.</w:t>
      </w:r>
    </w:p>
    <w:p w14:paraId="52481E49" w14:textId="77777777" w:rsidR="006231E4" w:rsidRDefault="006231E4" w:rsidP="003F2A42">
      <w:pPr>
        <w:pStyle w:val="TF-TEXTO"/>
      </w:pPr>
      <w:r>
        <w:t xml:space="preserve">Silva Filho (2017) e Guimarães (2021) possuem as características de adicionar um </w:t>
      </w:r>
      <w:r>
        <w:rPr>
          <w:i/>
          <w:iCs/>
        </w:rPr>
        <w:t xml:space="preserve">pet </w:t>
      </w:r>
      <w:r>
        <w:t xml:space="preserve">e a notificação para os usuários. A característica de adicionar um </w:t>
      </w:r>
      <w:r>
        <w:rPr>
          <w:i/>
          <w:iCs/>
        </w:rPr>
        <w:t>pet</w:t>
      </w:r>
      <w:r>
        <w:t xml:space="preserve"> ao sistema consiste em cadastrar um novo animal para poder ser adotado pelos usuários. A característica de notificação para os usuários funciona de maneira que quando é realizado uma operação no aplicativo os usuários serão notificados pelo </w:t>
      </w:r>
      <w:proofErr w:type="spellStart"/>
      <w:r>
        <w:t>App</w:t>
      </w:r>
      <w:proofErr w:type="spellEnd"/>
      <w:r>
        <w:t>.</w:t>
      </w:r>
    </w:p>
    <w:p w14:paraId="33BEBC59" w14:textId="77777777" w:rsidR="006231E4" w:rsidRDefault="006231E4" w:rsidP="003F2A42">
      <w:pPr>
        <w:pStyle w:val="TF-TEXTO"/>
      </w:pPr>
      <w:r>
        <w:t xml:space="preserve">A presente proposta apresenta paridade com todos os três trabalhos correlatos apresentados. O aplicativo proposto busca centralizar e ampliar a ajuda para a causa animal, facilitando a comunicação das instituições que cuidam de animais abandonados e os usuários que procuram adotar um </w:t>
      </w:r>
      <w:r>
        <w:rPr>
          <w:i/>
          <w:iCs/>
        </w:rPr>
        <w:t xml:space="preserve">pet. </w:t>
      </w:r>
      <w:r>
        <w:t xml:space="preserve">Além disso, permite de forma colaborativa que os usuários cadastrem animais desaparecidos ou encontrados, possibilitando as pessoas que estão com seus animais desaparecidos, que encontrem seus </w:t>
      </w:r>
      <w:r>
        <w:rPr>
          <w:i/>
          <w:iCs/>
        </w:rPr>
        <w:t>pets</w:t>
      </w:r>
      <w:r>
        <w:t xml:space="preserve"> o mais rápido possível.</w:t>
      </w:r>
    </w:p>
    <w:p w14:paraId="374C7667" w14:textId="77777777" w:rsidR="006231E4" w:rsidRPr="00866AA9" w:rsidRDefault="006231E4" w:rsidP="003F2A42">
      <w:pPr>
        <w:pStyle w:val="TF-TEXTO"/>
      </w:pPr>
      <w:r>
        <w:t xml:space="preserve">Com base nessas características, tal como apresentado no </w:t>
      </w:r>
      <w:r>
        <w:fldChar w:fldCharType="begin"/>
      </w:r>
      <w:r>
        <w:instrText xml:space="preserve"> REF _Ref52025161 \h </w:instrText>
      </w:r>
      <w:r>
        <w:fldChar w:fldCharType="separate"/>
      </w:r>
      <w:r>
        <w:t xml:space="preserve">Quadro </w:t>
      </w:r>
      <w:r>
        <w:rPr>
          <w:noProof/>
        </w:rPr>
        <w:t>1</w:t>
      </w:r>
      <w:r>
        <w:fldChar w:fldCharType="end"/>
      </w:r>
      <w:r>
        <w:t xml:space="preserve">, é perceptível que o trabalho possuí relevância para a sociedade. O aplicativo traz valor e contribuiu socialmente não apenas as instituições de causa animal, mas aos usuários com </w:t>
      </w:r>
      <w:r>
        <w:rPr>
          <w:i/>
          <w:iCs/>
        </w:rPr>
        <w:t>pets</w:t>
      </w:r>
      <w:r>
        <w:t xml:space="preserve"> desaparecidos, proporcionando para ambos, uma plataforma centralizada, com melhor comunicação e colaboração para a causa. A proposta ainda trará como contribuição acadêmica, o uso do </w:t>
      </w:r>
      <w:r>
        <w:rPr>
          <w:i/>
          <w:iCs/>
        </w:rPr>
        <w:t xml:space="preserve">Design </w:t>
      </w:r>
      <w:proofErr w:type="spellStart"/>
      <w:r>
        <w:rPr>
          <w:i/>
          <w:iCs/>
        </w:rPr>
        <w:t>Thinking</w:t>
      </w:r>
      <w:proofErr w:type="spellEnd"/>
      <w:r>
        <w:t xml:space="preserve"> na área da computação, do </w:t>
      </w:r>
      <w:r w:rsidRPr="000109FE">
        <w:t xml:space="preserve">Método </w:t>
      </w:r>
      <w:proofErr w:type="spellStart"/>
      <w:r w:rsidRPr="000109FE">
        <w:t>Relationship</w:t>
      </w:r>
      <w:proofErr w:type="spellEnd"/>
      <w:r w:rsidRPr="000109FE">
        <w:t xml:space="preserve"> </w:t>
      </w:r>
      <w:proofErr w:type="spellStart"/>
      <w:r w:rsidRPr="000109FE">
        <w:t>of</w:t>
      </w:r>
      <w:proofErr w:type="spellEnd"/>
      <w:r w:rsidRPr="000109FE">
        <w:t xml:space="preserve"> M3C </w:t>
      </w:r>
      <w:proofErr w:type="spellStart"/>
      <w:r w:rsidRPr="000109FE">
        <w:t>with</w:t>
      </w:r>
      <w:proofErr w:type="spellEnd"/>
      <w:r w:rsidRPr="000109FE">
        <w:t xml:space="preserve"> </w:t>
      </w:r>
      <w:proofErr w:type="spellStart"/>
      <w:r w:rsidRPr="000109FE">
        <w:t>User</w:t>
      </w:r>
      <w:proofErr w:type="spellEnd"/>
      <w:r w:rsidRPr="000109FE">
        <w:t xml:space="preserve"> </w:t>
      </w:r>
      <w:proofErr w:type="spellStart"/>
      <w:r w:rsidRPr="000109FE">
        <w:t>Requirements</w:t>
      </w:r>
      <w:proofErr w:type="spellEnd"/>
      <w:r w:rsidRPr="000109FE">
        <w:t xml:space="preserve"> </w:t>
      </w:r>
      <w:proofErr w:type="spellStart"/>
      <w:r w:rsidRPr="000109FE">
        <w:t>and</w:t>
      </w:r>
      <w:proofErr w:type="spellEnd"/>
      <w:r w:rsidRPr="000109FE">
        <w:t xml:space="preserve"> </w:t>
      </w:r>
      <w:proofErr w:type="spellStart"/>
      <w:r w:rsidRPr="000109FE">
        <w:t>Usability</w:t>
      </w:r>
      <w:proofErr w:type="spellEnd"/>
      <w:r w:rsidRPr="000109FE">
        <w:t xml:space="preserve"> </w:t>
      </w:r>
      <w:proofErr w:type="spellStart"/>
      <w:r w:rsidRPr="000109FE">
        <w:t>and</w:t>
      </w:r>
      <w:proofErr w:type="spellEnd"/>
      <w:r w:rsidRPr="000109FE">
        <w:t xml:space="preserve"> </w:t>
      </w:r>
      <w:proofErr w:type="spellStart"/>
      <w:r w:rsidRPr="000109FE">
        <w:t>Communicability</w:t>
      </w:r>
      <w:proofErr w:type="spellEnd"/>
      <w:r w:rsidRPr="000109FE">
        <w:t xml:space="preserve"> </w:t>
      </w:r>
      <w:proofErr w:type="spellStart"/>
      <w:r w:rsidRPr="000109FE">
        <w:t>Assessment</w:t>
      </w:r>
      <w:proofErr w:type="spellEnd"/>
      <w:r w:rsidRPr="000109FE">
        <w:t xml:space="preserve"> in </w:t>
      </w:r>
      <w:proofErr w:type="spellStart"/>
      <w:r w:rsidRPr="000109FE">
        <w:t>groupware</w:t>
      </w:r>
      <w:proofErr w:type="spellEnd"/>
      <w:r w:rsidRPr="000109FE">
        <w:t xml:space="preserve"> (</w:t>
      </w:r>
      <w:proofErr w:type="spellStart"/>
      <w:r w:rsidRPr="000109FE">
        <w:t>RURUCAg</w:t>
      </w:r>
      <w:proofErr w:type="spellEnd"/>
      <w:r w:rsidRPr="000109FE">
        <w:t>)</w:t>
      </w:r>
      <w:r>
        <w:t xml:space="preserve"> e do Modelo 3C Colaboração, que poderão ser utilizados conjuntamente em trabalhos posteriores. Como contribuição tecnológica, destaca-se o desenvolvimento de um aplicativo móvel colaborativo, desenvolvido fundamentado no M3C e utilizando o </w:t>
      </w:r>
      <w:commentRangeStart w:id="116"/>
      <w:r w:rsidRPr="00E019B5">
        <w:rPr>
          <w:i/>
          <w:iCs/>
        </w:rPr>
        <w:t>framework</w:t>
      </w:r>
      <w:r>
        <w:t xml:space="preserve"> </w:t>
      </w:r>
      <w:commentRangeEnd w:id="116"/>
      <w:r>
        <w:rPr>
          <w:rStyle w:val="Refdecomentrio"/>
        </w:rPr>
        <w:commentReference w:id="116"/>
      </w:r>
      <w:proofErr w:type="spellStart"/>
      <w:r>
        <w:t>Flutter</w:t>
      </w:r>
      <w:proofErr w:type="spellEnd"/>
      <w:r>
        <w:t>.</w:t>
      </w:r>
    </w:p>
    <w:p w14:paraId="0B671F9E" w14:textId="77777777" w:rsidR="006231E4" w:rsidRDefault="006231E4" w:rsidP="00451B94">
      <w:pPr>
        <w:pStyle w:val="Ttulo2"/>
        <w:spacing w:after="120" w:line="240" w:lineRule="auto"/>
        <w:rPr>
          <w:caps w:val="0"/>
        </w:rPr>
      </w:pPr>
      <w:r>
        <w:rPr>
          <w:caps w:val="0"/>
        </w:rPr>
        <w:t>REQUISITOS PRINCIPAIS DO PROBLEMA A SER TRABALHADO</w:t>
      </w:r>
    </w:p>
    <w:p w14:paraId="0E34ADD8" w14:textId="77777777" w:rsidR="006231E4" w:rsidRDefault="006231E4" w:rsidP="00114119">
      <w:pPr>
        <w:pStyle w:val="TF-TEXTO"/>
      </w:pPr>
      <w:r>
        <w:t xml:space="preserve">Nessa subseção serão especificados os Requisitos Funcionais (RF) e Requisitos Não Funcionais (RNF), conforme </w:t>
      </w:r>
      <w:r>
        <w:fldChar w:fldCharType="begin"/>
      </w:r>
      <w:r>
        <w:instrText xml:space="preserve"> REF _Ref52887444 \h </w:instrText>
      </w:r>
      <w:r>
        <w:fldChar w:fldCharType="separate"/>
      </w:r>
      <w:r>
        <w:t xml:space="preserve">Quadro </w:t>
      </w:r>
      <w:r>
        <w:rPr>
          <w:noProof/>
        </w:rPr>
        <w:t>2</w:t>
      </w:r>
      <w:r>
        <w:fldChar w:fldCharType="end"/>
      </w:r>
      <w:r>
        <w:t>.</w:t>
      </w:r>
    </w:p>
    <w:p w14:paraId="15FDE8D9" w14:textId="77777777" w:rsidR="006231E4" w:rsidRDefault="006231E4" w:rsidP="00024810">
      <w:pPr>
        <w:pStyle w:val="TF-LEGENDA"/>
      </w:pPr>
      <w:r>
        <w:lastRenderedPageBreak/>
        <w:t xml:space="preserve">Quadro </w:t>
      </w:r>
      <w:r>
        <w:fldChar w:fldCharType="begin"/>
      </w:r>
      <w:r>
        <w:instrText>SEQ Quadro \* ARABIC</w:instrText>
      </w:r>
      <w:r>
        <w:fldChar w:fldCharType="separate"/>
      </w:r>
      <w:r>
        <w:rPr>
          <w:noProof/>
        </w:rPr>
        <w:t>2</w:t>
      </w:r>
      <w:r>
        <w:fldChar w:fldCharType="end"/>
      </w:r>
      <w:r>
        <w:t xml:space="preserve"> - Principais </w:t>
      </w:r>
      <w:r w:rsidRPr="00165DBD">
        <w:t>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6231E4" w:rsidRPr="007E0D87" w14:paraId="44CD1CA6" w14:textId="77777777" w:rsidTr="00CF420C">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48DA9B35" w14:textId="77777777" w:rsidR="006231E4" w:rsidRPr="009964B7" w:rsidRDefault="006231E4" w:rsidP="00673C01">
            <w:pPr>
              <w:pStyle w:val="TF-TEXTOQUADRO"/>
              <w:rPr>
                <w:b/>
                <w:bCs/>
                <w:sz w:val="20"/>
              </w:rPr>
            </w:pPr>
            <w:r w:rsidRPr="009964B7">
              <w:rPr>
                <w:b/>
                <w:bCs/>
                <w:sz w:val="20"/>
              </w:rPr>
              <w:t>O aplicativo deve:</w:t>
            </w:r>
          </w:p>
        </w:tc>
        <w:tc>
          <w:tcPr>
            <w:tcW w:w="664" w:type="dxa"/>
            <w:tcBorders>
              <w:top w:val="single" w:sz="4" w:space="0" w:color="auto"/>
              <w:left w:val="single" w:sz="4" w:space="0" w:color="auto"/>
              <w:right w:val="single" w:sz="4" w:space="0" w:color="auto"/>
              <w:tl2br w:val="nil"/>
            </w:tcBorders>
            <w:shd w:val="clear" w:color="auto" w:fill="A6A6A6"/>
            <w:vAlign w:val="center"/>
          </w:tcPr>
          <w:p w14:paraId="058119F2" w14:textId="77777777" w:rsidR="006231E4" w:rsidRPr="009964B7" w:rsidRDefault="006231E4" w:rsidP="00673C01">
            <w:pPr>
              <w:pStyle w:val="TF-TEXTOQUADRO"/>
              <w:jc w:val="center"/>
              <w:rPr>
                <w:b/>
                <w:bCs/>
                <w:sz w:val="20"/>
              </w:rPr>
            </w:pPr>
            <w:r w:rsidRPr="009964B7">
              <w:rPr>
                <w:b/>
                <w:bCs/>
                <w:sz w:val="20"/>
              </w:rPr>
              <w:t>Tipo</w:t>
            </w:r>
          </w:p>
        </w:tc>
      </w:tr>
      <w:tr w:rsidR="006231E4" w:rsidRPr="007E0D87" w14:paraId="11F8958F" w14:textId="77777777" w:rsidTr="00CF420C">
        <w:trPr>
          <w:jc w:val="center"/>
        </w:trPr>
        <w:tc>
          <w:tcPr>
            <w:tcW w:w="8321" w:type="dxa"/>
            <w:tcBorders>
              <w:left w:val="single" w:sz="4" w:space="0" w:color="auto"/>
            </w:tcBorders>
          </w:tcPr>
          <w:p w14:paraId="0BD0EDF1"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manter </w:t>
            </w:r>
            <w:r w:rsidRPr="009964B7">
              <w:rPr>
                <w:bCs/>
                <w:sz w:val="20"/>
              </w:rPr>
              <w:t>usuários do tipo instituição e pessoa física</w:t>
            </w:r>
            <w:r>
              <w:rPr>
                <w:bCs/>
                <w:sz w:val="20"/>
              </w:rPr>
              <w:t xml:space="preserve">, um </w:t>
            </w:r>
            <w:proofErr w:type="spellStart"/>
            <w:r>
              <w:rPr>
                <w:bCs/>
                <w:sz w:val="20"/>
              </w:rPr>
              <w:t>Create</w:t>
            </w:r>
            <w:proofErr w:type="spellEnd"/>
            <w:r>
              <w:rPr>
                <w:bCs/>
                <w:sz w:val="20"/>
              </w:rPr>
              <w:t xml:space="preserve">, </w:t>
            </w:r>
            <w:proofErr w:type="spellStart"/>
            <w:r>
              <w:rPr>
                <w:bCs/>
                <w:sz w:val="20"/>
              </w:rPr>
              <w:t>Read</w:t>
            </w:r>
            <w:proofErr w:type="spellEnd"/>
            <w:r>
              <w:rPr>
                <w:bCs/>
                <w:sz w:val="20"/>
              </w:rPr>
              <w:t>, Update, Delete (CRUD) (Coordenação)</w:t>
            </w:r>
          </w:p>
        </w:tc>
        <w:tc>
          <w:tcPr>
            <w:tcW w:w="664" w:type="dxa"/>
            <w:tcBorders>
              <w:left w:val="single" w:sz="4" w:space="0" w:color="auto"/>
            </w:tcBorders>
            <w:vAlign w:val="center"/>
          </w:tcPr>
          <w:p w14:paraId="6944DDA9" w14:textId="77777777" w:rsidR="006231E4" w:rsidRPr="009964B7" w:rsidRDefault="006231E4" w:rsidP="00673C01">
            <w:pPr>
              <w:pStyle w:val="TF-TEXTOQUADRO"/>
              <w:jc w:val="center"/>
              <w:rPr>
                <w:bCs/>
                <w:sz w:val="20"/>
              </w:rPr>
            </w:pPr>
            <w:r w:rsidRPr="009964B7">
              <w:rPr>
                <w:bCs/>
                <w:sz w:val="20"/>
              </w:rPr>
              <w:t>RF</w:t>
            </w:r>
          </w:p>
        </w:tc>
      </w:tr>
      <w:tr w:rsidR="006231E4" w:rsidRPr="007E0D87" w14:paraId="72755F87" w14:textId="77777777" w:rsidTr="00CF420C">
        <w:trPr>
          <w:jc w:val="center"/>
        </w:trPr>
        <w:tc>
          <w:tcPr>
            <w:tcW w:w="8321" w:type="dxa"/>
            <w:tcBorders>
              <w:left w:val="single" w:sz="4" w:space="0" w:color="auto"/>
            </w:tcBorders>
          </w:tcPr>
          <w:p w14:paraId="088E376A" w14:textId="77777777" w:rsidR="006231E4" w:rsidRPr="00365BE9" w:rsidRDefault="006231E4" w:rsidP="00673C01">
            <w:pPr>
              <w:pStyle w:val="TF-TEXTOQUADRO"/>
              <w:jc w:val="both"/>
              <w:rPr>
                <w:bCs/>
                <w:sz w:val="20"/>
              </w:rPr>
            </w:pPr>
            <w:r w:rsidRPr="009964B7">
              <w:rPr>
                <w:bCs/>
                <w:sz w:val="20"/>
              </w:rPr>
              <w:t xml:space="preserve">permitir </w:t>
            </w:r>
            <w:r>
              <w:rPr>
                <w:bCs/>
                <w:sz w:val="20"/>
              </w:rPr>
              <w:t>ao usuário</w:t>
            </w:r>
            <w:r w:rsidRPr="009964B7">
              <w:rPr>
                <w:bCs/>
                <w:sz w:val="20"/>
              </w:rPr>
              <w:t xml:space="preserve"> </w:t>
            </w:r>
            <w:r>
              <w:rPr>
                <w:bCs/>
                <w:sz w:val="20"/>
              </w:rPr>
              <w:t>manter</w:t>
            </w:r>
            <w:r w:rsidRPr="009964B7">
              <w:rPr>
                <w:bCs/>
                <w:sz w:val="20"/>
              </w:rPr>
              <w:t xml:space="preserve"> </w:t>
            </w:r>
            <w:r w:rsidRPr="009964B7">
              <w:rPr>
                <w:bCs/>
                <w:i/>
                <w:iCs/>
                <w:sz w:val="20"/>
              </w:rPr>
              <w:t>pets</w:t>
            </w:r>
            <w:r>
              <w:rPr>
                <w:bCs/>
                <w:i/>
                <w:iCs/>
                <w:sz w:val="20"/>
              </w:rPr>
              <w:t xml:space="preserve"> </w:t>
            </w:r>
            <w:r>
              <w:rPr>
                <w:bCs/>
                <w:sz w:val="20"/>
              </w:rPr>
              <w:t>para adoção</w:t>
            </w:r>
            <w:r w:rsidRPr="00F24D2A">
              <w:rPr>
                <w:bCs/>
                <w:sz w:val="20"/>
              </w:rPr>
              <w:t>,</w:t>
            </w:r>
            <w:r>
              <w:rPr>
                <w:bCs/>
                <w:sz w:val="20"/>
              </w:rPr>
              <w:t xml:space="preserve"> um CRUD de </w:t>
            </w:r>
            <w:r>
              <w:rPr>
                <w:bCs/>
                <w:i/>
                <w:iCs/>
                <w:sz w:val="20"/>
              </w:rPr>
              <w:t xml:space="preserve">pets </w:t>
            </w:r>
            <w:r>
              <w:rPr>
                <w:bCs/>
                <w:sz w:val="20"/>
              </w:rPr>
              <w:t>para adoção (Coordenação)</w:t>
            </w:r>
          </w:p>
        </w:tc>
        <w:tc>
          <w:tcPr>
            <w:tcW w:w="664" w:type="dxa"/>
            <w:tcBorders>
              <w:left w:val="single" w:sz="4" w:space="0" w:color="auto"/>
            </w:tcBorders>
            <w:vAlign w:val="center"/>
          </w:tcPr>
          <w:p w14:paraId="52F09448" w14:textId="77777777" w:rsidR="006231E4" w:rsidRPr="009964B7" w:rsidRDefault="006231E4" w:rsidP="00673C01">
            <w:pPr>
              <w:pStyle w:val="TF-TEXTOQUADRO"/>
              <w:jc w:val="center"/>
              <w:rPr>
                <w:bCs/>
                <w:sz w:val="20"/>
              </w:rPr>
            </w:pPr>
            <w:r w:rsidRPr="009964B7">
              <w:rPr>
                <w:bCs/>
                <w:sz w:val="20"/>
              </w:rPr>
              <w:t>RF</w:t>
            </w:r>
          </w:p>
        </w:tc>
      </w:tr>
      <w:tr w:rsidR="006231E4" w:rsidRPr="007E0D87" w14:paraId="0237F48B" w14:textId="77777777" w:rsidTr="00CF420C">
        <w:trPr>
          <w:jc w:val="center"/>
        </w:trPr>
        <w:tc>
          <w:tcPr>
            <w:tcW w:w="8321" w:type="dxa"/>
            <w:tcBorders>
              <w:left w:val="single" w:sz="4" w:space="0" w:color="auto"/>
            </w:tcBorders>
          </w:tcPr>
          <w:p w14:paraId="1BDEA1ED"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listar os </w:t>
            </w:r>
            <w:r w:rsidRPr="009964B7">
              <w:rPr>
                <w:bCs/>
                <w:i/>
                <w:iCs/>
                <w:sz w:val="20"/>
              </w:rPr>
              <w:t>pets</w:t>
            </w:r>
            <w:r w:rsidRPr="009964B7">
              <w:rPr>
                <w:bCs/>
                <w:sz w:val="20"/>
              </w:rPr>
              <w:t xml:space="preserve"> cadastrados no sistema</w:t>
            </w:r>
            <w:r>
              <w:rPr>
                <w:bCs/>
                <w:sz w:val="20"/>
              </w:rPr>
              <w:t xml:space="preserve"> (Coordenação)</w:t>
            </w:r>
          </w:p>
        </w:tc>
        <w:tc>
          <w:tcPr>
            <w:tcW w:w="664" w:type="dxa"/>
            <w:tcBorders>
              <w:left w:val="single" w:sz="4" w:space="0" w:color="auto"/>
            </w:tcBorders>
            <w:vAlign w:val="center"/>
          </w:tcPr>
          <w:p w14:paraId="46F6B985" w14:textId="77777777" w:rsidR="006231E4" w:rsidRPr="009964B7" w:rsidRDefault="006231E4" w:rsidP="00673C01">
            <w:pPr>
              <w:pStyle w:val="TF-TEXTOQUADRO"/>
              <w:jc w:val="center"/>
              <w:rPr>
                <w:bCs/>
                <w:sz w:val="20"/>
              </w:rPr>
            </w:pPr>
            <w:r w:rsidRPr="009964B7">
              <w:rPr>
                <w:bCs/>
                <w:sz w:val="20"/>
              </w:rPr>
              <w:t>RF</w:t>
            </w:r>
          </w:p>
        </w:tc>
      </w:tr>
      <w:tr w:rsidR="006231E4" w:rsidRPr="007E0D87" w14:paraId="2BBC7D11" w14:textId="77777777" w:rsidTr="00CF420C">
        <w:trPr>
          <w:jc w:val="center"/>
        </w:trPr>
        <w:tc>
          <w:tcPr>
            <w:tcW w:w="8321" w:type="dxa"/>
            <w:tcBorders>
              <w:left w:val="single" w:sz="4" w:space="0" w:color="auto"/>
            </w:tcBorders>
          </w:tcPr>
          <w:p w14:paraId="37AD2814" w14:textId="77777777" w:rsidR="006231E4" w:rsidRPr="009964B7" w:rsidRDefault="006231E4"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perdido (Cooperação) </w:t>
            </w:r>
          </w:p>
        </w:tc>
        <w:tc>
          <w:tcPr>
            <w:tcW w:w="664" w:type="dxa"/>
            <w:tcBorders>
              <w:left w:val="single" w:sz="4" w:space="0" w:color="auto"/>
            </w:tcBorders>
            <w:vAlign w:val="center"/>
          </w:tcPr>
          <w:p w14:paraId="08E747DC" w14:textId="77777777" w:rsidR="006231E4" w:rsidRPr="009964B7" w:rsidRDefault="006231E4" w:rsidP="00673C01">
            <w:pPr>
              <w:pStyle w:val="TF-TEXTOQUADRO"/>
              <w:jc w:val="center"/>
              <w:rPr>
                <w:bCs/>
                <w:sz w:val="20"/>
              </w:rPr>
            </w:pPr>
            <w:r>
              <w:rPr>
                <w:bCs/>
                <w:sz w:val="20"/>
              </w:rPr>
              <w:t>RF</w:t>
            </w:r>
          </w:p>
        </w:tc>
      </w:tr>
      <w:tr w:rsidR="006231E4" w:rsidRPr="007E0D87" w14:paraId="70F51DC9" w14:textId="77777777" w:rsidTr="00CF420C">
        <w:trPr>
          <w:jc w:val="center"/>
        </w:trPr>
        <w:tc>
          <w:tcPr>
            <w:tcW w:w="8321" w:type="dxa"/>
            <w:tcBorders>
              <w:left w:val="single" w:sz="4" w:space="0" w:color="auto"/>
            </w:tcBorders>
          </w:tcPr>
          <w:p w14:paraId="7916CD37" w14:textId="77777777" w:rsidR="006231E4" w:rsidRPr="008970CD" w:rsidRDefault="006231E4" w:rsidP="00673C01">
            <w:pPr>
              <w:pStyle w:val="TF-TEXTOQUADRO"/>
              <w:jc w:val="both"/>
              <w:rPr>
                <w:bCs/>
                <w:sz w:val="20"/>
              </w:rPr>
            </w:pPr>
            <w:r>
              <w:rPr>
                <w:bCs/>
                <w:sz w:val="20"/>
              </w:rPr>
              <w:t xml:space="preserve">permitir ao usuário publicar um anúncio de um </w:t>
            </w:r>
            <w:r>
              <w:rPr>
                <w:bCs/>
                <w:i/>
                <w:iCs/>
                <w:sz w:val="20"/>
              </w:rPr>
              <w:t>pet</w:t>
            </w:r>
            <w:r>
              <w:rPr>
                <w:bCs/>
                <w:sz w:val="20"/>
              </w:rPr>
              <w:t xml:space="preserve"> encontrado (Cooperação)</w:t>
            </w:r>
          </w:p>
        </w:tc>
        <w:tc>
          <w:tcPr>
            <w:tcW w:w="664" w:type="dxa"/>
            <w:tcBorders>
              <w:left w:val="single" w:sz="4" w:space="0" w:color="auto"/>
            </w:tcBorders>
            <w:vAlign w:val="center"/>
          </w:tcPr>
          <w:p w14:paraId="7ACBA13A" w14:textId="77777777" w:rsidR="006231E4" w:rsidRDefault="006231E4" w:rsidP="00673C01">
            <w:pPr>
              <w:pStyle w:val="TF-TEXTOQUADRO"/>
              <w:jc w:val="center"/>
              <w:rPr>
                <w:bCs/>
                <w:sz w:val="20"/>
              </w:rPr>
            </w:pPr>
            <w:r>
              <w:rPr>
                <w:bCs/>
                <w:sz w:val="20"/>
              </w:rPr>
              <w:t>RF</w:t>
            </w:r>
          </w:p>
        </w:tc>
      </w:tr>
      <w:tr w:rsidR="006231E4" w:rsidRPr="007E0D87" w14:paraId="1B84301F" w14:textId="77777777" w:rsidTr="00CF420C">
        <w:trPr>
          <w:jc w:val="center"/>
        </w:trPr>
        <w:tc>
          <w:tcPr>
            <w:tcW w:w="8321" w:type="dxa"/>
            <w:tcBorders>
              <w:left w:val="single" w:sz="4" w:space="0" w:color="auto"/>
            </w:tcBorders>
          </w:tcPr>
          <w:p w14:paraId="0684A1A2" w14:textId="77777777" w:rsidR="006231E4" w:rsidRPr="00C022D0" w:rsidRDefault="006231E4"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perdido foi encontrado (Cooperação)</w:t>
            </w:r>
          </w:p>
        </w:tc>
        <w:tc>
          <w:tcPr>
            <w:tcW w:w="664" w:type="dxa"/>
            <w:tcBorders>
              <w:left w:val="single" w:sz="4" w:space="0" w:color="auto"/>
            </w:tcBorders>
            <w:vAlign w:val="center"/>
          </w:tcPr>
          <w:p w14:paraId="29396FD6" w14:textId="77777777" w:rsidR="006231E4" w:rsidRDefault="006231E4" w:rsidP="00673C01">
            <w:pPr>
              <w:pStyle w:val="TF-TEXTOQUADRO"/>
              <w:jc w:val="center"/>
              <w:rPr>
                <w:bCs/>
                <w:sz w:val="20"/>
              </w:rPr>
            </w:pPr>
            <w:r>
              <w:rPr>
                <w:bCs/>
                <w:sz w:val="20"/>
              </w:rPr>
              <w:t>RF</w:t>
            </w:r>
          </w:p>
        </w:tc>
      </w:tr>
      <w:tr w:rsidR="006231E4" w:rsidRPr="007E0D87" w14:paraId="44ED6560" w14:textId="77777777" w:rsidTr="00CF420C">
        <w:trPr>
          <w:jc w:val="center"/>
        </w:trPr>
        <w:tc>
          <w:tcPr>
            <w:tcW w:w="8321" w:type="dxa"/>
            <w:tcBorders>
              <w:left w:val="single" w:sz="4" w:space="0" w:color="auto"/>
            </w:tcBorders>
          </w:tcPr>
          <w:p w14:paraId="3936E4C3" w14:textId="77777777" w:rsidR="006231E4" w:rsidRPr="00846166" w:rsidRDefault="006231E4" w:rsidP="00673C01">
            <w:pPr>
              <w:pStyle w:val="TF-TEXTOQUADRO"/>
              <w:jc w:val="both"/>
              <w:rPr>
                <w:bCs/>
                <w:sz w:val="20"/>
              </w:rPr>
            </w:pPr>
            <w:r>
              <w:rPr>
                <w:bCs/>
                <w:sz w:val="20"/>
              </w:rPr>
              <w:t xml:space="preserve">permitir ao usuário sinalizar no anúncio que o </w:t>
            </w:r>
            <w:r>
              <w:rPr>
                <w:bCs/>
                <w:i/>
                <w:iCs/>
                <w:sz w:val="20"/>
              </w:rPr>
              <w:t>pet</w:t>
            </w:r>
            <w:r>
              <w:rPr>
                <w:bCs/>
                <w:sz w:val="20"/>
              </w:rPr>
              <w:t xml:space="preserve"> encontrado é seu (Cooperação)</w:t>
            </w:r>
          </w:p>
        </w:tc>
        <w:tc>
          <w:tcPr>
            <w:tcW w:w="664" w:type="dxa"/>
            <w:tcBorders>
              <w:left w:val="single" w:sz="4" w:space="0" w:color="auto"/>
            </w:tcBorders>
            <w:vAlign w:val="center"/>
          </w:tcPr>
          <w:p w14:paraId="09F2DBF8" w14:textId="77777777" w:rsidR="006231E4" w:rsidRDefault="006231E4" w:rsidP="00673C01">
            <w:pPr>
              <w:pStyle w:val="TF-TEXTOQUADRO"/>
              <w:jc w:val="center"/>
              <w:rPr>
                <w:bCs/>
                <w:sz w:val="20"/>
              </w:rPr>
            </w:pPr>
            <w:r>
              <w:rPr>
                <w:bCs/>
                <w:sz w:val="20"/>
              </w:rPr>
              <w:t>RF</w:t>
            </w:r>
          </w:p>
        </w:tc>
      </w:tr>
      <w:tr w:rsidR="006231E4" w:rsidRPr="007E0D87" w14:paraId="435A56FC" w14:textId="77777777" w:rsidTr="00CF420C">
        <w:trPr>
          <w:jc w:val="center"/>
        </w:trPr>
        <w:tc>
          <w:tcPr>
            <w:tcW w:w="8321" w:type="dxa"/>
            <w:tcBorders>
              <w:left w:val="single" w:sz="4" w:space="0" w:color="auto"/>
            </w:tcBorders>
          </w:tcPr>
          <w:p w14:paraId="6256FB20" w14:textId="77777777" w:rsidR="006231E4" w:rsidRPr="00DA3A39"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visualizar as informações do </w:t>
            </w:r>
            <w:r w:rsidRPr="009964B7">
              <w:rPr>
                <w:bCs/>
                <w:i/>
                <w:iCs/>
                <w:sz w:val="20"/>
              </w:rPr>
              <w:t>pet</w:t>
            </w:r>
            <w:r>
              <w:rPr>
                <w:bCs/>
                <w:i/>
                <w:iCs/>
                <w:sz w:val="20"/>
              </w:rPr>
              <w:t xml:space="preserve"> </w:t>
            </w:r>
            <w:r>
              <w:rPr>
                <w:bCs/>
                <w:sz w:val="20"/>
              </w:rPr>
              <w:t>(Comunicação)</w:t>
            </w:r>
          </w:p>
        </w:tc>
        <w:tc>
          <w:tcPr>
            <w:tcW w:w="664" w:type="dxa"/>
            <w:tcBorders>
              <w:left w:val="single" w:sz="4" w:space="0" w:color="auto"/>
            </w:tcBorders>
            <w:vAlign w:val="center"/>
          </w:tcPr>
          <w:p w14:paraId="3DECE001" w14:textId="77777777" w:rsidR="006231E4" w:rsidRPr="009964B7" w:rsidRDefault="006231E4" w:rsidP="00673C01">
            <w:pPr>
              <w:pStyle w:val="TF-TEXTOQUADRO"/>
              <w:jc w:val="center"/>
              <w:rPr>
                <w:bCs/>
                <w:sz w:val="20"/>
              </w:rPr>
            </w:pPr>
            <w:r w:rsidRPr="009964B7">
              <w:rPr>
                <w:bCs/>
                <w:sz w:val="20"/>
              </w:rPr>
              <w:t>RF</w:t>
            </w:r>
          </w:p>
        </w:tc>
      </w:tr>
      <w:tr w:rsidR="006231E4" w:rsidRPr="007E0D87" w14:paraId="674B33D3" w14:textId="77777777" w:rsidTr="00CF420C">
        <w:trPr>
          <w:jc w:val="center"/>
        </w:trPr>
        <w:tc>
          <w:tcPr>
            <w:tcW w:w="8321" w:type="dxa"/>
            <w:tcBorders>
              <w:left w:val="single" w:sz="4" w:space="0" w:color="auto"/>
            </w:tcBorders>
          </w:tcPr>
          <w:p w14:paraId="7BC7EC77"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 xml:space="preserve">entrar em contato com o responsável do </w:t>
            </w:r>
            <w:r w:rsidRPr="009964B7">
              <w:rPr>
                <w:bCs/>
                <w:i/>
                <w:iCs/>
                <w:sz w:val="20"/>
              </w:rPr>
              <w:t>pet</w:t>
            </w:r>
            <w:r w:rsidRPr="009964B7">
              <w:rPr>
                <w:bCs/>
                <w:sz w:val="20"/>
              </w:rPr>
              <w:t xml:space="preserve"> </w:t>
            </w:r>
            <w:r>
              <w:rPr>
                <w:bCs/>
                <w:sz w:val="20"/>
              </w:rPr>
              <w:t>(Comunicação)</w:t>
            </w:r>
          </w:p>
        </w:tc>
        <w:tc>
          <w:tcPr>
            <w:tcW w:w="664" w:type="dxa"/>
            <w:tcBorders>
              <w:left w:val="single" w:sz="4" w:space="0" w:color="auto"/>
            </w:tcBorders>
            <w:vAlign w:val="center"/>
          </w:tcPr>
          <w:p w14:paraId="3FC79927" w14:textId="77777777" w:rsidR="006231E4" w:rsidRPr="009964B7" w:rsidRDefault="006231E4" w:rsidP="00673C01">
            <w:pPr>
              <w:pStyle w:val="TF-TEXTOQUADRO"/>
              <w:jc w:val="center"/>
              <w:rPr>
                <w:bCs/>
                <w:sz w:val="20"/>
              </w:rPr>
            </w:pPr>
            <w:r w:rsidRPr="009964B7">
              <w:rPr>
                <w:bCs/>
                <w:sz w:val="20"/>
              </w:rPr>
              <w:t>RF</w:t>
            </w:r>
          </w:p>
        </w:tc>
      </w:tr>
      <w:tr w:rsidR="006231E4" w:rsidRPr="007E0D87" w14:paraId="7C74FABA" w14:textId="77777777" w:rsidTr="00CF420C">
        <w:trPr>
          <w:jc w:val="center"/>
        </w:trPr>
        <w:tc>
          <w:tcPr>
            <w:tcW w:w="8321" w:type="dxa"/>
            <w:tcBorders>
              <w:left w:val="single" w:sz="4" w:space="0" w:color="auto"/>
            </w:tcBorders>
          </w:tcPr>
          <w:p w14:paraId="4B100A81" w14:textId="77777777" w:rsidR="006231E4" w:rsidRPr="009964B7" w:rsidRDefault="006231E4" w:rsidP="00673C01">
            <w:pPr>
              <w:pStyle w:val="TF-TEXTOQUADRO"/>
              <w:jc w:val="both"/>
              <w:rPr>
                <w:bCs/>
                <w:sz w:val="20"/>
              </w:rPr>
            </w:pPr>
            <w:r w:rsidRPr="009964B7">
              <w:rPr>
                <w:bCs/>
                <w:sz w:val="20"/>
              </w:rPr>
              <w:t xml:space="preserve">permitir </w:t>
            </w:r>
            <w:r>
              <w:rPr>
                <w:bCs/>
                <w:sz w:val="20"/>
              </w:rPr>
              <w:t xml:space="preserve">ao usuário </w:t>
            </w:r>
            <w:r w:rsidRPr="009964B7">
              <w:rPr>
                <w:bCs/>
                <w:sz w:val="20"/>
              </w:rPr>
              <w:t>visualizar no mapa as instituições/</w:t>
            </w:r>
            <w:r w:rsidRPr="009964B7">
              <w:rPr>
                <w:bCs/>
                <w:i/>
                <w:iCs/>
                <w:sz w:val="20"/>
              </w:rPr>
              <w:t>pets</w:t>
            </w:r>
            <w:r w:rsidRPr="009964B7">
              <w:rPr>
                <w:bCs/>
                <w:sz w:val="20"/>
              </w:rPr>
              <w:t xml:space="preserve"> próximos</w:t>
            </w:r>
            <w:r>
              <w:rPr>
                <w:bCs/>
                <w:sz w:val="20"/>
              </w:rPr>
              <w:t xml:space="preserve"> (Comunicação)</w:t>
            </w:r>
          </w:p>
        </w:tc>
        <w:tc>
          <w:tcPr>
            <w:tcW w:w="664" w:type="dxa"/>
            <w:tcBorders>
              <w:left w:val="single" w:sz="4" w:space="0" w:color="auto"/>
            </w:tcBorders>
            <w:vAlign w:val="center"/>
          </w:tcPr>
          <w:p w14:paraId="416FE36F" w14:textId="77777777" w:rsidR="006231E4" w:rsidRPr="009964B7" w:rsidRDefault="006231E4" w:rsidP="00673C01">
            <w:pPr>
              <w:pStyle w:val="TF-TEXTOQUADRO"/>
              <w:jc w:val="center"/>
              <w:rPr>
                <w:bCs/>
                <w:sz w:val="20"/>
              </w:rPr>
            </w:pPr>
            <w:r w:rsidRPr="009964B7">
              <w:rPr>
                <w:bCs/>
                <w:sz w:val="20"/>
              </w:rPr>
              <w:t>RF</w:t>
            </w:r>
          </w:p>
        </w:tc>
      </w:tr>
      <w:tr w:rsidR="006231E4" w:rsidRPr="007E0D87" w14:paraId="532B4FC5" w14:textId="77777777" w:rsidTr="00CF420C">
        <w:trPr>
          <w:jc w:val="center"/>
        </w:trPr>
        <w:tc>
          <w:tcPr>
            <w:tcW w:w="8321" w:type="dxa"/>
            <w:tcBorders>
              <w:left w:val="single" w:sz="4" w:space="0" w:color="auto"/>
            </w:tcBorders>
          </w:tcPr>
          <w:p w14:paraId="2EC3B6DE" w14:textId="77777777" w:rsidR="006231E4" w:rsidRPr="009964B7" w:rsidRDefault="006231E4" w:rsidP="00673C01">
            <w:pPr>
              <w:pStyle w:val="TF-TEXTOQUADRO"/>
              <w:jc w:val="both"/>
              <w:rPr>
                <w:bCs/>
                <w:sz w:val="20"/>
              </w:rPr>
            </w:pPr>
            <w:r w:rsidRPr="009964B7">
              <w:rPr>
                <w:bCs/>
                <w:sz w:val="20"/>
              </w:rPr>
              <w:t xml:space="preserve">notificar os usuários </w:t>
            </w:r>
            <w:r>
              <w:rPr>
                <w:bCs/>
                <w:sz w:val="20"/>
              </w:rPr>
              <w:t>por meio</w:t>
            </w:r>
            <w:r w:rsidRPr="009964B7">
              <w:rPr>
                <w:bCs/>
                <w:sz w:val="20"/>
              </w:rPr>
              <w:t xml:space="preserve"> de notificação </w:t>
            </w:r>
            <w:proofErr w:type="spellStart"/>
            <w:r w:rsidRPr="009964B7">
              <w:rPr>
                <w:bCs/>
                <w:i/>
                <w:iCs/>
                <w:sz w:val="20"/>
              </w:rPr>
              <w:t>push</w:t>
            </w:r>
            <w:proofErr w:type="spellEnd"/>
            <w:r>
              <w:rPr>
                <w:bCs/>
                <w:i/>
                <w:iCs/>
                <w:sz w:val="20"/>
              </w:rPr>
              <w:t xml:space="preserve"> </w:t>
            </w:r>
            <w:r>
              <w:rPr>
                <w:bCs/>
                <w:sz w:val="20"/>
              </w:rPr>
              <w:t>(Comunicação)</w:t>
            </w:r>
          </w:p>
        </w:tc>
        <w:tc>
          <w:tcPr>
            <w:tcW w:w="664" w:type="dxa"/>
            <w:tcBorders>
              <w:left w:val="single" w:sz="4" w:space="0" w:color="auto"/>
            </w:tcBorders>
            <w:vAlign w:val="center"/>
          </w:tcPr>
          <w:p w14:paraId="254B41E2" w14:textId="77777777" w:rsidR="006231E4" w:rsidRPr="009964B7" w:rsidRDefault="006231E4" w:rsidP="00673C01">
            <w:pPr>
              <w:pStyle w:val="TF-TEXTOQUADRO"/>
              <w:jc w:val="center"/>
              <w:rPr>
                <w:bCs/>
                <w:sz w:val="20"/>
              </w:rPr>
            </w:pPr>
            <w:r w:rsidRPr="009964B7">
              <w:rPr>
                <w:bCs/>
                <w:sz w:val="20"/>
              </w:rPr>
              <w:t>RF</w:t>
            </w:r>
          </w:p>
        </w:tc>
      </w:tr>
      <w:tr w:rsidR="006231E4" w:rsidRPr="007E0D87" w14:paraId="3B738E51" w14:textId="77777777" w:rsidTr="00CF420C">
        <w:trPr>
          <w:jc w:val="center"/>
        </w:trPr>
        <w:tc>
          <w:tcPr>
            <w:tcW w:w="8321" w:type="dxa"/>
            <w:tcBorders>
              <w:left w:val="single" w:sz="4" w:space="0" w:color="auto"/>
            </w:tcBorders>
          </w:tcPr>
          <w:p w14:paraId="3FA01C25" w14:textId="77777777" w:rsidR="006231E4" w:rsidRPr="009964B7" w:rsidRDefault="006231E4" w:rsidP="00673C01">
            <w:pPr>
              <w:pStyle w:val="TF-TEXTOQUADRO"/>
              <w:jc w:val="both"/>
              <w:rPr>
                <w:bCs/>
                <w:sz w:val="20"/>
              </w:rPr>
            </w:pPr>
            <w:r w:rsidRPr="009964B7">
              <w:rPr>
                <w:sz w:val="20"/>
              </w:rPr>
              <w:t xml:space="preserve">permitir integração com o Google </w:t>
            </w:r>
            <w:proofErr w:type="spellStart"/>
            <w:r w:rsidRPr="009964B7">
              <w:rPr>
                <w:sz w:val="20"/>
              </w:rPr>
              <w:t>Maps</w:t>
            </w:r>
            <w:proofErr w:type="spellEnd"/>
          </w:p>
        </w:tc>
        <w:tc>
          <w:tcPr>
            <w:tcW w:w="664" w:type="dxa"/>
            <w:tcBorders>
              <w:left w:val="single" w:sz="4" w:space="0" w:color="auto"/>
            </w:tcBorders>
            <w:vAlign w:val="center"/>
          </w:tcPr>
          <w:p w14:paraId="7C64A0A3" w14:textId="77777777" w:rsidR="006231E4" w:rsidRPr="009964B7" w:rsidRDefault="006231E4" w:rsidP="00673C01">
            <w:pPr>
              <w:pStyle w:val="TF-TEXTOQUADRO"/>
              <w:jc w:val="center"/>
              <w:rPr>
                <w:bCs/>
                <w:sz w:val="20"/>
              </w:rPr>
            </w:pPr>
            <w:r w:rsidRPr="009964B7">
              <w:rPr>
                <w:bCs/>
                <w:sz w:val="20"/>
              </w:rPr>
              <w:t>RNF</w:t>
            </w:r>
          </w:p>
        </w:tc>
      </w:tr>
      <w:tr w:rsidR="006231E4" w:rsidRPr="007E0D87" w14:paraId="6EF5C303" w14:textId="77777777" w:rsidTr="00CF420C">
        <w:trPr>
          <w:jc w:val="center"/>
        </w:trPr>
        <w:tc>
          <w:tcPr>
            <w:tcW w:w="8321" w:type="dxa"/>
            <w:tcBorders>
              <w:left w:val="single" w:sz="4" w:space="0" w:color="auto"/>
            </w:tcBorders>
          </w:tcPr>
          <w:p w14:paraId="5B279211" w14:textId="77777777" w:rsidR="006231E4" w:rsidRPr="009964B7" w:rsidRDefault="006231E4" w:rsidP="00673C01">
            <w:pPr>
              <w:pStyle w:val="TF-TEXTOQUADRO"/>
              <w:jc w:val="both"/>
              <w:rPr>
                <w:bCs/>
                <w:sz w:val="20"/>
              </w:rPr>
            </w:pPr>
            <w:r w:rsidRPr="009964B7">
              <w:rPr>
                <w:bCs/>
                <w:sz w:val="20"/>
              </w:rPr>
              <w:t xml:space="preserve">ser construído utilizando o </w:t>
            </w:r>
            <w:r w:rsidRPr="009964B7">
              <w:rPr>
                <w:bCs/>
                <w:i/>
                <w:iCs/>
                <w:sz w:val="20"/>
              </w:rPr>
              <w:t>framework</w:t>
            </w:r>
            <w:r w:rsidRPr="009964B7">
              <w:rPr>
                <w:bCs/>
                <w:sz w:val="20"/>
              </w:rPr>
              <w:t xml:space="preserve"> </w:t>
            </w:r>
            <w:proofErr w:type="spellStart"/>
            <w:r w:rsidRPr="009964B7">
              <w:rPr>
                <w:bCs/>
                <w:sz w:val="20"/>
              </w:rPr>
              <w:t>Flut</w:t>
            </w:r>
            <w:commentRangeStart w:id="117"/>
            <w:r w:rsidRPr="009964B7">
              <w:rPr>
                <w:bCs/>
                <w:sz w:val="20"/>
              </w:rPr>
              <w:t>ter</w:t>
            </w:r>
            <w:commentRangeEnd w:id="117"/>
            <w:proofErr w:type="spellEnd"/>
            <w:r>
              <w:rPr>
                <w:rStyle w:val="Refdecomentrio"/>
              </w:rPr>
              <w:commentReference w:id="117"/>
            </w:r>
          </w:p>
        </w:tc>
        <w:tc>
          <w:tcPr>
            <w:tcW w:w="664" w:type="dxa"/>
            <w:tcBorders>
              <w:left w:val="single" w:sz="4" w:space="0" w:color="auto"/>
            </w:tcBorders>
            <w:vAlign w:val="center"/>
          </w:tcPr>
          <w:p w14:paraId="181B6B72" w14:textId="77777777" w:rsidR="006231E4" w:rsidRPr="009964B7" w:rsidRDefault="006231E4" w:rsidP="00673C01">
            <w:pPr>
              <w:pStyle w:val="TF-TEXTOQUADRO"/>
              <w:jc w:val="center"/>
              <w:rPr>
                <w:bCs/>
                <w:sz w:val="20"/>
              </w:rPr>
            </w:pPr>
            <w:r w:rsidRPr="009964B7">
              <w:rPr>
                <w:bCs/>
                <w:sz w:val="20"/>
              </w:rPr>
              <w:t>RNF</w:t>
            </w:r>
          </w:p>
        </w:tc>
      </w:tr>
      <w:tr w:rsidR="006231E4" w:rsidRPr="007E0D87" w14:paraId="26F90C75" w14:textId="77777777" w:rsidTr="00CF420C">
        <w:trPr>
          <w:jc w:val="center"/>
        </w:trPr>
        <w:tc>
          <w:tcPr>
            <w:tcW w:w="8321" w:type="dxa"/>
            <w:tcBorders>
              <w:left w:val="single" w:sz="4" w:space="0" w:color="auto"/>
            </w:tcBorders>
          </w:tcPr>
          <w:p w14:paraId="654738AF" w14:textId="77777777" w:rsidR="006231E4" w:rsidRPr="009964B7" w:rsidRDefault="006231E4" w:rsidP="00673C01">
            <w:pPr>
              <w:pStyle w:val="TF-TEXTOQUADRO"/>
              <w:jc w:val="both"/>
              <w:rPr>
                <w:bCs/>
                <w:sz w:val="20"/>
              </w:rPr>
            </w:pPr>
            <w:r w:rsidRPr="009964B7">
              <w:rPr>
                <w:bCs/>
                <w:sz w:val="20"/>
              </w:rPr>
              <w:t>permitir integração com as redes sociais para compartilhamento de informações</w:t>
            </w:r>
            <w:r>
              <w:rPr>
                <w:bCs/>
                <w:sz w:val="20"/>
              </w:rPr>
              <w:t xml:space="preserve"> (Comunicação)</w:t>
            </w:r>
          </w:p>
        </w:tc>
        <w:tc>
          <w:tcPr>
            <w:tcW w:w="664" w:type="dxa"/>
            <w:tcBorders>
              <w:left w:val="single" w:sz="4" w:space="0" w:color="auto"/>
            </w:tcBorders>
            <w:vAlign w:val="center"/>
          </w:tcPr>
          <w:p w14:paraId="78566F4E" w14:textId="77777777" w:rsidR="006231E4" w:rsidRPr="009964B7" w:rsidRDefault="006231E4" w:rsidP="00673C01">
            <w:pPr>
              <w:pStyle w:val="TF-TEXTOQUADRO"/>
              <w:jc w:val="center"/>
              <w:rPr>
                <w:bCs/>
                <w:sz w:val="20"/>
              </w:rPr>
            </w:pPr>
            <w:r w:rsidRPr="009964B7">
              <w:rPr>
                <w:bCs/>
                <w:sz w:val="20"/>
              </w:rPr>
              <w:t>RNF</w:t>
            </w:r>
          </w:p>
        </w:tc>
      </w:tr>
      <w:tr w:rsidR="006231E4" w:rsidRPr="007E0D87" w14:paraId="6B923934" w14:textId="77777777" w:rsidTr="00CF420C">
        <w:trPr>
          <w:jc w:val="center"/>
        </w:trPr>
        <w:tc>
          <w:tcPr>
            <w:tcW w:w="8321" w:type="dxa"/>
            <w:tcBorders>
              <w:left w:val="single" w:sz="4" w:space="0" w:color="auto"/>
            </w:tcBorders>
          </w:tcPr>
          <w:p w14:paraId="3B5FA791" w14:textId="77777777" w:rsidR="006231E4" w:rsidRPr="009964B7" w:rsidRDefault="006231E4" w:rsidP="00673C01">
            <w:pPr>
              <w:pStyle w:val="TF-TEXTOQUADRO"/>
              <w:jc w:val="both"/>
              <w:rPr>
                <w:bCs/>
                <w:sz w:val="20"/>
              </w:rPr>
            </w:pPr>
            <w:r w:rsidRPr="009964B7">
              <w:rPr>
                <w:sz w:val="20"/>
              </w:rPr>
              <w:t xml:space="preserve">utilizar o Método </w:t>
            </w:r>
            <w:proofErr w:type="spellStart"/>
            <w:r w:rsidRPr="009964B7">
              <w:rPr>
                <w:sz w:val="20"/>
              </w:rPr>
              <w:t>RURUCAg</w:t>
            </w:r>
            <w:proofErr w:type="spellEnd"/>
            <w:r w:rsidRPr="009964B7">
              <w:rPr>
                <w:sz w:val="20"/>
              </w:rPr>
              <w:t xml:space="preserve"> para modelar a relação dos requisitos com as heurísticas de Nielsen</w:t>
            </w:r>
          </w:p>
        </w:tc>
        <w:tc>
          <w:tcPr>
            <w:tcW w:w="664" w:type="dxa"/>
            <w:tcBorders>
              <w:left w:val="single" w:sz="4" w:space="0" w:color="auto"/>
            </w:tcBorders>
            <w:vAlign w:val="center"/>
          </w:tcPr>
          <w:p w14:paraId="5FAC2EF4" w14:textId="77777777" w:rsidR="006231E4" w:rsidRPr="009964B7" w:rsidRDefault="006231E4" w:rsidP="00673C01">
            <w:pPr>
              <w:pStyle w:val="TF-TEXTOQUADRO"/>
              <w:jc w:val="center"/>
              <w:rPr>
                <w:bCs/>
                <w:sz w:val="20"/>
              </w:rPr>
            </w:pPr>
            <w:r w:rsidRPr="009964B7">
              <w:rPr>
                <w:bCs/>
                <w:sz w:val="20"/>
              </w:rPr>
              <w:t>RNF</w:t>
            </w:r>
          </w:p>
        </w:tc>
      </w:tr>
      <w:tr w:rsidR="006231E4" w:rsidRPr="007E0D87" w14:paraId="632858EA" w14:textId="77777777" w:rsidTr="00CF420C">
        <w:trPr>
          <w:jc w:val="center"/>
        </w:trPr>
        <w:tc>
          <w:tcPr>
            <w:tcW w:w="8321" w:type="dxa"/>
            <w:tcBorders>
              <w:left w:val="single" w:sz="4" w:space="0" w:color="auto"/>
            </w:tcBorders>
          </w:tcPr>
          <w:p w14:paraId="63A975AD" w14:textId="77777777" w:rsidR="006231E4" w:rsidRPr="00695C58" w:rsidRDefault="006231E4" w:rsidP="00673C01">
            <w:pPr>
              <w:pStyle w:val="TF-TEXTOQUADRO"/>
              <w:jc w:val="both"/>
              <w:rPr>
                <w:sz w:val="20"/>
              </w:rPr>
            </w:pPr>
            <w:r w:rsidRPr="00695C58">
              <w:rPr>
                <w:sz w:val="20"/>
              </w:rPr>
              <w:t xml:space="preserve">ser construído utilizando a metodologia de Design </w:t>
            </w:r>
            <w:proofErr w:type="spellStart"/>
            <w:r w:rsidRPr="00695C58">
              <w:rPr>
                <w:sz w:val="20"/>
              </w:rPr>
              <w:t>Thinking</w:t>
            </w:r>
            <w:proofErr w:type="spellEnd"/>
          </w:p>
        </w:tc>
        <w:tc>
          <w:tcPr>
            <w:tcW w:w="664" w:type="dxa"/>
            <w:tcBorders>
              <w:left w:val="single" w:sz="4" w:space="0" w:color="auto"/>
            </w:tcBorders>
            <w:vAlign w:val="center"/>
          </w:tcPr>
          <w:p w14:paraId="77145C5D" w14:textId="77777777" w:rsidR="006231E4" w:rsidRPr="00695C58" w:rsidRDefault="006231E4" w:rsidP="00673C01">
            <w:pPr>
              <w:pStyle w:val="TF-TEXTOQUADRO"/>
              <w:jc w:val="center"/>
              <w:rPr>
                <w:bCs/>
                <w:sz w:val="20"/>
              </w:rPr>
            </w:pPr>
            <w:r>
              <w:rPr>
                <w:bCs/>
                <w:sz w:val="20"/>
              </w:rPr>
              <w:t>RNF</w:t>
            </w:r>
          </w:p>
        </w:tc>
      </w:tr>
      <w:tr w:rsidR="006231E4" w:rsidRPr="007E0D87" w14:paraId="50AFAB02" w14:textId="77777777" w:rsidTr="00CF420C">
        <w:trPr>
          <w:jc w:val="center"/>
        </w:trPr>
        <w:tc>
          <w:tcPr>
            <w:tcW w:w="8321" w:type="dxa"/>
            <w:tcBorders>
              <w:left w:val="single" w:sz="4" w:space="0" w:color="auto"/>
            </w:tcBorders>
          </w:tcPr>
          <w:p w14:paraId="1DE7F009" w14:textId="77777777" w:rsidR="006231E4" w:rsidRPr="00695C58" w:rsidRDefault="006231E4" w:rsidP="00673C01">
            <w:pPr>
              <w:pStyle w:val="TF-TEXTOQUADRO"/>
              <w:jc w:val="both"/>
              <w:rPr>
                <w:sz w:val="20"/>
              </w:rPr>
            </w:pPr>
            <w:r w:rsidRPr="00695C58">
              <w:rPr>
                <w:sz w:val="20"/>
              </w:rPr>
              <w:t>ser construído com base no M3C</w:t>
            </w:r>
          </w:p>
        </w:tc>
        <w:tc>
          <w:tcPr>
            <w:tcW w:w="664" w:type="dxa"/>
            <w:tcBorders>
              <w:left w:val="single" w:sz="4" w:space="0" w:color="auto"/>
            </w:tcBorders>
            <w:vAlign w:val="center"/>
          </w:tcPr>
          <w:p w14:paraId="65F059BE" w14:textId="77777777" w:rsidR="006231E4" w:rsidRPr="00695C58" w:rsidRDefault="006231E4" w:rsidP="00673C01">
            <w:pPr>
              <w:pStyle w:val="TF-TEXTOQUADRO"/>
              <w:jc w:val="center"/>
              <w:rPr>
                <w:bCs/>
                <w:sz w:val="20"/>
              </w:rPr>
            </w:pPr>
            <w:r>
              <w:rPr>
                <w:bCs/>
                <w:sz w:val="20"/>
              </w:rPr>
              <w:t>RNF</w:t>
            </w:r>
          </w:p>
        </w:tc>
      </w:tr>
      <w:tr w:rsidR="006231E4" w:rsidRPr="007E0D87" w14:paraId="666C5381" w14:textId="77777777" w:rsidTr="00CF420C">
        <w:trPr>
          <w:jc w:val="center"/>
        </w:trPr>
        <w:tc>
          <w:tcPr>
            <w:tcW w:w="8321" w:type="dxa"/>
            <w:tcBorders>
              <w:left w:val="single" w:sz="4" w:space="0" w:color="auto"/>
            </w:tcBorders>
          </w:tcPr>
          <w:p w14:paraId="7E405586" w14:textId="77777777" w:rsidR="006231E4" w:rsidRPr="00695C58" w:rsidRDefault="006231E4" w:rsidP="00673C01">
            <w:pPr>
              <w:pStyle w:val="TF-TEXTOQUADRO"/>
              <w:jc w:val="both"/>
              <w:rPr>
                <w:sz w:val="20"/>
              </w:rPr>
            </w:pPr>
            <w:r w:rsidRPr="00695C58">
              <w:rPr>
                <w:sz w:val="20"/>
              </w:rPr>
              <w:t xml:space="preserve">utilizar o Método </w:t>
            </w:r>
            <w:proofErr w:type="spellStart"/>
            <w:r w:rsidRPr="00695C58">
              <w:rPr>
                <w:sz w:val="20"/>
              </w:rPr>
              <w:t>RURUCAg</w:t>
            </w:r>
            <w:proofErr w:type="spellEnd"/>
            <w:r w:rsidRPr="00695C58">
              <w:rPr>
                <w:sz w:val="20"/>
              </w:rPr>
              <w:t xml:space="preserve"> para avaliar a usabilidade e a experiência de uso</w:t>
            </w:r>
          </w:p>
        </w:tc>
        <w:tc>
          <w:tcPr>
            <w:tcW w:w="664" w:type="dxa"/>
            <w:tcBorders>
              <w:left w:val="single" w:sz="4" w:space="0" w:color="auto"/>
            </w:tcBorders>
            <w:vAlign w:val="center"/>
          </w:tcPr>
          <w:p w14:paraId="051DE1CE" w14:textId="77777777" w:rsidR="006231E4" w:rsidRDefault="006231E4" w:rsidP="00673C01">
            <w:pPr>
              <w:pStyle w:val="TF-TEXTOQUADRO"/>
              <w:jc w:val="center"/>
              <w:rPr>
                <w:bCs/>
                <w:sz w:val="20"/>
              </w:rPr>
            </w:pPr>
            <w:r>
              <w:rPr>
                <w:bCs/>
                <w:sz w:val="20"/>
              </w:rPr>
              <w:t>RNF</w:t>
            </w:r>
          </w:p>
        </w:tc>
      </w:tr>
      <w:tr w:rsidR="006231E4" w:rsidRPr="007E0D87" w14:paraId="4BE2D384" w14:textId="77777777" w:rsidTr="00CF420C">
        <w:trPr>
          <w:jc w:val="center"/>
        </w:trPr>
        <w:tc>
          <w:tcPr>
            <w:tcW w:w="8321" w:type="dxa"/>
            <w:tcBorders>
              <w:left w:val="single" w:sz="4" w:space="0" w:color="auto"/>
            </w:tcBorders>
          </w:tcPr>
          <w:p w14:paraId="64CC7A7D" w14:textId="77777777" w:rsidR="006231E4" w:rsidRPr="00695C58" w:rsidRDefault="006231E4" w:rsidP="00673C01">
            <w:pPr>
              <w:pStyle w:val="TF-TEXTOQUADRO"/>
              <w:jc w:val="both"/>
              <w:rPr>
                <w:sz w:val="20"/>
              </w:rPr>
            </w:pPr>
            <w:r w:rsidRPr="00695C58">
              <w:rPr>
                <w:sz w:val="20"/>
              </w:rPr>
              <w:t>ser construído com base nos padrões do material design</w:t>
            </w:r>
          </w:p>
        </w:tc>
        <w:tc>
          <w:tcPr>
            <w:tcW w:w="664" w:type="dxa"/>
            <w:tcBorders>
              <w:left w:val="single" w:sz="4" w:space="0" w:color="auto"/>
            </w:tcBorders>
            <w:vAlign w:val="center"/>
          </w:tcPr>
          <w:p w14:paraId="13840C91" w14:textId="77777777" w:rsidR="006231E4" w:rsidRDefault="006231E4" w:rsidP="00673C01">
            <w:pPr>
              <w:pStyle w:val="TF-TEXTOQUADRO"/>
              <w:jc w:val="center"/>
              <w:rPr>
                <w:bCs/>
                <w:sz w:val="20"/>
              </w:rPr>
            </w:pPr>
            <w:r>
              <w:rPr>
                <w:bCs/>
                <w:sz w:val="20"/>
              </w:rPr>
              <w:t>RNF</w:t>
            </w:r>
          </w:p>
        </w:tc>
      </w:tr>
      <w:tr w:rsidR="006231E4" w:rsidRPr="007E0D87" w14:paraId="0DF1CFB6" w14:textId="77777777" w:rsidTr="00CF420C">
        <w:trPr>
          <w:jc w:val="center"/>
        </w:trPr>
        <w:tc>
          <w:tcPr>
            <w:tcW w:w="8321" w:type="dxa"/>
            <w:tcBorders>
              <w:left w:val="single" w:sz="4" w:space="0" w:color="auto"/>
            </w:tcBorders>
          </w:tcPr>
          <w:p w14:paraId="57D95BAC" w14:textId="77777777" w:rsidR="006231E4" w:rsidRPr="00695C58" w:rsidRDefault="006231E4" w:rsidP="00B711AD">
            <w:pPr>
              <w:pStyle w:val="TF-TEXTOQUADRO"/>
              <w:tabs>
                <w:tab w:val="left" w:pos="4956"/>
              </w:tabs>
              <w:jc w:val="both"/>
              <w:rPr>
                <w:sz w:val="20"/>
              </w:rPr>
            </w:pPr>
            <w:r>
              <w:rPr>
                <w:sz w:val="20"/>
              </w:rPr>
              <w:t>ser construído utilizando banco de dados MySQL</w:t>
            </w:r>
            <w:r>
              <w:rPr>
                <w:sz w:val="20"/>
              </w:rPr>
              <w:tab/>
            </w:r>
          </w:p>
        </w:tc>
        <w:tc>
          <w:tcPr>
            <w:tcW w:w="664" w:type="dxa"/>
            <w:tcBorders>
              <w:left w:val="single" w:sz="4" w:space="0" w:color="auto"/>
            </w:tcBorders>
            <w:vAlign w:val="center"/>
          </w:tcPr>
          <w:p w14:paraId="489EC4D4" w14:textId="77777777" w:rsidR="006231E4" w:rsidRDefault="006231E4" w:rsidP="00673C01">
            <w:pPr>
              <w:pStyle w:val="TF-TEXTOQUADRO"/>
              <w:jc w:val="center"/>
              <w:rPr>
                <w:bCs/>
                <w:sz w:val="20"/>
              </w:rPr>
            </w:pPr>
            <w:r>
              <w:rPr>
                <w:bCs/>
                <w:sz w:val="20"/>
              </w:rPr>
              <w:t>RNF</w:t>
            </w:r>
          </w:p>
        </w:tc>
      </w:tr>
    </w:tbl>
    <w:p w14:paraId="10BA32AA" w14:textId="77777777" w:rsidR="006231E4" w:rsidRPr="00286FED" w:rsidRDefault="006231E4" w:rsidP="00920418">
      <w:pPr>
        <w:pStyle w:val="TF-FONTE"/>
      </w:pPr>
      <w:r>
        <w:t>Fonte: elaborado pelo autor.</w:t>
      </w:r>
    </w:p>
    <w:p w14:paraId="52366A6A" w14:textId="77777777" w:rsidR="006231E4" w:rsidRDefault="006231E4" w:rsidP="00451B94">
      <w:pPr>
        <w:pStyle w:val="Ttulo2"/>
        <w:spacing w:after="120" w:line="240" w:lineRule="auto"/>
      </w:pPr>
      <w:r>
        <w:t>METODOLOGIA</w:t>
      </w:r>
    </w:p>
    <w:p w14:paraId="0C9D495D" w14:textId="77777777" w:rsidR="006231E4" w:rsidRPr="00DB04D2" w:rsidRDefault="006231E4" w:rsidP="00DB04D2">
      <w:pPr>
        <w:pStyle w:val="TF-TEXTO"/>
      </w:pPr>
      <w:r>
        <w:t xml:space="preserve">A metodologia dessa proposta será constituída pelos seguintes instrumentos metodológicos e será desenvolvido nas etapas relacionadas no </w:t>
      </w:r>
      <w:r>
        <w:fldChar w:fldCharType="begin"/>
      </w:r>
      <w:r>
        <w:instrText xml:space="preserve"> REF _Ref82539843 \h </w:instrText>
      </w:r>
      <w:r>
        <w:fldChar w:fldCharType="separate"/>
      </w:r>
      <w:r>
        <w:t xml:space="preserve">Quadro </w:t>
      </w:r>
      <w:r>
        <w:rPr>
          <w:noProof/>
        </w:rPr>
        <w:t>3</w:t>
      </w:r>
      <w:r>
        <w:fldChar w:fldCharType="end"/>
      </w:r>
      <w:r>
        <w:t>:</w:t>
      </w:r>
    </w:p>
    <w:p w14:paraId="09143AFF" w14:textId="77777777" w:rsidR="006231E4" w:rsidRPr="007E0D87" w:rsidRDefault="006231E4" w:rsidP="003E2A73">
      <w:pPr>
        <w:pStyle w:val="TF-ALNEA"/>
        <w:numPr>
          <w:ilvl w:val="0"/>
          <w:numId w:val="37"/>
        </w:numPr>
        <w:contextualSpacing w:val="0"/>
      </w:pPr>
      <w:r>
        <w:t>aprofundamento bibliográfico</w:t>
      </w:r>
      <w:r w:rsidRPr="007E0D87">
        <w:t xml:space="preserve">: </w:t>
      </w:r>
      <w:commentRangeStart w:id="118"/>
      <w:r>
        <w:t>realizar aprofundamento na literatura sobre os assuntos citados nas referências bibliográficas</w:t>
      </w:r>
      <w:commentRangeEnd w:id="118"/>
      <w:r>
        <w:rPr>
          <w:rStyle w:val="Refdecomentrio"/>
        </w:rPr>
        <w:commentReference w:id="118"/>
      </w:r>
      <w:r>
        <w:t xml:space="preserve"> e trabalhos correlatos</w:t>
      </w:r>
      <w:r w:rsidRPr="007E0D87">
        <w:t>;</w:t>
      </w:r>
    </w:p>
    <w:p w14:paraId="682803AE" w14:textId="77777777" w:rsidR="006231E4" w:rsidRDefault="006231E4" w:rsidP="00451B94">
      <w:pPr>
        <w:pStyle w:val="TF-ALNEA"/>
        <w:contextualSpacing w:val="0"/>
      </w:pPr>
      <w:r>
        <w:t>imersão</w:t>
      </w:r>
      <w:r w:rsidRPr="007E0D87">
        <w:t>:</w:t>
      </w:r>
      <w:r>
        <w:t xml:space="preserve"> identificar os problemas dos usuários por meio de pesquisas exploratórias e entrevistas com o público-alvo da solução;</w:t>
      </w:r>
    </w:p>
    <w:p w14:paraId="62220925" w14:textId="77777777" w:rsidR="006231E4" w:rsidRDefault="006231E4" w:rsidP="00451B94">
      <w:pPr>
        <w:pStyle w:val="TF-ALNEA"/>
        <w:contextualSpacing w:val="0"/>
      </w:pPr>
      <w:r>
        <w:t xml:space="preserve">ideação: transformar as informações e problemas identificados na etapa anterior em ideias, utilizando de técnicas de </w:t>
      </w:r>
      <w:proofErr w:type="spellStart"/>
      <w:r>
        <w:t>cocriação</w:t>
      </w:r>
      <w:proofErr w:type="spellEnd"/>
      <w:r>
        <w:t xml:space="preserve"> com os usuários do aplicativo;</w:t>
      </w:r>
    </w:p>
    <w:p w14:paraId="4EC5AF9A" w14:textId="77777777" w:rsidR="006231E4" w:rsidRDefault="006231E4" w:rsidP="00451B94">
      <w:pPr>
        <w:pStyle w:val="TF-ALNEA"/>
        <w:contextualSpacing w:val="0"/>
      </w:pPr>
      <w:r>
        <w:t>levantamento dos requisitos: analisar os requisitos funcionais e não-funcionais já definidos e, se necessário, especificar outros a partir da etapa de imersão e ideação;</w:t>
      </w:r>
    </w:p>
    <w:p w14:paraId="10EE74A6" w14:textId="77777777" w:rsidR="006231E4" w:rsidRDefault="006231E4" w:rsidP="00451B94">
      <w:pPr>
        <w:pStyle w:val="TF-ALNEA"/>
        <w:contextualSpacing w:val="0"/>
      </w:pPr>
      <w:r>
        <w:t xml:space="preserve">especificação e análise: formalizar as funcionalidades do aplicativo por meio da construção de casos de uso e diagramas da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utilizando a ferramenta </w:t>
      </w:r>
      <w:proofErr w:type="spellStart"/>
      <w:r>
        <w:t>Astah</w:t>
      </w:r>
      <w:proofErr w:type="spellEnd"/>
      <w:r>
        <w:t xml:space="preserve"> UML;</w:t>
      </w:r>
    </w:p>
    <w:p w14:paraId="26FDC5A5" w14:textId="77777777" w:rsidR="006231E4" w:rsidRDefault="006231E4" w:rsidP="00451B94">
      <w:pPr>
        <w:pStyle w:val="TF-ALNEA"/>
      </w:pPr>
      <w:r>
        <w:t xml:space="preserve">implementação: desenvolver o aplicativo utilizando o </w:t>
      </w:r>
      <w:r>
        <w:rPr>
          <w:i/>
          <w:iCs/>
        </w:rPr>
        <w:t>framework</w:t>
      </w:r>
      <w:r>
        <w:t xml:space="preserve"> </w:t>
      </w:r>
      <w:commentRangeStart w:id="119"/>
      <w:proofErr w:type="spellStart"/>
      <w:r>
        <w:t>Flutter</w:t>
      </w:r>
      <w:proofErr w:type="spellEnd"/>
      <w:r>
        <w:t>;</w:t>
      </w:r>
      <w:commentRangeEnd w:id="119"/>
      <w:r>
        <w:rPr>
          <w:rStyle w:val="Refdecomentrio"/>
        </w:rPr>
        <w:commentReference w:id="119"/>
      </w:r>
    </w:p>
    <w:p w14:paraId="70940D66" w14:textId="77777777" w:rsidR="006231E4" w:rsidRDefault="006231E4" w:rsidP="00451B94">
      <w:pPr>
        <w:pStyle w:val="TF-ALNEA"/>
      </w:pPr>
      <w:r>
        <w:t>verificação e validação: paralelamente a implementação, realizar os testes do aplicativo e validar com o usuário a sua usabilidade.</w:t>
      </w:r>
    </w:p>
    <w:p w14:paraId="7AD306AD" w14:textId="77777777" w:rsidR="006231E4" w:rsidRDefault="006231E4" w:rsidP="009964B7">
      <w:pPr>
        <w:pStyle w:val="TF-LEGENDA-Ilustracao"/>
      </w:pPr>
      <w:r>
        <w:lastRenderedPageBreak/>
        <w:t xml:space="preserve">Quadro </w:t>
      </w:r>
      <w:r w:rsidR="001F5E16">
        <w:fldChar w:fldCharType="begin"/>
      </w:r>
      <w:r w:rsidR="001F5E16">
        <w:instrText xml:space="preserve"> SEQ Quadro \* ARABIC </w:instrText>
      </w:r>
      <w:r w:rsidR="001F5E16">
        <w:fldChar w:fldCharType="separate"/>
      </w:r>
      <w:r>
        <w:rPr>
          <w:noProof/>
        </w:rPr>
        <w:t>3</w:t>
      </w:r>
      <w:r w:rsidR="001F5E16">
        <w:rPr>
          <w:noProof/>
        </w:rPr>
        <w:fldChar w:fldCharType="end"/>
      </w:r>
      <w:r>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6231E4" w:rsidRPr="00D90262" w14:paraId="135EAE45" w14:textId="77777777" w:rsidTr="009964B7">
        <w:trPr>
          <w:cantSplit/>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0CB4082C" w14:textId="77777777" w:rsidR="006231E4" w:rsidRPr="009964B7" w:rsidRDefault="006231E4" w:rsidP="009964B7">
            <w:pPr>
              <w:pStyle w:val="TF-TEXTOQUADRO"/>
              <w:jc w:val="right"/>
              <w:rPr>
                <w:b/>
                <w:bCs/>
                <w:sz w:val="20"/>
              </w:rPr>
            </w:pPr>
            <w:r w:rsidRPr="009964B7">
              <w:rPr>
                <w:b/>
                <w:bCs/>
                <w:sz w:val="20"/>
              </w:rPr>
              <w:t>Quinzenas</w:t>
            </w:r>
          </w:p>
          <w:p w14:paraId="71AA340F" w14:textId="77777777" w:rsidR="006231E4" w:rsidRPr="009964B7" w:rsidRDefault="006231E4" w:rsidP="00470C41">
            <w:pPr>
              <w:pStyle w:val="TF-TEXTOQUADRO"/>
              <w:rPr>
                <w:b/>
                <w:bCs/>
                <w:sz w:val="20"/>
              </w:rPr>
            </w:pPr>
          </w:p>
          <w:p w14:paraId="299C0682" w14:textId="77777777" w:rsidR="006231E4" w:rsidRPr="009964B7" w:rsidRDefault="006231E4" w:rsidP="00470C41">
            <w:pPr>
              <w:pStyle w:val="TF-TEXTOQUADRO"/>
              <w:rPr>
                <w:b/>
                <w:bCs/>
                <w:sz w:val="20"/>
              </w:rPr>
            </w:pPr>
            <w:r w:rsidRPr="009964B7">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61B261CC" w14:textId="77777777" w:rsidR="006231E4" w:rsidRPr="009964B7" w:rsidRDefault="006231E4" w:rsidP="00470C41">
            <w:pPr>
              <w:pStyle w:val="TF-TEXTOQUADROCentralizado"/>
              <w:rPr>
                <w:b/>
                <w:bCs/>
                <w:sz w:val="20"/>
              </w:rPr>
            </w:pPr>
            <w:r w:rsidRPr="009964B7">
              <w:rPr>
                <w:b/>
                <w:bCs/>
                <w:sz w:val="20"/>
              </w:rPr>
              <w:t>2022</w:t>
            </w:r>
          </w:p>
        </w:tc>
      </w:tr>
      <w:tr w:rsidR="006231E4" w:rsidRPr="00D90262" w14:paraId="5CAFFBE1"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32505AC5" w14:textId="77777777" w:rsidR="006231E4" w:rsidRPr="009964B7" w:rsidRDefault="006231E4" w:rsidP="00470C41">
            <w:pPr>
              <w:pStyle w:val="TF-TEXTOQUADRO"/>
              <w:rPr>
                <w:b/>
                <w:bCs/>
                <w:sz w:val="20"/>
              </w:rPr>
            </w:pPr>
          </w:p>
        </w:tc>
        <w:tc>
          <w:tcPr>
            <w:tcW w:w="557" w:type="dxa"/>
            <w:gridSpan w:val="2"/>
            <w:tcBorders>
              <w:left w:val="single" w:sz="4" w:space="0" w:color="auto"/>
            </w:tcBorders>
            <w:shd w:val="clear" w:color="auto" w:fill="A6A6A6"/>
          </w:tcPr>
          <w:p w14:paraId="4FB6F8E7" w14:textId="77777777" w:rsidR="006231E4" w:rsidRPr="009964B7" w:rsidRDefault="006231E4" w:rsidP="00470C41">
            <w:pPr>
              <w:pStyle w:val="TF-TEXTOQUADROCentralizado"/>
              <w:rPr>
                <w:b/>
                <w:bCs/>
                <w:sz w:val="20"/>
              </w:rPr>
            </w:pPr>
            <w:commentRangeStart w:id="120"/>
            <w:r w:rsidRPr="009964B7">
              <w:rPr>
                <w:b/>
                <w:bCs/>
                <w:sz w:val="20"/>
              </w:rPr>
              <w:t>Fe</w:t>
            </w:r>
            <w:commentRangeEnd w:id="120"/>
            <w:r>
              <w:rPr>
                <w:rStyle w:val="Refdecomentrio"/>
              </w:rPr>
              <w:commentReference w:id="120"/>
            </w:r>
            <w:r w:rsidRPr="009964B7">
              <w:rPr>
                <w:b/>
                <w:bCs/>
                <w:sz w:val="20"/>
              </w:rPr>
              <w:t>v.</w:t>
            </w:r>
          </w:p>
        </w:tc>
        <w:tc>
          <w:tcPr>
            <w:tcW w:w="568" w:type="dxa"/>
            <w:gridSpan w:val="2"/>
            <w:shd w:val="clear" w:color="auto" w:fill="A6A6A6"/>
          </w:tcPr>
          <w:p w14:paraId="39779EBE" w14:textId="77777777" w:rsidR="006231E4" w:rsidRPr="009964B7" w:rsidRDefault="006231E4" w:rsidP="00470C41">
            <w:pPr>
              <w:pStyle w:val="TF-TEXTOQUADROCentralizado"/>
              <w:rPr>
                <w:b/>
                <w:bCs/>
                <w:sz w:val="20"/>
              </w:rPr>
            </w:pPr>
            <w:r w:rsidRPr="009964B7">
              <w:rPr>
                <w:b/>
                <w:bCs/>
                <w:sz w:val="20"/>
              </w:rPr>
              <w:t>Mar.</w:t>
            </w:r>
          </w:p>
        </w:tc>
        <w:tc>
          <w:tcPr>
            <w:tcW w:w="568" w:type="dxa"/>
            <w:gridSpan w:val="2"/>
            <w:shd w:val="clear" w:color="auto" w:fill="A6A6A6"/>
          </w:tcPr>
          <w:p w14:paraId="3D11BD49" w14:textId="77777777" w:rsidR="006231E4" w:rsidRPr="009964B7" w:rsidRDefault="006231E4" w:rsidP="00470C41">
            <w:pPr>
              <w:pStyle w:val="TF-TEXTOQUADROCentralizado"/>
              <w:rPr>
                <w:b/>
                <w:bCs/>
                <w:sz w:val="20"/>
              </w:rPr>
            </w:pPr>
            <w:r w:rsidRPr="009964B7">
              <w:rPr>
                <w:b/>
                <w:bCs/>
                <w:sz w:val="20"/>
              </w:rPr>
              <w:t>Abr.</w:t>
            </w:r>
          </w:p>
        </w:tc>
        <w:tc>
          <w:tcPr>
            <w:tcW w:w="568" w:type="dxa"/>
            <w:gridSpan w:val="2"/>
            <w:shd w:val="clear" w:color="auto" w:fill="A6A6A6"/>
          </w:tcPr>
          <w:p w14:paraId="6C976053" w14:textId="77777777" w:rsidR="006231E4" w:rsidRPr="009964B7" w:rsidRDefault="006231E4" w:rsidP="00470C41">
            <w:pPr>
              <w:pStyle w:val="TF-TEXTOQUADROCentralizado"/>
              <w:rPr>
                <w:b/>
                <w:bCs/>
                <w:sz w:val="20"/>
              </w:rPr>
            </w:pPr>
            <w:commentRangeStart w:id="121"/>
            <w:r w:rsidRPr="009964B7">
              <w:rPr>
                <w:b/>
                <w:bCs/>
                <w:sz w:val="20"/>
              </w:rPr>
              <w:t>Mai.</w:t>
            </w:r>
            <w:commentRangeEnd w:id="121"/>
            <w:r>
              <w:rPr>
                <w:rStyle w:val="Refdecomentrio"/>
              </w:rPr>
              <w:commentReference w:id="121"/>
            </w:r>
          </w:p>
        </w:tc>
        <w:tc>
          <w:tcPr>
            <w:tcW w:w="573" w:type="dxa"/>
            <w:gridSpan w:val="2"/>
            <w:shd w:val="clear" w:color="auto" w:fill="A6A6A6"/>
          </w:tcPr>
          <w:p w14:paraId="065742F2" w14:textId="77777777" w:rsidR="006231E4" w:rsidRPr="009964B7" w:rsidRDefault="006231E4" w:rsidP="00470C41">
            <w:pPr>
              <w:pStyle w:val="TF-TEXTOQUADROCentralizado"/>
              <w:rPr>
                <w:b/>
                <w:bCs/>
                <w:sz w:val="20"/>
              </w:rPr>
            </w:pPr>
            <w:r w:rsidRPr="009964B7">
              <w:rPr>
                <w:b/>
                <w:bCs/>
                <w:sz w:val="20"/>
              </w:rPr>
              <w:t>Jun.</w:t>
            </w:r>
          </w:p>
        </w:tc>
      </w:tr>
      <w:tr w:rsidR="006231E4" w:rsidRPr="00D90262" w14:paraId="0769269C" w14:textId="77777777" w:rsidTr="009964B7">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665EC8E4" w14:textId="77777777" w:rsidR="006231E4" w:rsidRPr="009964B7" w:rsidRDefault="006231E4" w:rsidP="00470C41">
            <w:pPr>
              <w:pStyle w:val="TF-TEXTOQUADRO"/>
              <w:rPr>
                <w:b/>
                <w:bCs/>
                <w:sz w:val="20"/>
              </w:rPr>
            </w:pPr>
          </w:p>
        </w:tc>
        <w:tc>
          <w:tcPr>
            <w:tcW w:w="273" w:type="dxa"/>
            <w:tcBorders>
              <w:left w:val="single" w:sz="4" w:space="0" w:color="auto"/>
              <w:bottom w:val="single" w:sz="4" w:space="0" w:color="auto"/>
            </w:tcBorders>
            <w:shd w:val="clear" w:color="auto" w:fill="A6A6A6"/>
          </w:tcPr>
          <w:p w14:paraId="5D4DD115"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0D5AEEF2"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748D64FF"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6F68757B"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156FF0CA"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027527AA"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637F53A9" w14:textId="77777777" w:rsidR="006231E4" w:rsidRPr="009964B7" w:rsidRDefault="006231E4" w:rsidP="00470C41">
            <w:pPr>
              <w:pStyle w:val="TF-TEXTOQUADROCentralizado"/>
              <w:rPr>
                <w:b/>
                <w:bCs/>
                <w:sz w:val="20"/>
              </w:rPr>
            </w:pPr>
            <w:r w:rsidRPr="009964B7">
              <w:rPr>
                <w:b/>
                <w:bCs/>
                <w:sz w:val="20"/>
              </w:rPr>
              <w:t>1</w:t>
            </w:r>
          </w:p>
        </w:tc>
        <w:tc>
          <w:tcPr>
            <w:tcW w:w="284" w:type="dxa"/>
            <w:tcBorders>
              <w:bottom w:val="single" w:sz="4" w:space="0" w:color="auto"/>
            </w:tcBorders>
            <w:shd w:val="clear" w:color="auto" w:fill="A6A6A6"/>
          </w:tcPr>
          <w:p w14:paraId="26B96F5D" w14:textId="77777777" w:rsidR="006231E4" w:rsidRPr="009964B7" w:rsidRDefault="006231E4" w:rsidP="00470C41">
            <w:pPr>
              <w:pStyle w:val="TF-TEXTOQUADROCentralizado"/>
              <w:rPr>
                <w:b/>
                <w:bCs/>
                <w:sz w:val="20"/>
              </w:rPr>
            </w:pPr>
            <w:r w:rsidRPr="009964B7">
              <w:rPr>
                <w:b/>
                <w:bCs/>
                <w:sz w:val="20"/>
              </w:rPr>
              <w:t>2</w:t>
            </w:r>
          </w:p>
        </w:tc>
        <w:tc>
          <w:tcPr>
            <w:tcW w:w="284" w:type="dxa"/>
            <w:tcBorders>
              <w:bottom w:val="single" w:sz="4" w:space="0" w:color="auto"/>
            </w:tcBorders>
            <w:shd w:val="clear" w:color="auto" w:fill="A6A6A6"/>
          </w:tcPr>
          <w:p w14:paraId="32F1FBA8" w14:textId="77777777" w:rsidR="006231E4" w:rsidRPr="009964B7" w:rsidRDefault="006231E4" w:rsidP="00470C41">
            <w:pPr>
              <w:pStyle w:val="TF-TEXTOQUADROCentralizado"/>
              <w:rPr>
                <w:b/>
                <w:bCs/>
                <w:sz w:val="20"/>
              </w:rPr>
            </w:pPr>
            <w:r w:rsidRPr="009964B7">
              <w:rPr>
                <w:b/>
                <w:bCs/>
                <w:sz w:val="20"/>
              </w:rPr>
              <w:t>1</w:t>
            </w:r>
          </w:p>
        </w:tc>
        <w:tc>
          <w:tcPr>
            <w:tcW w:w="289" w:type="dxa"/>
            <w:tcBorders>
              <w:bottom w:val="single" w:sz="4" w:space="0" w:color="auto"/>
            </w:tcBorders>
            <w:shd w:val="clear" w:color="auto" w:fill="A6A6A6"/>
          </w:tcPr>
          <w:p w14:paraId="085030B4" w14:textId="77777777" w:rsidR="006231E4" w:rsidRPr="009964B7" w:rsidRDefault="006231E4" w:rsidP="00470C41">
            <w:pPr>
              <w:pStyle w:val="TF-TEXTOQUADROCentralizado"/>
              <w:rPr>
                <w:b/>
                <w:bCs/>
                <w:sz w:val="20"/>
              </w:rPr>
            </w:pPr>
            <w:r w:rsidRPr="009964B7">
              <w:rPr>
                <w:b/>
                <w:bCs/>
                <w:sz w:val="20"/>
              </w:rPr>
              <w:t>2</w:t>
            </w:r>
          </w:p>
        </w:tc>
      </w:tr>
      <w:tr w:rsidR="006231E4" w:rsidRPr="00D90262" w14:paraId="08E5A037" w14:textId="77777777" w:rsidTr="00C87FC5">
        <w:trPr>
          <w:jc w:val="center"/>
        </w:trPr>
        <w:tc>
          <w:tcPr>
            <w:tcW w:w="6171" w:type="dxa"/>
            <w:tcBorders>
              <w:left w:val="single" w:sz="4" w:space="0" w:color="auto"/>
            </w:tcBorders>
          </w:tcPr>
          <w:p w14:paraId="67FAF181" w14:textId="77777777" w:rsidR="006231E4" w:rsidRPr="009964B7" w:rsidRDefault="006231E4" w:rsidP="00470C41">
            <w:pPr>
              <w:pStyle w:val="TF-TEXTOQUADRO"/>
              <w:rPr>
                <w:bCs/>
                <w:sz w:val="20"/>
              </w:rPr>
            </w:pPr>
            <w:r>
              <w:rPr>
                <w:sz w:val="20"/>
              </w:rPr>
              <w:t>A</w:t>
            </w:r>
            <w:r w:rsidRPr="009964B7">
              <w:rPr>
                <w:sz w:val="20"/>
              </w:rPr>
              <w:t>profundamento bibliográfico</w:t>
            </w:r>
          </w:p>
        </w:tc>
        <w:tc>
          <w:tcPr>
            <w:tcW w:w="273" w:type="dxa"/>
            <w:tcBorders>
              <w:bottom w:val="single" w:sz="4" w:space="0" w:color="auto"/>
            </w:tcBorders>
            <w:shd w:val="clear" w:color="auto" w:fill="A6A6A6"/>
          </w:tcPr>
          <w:p w14:paraId="210FE2F8" w14:textId="77777777" w:rsidR="006231E4" w:rsidRPr="009964B7" w:rsidRDefault="006231E4" w:rsidP="00470C41">
            <w:pPr>
              <w:pStyle w:val="TF-TEXTOQUADROCentralizado"/>
              <w:rPr>
                <w:sz w:val="20"/>
              </w:rPr>
            </w:pPr>
          </w:p>
        </w:tc>
        <w:tc>
          <w:tcPr>
            <w:tcW w:w="284" w:type="dxa"/>
            <w:tcBorders>
              <w:bottom w:val="single" w:sz="4" w:space="0" w:color="auto"/>
            </w:tcBorders>
          </w:tcPr>
          <w:p w14:paraId="7982F64B" w14:textId="77777777" w:rsidR="006231E4" w:rsidRPr="009964B7" w:rsidRDefault="006231E4" w:rsidP="00470C41">
            <w:pPr>
              <w:pStyle w:val="TF-TEXTOQUADROCentralizado"/>
              <w:rPr>
                <w:sz w:val="20"/>
              </w:rPr>
            </w:pPr>
          </w:p>
        </w:tc>
        <w:tc>
          <w:tcPr>
            <w:tcW w:w="284" w:type="dxa"/>
            <w:tcBorders>
              <w:bottom w:val="single" w:sz="4" w:space="0" w:color="auto"/>
            </w:tcBorders>
          </w:tcPr>
          <w:p w14:paraId="302F8FE9" w14:textId="77777777" w:rsidR="006231E4" w:rsidRPr="009964B7" w:rsidRDefault="006231E4" w:rsidP="00470C41">
            <w:pPr>
              <w:pStyle w:val="TF-TEXTOQUADROCentralizado"/>
              <w:rPr>
                <w:sz w:val="20"/>
              </w:rPr>
            </w:pPr>
          </w:p>
        </w:tc>
        <w:tc>
          <w:tcPr>
            <w:tcW w:w="284" w:type="dxa"/>
            <w:tcBorders>
              <w:bottom w:val="single" w:sz="4" w:space="0" w:color="auto"/>
            </w:tcBorders>
          </w:tcPr>
          <w:p w14:paraId="2BB0B071" w14:textId="77777777" w:rsidR="006231E4" w:rsidRPr="009964B7" w:rsidRDefault="006231E4" w:rsidP="00470C41">
            <w:pPr>
              <w:pStyle w:val="TF-TEXTOQUADROCentralizado"/>
              <w:rPr>
                <w:sz w:val="20"/>
              </w:rPr>
            </w:pPr>
          </w:p>
        </w:tc>
        <w:tc>
          <w:tcPr>
            <w:tcW w:w="284" w:type="dxa"/>
            <w:tcBorders>
              <w:bottom w:val="single" w:sz="4" w:space="0" w:color="auto"/>
            </w:tcBorders>
          </w:tcPr>
          <w:p w14:paraId="346DADE0" w14:textId="77777777" w:rsidR="006231E4" w:rsidRPr="009964B7" w:rsidRDefault="006231E4" w:rsidP="00470C41">
            <w:pPr>
              <w:pStyle w:val="TF-TEXTOQUADROCentralizado"/>
              <w:rPr>
                <w:sz w:val="20"/>
              </w:rPr>
            </w:pPr>
          </w:p>
        </w:tc>
        <w:tc>
          <w:tcPr>
            <w:tcW w:w="284" w:type="dxa"/>
            <w:tcBorders>
              <w:bottom w:val="single" w:sz="4" w:space="0" w:color="auto"/>
            </w:tcBorders>
          </w:tcPr>
          <w:p w14:paraId="6EB44782" w14:textId="77777777" w:rsidR="006231E4" w:rsidRPr="009964B7" w:rsidRDefault="006231E4" w:rsidP="00470C41">
            <w:pPr>
              <w:pStyle w:val="TF-TEXTOQUADROCentralizado"/>
              <w:rPr>
                <w:sz w:val="20"/>
              </w:rPr>
            </w:pPr>
          </w:p>
        </w:tc>
        <w:tc>
          <w:tcPr>
            <w:tcW w:w="284" w:type="dxa"/>
            <w:tcBorders>
              <w:bottom w:val="single" w:sz="4" w:space="0" w:color="auto"/>
            </w:tcBorders>
          </w:tcPr>
          <w:p w14:paraId="15283DF7" w14:textId="77777777" w:rsidR="006231E4" w:rsidRPr="009964B7" w:rsidRDefault="006231E4" w:rsidP="00470C41">
            <w:pPr>
              <w:pStyle w:val="TF-TEXTOQUADROCentralizado"/>
              <w:rPr>
                <w:sz w:val="20"/>
              </w:rPr>
            </w:pPr>
          </w:p>
        </w:tc>
        <w:tc>
          <w:tcPr>
            <w:tcW w:w="284" w:type="dxa"/>
            <w:tcBorders>
              <w:bottom w:val="single" w:sz="4" w:space="0" w:color="auto"/>
            </w:tcBorders>
          </w:tcPr>
          <w:p w14:paraId="43DDEA66" w14:textId="77777777" w:rsidR="006231E4" w:rsidRPr="009964B7" w:rsidRDefault="006231E4" w:rsidP="00470C41">
            <w:pPr>
              <w:pStyle w:val="TF-TEXTOQUADROCentralizado"/>
              <w:rPr>
                <w:sz w:val="20"/>
              </w:rPr>
            </w:pPr>
          </w:p>
        </w:tc>
        <w:tc>
          <w:tcPr>
            <w:tcW w:w="284" w:type="dxa"/>
            <w:tcBorders>
              <w:bottom w:val="single" w:sz="4" w:space="0" w:color="auto"/>
            </w:tcBorders>
          </w:tcPr>
          <w:p w14:paraId="33761157" w14:textId="77777777" w:rsidR="006231E4" w:rsidRPr="009964B7" w:rsidRDefault="006231E4" w:rsidP="00470C41">
            <w:pPr>
              <w:pStyle w:val="TF-TEXTOQUADROCentralizado"/>
              <w:rPr>
                <w:sz w:val="20"/>
              </w:rPr>
            </w:pPr>
          </w:p>
        </w:tc>
        <w:tc>
          <w:tcPr>
            <w:tcW w:w="289" w:type="dxa"/>
          </w:tcPr>
          <w:p w14:paraId="5383F89E" w14:textId="77777777" w:rsidR="006231E4" w:rsidRPr="009964B7" w:rsidRDefault="006231E4" w:rsidP="00470C41">
            <w:pPr>
              <w:pStyle w:val="TF-TEXTOQUADROCentralizado"/>
              <w:rPr>
                <w:sz w:val="20"/>
              </w:rPr>
            </w:pPr>
          </w:p>
        </w:tc>
      </w:tr>
      <w:tr w:rsidR="006231E4" w:rsidRPr="00D90262" w14:paraId="608D9E07" w14:textId="77777777" w:rsidTr="00C87FC5">
        <w:trPr>
          <w:jc w:val="center"/>
        </w:trPr>
        <w:tc>
          <w:tcPr>
            <w:tcW w:w="6171" w:type="dxa"/>
            <w:tcBorders>
              <w:left w:val="single" w:sz="4" w:space="0" w:color="auto"/>
            </w:tcBorders>
          </w:tcPr>
          <w:p w14:paraId="6C401726" w14:textId="77777777" w:rsidR="006231E4" w:rsidRPr="009964B7" w:rsidRDefault="006231E4" w:rsidP="00470C41">
            <w:pPr>
              <w:pStyle w:val="TF-TEXTOQUADRO"/>
              <w:rPr>
                <w:sz w:val="20"/>
              </w:rPr>
            </w:pPr>
            <w:r>
              <w:rPr>
                <w:sz w:val="20"/>
              </w:rPr>
              <w:t>I</w:t>
            </w:r>
            <w:r w:rsidRPr="009964B7">
              <w:rPr>
                <w:sz w:val="20"/>
              </w:rPr>
              <w:t>mersão</w:t>
            </w:r>
          </w:p>
        </w:tc>
        <w:tc>
          <w:tcPr>
            <w:tcW w:w="273" w:type="dxa"/>
            <w:tcBorders>
              <w:top w:val="single" w:sz="4" w:space="0" w:color="auto"/>
            </w:tcBorders>
          </w:tcPr>
          <w:p w14:paraId="71C4FD58" w14:textId="77777777" w:rsidR="006231E4" w:rsidRPr="009964B7" w:rsidRDefault="006231E4" w:rsidP="00470C41">
            <w:pPr>
              <w:pStyle w:val="TF-TEXTOQUADROCentralizado"/>
              <w:rPr>
                <w:sz w:val="20"/>
              </w:rPr>
            </w:pPr>
          </w:p>
        </w:tc>
        <w:tc>
          <w:tcPr>
            <w:tcW w:w="284" w:type="dxa"/>
            <w:tcBorders>
              <w:top w:val="single" w:sz="4" w:space="0" w:color="auto"/>
            </w:tcBorders>
            <w:shd w:val="clear" w:color="auto" w:fill="A6A6A6"/>
          </w:tcPr>
          <w:p w14:paraId="2D381294" w14:textId="77777777" w:rsidR="006231E4" w:rsidRPr="009964B7" w:rsidRDefault="006231E4" w:rsidP="00470C41">
            <w:pPr>
              <w:pStyle w:val="TF-TEXTOQUADROCentralizado"/>
              <w:rPr>
                <w:sz w:val="20"/>
              </w:rPr>
            </w:pPr>
          </w:p>
        </w:tc>
        <w:tc>
          <w:tcPr>
            <w:tcW w:w="284" w:type="dxa"/>
            <w:tcBorders>
              <w:top w:val="single" w:sz="4" w:space="0" w:color="auto"/>
            </w:tcBorders>
          </w:tcPr>
          <w:p w14:paraId="5B2D8A1C" w14:textId="77777777" w:rsidR="006231E4" w:rsidRPr="009964B7" w:rsidRDefault="006231E4" w:rsidP="00470C41">
            <w:pPr>
              <w:pStyle w:val="TF-TEXTOQUADROCentralizado"/>
              <w:rPr>
                <w:sz w:val="20"/>
              </w:rPr>
            </w:pPr>
          </w:p>
        </w:tc>
        <w:tc>
          <w:tcPr>
            <w:tcW w:w="284" w:type="dxa"/>
            <w:tcBorders>
              <w:top w:val="single" w:sz="4" w:space="0" w:color="auto"/>
            </w:tcBorders>
          </w:tcPr>
          <w:p w14:paraId="7D1845E9" w14:textId="77777777" w:rsidR="006231E4" w:rsidRPr="009964B7" w:rsidRDefault="006231E4" w:rsidP="00470C41">
            <w:pPr>
              <w:pStyle w:val="TF-TEXTOQUADROCentralizado"/>
              <w:rPr>
                <w:sz w:val="20"/>
              </w:rPr>
            </w:pPr>
          </w:p>
        </w:tc>
        <w:tc>
          <w:tcPr>
            <w:tcW w:w="284" w:type="dxa"/>
            <w:tcBorders>
              <w:top w:val="single" w:sz="4" w:space="0" w:color="auto"/>
            </w:tcBorders>
          </w:tcPr>
          <w:p w14:paraId="273EF182" w14:textId="77777777" w:rsidR="006231E4" w:rsidRPr="009964B7" w:rsidRDefault="006231E4" w:rsidP="00470C41">
            <w:pPr>
              <w:pStyle w:val="TF-TEXTOQUADROCentralizado"/>
              <w:rPr>
                <w:sz w:val="20"/>
              </w:rPr>
            </w:pPr>
          </w:p>
        </w:tc>
        <w:tc>
          <w:tcPr>
            <w:tcW w:w="284" w:type="dxa"/>
            <w:tcBorders>
              <w:top w:val="single" w:sz="4" w:space="0" w:color="auto"/>
            </w:tcBorders>
          </w:tcPr>
          <w:p w14:paraId="34C3D76D" w14:textId="77777777" w:rsidR="006231E4" w:rsidRPr="009964B7" w:rsidRDefault="006231E4" w:rsidP="00470C41">
            <w:pPr>
              <w:pStyle w:val="TF-TEXTOQUADROCentralizado"/>
              <w:rPr>
                <w:sz w:val="20"/>
              </w:rPr>
            </w:pPr>
          </w:p>
        </w:tc>
        <w:tc>
          <w:tcPr>
            <w:tcW w:w="284" w:type="dxa"/>
            <w:tcBorders>
              <w:top w:val="single" w:sz="4" w:space="0" w:color="auto"/>
            </w:tcBorders>
          </w:tcPr>
          <w:p w14:paraId="582C4A36" w14:textId="77777777" w:rsidR="006231E4" w:rsidRPr="009964B7" w:rsidRDefault="006231E4" w:rsidP="00470C41">
            <w:pPr>
              <w:pStyle w:val="TF-TEXTOQUADROCentralizado"/>
              <w:rPr>
                <w:sz w:val="20"/>
              </w:rPr>
            </w:pPr>
          </w:p>
        </w:tc>
        <w:tc>
          <w:tcPr>
            <w:tcW w:w="284" w:type="dxa"/>
            <w:tcBorders>
              <w:top w:val="single" w:sz="4" w:space="0" w:color="auto"/>
            </w:tcBorders>
          </w:tcPr>
          <w:p w14:paraId="3627DCC0" w14:textId="77777777" w:rsidR="006231E4" w:rsidRPr="009964B7" w:rsidRDefault="006231E4" w:rsidP="00470C41">
            <w:pPr>
              <w:pStyle w:val="TF-TEXTOQUADROCentralizado"/>
              <w:rPr>
                <w:sz w:val="20"/>
              </w:rPr>
            </w:pPr>
          </w:p>
        </w:tc>
        <w:tc>
          <w:tcPr>
            <w:tcW w:w="284" w:type="dxa"/>
            <w:tcBorders>
              <w:top w:val="single" w:sz="4" w:space="0" w:color="auto"/>
            </w:tcBorders>
          </w:tcPr>
          <w:p w14:paraId="324C7124" w14:textId="77777777" w:rsidR="006231E4" w:rsidRPr="009964B7" w:rsidRDefault="006231E4" w:rsidP="00470C41">
            <w:pPr>
              <w:pStyle w:val="TF-TEXTOQUADROCentralizado"/>
              <w:rPr>
                <w:sz w:val="20"/>
              </w:rPr>
            </w:pPr>
          </w:p>
        </w:tc>
        <w:tc>
          <w:tcPr>
            <w:tcW w:w="289" w:type="dxa"/>
          </w:tcPr>
          <w:p w14:paraId="399D3F2E" w14:textId="77777777" w:rsidR="006231E4" w:rsidRPr="009964B7" w:rsidRDefault="006231E4" w:rsidP="00470C41">
            <w:pPr>
              <w:pStyle w:val="TF-TEXTOQUADROCentralizado"/>
              <w:rPr>
                <w:sz w:val="20"/>
              </w:rPr>
            </w:pPr>
          </w:p>
        </w:tc>
      </w:tr>
      <w:tr w:rsidR="006231E4" w:rsidRPr="00D90262" w14:paraId="63E2162A" w14:textId="77777777" w:rsidTr="00C87FC5">
        <w:trPr>
          <w:jc w:val="center"/>
        </w:trPr>
        <w:tc>
          <w:tcPr>
            <w:tcW w:w="6171" w:type="dxa"/>
            <w:tcBorders>
              <w:left w:val="single" w:sz="4" w:space="0" w:color="auto"/>
            </w:tcBorders>
          </w:tcPr>
          <w:p w14:paraId="33F455F9" w14:textId="77777777" w:rsidR="006231E4" w:rsidRPr="009964B7" w:rsidRDefault="006231E4" w:rsidP="00470C41">
            <w:pPr>
              <w:pStyle w:val="TF-TEXTOQUADRO"/>
              <w:rPr>
                <w:sz w:val="20"/>
              </w:rPr>
            </w:pPr>
            <w:r>
              <w:rPr>
                <w:sz w:val="20"/>
              </w:rPr>
              <w:t>I</w:t>
            </w:r>
            <w:r w:rsidRPr="009964B7">
              <w:rPr>
                <w:sz w:val="20"/>
              </w:rPr>
              <w:t>deação</w:t>
            </w:r>
          </w:p>
        </w:tc>
        <w:tc>
          <w:tcPr>
            <w:tcW w:w="273" w:type="dxa"/>
            <w:tcBorders>
              <w:bottom w:val="single" w:sz="4" w:space="0" w:color="auto"/>
            </w:tcBorders>
          </w:tcPr>
          <w:p w14:paraId="3F930CB8"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075BD1D4" w14:textId="77777777" w:rsidR="006231E4" w:rsidRPr="009964B7" w:rsidRDefault="006231E4" w:rsidP="00470C41">
            <w:pPr>
              <w:pStyle w:val="TF-TEXTOQUADROCentralizado"/>
              <w:rPr>
                <w:sz w:val="20"/>
              </w:rPr>
            </w:pPr>
          </w:p>
        </w:tc>
        <w:tc>
          <w:tcPr>
            <w:tcW w:w="284" w:type="dxa"/>
            <w:tcBorders>
              <w:bottom w:val="single" w:sz="4" w:space="0" w:color="auto"/>
            </w:tcBorders>
          </w:tcPr>
          <w:p w14:paraId="688D6377" w14:textId="77777777" w:rsidR="006231E4" w:rsidRPr="009964B7" w:rsidRDefault="006231E4" w:rsidP="00470C41">
            <w:pPr>
              <w:pStyle w:val="TF-TEXTOQUADROCentralizado"/>
              <w:rPr>
                <w:sz w:val="20"/>
              </w:rPr>
            </w:pPr>
          </w:p>
        </w:tc>
        <w:tc>
          <w:tcPr>
            <w:tcW w:w="284" w:type="dxa"/>
            <w:tcBorders>
              <w:bottom w:val="single" w:sz="4" w:space="0" w:color="auto"/>
            </w:tcBorders>
          </w:tcPr>
          <w:p w14:paraId="132DC7F1" w14:textId="77777777" w:rsidR="006231E4" w:rsidRPr="009964B7" w:rsidRDefault="006231E4" w:rsidP="00470C41">
            <w:pPr>
              <w:pStyle w:val="TF-TEXTOQUADROCentralizado"/>
              <w:rPr>
                <w:sz w:val="20"/>
              </w:rPr>
            </w:pPr>
          </w:p>
        </w:tc>
        <w:tc>
          <w:tcPr>
            <w:tcW w:w="284" w:type="dxa"/>
            <w:tcBorders>
              <w:bottom w:val="single" w:sz="4" w:space="0" w:color="auto"/>
            </w:tcBorders>
          </w:tcPr>
          <w:p w14:paraId="5E5C17C1" w14:textId="77777777" w:rsidR="006231E4" w:rsidRPr="009964B7" w:rsidRDefault="006231E4" w:rsidP="00470C41">
            <w:pPr>
              <w:pStyle w:val="TF-TEXTOQUADROCentralizado"/>
              <w:rPr>
                <w:sz w:val="20"/>
              </w:rPr>
            </w:pPr>
          </w:p>
        </w:tc>
        <w:tc>
          <w:tcPr>
            <w:tcW w:w="284" w:type="dxa"/>
            <w:tcBorders>
              <w:bottom w:val="single" w:sz="4" w:space="0" w:color="auto"/>
            </w:tcBorders>
          </w:tcPr>
          <w:p w14:paraId="0E083197" w14:textId="77777777" w:rsidR="006231E4" w:rsidRPr="009964B7" w:rsidRDefault="006231E4" w:rsidP="00470C41">
            <w:pPr>
              <w:pStyle w:val="TF-TEXTOQUADROCentralizado"/>
              <w:rPr>
                <w:sz w:val="20"/>
              </w:rPr>
            </w:pPr>
          </w:p>
        </w:tc>
        <w:tc>
          <w:tcPr>
            <w:tcW w:w="284" w:type="dxa"/>
            <w:tcBorders>
              <w:bottom w:val="single" w:sz="4" w:space="0" w:color="auto"/>
            </w:tcBorders>
          </w:tcPr>
          <w:p w14:paraId="6B63259A" w14:textId="77777777" w:rsidR="006231E4" w:rsidRPr="009964B7" w:rsidRDefault="006231E4" w:rsidP="00470C41">
            <w:pPr>
              <w:pStyle w:val="TF-TEXTOQUADROCentralizado"/>
              <w:rPr>
                <w:sz w:val="20"/>
              </w:rPr>
            </w:pPr>
          </w:p>
        </w:tc>
        <w:tc>
          <w:tcPr>
            <w:tcW w:w="284" w:type="dxa"/>
            <w:tcBorders>
              <w:bottom w:val="single" w:sz="4" w:space="0" w:color="auto"/>
            </w:tcBorders>
          </w:tcPr>
          <w:p w14:paraId="55A6642E" w14:textId="77777777" w:rsidR="006231E4" w:rsidRPr="009964B7" w:rsidRDefault="006231E4" w:rsidP="00470C41">
            <w:pPr>
              <w:pStyle w:val="TF-TEXTOQUADROCentralizado"/>
              <w:rPr>
                <w:sz w:val="20"/>
              </w:rPr>
            </w:pPr>
          </w:p>
        </w:tc>
        <w:tc>
          <w:tcPr>
            <w:tcW w:w="284" w:type="dxa"/>
            <w:tcBorders>
              <w:bottom w:val="single" w:sz="4" w:space="0" w:color="auto"/>
            </w:tcBorders>
          </w:tcPr>
          <w:p w14:paraId="6B5E0D74" w14:textId="77777777" w:rsidR="006231E4" w:rsidRPr="009964B7" w:rsidRDefault="006231E4" w:rsidP="00470C41">
            <w:pPr>
              <w:pStyle w:val="TF-TEXTOQUADROCentralizado"/>
              <w:rPr>
                <w:sz w:val="20"/>
              </w:rPr>
            </w:pPr>
          </w:p>
        </w:tc>
        <w:tc>
          <w:tcPr>
            <w:tcW w:w="289" w:type="dxa"/>
          </w:tcPr>
          <w:p w14:paraId="123705B1" w14:textId="77777777" w:rsidR="006231E4" w:rsidRPr="009964B7" w:rsidRDefault="006231E4" w:rsidP="00470C41">
            <w:pPr>
              <w:pStyle w:val="TF-TEXTOQUADROCentralizado"/>
              <w:rPr>
                <w:sz w:val="20"/>
              </w:rPr>
            </w:pPr>
          </w:p>
        </w:tc>
      </w:tr>
      <w:tr w:rsidR="006231E4" w:rsidRPr="00D90262" w14:paraId="3B6AF900" w14:textId="77777777" w:rsidTr="00C87FC5">
        <w:trPr>
          <w:jc w:val="center"/>
        </w:trPr>
        <w:tc>
          <w:tcPr>
            <w:tcW w:w="6171" w:type="dxa"/>
            <w:tcBorders>
              <w:left w:val="single" w:sz="4" w:space="0" w:color="auto"/>
            </w:tcBorders>
          </w:tcPr>
          <w:p w14:paraId="7379324E" w14:textId="77777777" w:rsidR="006231E4" w:rsidRPr="009964B7" w:rsidRDefault="006231E4" w:rsidP="00470C41">
            <w:pPr>
              <w:pStyle w:val="TF-TEXTOQUADRO"/>
              <w:rPr>
                <w:sz w:val="20"/>
              </w:rPr>
            </w:pPr>
            <w:r>
              <w:rPr>
                <w:sz w:val="20"/>
              </w:rPr>
              <w:t>L</w:t>
            </w:r>
            <w:r w:rsidRPr="009964B7">
              <w:rPr>
                <w:sz w:val="20"/>
              </w:rPr>
              <w:t>evantamento dos requisitos</w:t>
            </w:r>
          </w:p>
        </w:tc>
        <w:tc>
          <w:tcPr>
            <w:tcW w:w="273" w:type="dxa"/>
          </w:tcPr>
          <w:p w14:paraId="0B8BCD81" w14:textId="77777777" w:rsidR="006231E4" w:rsidRPr="009964B7" w:rsidRDefault="006231E4" w:rsidP="00470C41">
            <w:pPr>
              <w:pStyle w:val="TF-TEXTOQUADROCentralizado"/>
              <w:rPr>
                <w:sz w:val="20"/>
              </w:rPr>
            </w:pPr>
          </w:p>
        </w:tc>
        <w:tc>
          <w:tcPr>
            <w:tcW w:w="284" w:type="dxa"/>
          </w:tcPr>
          <w:p w14:paraId="0D578863" w14:textId="77777777" w:rsidR="006231E4" w:rsidRPr="009964B7" w:rsidRDefault="006231E4" w:rsidP="00470C41">
            <w:pPr>
              <w:pStyle w:val="TF-TEXTOQUADROCentralizado"/>
              <w:rPr>
                <w:sz w:val="20"/>
              </w:rPr>
            </w:pPr>
          </w:p>
        </w:tc>
        <w:tc>
          <w:tcPr>
            <w:tcW w:w="284" w:type="dxa"/>
            <w:shd w:val="clear" w:color="auto" w:fill="A6A6A6"/>
          </w:tcPr>
          <w:p w14:paraId="7217EC1E" w14:textId="77777777" w:rsidR="006231E4" w:rsidRPr="009964B7" w:rsidRDefault="006231E4" w:rsidP="00470C41">
            <w:pPr>
              <w:pStyle w:val="TF-TEXTOQUADROCentralizado"/>
              <w:rPr>
                <w:sz w:val="20"/>
              </w:rPr>
            </w:pPr>
          </w:p>
        </w:tc>
        <w:tc>
          <w:tcPr>
            <w:tcW w:w="284" w:type="dxa"/>
          </w:tcPr>
          <w:p w14:paraId="1ACA36E8" w14:textId="77777777" w:rsidR="006231E4" w:rsidRPr="009964B7" w:rsidRDefault="006231E4" w:rsidP="00470C41">
            <w:pPr>
              <w:pStyle w:val="TF-TEXTOQUADROCentralizado"/>
              <w:rPr>
                <w:sz w:val="20"/>
              </w:rPr>
            </w:pPr>
          </w:p>
        </w:tc>
        <w:tc>
          <w:tcPr>
            <w:tcW w:w="284" w:type="dxa"/>
          </w:tcPr>
          <w:p w14:paraId="5AA92D6F" w14:textId="77777777" w:rsidR="006231E4" w:rsidRPr="009964B7" w:rsidRDefault="006231E4" w:rsidP="00470C41">
            <w:pPr>
              <w:pStyle w:val="TF-TEXTOQUADROCentralizado"/>
              <w:rPr>
                <w:sz w:val="20"/>
              </w:rPr>
            </w:pPr>
          </w:p>
        </w:tc>
        <w:tc>
          <w:tcPr>
            <w:tcW w:w="284" w:type="dxa"/>
          </w:tcPr>
          <w:p w14:paraId="2740DC49" w14:textId="77777777" w:rsidR="006231E4" w:rsidRPr="009964B7" w:rsidRDefault="006231E4" w:rsidP="00470C41">
            <w:pPr>
              <w:pStyle w:val="TF-TEXTOQUADROCentralizado"/>
              <w:rPr>
                <w:sz w:val="20"/>
              </w:rPr>
            </w:pPr>
          </w:p>
        </w:tc>
        <w:tc>
          <w:tcPr>
            <w:tcW w:w="284" w:type="dxa"/>
          </w:tcPr>
          <w:p w14:paraId="7E4F91A4" w14:textId="77777777" w:rsidR="006231E4" w:rsidRPr="009964B7" w:rsidRDefault="006231E4" w:rsidP="00470C41">
            <w:pPr>
              <w:pStyle w:val="TF-TEXTOQUADROCentralizado"/>
              <w:rPr>
                <w:sz w:val="20"/>
              </w:rPr>
            </w:pPr>
          </w:p>
        </w:tc>
        <w:tc>
          <w:tcPr>
            <w:tcW w:w="284" w:type="dxa"/>
          </w:tcPr>
          <w:p w14:paraId="4D933876" w14:textId="77777777" w:rsidR="006231E4" w:rsidRPr="009964B7" w:rsidRDefault="006231E4" w:rsidP="00470C41">
            <w:pPr>
              <w:pStyle w:val="TF-TEXTOQUADROCentralizado"/>
              <w:rPr>
                <w:sz w:val="20"/>
              </w:rPr>
            </w:pPr>
          </w:p>
        </w:tc>
        <w:tc>
          <w:tcPr>
            <w:tcW w:w="284" w:type="dxa"/>
          </w:tcPr>
          <w:p w14:paraId="23E9F8AF" w14:textId="77777777" w:rsidR="006231E4" w:rsidRPr="009964B7" w:rsidRDefault="006231E4" w:rsidP="00470C41">
            <w:pPr>
              <w:pStyle w:val="TF-TEXTOQUADROCentralizado"/>
              <w:rPr>
                <w:sz w:val="20"/>
              </w:rPr>
            </w:pPr>
          </w:p>
        </w:tc>
        <w:tc>
          <w:tcPr>
            <w:tcW w:w="289" w:type="dxa"/>
          </w:tcPr>
          <w:p w14:paraId="61F6280A" w14:textId="77777777" w:rsidR="006231E4" w:rsidRPr="009964B7" w:rsidRDefault="006231E4" w:rsidP="00470C41">
            <w:pPr>
              <w:pStyle w:val="TF-TEXTOQUADROCentralizado"/>
              <w:rPr>
                <w:sz w:val="20"/>
              </w:rPr>
            </w:pPr>
          </w:p>
        </w:tc>
      </w:tr>
      <w:tr w:rsidR="006231E4" w:rsidRPr="00D90262" w14:paraId="2B69158E" w14:textId="77777777" w:rsidTr="00C87FC5">
        <w:trPr>
          <w:jc w:val="center"/>
        </w:trPr>
        <w:tc>
          <w:tcPr>
            <w:tcW w:w="6171" w:type="dxa"/>
            <w:tcBorders>
              <w:left w:val="single" w:sz="4" w:space="0" w:color="auto"/>
            </w:tcBorders>
          </w:tcPr>
          <w:p w14:paraId="11DF4806" w14:textId="77777777" w:rsidR="006231E4" w:rsidRPr="009964B7" w:rsidRDefault="006231E4" w:rsidP="00470C41">
            <w:pPr>
              <w:pStyle w:val="TF-TEXTOQUADRO"/>
              <w:rPr>
                <w:sz w:val="20"/>
              </w:rPr>
            </w:pPr>
            <w:r>
              <w:rPr>
                <w:sz w:val="20"/>
              </w:rPr>
              <w:t>e</w:t>
            </w:r>
            <w:r w:rsidRPr="009964B7">
              <w:rPr>
                <w:sz w:val="20"/>
              </w:rPr>
              <w:t>specificação e análise</w:t>
            </w:r>
          </w:p>
        </w:tc>
        <w:tc>
          <w:tcPr>
            <w:tcW w:w="273" w:type="dxa"/>
          </w:tcPr>
          <w:p w14:paraId="3DDACB8C" w14:textId="77777777" w:rsidR="006231E4" w:rsidRPr="009964B7" w:rsidRDefault="006231E4" w:rsidP="00470C41">
            <w:pPr>
              <w:pStyle w:val="TF-TEXTOQUADROCentralizado"/>
              <w:rPr>
                <w:sz w:val="20"/>
              </w:rPr>
            </w:pPr>
          </w:p>
        </w:tc>
        <w:tc>
          <w:tcPr>
            <w:tcW w:w="284" w:type="dxa"/>
          </w:tcPr>
          <w:p w14:paraId="0DBF8AA3" w14:textId="77777777" w:rsidR="006231E4" w:rsidRPr="009964B7" w:rsidRDefault="006231E4" w:rsidP="00470C41">
            <w:pPr>
              <w:pStyle w:val="TF-TEXTOQUADROCentralizado"/>
              <w:rPr>
                <w:sz w:val="20"/>
              </w:rPr>
            </w:pPr>
          </w:p>
        </w:tc>
        <w:tc>
          <w:tcPr>
            <w:tcW w:w="284" w:type="dxa"/>
            <w:shd w:val="clear" w:color="auto" w:fill="A6A6A6"/>
          </w:tcPr>
          <w:p w14:paraId="08363B5A" w14:textId="77777777" w:rsidR="006231E4" w:rsidRPr="009964B7" w:rsidRDefault="006231E4" w:rsidP="00470C41">
            <w:pPr>
              <w:pStyle w:val="TF-TEXTOQUADROCentralizado"/>
              <w:rPr>
                <w:sz w:val="20"/>
              </w:rPr>
            </w:pPr>
          </w:p>
        </w:tc>
        <w:tc>
          <w:tcPr>
            <w:tcW w:w="284" w:type="dxa"/>
            <w:shd w:val="clear" w:color="auto" w:fill="A6A6A6"/>
          </w:tcPr>
          <w:p w14:paraId="238F9EA6" w14:textId="77777777" w:rsidR="006231E4" w:rsidRPr="009964B7" w:rsidRDefault="006231E4" w:rsidP="00470C41">
            <w:pPr>
              <w:pStyle w:val="TF-TEXTOQUADROCentralizado"/>
              <w:rPr>
                <w:sz w:val="20"/>
              </w:rPr>
            </w:pPr>
          </w:p>
        </w:tc>
        <w:tc>
          <w:tcPr>
            <w:tcW w:w="284" w:type="dxa"/>
          </w:tcPr>
          <w:p w14:paraId="57C60D8F" w14:textId="77777777" w:rsidR="006231E4" w:rsidRPr="009964B7" w:rsidRDefault="006231E4" w:rsidP="00470C41">
            <w:pPr>
              <w:pStyle w:val="TF-TEXTOQUADROCentralizado"/>
              <w:rPr>
                <w:sz w:val="20"/>
              </w:rPr>
            </w:pPr>
          </w:p>
        </w:tc>
        <w:tc>
          <w:tcPr>
            <w:tcW w:w="284" w:type="dxa"/>
          </w:tcPr>
          <w:p w14:paraId="64031D2F" w14:textId="77777777" w:rsidR="006231E4" w:rsidRPr="009964B7" w:rsidRDefault="006231E4" w:rsidP="00470C41">
            <w:pPr>
              <w:pStyle w:val="TF-TEXTOQUADROCentralizado"/>
              <w:rPr>
                <w:sz w:val="20"/>
              </w:rPr>
            </w:pPr>
          </w:p>
        </w:tc>
        <w:tc>
          <w:tcPr>
            <w:tcW w:w="284" w:type="dxa"/>
          </w:tcPr>
          <w:p w14:paraId="6683860A" w14:textId="77777777" w:rsidR="006231E4" w:rsidRPr="009964B7" w:rsidRDefault="006231E4" w:rsidP="00470C41">
            <w:pPr>
              <w:pStyle w:val="TF-TEXTOQUADROCentralizado"/>
              <w:rPr>
                <w:sz w:val="20"/>
              </w:rPr>
            </w:pPr>
          </w:p>
        </w:tc>
        <w:tc>
          <w:tcPr>
            <w:tcW w:w="284" w:type="dxa"/>
          </w:tcPr>
          <w:p w14:paraId="5EBA1209" w14:textId="77777777" w:rsidR="006231E4" w:rsidRPr="009964B7" w:rsidRDefault="006231E4" w:rsidP="00470C41">
            <w:pPr>
              <w:pStyle w:val="TF-TEXTOQUADROCentralizado"/>
              <w:rPr>
                <w:sz w:val="20"/>
              </w:rPr>
            </w:pPr>
          </w:p>
        </w:tc>
        <w:tc>
          <w:tcPr>
            <w:tcW w:w="284" w:type="dxa"/>
          </w:tcPr>
          <w:p w14:paraId="2352CC65" w14:textId="77777777" w:rsidR="006231E4" w:rsidRPr="009964B7" w:rsidRDefault="006231E4" w:rsidP="00470C41">
            <w:pPr>
              <w:pStyle w:val="TF-TEXTOQUADROCentralizado"/>
              <w:rPr>
                <w:sz w:val="20"/>
              </w:rPr>
            </w:pPr>
          </w:p>
        </w:tc>
        <w:tc>
          <w:tcPr>
            <w:tcW w:w="289" w:type="dxa"/>
          </w:tcPr>
          <w:p w14:paraId="3A781276" w14:textId="77777777" w:rsidR="006231E4" w:rsidRPr="009964B7" w:rsidRDefault="006231E4" w:rsidP="00470C41">
            <w:pPr>
              <w:pStyle w:val="TF-TEXTOQUADROCentralizado"/>
              <w:rPr>
                <w:sz w:val="20"/>
              </w:rPr>
            </w:pPr>
          </w:p>
        </w:tc>
      </w:tr>
      <w:tr w:rsidR="006231E4" w:rsidRPr="00D90262" w14:paraId="61977F49" w14:textId="77777777" w:rsidTr="00C87FC5">
        <w:trPr>
          <w:jc w:val="center"/>
        </w:trPr>
        <w:tc>
          <w:tcPr>
            <w:tcW w:w="6171" w:type="dxa"/>
            <w:tcBorders>
              <w:left w:val="single" w:sz="4" w:space="0" w:color="auto"/>
            </w:tcBorders>
          </w:tcPr>
          <w:p w14:paraId="796CB682" w14:textId="77777777" w:rsidR="006231E4" w:rsidRPr="009964B7" w:rsidRDefault="006231E4" w:rsidP="00470C41">
            <w:pPr>
              <w:pStyle w:val="TF-TEXTOQUADRO"/>
              <w:rPr>
                <w:sz w:val="20"/>
              </w:rPr>
            </w:pPr>
            <w:r>
              <w:rPr>
                <w:sz w:val="20"/>
              </w:rPr>
              <w:t>I</w:t>
            </w:r>
            <w:r w:rsidRPr="009964B7">
              <w:rPr>
                <w:sz w:val="20"/>
              </w:rPr>
              <w:t>mplementação</w:t>
            </w:r>
          </w:p>
        </w:tc>
        <w:tc>
          <w:tcPr>
            <w:tcW w:w="273" w:type="dxa"/>
          </w:tcPr>
          <w:p w14:paraId="5AA295D5" w14:textId="77777777" w:rsidR="006231E4" w:rsidRPr="009964B7" w:rsidRDefault="006231E4" w:rsidP="00470C41">
            <w:pPr>
              <w:pStyle w:val="TF-TEXTOQUADROCentralizado"/>
              <w:rPr>
                <w:sz w:val="20"/>
              </w:rPr>
            </w:pPr>
          </w:p>
        </w:tc>
        <w:tc>
          <w:tcPr>
            <w:tcW w:w="284" w:type="dxa"/>
          </w:tcPr>
          <w:p w14:paraId="2A5AE8EB" w14:textId="77777777" w:rsidR="006231E4" w:rsidRPr="009964B7" w:rsidRDefault="006231E4" w:rsidP="00470C41">
            <w:pPr>
              <w:pStyle w:val="TF-TEXTOQUADROCentralizado"/>
              <w:rPr>
                <w:sz w:val="20"/>
              </w:rPr>
            </w:pPr>
          </w:p>
        </w:tc>
        <w:tc>
          <w:tcPr>
            <w:tcW w:w="284" w:type="dxa"/>
          </w:tcPr>
          <w:p w14:paraId="7CA63F5B" w14:textId="77777777" w:rsidR="006231E4" w:rsidRPr="009964B7" w:rsidRDefault="006231E4" w:rsidP="00470C41">
            <w:pPr>
              <w:pStyle w:val="TF-TEXTOQUADROCentralizado"/>
              <w:rPr>
                <w:sz w:val="20"/>
              </w:rPr>
            </w:pPr>
          </w:p>
        </w:tc>
        <w:tc>
          <w:tcPr>
            <w:tcW w:w="284" w:type="dxa"/>
            <w:shd w:val="clear" w:color="auto" w:fill="A6A6A6"/>
          </w:tcPr>
          <w:p w14:paraId="10D98AE9" w14:textId="77777777" w:rsidR="006231E4" w:rsidRPr="009964B7" w:rsidRDefault="006231E4" w:rsidP="00470C41">
            <w:pPr>
              <w:pStyle w:val="TF-TEXTOQUADROCentralizado"/>
              <w:rPr>
                <w:sz w:val="20"/>
              </w:rPr>
            </w:pPr>
          </w:p>
        </w:tc>
        <w:tc>
          <w:tcPr>
            <w:tcW w:w="284" w:type="dxa"/>
            <w:shd w:val="clear" w:color="auto" w:fill="A6A6A6"/>
          </w:tcPr>
          <w:p w14:paraId="04B2C213" w14:textId="77777777" w:rsidR="006231E4" w:rsidRPr="009964B7" w:rsidRDefault="006231E4" w:rsidP="00470C41">
            <w:pPr>
              <w:pStyle w:val="TF-TEXTOQUADROCentralizado"/>
              <w:rPr>
                <w:sz w:val="20"/>
              </w:rPr>
            </w:pPr>
          </w:p>
        </w:tc>
        <w:tc>
          <w:tcPr>
            <w:tcW w:w="284" w:type="dxa"/>
            <w:shd w:val="clear" w:color="auto" w:fill="A6A6A6"/>
          </w:tcPr>
          <w:p w14:paraId="58CBF392" w14:textId="77777777" w:rsidR="006231E4" w:rsidRPr="009964B7" w:rsidRDefault="006231E4" w:rsidP="00470C41">
            <w:pPr>
              <w:pStyle w:val="TF-TEXTOQUADROCentralizado"/>
              <w:rPr>
                <w:sz w:val="20"/>
              </w:rPr>
            </w:pPr>
          </w:p>
        </w:tc>
        <w:tc>
          <w:tcPr>
            <w:tcW w:w="284" w:type="dxa"/>
            <w:shd w:val="clear" w:color="auto" w:fill="A6A6A6"/>
          </w:tcPr>
          <w:p w14:paraId="234C095F" w14:textId="77777777" w:rsidR="006231E4" w:rsidRPr="009964B7" w:rsidRDefault="006231E4" w:rsidP="00470C41">
            <w:pPr>
              <w:pStyle w:val="TF-TEXTOQUADROCentralizado"/>
              <w:rPr>
                <w:sz w:val="20"/>
              </w:rPr>
            </w:pPr>
          </w:p>
        </w:tc>
        <w:tc>
          <w:tcPr>
            <w:tcW w:w="284" w:type="dxa"/>
            <w:shd w:val="clear" w:color="auto" w:fill="A6A6A6"/>
          </w:tcPr>
          <w:p w14:paraId="3710597A" w14:textId="77777777" w:rsidR="006231E4" w:rsidRPr="009964B7" w:rsidRDefault="006231E4" w:rsidP="00470C41">
            <w:pPr>
              <w:pStyle w:val="TF-TEXTOQUADROCentralizado"/>
              <w:rPr>
                <w:sz w:val="20"/>
              </w:rPr>
            </w:pPr>
          </w:p>
        </w:tc>
        <w:tc>
          <w:tcPr>
            <w:tcW w:w="284" w:type="dxa"/>
          </w:tcPr>
          <w:p w14:paraId="0945809B" w14:textId="77777777" w:rsidR="006231E4" w:rsidRPr="009964B7" w:rsidRDefault="006231E4" w:rsidP="00470C41">
            <w:pPr>
              <w:pStyle w:val="TF-TEXTOQUADROCentralizado"/>
              <w:rPr>
                <w:sz w:val="20"/>
              </w:rPr>
            </w:pPr>
          </w:p>
        </w:tc>
        <w:tc>
          <w:tcPr>
            <w:tcW w:w="289" w:type="dxa"/>
          </w:tcPr>
          <w:p w14:paraId="4A636145" w14:textId="77777777" w:rsidR="006231E4" w:rsidRPr="009964B7" w:rsidRDefault="006231E4" w:rsidP="00470C41">
            <w:pPr>
              <w:pStyle w:val="TF-TEXTOQUADROCentralizado"/>
              <w:rPr>
                <w:sz w:val="20"/>
              </w:rPr>
            </w:pPr>
          </w:p>
        </w:tc>
      </w:tr>
      <w:tr w:rsidR="006231E4" w:rsidRPr="00D90262" w14:paraId="65F1EE29" w14:textId="77777777" w:rsidTr="007B68BF">
        <w:trPr>
          <w:jc w:val="center"/>
        </w:trPr>
        <w:tc>
          <w:tcPr>
            <w:tcW w:w="6171" w:type="dxa"/>
            <w:tcBorders>
              <w:left w:val="single" w:sz="4" w:space="0" w:color="auto"/>
              <w:bottom w:val="single" w:sz="4" w:space="0" w:color="auto"/>
            </w:tcBorders>
          </w:tcPr>
          <w:p w14:paraId="0BFB10F4" w14:textId="77777777" w:rsidR="006231E4" w:rsidRPr="009964B7" w:rsidRDefault="006231E4" w:rsidP="00470C41">
            <w:pPr>
              <w:pStyle w:val="TF-TEXTOQUADRO"/>
              <w:rPr>
                <w:sz w:val="20"/>
              </w:rPr>
            </w:pPr>
            <w:r>
              <w:rPr>
                <w:sz w:val="20"/>
              </w:rPr>
              <w:t>V</w:t>
            </w:r>
            <w:r w:rsidRPr="009964B7">
              <w:rPr>
                <w:sz w:val="20"/>
              </w:rPr>
              <w:t>erificação e validação</w:t>
            </w:r>
          </w:p>
        </w:tc>
        <w:tc>
          <w:tcPr>
            <w:tcW w:w="273" w:type="dxa"/>
            <w:tcBorders>
              <w:bottom w:val="single" w:sz="4" w:space="0" w:color="auto"/>
            </w:tcBorders>
          </w:tcPr>
          <w:p w14:paraId="39C616AA" w14:textId="77777777" w:rsidR="006231E4" w:rsidRPr="009964B7" w:rsidRDefault="006231E4" w:rsidP="00470C41">
            <w:pPr>
              <w:pStyle w:val="TF-TEXTOQUADROCentralizado"/>
              <w:rPr>
                <w:sz w:val="20"/>
              </w:rPr>
            </w:pPr>
          </w:p>
        </w:tc>
        <w:tc>
          <w:tcPr>
            <w:tcW w:w="284" w:type="dxa"/>
            <w:tcBorders>
              <w:bottom w:val="single" w:sz="4" w:space="0" w:color="auto"/>
            </w:tcBorders>
          </w:tcPr>
          <w:p w14:paraId="7F60502B" w14:textId="77777777" w:rsidR="006231E4" w:rsidRPr="009964B7" w:rsidRDefault="006231E4" w:rsidP="00470C41">
            <w:pPr>
              <w:pStyle w:val="TF-TEXTOQUADROCentralizado"/>
              <w:rPr>
                <w:sz w:val="20"/>
              </w:rPr>
            </w:pPr>
          </w:p>
        </w:tc>
        <w:tc>
          <w:tcPr>
            <w:tcW w:w="284" w:type="dxa"/>
            <w:tcBorders>
              <w:bottom w:val="single" w:sz="4" w:space="0" w:color="auto"/>
            </w:tcBorders>
          </w:tcPr>
          <w:p w14:paraId="2CF08EB6" w14:textId="77777777" w:rsidR="006231E4" w:rsidRPr="009964B7" w:rsidRDefault="006231E4" w:rsidP="00470C41">
            <w:pPr>
              <w:pStyle w:val="TF-TEXTOQUADROCentralizado"/>
              <w:rPr>
                <w:sz w:val="20"/>
              </w:rPr>
            </w:pPr>
          </w:p>
        </w:tc>
        <w:tc>
          <w:tcPr>
            <w:tcW w:w="284" w:type="dxa"/>
            <w:tcBorders>
              <w:bottom w:val="single" w:sz="4" w:space="0" w:color="auto"/>
            </w:tcBorders>
          </w:tcPr>
          <w:p w14:paraId="239FB728" w14:textId="77777777" w:rsidR="006231E4" w:rsidRPr="009964B7" w:rsidRDefault="006231E4" w:rsidP="00470C41">
            <w:pPr>
              <w:pStyle w:val="TF-TEXTOQUADROCentralizado"/>
              <w:rPr>
                <w:sz w:val="20"/>
              </w:rPr>
            </w:pPr>
          </w:p>
        </w:tc>
        <w:tc>
          <w:tcPr>
            <w:tcW w:w="284" w:type="dxa"/>
            <w:tcBorders>
              <w:bottom w:val="single" w:sz="4" w:space="0" w:color="auto"/>
            </w:tcBorders>
          </w:tcPr>
          <w:p w14:paraId="4142479B" w14:textId="77777777" w:rsidR="006231E4" w:rsidRPr="009964B7" w:rsidRDefault="006231E4" w:rsidP="00470C41">
            <w:pPr>
              <w:pStyle w:val="TF-TEXTOQUADROCentralizado"/>
              <w:rPr>
                <w:sz w:val="20"/>
              </w:rPr>
            </w:pPr>
          </w:p>
        </w:tc>
        <w:tc>
          <w:tcPr>
            <w:tcW w:w="284" w:type="dxa"/>
            <w:tcBorders>
              <w:bottom w:val="single" w:sz="4" w:space="0" w:color="auto"/>
            </w:tcBorders>
          </w:tcPr>
          <w:p w14:paraId="26C1E97D" w14:textId="77777777" w:rsidR="006231E4" w:rsidRPr="009964B7" w:rsidRDefault="006231E4" w:rsidP="00470C41">
            <w:pPr>
              <w:pStyle w:val="TF-TEXTOQUADROCentralizado"/>
              <w:rPr>
                <w:sz w:val="20"/>
              </w:rPr>
            </w:pPr>
          </w:p>
        </w:tc>
        <w:tc>
          <w:tcPr>
            <w:tcW w:w="284" w:type="dxa"/>
            <w:tcBorders>
              <w:bottom w:val="single" w:sz="4" w:space="0" w:color="auto"/>
            </w:tcBorders>
          </w:tcPr>
          <w:p w14:paraId="782734A0"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131AE4A0" w14:textId="77777777" w:rsidR="006231E4" w:rsidRPr="009964B7" w:rsidRDefault="006231E4" w:rsidP="00470C41">
            <w:pPr>
              <w:pStyle w:val="TF-TEXTOQUADROCentralizado"/>
              <w:rPr>
                <w:sz w:val="20"/>
              </w:rPr>
            </w:pPr>
          </w:p>
        </w:tc>
        <w:tc>
          <w:tcPr>
            <w:tcW w:w="284" w:type="dxa"/>
            <w:tcBorders>
              <w:bottom w:val="single" w:sz="4" w:space="0" w:color="auto"/>
            </w:tcBorders>
            <w:shd w:val="clear" w:color="auto" w:fill="A6A6A6"/>
          </w:tcPr>
          <w:p w14:paraId="09C18367" w14:textId="77777777" w:rsidR="006231E4" w:rsidRPr="009964B7" w:rsidRDefault="006231E4" w:rsidP="00470C41">
            <w:pPr>
              <w:pStyle w:val="TF-TEXTOQUADROCentralizado"/>
              <w:rPr>
                <w:sz w:val="20"/>
              </w:rPr>
            </w:pPr>
          </w:p>
        </w:tc>
        <w:tc>
          <w:tcPr>
            <w:tcW w:w="289" w:type="dxa"/>
            <w:tcBorders>
              <w:bottom w:val="single" w:sz="4" w:space="0" w:color="auto"/>
            </w:tcBorders>
            <w:shd w:val="clear" w:color="auto" w:fill="A6A6A6"/>
          </w:tcPr>
          <w:p w14:paraId="5FDABF83" w14:textId="77777777" w:rsidR="006231E4" w:rsidRPr="009964B7" w:rsidRDefault="006231E4" w:rsidP="00470C41">
            <w:pPr>
              <w:pStyle w:val="TF-TEXTOQUADROCentralizado"/>
              <w:rPr>
                <w:sz w:val="20"/>
              </w:rPr>
            </w:pPr>
          </w:p>
        </w:tc>
      </w:tr>
    </w:tbl>
    <w:p w14:paraId="0D4A987A" w14:textId="77777777" w:rsidR="006231E4" w:rsidRDefault="006231E4" w:rsidP="00FC4A9F">
      <w:pPr>
        <w:pStyle w:val="TF-FONTE"/>
      </w:pPr>
      <w:r>
        <w:t>Fonte: elaborado pelo autor.</w:t>
      </w:r>
    </w:p>
    <w:p w14:paraId="01C84449" w14:textId="77777777" w:rsidR="006231E4" w:rsidRDefault="006231E4" w:rsidP="00FB2B42">
      <w:pPr>
        <w:pStyle w:val="Ttulo1"/>
      </w:pPr>
      <w:r>
        <w:t>REVISÃO BIBLIOGRÁFICA</w:t>
      </w:r>
    </w:p>
    <w:p w14:paraId="7AF04E54" w14:textId="77777777" w:rsidR="006231E4" w:rsidRDefault="006231E4" w:rsidP="00B23A6E">
      <w:pPr>
        <w:pStyle w:val="TF-TEXTO"/>
      </w:pPr>
      <w:r>
        <w:t xml:space="preserve">Nesta seção os conceitos de maior relevância para o trabalho serão descritos. A seção será organizada da seguinte forma: a subseção </w:t>
      </w:r>
      <w:r>
        <w:fldChar w:fldCharType="begin"/>
      </w:r>
      <w:r>
        <w:instrText xml:space="preserve"> REF _Ref83560446 \r \h </w:instrText>
      </w:r>
      <w:r>
        <w:fldChar w:fldCharType="separate"/>
      </w:r>
      <w:r>
        <w:t>4.1</w:t>
      </w:r>
      <w:r>
        <w:fldChar w:fldCharType="end"/>
      </w:r>
      <w:r>
        <w:t xml:space="preserve"> apresenta sobre os abrigos de animais; a subseção </w:t>
      </w:r>
      <w:r>
        <w:fldChar w:fldCharType="begin"/>
      </w:r>
      <w:r>
        <w:instrText xml:space="preserve"> REF _Ref83560458 \r \h </w:instrText>
      </w:r>
      <w:r>
        <w:fldChar w:fldCharType="separate"/>
      </w:r>
      <w:r>
        <w:t>4.2</w:t>
      </w:r>
      <w:r>
        <w:fldChar w:fldCharType="end"/>
      </w:r>
      <w:r>
        <w:t xml:space="preserve"> contextualiza o tema de sistemas colaborativos; e por fim, a subseção </w:t>
      </w:r>
      <w:r>
        <w:fldChar w:fldCharType="begin"/>
      </w:r>
      <w:r>
        <w:instrText xml:space="preserve"> REF _Ref83560468 \r \h </w:instrText>
      </w:r>
      <w:r>
        <w:fldChar w:fldCharType="separate"/>
      </w:r>
      <w:r>
        <w:t>4.3</w:t>
      </w:r>
      <w:r>
        <w:fldChar w:fldCharType="end"/>
      </w:r>
      <w:r>
        <w:t xml:space="preserve"> aborda o conceito de </w:t>
      </w:r>
      <w:r w:rsidRPr="00704467">
        <w:t xml:space="preserve">Design </w:t>
      </w:r>
      <w:proofErr w:type="spellStart"/>
      <w:r w:rsidRPr="00704467">
        <w:t>Thinking</w:t>
      </w:r>
      <w:proofErr w:type="spellEnd"/>
      <w:r>
        <w:t>.</w:t>
      </w:r>
    </w:p>
    <w:p w14:paraId="6FF9D3FE" w14:textId="77777777" w:rsidR="006231E4" w:rsidRDefault="006231E4" w:rsidP="004079DA">
      <w:pPr>
        <w:pStyle w:val="Ttulo2"/>
      </w:pPr>
      <w:r>
        <w:t>abrigos de animais</w:t>
      </w:r>
    </w:p>
    <w:p w14:paraId="5E46A232" w14:textId="77777777" w:rsidR="006231E4" w:rsidRPr="00596F54" w:rsidRDefault="006231E4" w:rsidP="004079DA">
      <w:pPr>
        <w:pStyle w:val="TF-TEXTO"/>
      </w:pPr>
      <w:r>
        <w:t xml:space="preserve">De acordo com </w:t>
      </w:r>
      <w:r>
        <w:rPr>
          <w:color w:val="222222"/>
          <w:szCs w:val="24"/>
          <w:shd w:val="clear" w:color="auto" w:fill="FFFFFF"/>
        </w:rPr>
        <w:t xml:space="preserve">Souza </w:t>
      </w:r>
      <w:r w:rsidRPr="00BB6C23">
        <w:rPr>
          <w:i/>
          <w:iCs/>
          <w:color w:val="222222"/>
          <w:szCs w:val="24"/>
          <w:shd w:val="clear" w:color="auto" w:fill="FFFFFF"/>
        </w:rPr>
        <w:t>et al</w:t>
      </w:r>
      <w:r>
        <w:rPr>
          <w:color w:val="222222"/>
          <w:szCs w:val="24"/>
          <w:shd w:val="clear" w:color="auto" w:fill="FFFFFF"/>
        </w:rPr>
        <w:t>.</w:t>
      </w:r>
      <w:r>
        <w:t xml:space="preserve"> (2018), um abrigo de animais pode ser descrito como um local onde reúne e cuida de um número considerável de animais, na maioria dos casos, animais recolhidos das ruas. Um abrigo de animais possui três tarefas essenciais e principais, sendo </w:t>
      </w:r>
      <w:commentRangeStart w:id="122"/>
      <w:r>
        <w:t xml:space="preserve">elas: 1 – ser </w:t>
      </w:r>
      <w:commentRangeEnd w:id="122"/>
      <w:r>
        <w:rPr>
          <w:rStyle w:val="Refdecomentrio"/>
        </w:rPr>
        <w:commentReference w:id="122"/>
      </w:r>
      <w:r>
        <w:t xml:space="preserve">um refúgio seguro para os animais que dele </w:t>
      </w:r>
      <w:commentRangeStart w:id="123"/>
      <w:r>
        <w:t xml:space="preserve">precisam; 2 – funcionar </w:t>
      </w:r>
      <w:commentRangeEnd w:id="123"/>
      <w:r>
        <w:rPr>
          <w:rStyle w:val="Refdecomentrio"/>
        </w:rPr>
        <w:commentReference w:id="123"/>
      </w:r>
      <w:r>
        <w:t xml:space="preserve">como local de passagem, buscando a recolocação desses animais para lares </w:t>
      </w:r>
      <w:commentRangeStart w:id="124"/>
      <w:r>
        <w:t xml:space="preserve">definitivos; 3 – ser </w:t>
      </w:r>
      <w:commentRangeEnd w:id="124"/>
      <w:r>
        <w:rPr>
          <w:rStyle w:val="Refdecomentrio"/>
        </w:rPr>
        <w:commentReference w:id="124"/>
      </w:r>
      <w:r>
        <w:t xml:space="preserve">um núcleo de referência em programas de cuidados, controle e bem-estar animal (SOUZA </w:t>
      </w:r>
      <w:r w:rsidRPr="00BB6C23">
        <w:rPr>
          <w:i/>
          <w:iCs/>
        </w:rPr>
        <w:t>et al</w:t>
      </w:r>
      <w:r>
        <w:t xml:space="preserve">., </w:t>
      </w:r>
      <w:commentRangeStart w:id="125"/>
      <w:r>
        <w:t xml:space="preserve">2018). Souza (2016) </w:t>
      </w:r>
      <w:commentRangeEnd w:id="125"/>
      <w:r>
        <w:rPr>
          <w:rStyle w:val="Refdecomentrio"/>
        </w:rPr>
        <w:commentReference w:id="125"/>
      </w:r>
      <w:r>
        <w:t>define os abrigos como estabelecimentos públicos ou privados, na qual não possuem finalidade comercial ou lucrativas, servindo apenas como um refúgio para animais abandonados. É importante que os estabelecimentos tenham condições físicas e financeiras, pois a estrutura adequada para um abrigo de animais é aquela capaz de atender à rotina do canil e proporcionar o bem-estar dos animais alojados (SOUZA, 2016).</w:t>
      </w:r>
    </w:p>
    <w:p w14:paraId="56C939CB" w14:textId="77777777" w:rsidR="006231E4" w:rsidRDefault="006231E4" w:rsidP="00D26876">
      <w:pPr>
        <w:pStyle w:val="Ttulo2"/>
      </w:pPr>
      <w:r>
        <w:t>Ambientes Colaborativos</w:t>
      </w:r>
    </w:p>
    <w:p w14:paraId="00BB1497" w14:textId="77777777" w:rsidR="006231E4" w:rsidRDefault="006231E4" w:rsidP="00CE4F9A">
      <w:pPr>
        <w:pStyle w:val="TF-TEXTO"/>
      </w:pPr>
      <w:r>
        <w:t xml:space="preserve">De acordo com Costa (2018), os Sistemas Colaborativos (SC) são sistemas que possibilitam as pessoas que possuem um objetivo em comum, interagirem entre elas para realização de determinadas tarefas. </w:t>
      </w:r>
      <w:proofErr w:type="spellStart"/>
      <w:r>
        <w:t>Fuks</w:t>
      </w:r>
      <w:proofErr w:type="spellEnd"/>
      <w:r>
        <w:t xml:space="preserve"> </w:t>
      </w:r>
      <w:r w:rsidRPr="00BB6C23">
        <w:rPr>
          <w:i/>
          <w:iCs/>
        </w:rPr>
        <w:t>et al</w:t>
      </w:r>
      <w:r>
        <w:t xml:space="preserve">. (2005) complementam que os SC podem ser utilizados de maneira diferente de acordo com os objetivos de cada grupo e diferentes níveis de Colaboração. De acordo com </w:t>
      </w:r>
      <w:proofErr w:type="spellStart"/>
      <w:r>
        <w:t>Fuks</w:t>
      </w:r>
      <w:proofErr w:type="spellEnd"/>
      <w:r>
        <w:t xml:space="preserve"> </w:t>
      </w:r>
      <w:r w:rsidRPr="00BB6C23">
        <w:rPr>
          <w:i/>
          <w:iCs/>
        </w:rPr>
        <w:t>et al</w:t>
      </w:r>
      <w:r>
        <w:t xml:space="preserve">. (2004), </w:t>
      </w:r>
      <w:proofErr w:type="spellStart"/>
      <w:r>
        <w:t>SCs</w:t>
      </w:r>
      <w:proofErr w:type="spellEnd"/>
      <w:r>
        <w:t xml:space="preserve"> podem acabar sendo mais compreendido por meio do Modelo 3C (M3C) de Colaboração. O M3C é formado por três pilares, sendo eles: Cooperação, Coordenação e Comunicação, e pelo Mecanismo de Percepção (FUKS </w:t>
      </w:r>
      <w:r w:rsidRPr="00BB6C23">
        <w:rPr>
          <w:i/>
          <w:iCs/>
        </w:rPr>
        <w:t>et al</w:t>
      </w:r>
      <w:r>
        <w:t xml:space="preserve">., </w:t>
      </w:r>
      <w:r>
        <w:lastRenderedPageBreak/>
        <w:t xml:space="preserve">2005). Conforme Pimentel </w:t>
      </w:r>
      <w:r w:rsidRPr="00BB6C23">
        <w:rPr>
          <w:i/>
          <w:iCs/>
        </w:rPr>
        <w:t>et al</w:t>
      </w:r>
      <w:r>
        <w:t xml:space="preserve">. (2006), o pilar de Coordenação é responsável por gerenciar as pessoas, recursos e tarefas; no pilar de Cooperação ocorre o compartilhamento das operações em um determinado espaço compartilhado para chegar em um objetivo em comum; e no pilar de Comunicação existe a troca de mensagens ou negociações entre os interlocutores. </w:t>
      </w:r>
    </w:p>
    <w:p w14:paraId="2411914A" w14:textId="77777777" w:rsidR="006231E4" w:rsidRDefault="006231E4" w:rsidP="00580B64">
      <w:pPr>
        <w:pStyle w:val="Ttulo2"/>
      </w:pPr>
      <w:r>
        <w:t>Design thinking</w:t>
      </w:r>
    </w:p>
    <w:p w14:paraId="50FF92B5" w14:textId="77777777" w:rsidR="006231E4" w:rsidRDefault="006231E4" w:rsidP="005E5E1D">
      <w:pPr>
        <w:pStyle w:val="TF-TEXTO"/>
      </w:pPr>
      <w:r>
        <w:t xml:space="preserve">Segundo Brown (2018), o Design </w:t>
      </w:r>
      <w:proofErr w:type="spellStart"/>
      <w:r>
        <w:t>Thinking</w:t>
      </w:r>
      <w:proofErr w:type="spellEnd"/>
      <w:r>
        <w:t xml:space="preserve"> (DT) é uma metodologia de concepção de ideias com base nas necessidades reais de um usuário. Luz (2018) descreve como um processo que acaba evoluindo e desenvolvendo em cima da dúvida, do imprevisto e principalmente na troca constante de conhecimento e informação. Brown (2018) caracteriza o DT em três fases: inspiração, ideação e implementação. As fases podem ser seguidas de maneira sequencial, porém, Brown (2018) e Luz (2018) concordam que ao se prender-se a execução linear das fases, ignorará o caráter exploratório da metodologia. Não há uma ordem ou momento específico para ser executado cada fase, as três fases não precisam seguir necessariamente um ciclo. </w:t>
      </w:r>
    </w:p>
    <w:p w14:paraId="77AC1263" w14:textId="77777777" w:rsidR="006231E4" w:rsidRPr="008F0BEC" w:rsidRDefault="006231E4" w:rsidP="005E5E1D">
      <w:pPr>
        <w:pStyle w:val="TF-TEXTO"/>
      </w:pPr>
      <w:r>
        <w:t xml:space="preserve">Na inspiração ocorre a busca de informações, com a maior fonte de dados possível, possibilitando vários pontos de vista e com isso, que várias possibilidades sejam identificadas (LUZ, 2018). </w:t>
      </w:r>
      <w:r w:rsidRPr="00CE4360">
        <w:t>Na ideação, Brown (2018)</w:t>
      </w:r>
      <w:r>
        <w:t xml:space="preserve"> apresenta que as ideias são aprimoradas por meio de buscas e composições, levando assim o aperfeiçoamento das propostas</w:t>
      </w:r>
      <w:r w:rsidRPr="00CE4360">
        <w:t>.</w:t>
      </w:r>
      <w:r>
        <w:t xml:space="preserve"> Por fim, na implementação são implementadas as melhores ideias obtidas, gerando protótipos, testes são realizados, até que se chegue na solução mais adequada e favorável para os problemas identificados.</w:t>
      </w:r>
    </w:p>
    <w:p w14:paraId="1F4A6663" w14:textId="77777777" w:rsidR="006231E4" w:rsidRDefault="006231E4" w:rsidP="00F83A19">
      <w:pPr>
        <w:pStyle w:val="TF-refernciasbibliogrficasTTULO"/>
      </w:pPr>
      <w:r>
        <w:t>Referências</w:t>
      </w:r>
    </w:p>
    <w:p w14:paraId="0446B8B6" w14:textId="77777777" w:rsidR="006231E4" w:rsidRDefault="006231E4" w:rsidP="00381849">
      <w:pPr>
        <w:pStyle w:val="TF-refernciasITEM"/>
      </w:pPr>
      <w:r>
        <w:t xml:space="preserve">BATISTA, Victor Eduardo Amaral. </w:t>
      </w:r>
      <w:r>
        <w:rPr>
          <w:b/>
          <w:bCs/>
        </w:rPr>
        <w:t xml:space="preserve">Pets </w:t>
      </w:r>
      <w:proofErr w:type="spellStart"/>
      <w:r>
        <w:rPr>
          <w:b/>
          <w:bCs/>
        </w:rPr>
        <w:t>Adoptions</w:t>
      </w:r>
      <w:proofErr w:type="spellEnd"/>
      <w:r>
        <w:rPr>
          <w:b/>
          <w:bCs/>
        </w:rPr>
        <w:t xml:space="preserve"> – Aplicativo para ONG de animais</w:t>
      </w:r>
      <w:r>
        <w:t xml:space="preserve">. 2020. 43 f. Trabalho de Conclusão de Curso (Bacharelado em Ciência da Computação) – Centro Universitário </w:t>
      </w:r>
      <w:proofErr w:type="spellStart"/>
      <w:r>
        <w:t>Unifacvest</w:t>
      </w:r>
      <w:proofErr w:type="spellEnd"/>
      <w:r>
        <w:t>, Lages.</w:t>
      </w:r>
    </w:p>
    <w:p w14:paraId="2828E24E" w14:textId="77777777" w:rsidR="006231E4" w:rsidRDefault="006231E4" w:rsidP="00381849">
      <w:pPr>
        <w:pStyle w:val="TF-refernciasITEM"/>
        <w:rPr>
          <w:color w:val="222222"/>
          <w:szCs w:val="24"/>
          <w:shd w:val="clear" w:color="auto" w:fill="FFFFFF"/>
        </w:rPr>
      </w:pPr>
      <w:r>
        <w:rPr>
          <w:color w:val="222222"/>
          <w:szCs w:val="24"/>
          <w:shd w:val="clear" w:color="auto" w:fill="FFFFFF"/>
        </w:rPr>
        <w:t>BROWN, Tim. </w:t>
      </w:r>
      <w:r>
        <w:rPr>
          <w:b/>
          <w:bCs/>
          <w:szCs w:val="24"/>
        </w:rPr>
        <w:t xml:space="preserve">Design </w:t>
      </w:r>
      <w:proofErr w:type="spellStart"/>
      <w:r>
        <w:rPr>
          <w:b/>
          <w:bCs/>
          <w:szCs w:val="24"/>
        </w:rPr>
        <w:t>Thinking</w:t>
      </w:r>
      <w:proofErr w:type="spellEnd"/>
      <w:r>
        <w:rPr>
          <w:b/>
          <w:bCs/>
          <w:szCs w:val="24"/>
        </w:rPr>
        <w:t>: </w:t>
      </w:r>
      <w:r>
        <w:rPr>
          <w:color w:val="222222"/>
          <w:szCs w:val="24"/>
          <w:shd w:val="clear" w:color="auto" w:fill="FFFFFF"/>
        </w:rPr>
        <w:t xml:space="preserve">Uma metodologia poderosa para decretar o fim das velhas ideias. 2. ed. Rio de Janeiro: Alta Books, 2018. 272 p. Tradução: Cristina </w:t>
      </w:r>
      <w:proofErr w:type="spellStart"/>
      <w:r>
        <w:rPr>
          <w:color w:val="222222"/>
          <w:szCs w:val="24"/>
          <w:shd w:val="clear" w:color="auto" w:fill="FFFFFF"/>
        </w:rPr>
        <w:t>Yamagami</w:t>
      </w:r>
      <w:proofErr w:type="spellEnd"/>
      <w:r>
        <w:rPr>
          <w:color w:val="222222"/>
          <w:szCs w:val="24"/>
          <w:shd w:val="clear" w:color="auto" w:fill="FFFFFF"/>
        </w:rPr>
        <w:t xml:space="preserve">. </w:t>
      </w:r>
    </w:p>
    <w:p w14:paraId="437E890D" w14:textId="77777777" w:rsidR="006231E4" w:rsidRPr="00EE3F68" w:rsidRDefault="006231E4" w:rsidP="00381849">
      <w:pPr>
        <w:pStyle w:val="TF-refernciasITEM"/>
        <w:rPr>
          <w:color w:val="222222"/>
          <w:szCs w:val="24"/>
          <w:shd w:val="clear" w:color="auto" w:fill="FFFFFF"/>
        </w:rPr>
      </w:pPr>
      <w:r>
        <w:rPr>
          <w:color w:val="222222"/>
          <w:szCs w:val="24"/>
          <w:shd w:val="clear" w:color="auto" w:fill="FFFFFF"/>
        </w:rPr>
        <w:t xml:space="preserve">BUTCHER, Isabel. </w:t>
      </w:r>
      <w:r>
        <w:rPr>
          <w:b/>
          <w:bCs/>
          <w:color w:val="222222"/>
          <w:szCs w:val="24"/>
          <w:shd w:val="clear" w:color="auto" w:fill="FFFFFF"/>
        </w:rPr>
        <w:t xml:space="preserve">Pandemia aumenta em 40% o tempo que usuários passam em smartphones, aponta </w:t>
      </w:r>
      <w:proofErr w:type="spellStart"/>
      <w:r>
        <w:rPr>
          <w:b/>
          <w:bCs/>
          <w:color w:val="222222"/>
          <w:szCs w:val="24"/>
          <w:shd w:val="clear" w:color="auto" w:fill="FFFFFF"/>
        </w:rPr>
        <w:t>App</w:t>
      </w:r>
      <w:proofErr w:type="spellEnd"/>
      <w:r>
        <w:rPr>
          <w:b/>
          <w:bCs/>
          <w:color w:val="222222"/>
          <w:szCs w:val="24"/>
          <w:shd w:val="clear" w:color="auto" w:fill="FFFFFF"/>
        </w:rPr>
        <w:t xml:space="preserve"> Annie</w:t>
      </w:r>
      <w:r>
        <w:rPr>
          <w:color w:val="222222"/>
          <w:szCs w:val="24"/>
          <w:shd w:val="clear" w:color="auto" w:fill="FFFFFF"/>
        </w:rPr>
        <w:t xml:space="preserve">. 2020. Disponível em: </w:t>
      </w:r>
      <w:r w:rsidRPr="00E52649">
        <w:rPr>
          <w:color w:val="222222"/>
          <w:szCs w:val="24"/>
          <w:shd w:val="clear" w:color="auto" w:fill="FFFFFF"/>
        </w:rPr>
        <w:t>https://www.mobiletime.com.br/noticias/09/07/2020/app-annie-usuarios-ficam-40-mais-tempo-em-aplicativos-na-pandemia</w:t>
      </w:r>
      <w:r>
        <w:rPr>
          <w:color w:val="222222"/>
          <w:szCs w:val="24"/>
          <w:shd w:val="clear" w:color="auto" w:fill="FFFFFF"/>
        </w:rPr>
        <w:t>. Acesso em: 4 out. 2021.</w:t>
      </w:r>
    </w:p>
    <w:p w14:paraId="685C92D5" w14:textId="77777777" w:rsidR="006231E4" w:rsidRDefault="006231E4" w:rsidP="00381849">
      <w:pPr>
        <w:pStyle w:val="TF-refernciasITEM"/>
        <w:rPr>
          <w:color w:val="222222"/>
          <w:shd w:val="clear" w:color="auto" w:fill="FFFFFF"/>
        </w:rPr>
      </w:pPr>
      <w:r>
        <w:rPr>
          <w:color w:val="222222"/>
          <w:shd w:val="clear" w:color="auto" w:fill="FFFFFF"/>
        </w:rPr>
        <w:t xml:space="preserve">COSTA, Simone </w:t>
      </w:r>
      <w:proofErr w:type="spellStart"/>
      <w:r>
        <w:rPr>
          <w:color w:val="222222"/>
          <w:shd w:val="clear" w:color="auto" w:fill="FFFFFF"/>
        </w:rPr>
        <w:t>Erbs</w:t>
      </w:r>
      <w:proofErr w:type="spellEnd"/>
      <w:r>
        <w:rPr>
          <w:color w:val="222222"/>
          <w:shd w:val="clear" w:color="auto" w:fill="FFFFFF"/>
        </w:rPr>
        <w:t xml:space="preserve"> da. </w:t>
      </w:r>
      <w:proofErr w:type="spellStart"/>
      <w:r>
        <w:rPr>
          <w:b/>
          <w:bCs/>
          <w:color w:val="222222"/>
          <w:shd w:val="clear" w:color="auto" w:fill="FFFFFF"/>
        </w:rPr>
        <w:t>iLibras</w:t>
      </w:r>
      <w:proofErr w:type="spellEnd"/>
      <w:r>
        <w:rPr>
          <w:b/>
          <w:bCs/>
          <w:color w:val="222222"/>
          <w:shd w:val="clear" w:color="auto" w:fill="FFFFFF"/>
        </w:rPr>
        <w:t xml:space="preserve"> como Facilitador na Comunicação efetiva do Surdo</w:t>
      </w:r>
      <w:r>
        <w:rPr>
          <w:color w:val="222222"/>
          <w:shd w:val="clear" w:color="auto" w:fill="FFFFFF"/>
        </w:rPr>
        <w:t xml:space="preserve">: Uso de Tecnologia </w:t>
      </w:r>
      <w:proofErr w:type="spellStart"/>
      <w:r>
        <w:rPr>
          <w:color w:val="222222"/>
          <w:shd w:val="clear" w:color="auto" w:fill="FFFFFF"/>
        </w:rPr>
        <w:t>Assistiva</w:t>
      </w:r>
      <w:proofErr w:type="spellEnd"/>
      <w:r>
        <w:rPr>
          <w:color w:val="222222"/>
          <w:shd w:val="clear" w:color="auto" w:fill="FFFFFF"/>
        </w:rPr>
        <w:t xml:space="preserve"> e Colaborativa Móvel. 2018. 263 f. Dissertação (Mestrado em Computação Aplicada) - Programa de Pós-Graduação em Computação Aplicada, Universidade do Estado de Santa Catarina, Joinville, 2018.</w:t>
      </w:r>
    </w:p>
    <w:p w14:paraId="4279F0C9" w14:textId="77777777" w:rsidR="006231E4" w:rsidRPr="001A63EC" w:rsidRDefault="006231E4" w:rsidP="00381849">
      <w:pPr>
        <w:pStyle w:val="TF-refernciasITEM"/>
        <w:rPr>
          <w:color w:val="222222"/>
          <w:szCs w:val="24"/>
          <w:shd w:val="clear" w:color="auto" w:fill="FFFFFF"/>
          <w:lang w:val="en-US"/>
        </w:rPr>
      </w:pPr>
      <w:r w:rsidRPr="001A63EC">
        <w:rPr>
          <w:color w:val="222222"/>
          <w:szCs w:val="24"/>
          <w:shd w:val="clear" w:color="auto" w:fill="FFFFFF"/>
          <w:lang w:val="en-US"/>
        </w:rPr>
        <w:t xml:space="preserve">FUKS, Hugo </w:t>
      </w:r>
      <w:r w:rsidRPr="001A63EC">
        <w:rPr>
          <w:i/>
          <w:iCs/>
          <w:color w:val="222222"/>
          <w:szCs w:val="24"/>
          <w:shd w:val="clear" w:color="auto" w:fill="FFFFFF"/>
          <w:lang w:val="en-US"/>
        </w:rPr>
        <w:t>et al</w:t>
      </w:r>
      <w:r w:rsidRPr="001A63EC">
        <w:rPr>
          <w:color w:val="222222"/>
          <w:szCs w:val="24"/>
          <w:shd w:val="clear" w:color="auto" w:fill="FFFFFF"/>
          <w:lang w:val="en-US"/>
        </w:rPr>
        <w:t>. Applying The 3c Model To Groupware Development. </w:t>
      </w:r>
      <w:r w:rsidRPr="001A63EC">
        <w:rPr>
          <w:b/>
          <w:bCs/>
          <w:szCs w:val="24"/>
          <w:lang w:val="en-US"/>
        </w:rPr>
        <w:t>International Journal Of Cooperative Information Systems</w:t>
      </w:r>
      <w:r w:rsidRPr="001A63EC">
        <w:rPr>
          <w:color w:val="222222"/>
          <w:szCs w:val="24"/>
          <w:shd w:val="clear" w:color="auto" w:fill="FFFFFF"/>
          <w:lang w:val="en-US"/>
        </w:rPr>
        <w:t>, [</w:t>
      </w:r>
      <w:proofErr w:type="spellStart"/>
      <w:r w:rsidRPr="001A63EC">
        <w:rPr>
          <w:color w:val="222222"/>
          <w:szCs w:val="24"/>
          <w:shd w:val="clear" w:color="auto" w:fill="FFFFFF"/>
          <w:lang w:val="en-US"/>
        </w:rPr>
        <w:t>s.l.</w:t>
      </w:r>
      <w:proofErr w:type="spellEnd"/>
      <w:r w:rsidRPr="001A63EC">
        <w:rPr>
          <w:color w:val="222222"/>
          <w:szCs w:val="24"/>
          <w:shd w:val="clear" w:color="auto" w:fill="FFFFFF"/>
          <w:lang w:val="en-US"/>
        </w:rPr>
        <w:t>], v. 14, n. 0203, p.299-328, jun. 2005. World Scientific Pub Co Pte Lt. http://dx.doi.org/10.1142/s0218843005001171.</w:t>
      </w:r>
    </w:p>
    <w:p w14:paraId="5B172F14" w14:textId="77777777" w:rsidR="006231E4" w:rsidRDefault="006231E4" w:rsidP="00C1654C">
      <w:pPr>
        <w:pStyle w:val="TF-refernciasITEM"/>
        <w:rPr>
          <w:color w:val="222222"/>
          <w:shd w:val="clear" w:color="auto" w:fill="FFFFFF"/>
        </w:rPr>
      </w:pPr>
      <w:r>
        <w:rPr>
          <w:color w:val="222222"/>
          <w:shd w:val="clear" w:color="auto" w:fill="FFFFFF"/>
        </w:rPr>
        <w:lastRenderedPageBreak/>
        <w:t xml:space="preserve">FUKS, Hugo </w:t>
      </w:r>
      <w:r w:rsidRPr="00BB6C23">
        <w:rPr>
          <w:i/>
          <w:iCs/>
          <w:color w:val="222222"/>
          <w:shd w:val="clear" w:color="auto" w:fill="FFFFFF"/>
        </w:rPr>
        <w:t>et al</w:t>
      </w:r>
      <w:r>
        <w:rPr>
          <w:color w:val="222222"/>
          <w:shd w:val="clear" w:color="auto" w:fill="FFFFFF"/>
        </w:rPr>
        <w:t xml:space="preserve">. O modelo de colaboração 3C no ambiente </w:t>
      </w:r>
      <w:proofErr w:type="spellStart"/>
      <w:r>
        <w:rPr>
          <w:color w:val="222222"/>
          <w:shd w:val="clear" w:color="auto" w:fill="FFFFFF"/>
        </w:rPr>
        <w:t>AulaNet</w:t>
      </w:r>
      <w:proofErr w:type="spellEnd"/>
      <w:r>
        <w:rPr>
          <w:color w:val="222222"/>
          <w:shd w:val="clear" w:color="auto" w:fill="FFFFFF"/>
        </w:rPr>
        <w:t>. </w:t>
      </w:r>
      <w:r>
        <w:rPr>
          <w:b/>
          <w:bCs/>
        </w:rPr>
        <w:t>Informática na Educação</w:t>
      </w:r>
      <w:r>
        <w:rPr>
          <w:color w:val="222222"/>
          <w:shd w:val="clear" w:color="auto" w:fill="FFFFFF"/>
        </w:rPr>
        <w:t>: teoria e prática, Porto Alegre, v. 7, n. 1, p.25-48, jan. 2004.</w:t>
      </w:r>
    </w:p>
    <w:p w14:paraId="2375E6DD" w14:textId="77777777" w:rsidR="006231E4" w:rsidRDefault="006231E4" w:rsidP="002443F7">
      <w:pPr>
        <w:pStyle w:val="TF-refernciasITEM"/>
      </w:pPr>
      <w:r>
        <w:t xml:space="preserve">GUIMARÃES, Filipe Pires. </w:t>
      </w:r>
      <w:proofErr w:type="spellStart"/>
      <w:r>
        <w:rPr>
          <w:b/>
          <w:bCs/>
        </w:rPr>
        <w:t>AdoçãoPet</w:t>
      </w:r>
      <w:proofErr w:type="spellEnd"/>
      <w:r>
        <w:rPr>
          <w:b/>
          <w:bCs/>
        </w:rPr>
        <w:t xml:space="preserve"> CG: </w:t>
      </w:r>
      <w:r w:rsidRPr="002B19BF">
        <w:t>Um aplicativo para simplificar o processo de adoção de animais em CG</w:t>
      </w:r>
      <w:r>
        <w:t>. 2021. 14 f. Trabalho de Conclusão de Curso (Bacharelado em Ciência da Computação) – Centro de Engenharia Elétrica e Informática, Universidade Federal de Campina Grande, Campina Grande.</w:t>
      </w:r>
    </w:p>
    <w:p w14:paraId="7D266288" w14:textId="77777777" w:rsidR="006231E4" w:rsidRDefault="006231E4" w:rsidP="002443F7">
      <w:pPr>
        <w:pStyle w:val="TF-refernciasITEM"/>
      </w:pPr>
      <w:r>
        <w:t xml:space="preserve">INSTITUTO PET BRASIL. </w:t>
      </w:r>
      <w:r>
        <w:rPr>
          <w:b/>
          <w:bCs/>
        </w:rPr>
        <w:t>Inteligência de Mercado</w:t>
      </w:r>
      <w:r>
        <w:t xml:space="preserve">. Brasília, 2019. Disponível em: </w:t>
      </w:r>
      <w:r w:rsidRPr="004C7CCA">
        <w:t>https://www.gov.br/agricultura/pt-br/assuntos/camaras-setoriais-tematicas/documentos/camaras-setoriais/animais-e-estimacao/cs-animais-de-estimacao-anos-anteriores</w:t>
      </w:r>
      <w:r>
        <w:t>. Acesso em: 29 set. 2021.</w:t>
      </w:r>
    </w:p>
    <w:p w14:paraId="449EE8BA" w14:textId="77777777" w:rsidR="006231E4" w:rsidRPr="002443F7" w:rsidRDefault="006231E4" w:rsidP="002443F7">
      <w:pPr>
        <w:pStyle w:val="TF-refernciasITEM"/>
      </w:pPr>
      <w:r w:rsidRPr="00471CC3">
        <w:rPr>
          <w:color w:val="222222"/>
          <w:szCs w:val="24"/>
          <w:shd w:val="clear" w:color="auto" w:fill="FFFFFF"/>
        </w:rPr>
        <w:t xml:space="preserve">LUZ, Felipe Guedes da. </w:t>
      </w:r>
      <w:r w:rsidRPr="00471CC3">
        <w:rPr>
          <w:b/>
          <w:color w:val="222222"/>
          <w:szCs w:val="24"/>
          <w:shd w:val="clear" w:color="auto" w:fill="FFFFFF"/>
        </w:rPr>
        <w:t xml:space="preserve">Empreendedorismo e design </w:t>
      </w:r>
      <w:proofErr w:type="spellStart"/>
      <w:r w:rsidRPr="00471CC3">
        <w:rPr>
          <w:b/>
          <w:color w:val="222222"/>
          <w:szCs w:val="24"/>
          <w:shd w:val="clear" w:color="auto" w:fill="FFFFFF"/>
        </w:rPr>
        <w:t>thinking</w:t>
      </w:r>
      <w:proofErr w:type="spellEnd"/>
      <w:r w:rsidRPr="00471CC3">
        <w:rPr>
          <w:b/>
          <w:color w:val="222222"/>
          <w:szCs w:val="24"/>
          <w:shd w:val="clear" w:color="auto" w:fill="FFFFFF"/>
        </w:rPr>
        <w:t>:</w:t>
      </w:r>
      <w:r w:rsidRPr="00471CC3">
        <w:rPr>
          <w:color w:val="222222"/>
          <w:szCs w:val="24"/>
          <w:shd w:val="clear" w:color="auto" w:fill="FFFFFF"/>
        </w:rPr>
        <w:t xml:space="preserve"> um estudo sobre a articulação da etapa inicial dos processos de design </w:t>
      </w:r>
      <w:proofErr w:type="spellStart"/>
      <w:r w:rsidRPr="00471CC3">
        <w:rPr>
          <w:color w:val="222222"/>
          <w:szCs w:val="24"/>
          <w:shd w:val="clear" w:color="auto" w:fill="FFFFFF"/>
        </w:rPr>
        <w:t>thinking</w:t>
      </w:r>
      <w:proofErr w:type="spellEnd"/>
      <w:r w:rsidRPr="00471CC3">
        <w:rPr>
          <w:color w:val="222222"/>
          <w:szCs w:val="24"/>
          <w:shd w:val="clear" w:color="auto" w:fill="FFFFFF"/>
        </w:rPr>
        <w:t xml:space="preserve"> com as etapas iniciais de novos empreendimentos. 2018. 129 f. Dissertação (Mestrado em Design) - Programa de Pós- Graduação em Design, Universidade do Vale do Rio dos Sinos, Porto Alegre, 2018.</w:t>
      </w:r>
    </w:p>
    <w:p w14:paraId="1F530203" w14:textId="77777777" w:rsidR="006231E4" w:rsidRDefault="006231E4" w:rsidP="00D86127">
      <w:pPr>
        <w:pStyle w:val="TF-refernciasITEM"/>
        <w:spacing w:after="0"/>
        <w:rPr>
          <w:noProof/>
          <w:szCs w:val="24"/>
        </w:rPr>
      </w:pPr>
      <w:r>
        <w:rPr>
          <w:noProof/>
          <w:szCs w:val="24"/>
        </w:rPr>
        <w:t>PIMENTEL, M.; GEROSA, M. A.; FILIPPO, D.; RAPOSO, A.; FUKS, H.; LUCENA,</w:t>
      </w:r>
    </w:p>
    <w:p w14:paraId="4E80E9C8" w14:textId="77777777" w:rsidR="006231E4" w:rsidRPr="002B19BF" w:rsidRDefault="006231E4" w:rsidP="00D86127">
      <w:pPr>
        <w:pStyle w:val="TF-refernciasITEM"/>
        <w:spacing w:after="0"/>
        <w:rPr>
          <w:b/>
          <w:bCs/>
          <w:noProof/>
          <w:szCs w:val="24"/>
        </w:rPr>
      </w:pPr>
      <w:r>
        <w:rPr>
          <w:noProof/>
          <w:szCs w:val="24"/>
        </w:rPr>
        <w:t xml:space="preserve">C.J.P. Modelo 3C de Colaboração no Desenvolvimento de Sistemas Colaborativos. </w:t>
      </w:r>
      <w:r w:rsidRPr="002B19BF">
        <w:rPr>
          <w:b/>
          <w:bCs/>
          <w:noProof/>
          <w:szCs w:val="24"/>
        </w:rPr>
        <w:t>Anais do</w:t>
      </w:r>
    </w:p>
    <w:p w14:paraId="42957C71" w14:textId="77777777" w:rsidR="006231E4" w:rsidRDefault="006231E4" w:rsidP="00D86127">
      <w:pPr>
        <w:pStyle w:val="TF-refernciasITEM"/>
        <w:spacing w:after="0"/>
        <w:rPr>
          <w:noProof/>
          <w:szCs w:val="24"/>
        </w:rPr>
      </w:pPr>
      <w:r w:rsidRPr="002B19BF">
        <w:rPr>
          <w:b/>
          <w:bCs/>
          <w:noProof/>
          <w:szCs w:val="24"/>
        </w:rPr>
        <w:t>III Simpósio Brasileiro de Sistemas Colaborativos</w:t>
      </w:r>
      <w:r>
        <w:rPr>
          <w:noProof/>
          <w:szCs w:val="24"/>
        </w:rPr>
        <w:t>. Natal - RN, 20 a 22 de novembro de</w:t>
      </w:r>
    </w:p>
    <w:p w14:paraId="7BD3CC45" w14:textId="77777777" w:rsidR="006231E4" w:rsidRDefault="006231E4" w:rsidP="00D86127">
      <w:pPr>
        <w:pStyle w:val="TF-refernciasITEM"/>
        <w:rPr>
          <w:noProof/>
        </w:rPr>
      </w:pPr>
      <w:r>
        <w:rPr>
          <w:noProof/>
        </w:rPr>
        <w:t>2006. ISBN 85-7669-097-7. Porto Alegre: SBC, 2006, p. 58-67.</w:t>
      </w:r>
    </w:p>
    <w:p w14:paraId="07506F60" w14:textId="77777777" w:rsidR="006231E4" w:rsidRDefault="006231E4" w:rsidP="00D86127">
      <w:pPr>
        <w:pStyle w:val="TF-refernciasITEM"/>
      </w:pPr>
      <w:r>
        <w:t xml:space="preserve">MORAIS, Luciana Teixeira. </w:t>
      </w:r>
      <w:r>
        <w:rPr>
          <w:b/>
          <w:bCs/>
        </w:rPr>
        <w:t>ONGs relatam dificuldades na pandemia com animais devolvidos e dívidas altas</w:t>
      </w:r>
      <w:r>
        <w:t xml:space="preserve">. 2021. Disponível em: </w:t>
      </w:r>
      <w:r w:rsidRPr="000B6F85">
        <w:t>https://canaldopet.ig.com.br/curiosidades/2021-08-27/ong-animais-pandemia.html</w:t>
      </w:r>
      <w:r>
        <w:t>. Acesso em: 2 out. 2021.</w:t>
      </w:r>
    </w:p>
    <w:p w14:paraId="33CD768A" w14:textId="77777777" w:rsidR="006231E4" w:rsidRDefault="006231E4" w:rsidP="00FC482D">
      <w:pPr>
        <w:pStyle w:val="TF-refernciasITEM"/>
      </w:pPr>
      <w:r>
        <w:t xml:space="preserve">SILVA FILHO, Gerson </w:t>
      </w:r>
      <w:proofErr w:type="spellStart"/>
      <w:r>
        <w:t>Luis</w:t>
      </w:r>
      <w:proofErr w:type="spellEnd"/>
      <w:r>
        <w:t xml:space="preserve"> Ferreira. </w:t>
      </w:r>
      <w:r>
        <w:rPr>
          <w:b/>
          <w:bCs/>
        </w:rPr>
        <w:t xml:space="preserve">Desenvolvimento de aplicativo para adoção de animais abandonados utilizando a linguagem de programação </w:t>
      </w:r>
      <w:proofErr w:type="spellStart"/>
      <w:r>
        <w:rPr>
          <w:b/>
          <w:bCs/>
        </w:rPr>
        <w:t>kotlin</w:t>
      </w:r>
      <w:proofErr w:type="spellEnd"/>
      <w:r>
        <w:rPr>
          <w:b/>
          <w:bCs/>
        </w:rPr>
        <w:t xml:space="preserve"> e programação reativa</w:t>
      </w:r>
      <w:r>
        <w:t>. 2017. 64 f. Trabalho de Conclusão de Curso (Bacharelado em Engenharia da Computação) – Departamentos Acadêmicos de Eletrônica e Informática, Universidade Tecnológica Federal do Paraná, Curitiba.</w:t>
      </w:r>
    </w:p>
    <w:p w14:paraId="6C495C9A" w14:textId="77777777" w:rsidR="006231E4" w:rsidRPr="00303783" w:rsidRDefault="006231E4" w:rsidP="00FC482D">
      <w:pPr>
        <w:pStyle w:val="TF-refernciasITEM"/>
      </w:pPr>
      <w:r>
        <w:t xml:space="preserve">SOUZA, Felipe </w:t>
      </w:r>
      <w:proofErr w:type="spellStart"/>
      <w:r>
        <w:t>Pohl</w:t>
      </w:r>
      <w:proofErr w:type="spellEnd"/>
      <w:r>
        <w:t xml:space="preserve"> de. </w:t>
      </w:r>
      <w:r>
        <w:rPr>
          <w:b/>
          <w:bCs/>
        </w:rPr>
        <w:t>Guia técnico para construção e manutenção de abrigos e canis</w:t>
      </w:r>
      <w:r>
        <w:t xml:space="preserve">. [Paraná], 2016. Disponível em: </w:t>
      </w:r>
      <w:r w:rsidRPr="00897F9A">
        <w:t>https://www.crmv-pr.org.br/uploads/publicacao/arquivos/Guia-Canil-e-Abrigo.pdf</w:t>
      </w:r>
      <w:r>
        <w:t>. Acesso em: 22 set. 2021.</w:t>
      </w:r>
    </w:p>
    <w:p w14:paraId="5572834B" w14:textId="77777777" w:rsidR="006231E4" w:rsidRDefault="006231E4" w:rsidP="00FF242E">
      <w:pPr>
        <w:pStyle w:val="TF-refernciasITEM"/>
      </w:pPr>
      <w:r>
        <w:t xml:space="preserve">SOUZA, Mariângela Freitas de Almeida e; GARCIA, Rita; CALDERÓN, Nestor; GREGOR, Elizabeth Mac. Bem-estar animal em abrigos de cães e gatos. </w:t>
      </w:r>
      <w:r w:rsidRPr="00BB6C23">
        <w:rPr>
          <w:b/>
          <w:bCs/>
        </w:rPr>
        <w:t>In: FÓRUM NACIONAL DE PROTEÇÃO E DEFESA ANIMAL.</w:t>
      </w:r>
      <w:r>
        <w:t xml:space="preserve"> UFPR, 2018.</w:t>
      </w:r>
    </w:p>
    <w:p w14:paraId="2523BE1F" w14:textId="77777777" w:rsidR="006231E4" w:rsidRPr="00340EA0" w:rsidRDefault="006231E4" w:rsidP="00FF242E">
      <w:pPr>
        <w:pStyle w:val="TF-xAvalTTULO"/>
      </w:pPr>
      <w:r>
        <w:br w:type="page"/>
      </w:r>
      <w:r w:rsidRPr="00340EA0">
        <w:lastRenderedPageBreak/>
        <w:t xml:space="preserve">FORMULÁRIO  DE  avaliação </w:t>
      </w:r>
      <w:r>
        <w:t xml:space="preserve">SIS </w:t>
      </w:r>
      <w:r w:rsidRPr="00340EA0">
        <w:t>– PROFESSOR TCC I</w:t>
      </w:r>
    </w:p>
    <w:p w14:paraId="674177FC" w14:textId="77777777" w:rsidR="006231E4" w:rsidRDefault="006231E4" w:rsidP="00FF242E">
      <w:pPr>
        <w:pStyle w:val="TF-xAvalLINHA"/>
      </w:pPr>
      <w:r w:rsidRPr="00320BFA">
        <w:t>Avaliador(a):</w:t>
      </w:r>
      <w:r w:rsidRPr="00320BFA">
        <w:tab/>
      </w:r>
      <w:r>
        <w:t>Dalton Solano dos Reis</w:t>
      </w:r>
    </w:p>
    <w:p w14:paraId="55A4FEC0" w14:textId="77777777" w:rsidR="006231E4" w:rsidRPr="00320BFA" w:rsidRDefault="006231E4" w:rsidP="00FF242E">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115"/>
        <w:gridCol w:w="366"/>
        <w:gridCol w:w="837"/>
        <w:gridCol w:w="364"/>
      </w:tblGrid>
      <w:tr w:rsidR="006231E4" w:rsidRPr="00320BFA" w14:paraId="38B0CCC1" w14:textId="77777777" w:rsidTr="008F1BC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CDDD6C" w14:textId="77777777" w:rsidR="006231E4" w:rsidRPr="00320BFA" w:rsidRDefault="006231E4" w:rsidP="008F1BCC">
            <w:pPr>
              <w:pStyle w:val="TF-xAvalITEMTABELA"/>
            </w:pPr>
            <w:r w:rsidRPr="00320BFA">
              <w:t>ASPECTOS   AVALIADOS</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35B451A0" w14:textId="77777777" w:rsidR="006231E4" w:rsidRPr="00320BFA" w:rsidRDefault="006231E4" w:rsidP="008F1BCC">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61AC3559" w14:textId="77777777" w:rsidR="006231E4" w:rsidRPr="00320BFA" w:rsidRDefault="006231E4" w:rsidP="008F1BCC">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6878973" w14:textId="77777777" w:rsidR="006231E4" w:rsidRPr="00320BFA" w:rsidRDefault="006231E4" w:rsidP="008F1BCC">
            <w:pPr>
              <w:pStyle w:val="TF-xAvalITEMTABELA"/>
            </w:pPr>
            <w:r w:rsidRPr="00320BFA">
              <w:t>não atende</w:t>
            </w:r>
          </w:p>
        </w:tc>
      </w:tr>
      <w:tr w:rsidR="006231E4" w:rsidRPr="00320BFA" w14:paraId="75E137CB" w14:textId="77777777" w:rsidTr="008F1BC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1ABE8FE" w14:textId="77777777" w:rsidR="006231E4" w:rsidRPr="00320BFA" w:rsidRDefault="006231E4" w:rsidP="008F1BCC">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6B165327" w14:textId="77777777" w:rsidR="006231E4" w:rsidRPr="00320BFA" w:rsidRDefault="006231E4" w:rsidP="003E2A73">
            <w:pPr>
              <w:pStyle w:val="TF-xAvalITEM"/>
              <w:numPr>
                <w:ilvl w:val="0"/>
                <w:numId w:val="39"/>
              </w:numPr>
            </w:pPr>
            <w:r w:rsidRPr="00320BFA">
              <w:t>INTRODUÇÃO</w:t>
            </w:r>
          </w:p>
          <w:p w14:paraId="5280FB2C" w14:textId="77777777" w:rsidR="006231E4" w:rsidRPr="00320BFA" w:rsidRDefault="006231E4" w:rsidP="008F1BCC">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3930B880" w14:textId="77777777" w:rsidR="006231E4" w:rsidRPr="00320BFA" w:rsidRDefault="006231E4" w:rsidP="008F1BCC">
            <w:pPr>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1D22E776" w14:textId="77777777" w:rsidR="006231E4" w:rsidRPr="00320BFA" w:rsidRDefault="006231E4" w:rsidP="008F1BC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F164EFD" w14:textId="77777777" w:rsidR="006231E4" w:rsidRPr="00320BFA" w:rsidRDefault="006231E4" w:rsidP="008F1BCC">
            <w:pPr>
              <w:ind w:left="709" w:hanging="709"/>
              <w:jc w:val="center"/>
              <w:rPr>
                <w:sz w:val="18"/>
              </w:rPr>
            </w:pPr>
          </w:p>
        </w:tc>
      </w:tr>
      <w:tr w:rsidR="006231E4" w:rsidRPr="00320BFA" w14:paraId="469C614D" w14:textId="77777777" w:rsidTr="008F1BC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C265890"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62062DB" w14:textId="77777777" w:rsidR="006231E4" w:rsidRPr="00320BFA" w:rsidRDefault="006231E4" w:rsidP="008F1BCC">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637D3D87"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6AE594E"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9A4E970" w14:textId="77777777" w:rsidR="006231E4" w:rsidRPr="00320BFA" w:rsidRDefault="006231E4" w:rsidP="008F1BCC">
            <w:pPr>
              <w:ind w:left="709" w:hanging="709"/>
              <w:jc w:val="center"/>
              <w:rPr>
                <w:sz w:val="18"/>
              </w:rPr>
            </w:pPr>
          </w:p>
        </w:tc>
      </w:tr>
      <w:tr w:rsidR="006231E4" w:rsidRPr="00320BFA" w14:paraId="034B3493"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84DAB4C"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6B18B21" w14:textId="77777777" w:rsidR="006231E4" w:rsidRPr="00320BFA" w:rsidRDefault="006231E4" w:rsidP="006231E4">
            <w:pPr>
              <w:pStyle w:val="TF-xAvalITEM"/>
            </w:pPr>
            <w:r w:rsidRPr="00320BFA">
              <w:t>OBJETIVOS</w:t>
            </w:r>
          </w:p>
          <w:p w14:paraId="74334907" w14:textId="77777777" w:rsidR="006231E4" w:rsidRPr="00320BFA" w:rsidRDefault="006231E4" w:rsidP="008F1BCC">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6E857BCA"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1EAE41B"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B3D8CB0" w14:textId="77777777" w:rsidR="006231E4" w:rsidRPr="00320BFA" w:rsidRDefault="006231E4" w:rsidP="008F1BCC">
            <w:pPr>
              <w:ind w:left="709" w:hanging="709"/>
              <w:jc w:val="center"/>
              <w:rPr>
                <w:sz w:val="18"/>
              </w:rPr>
            </w:pPr>
          </w:p>
        </w:tc>
      </w:tr>
      <w:tr w:rsidR="006231E4" w:rsidRPr="00320BFA" w14:paraId="072A5C81" w14:textId="77777777" w:rsidTr="008F1BC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72CAFF5"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86751EE" w14:textId="77777777" w:rsidR="006231E4" w:rsidRPr="00320BFA" w:rsidRDefault="006231E4" w:rsidP="008F1BCC">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7EBECEAE"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90BE464"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845C1D8" w14:textId="77777777" w:rsidR="006231E4" w:rsidRPr="00320BFA" w:rsidRDefault="006231E4" w:rsidP="008F1BCC">
            <w:pPr>
              <w:ind w:left="709" w:hanging="709"/>
              <w:jc w:val="center"/>
              <w:rPr>
                <w:sz w:val="18"/>
              </w:rPr>
            </w:pPr>
          </w:p>
        </w:tc>
      </w:tr>
      <w:tr w:rsidR="006231E4" w:rsidRPr="00320BFA" w14:paraId="7BBE3DDF" w14:textId="77777777" w:rsidTr="008F1BC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2B7CF4"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2659068" w14:textId="77777777" w:rsidR="006231E4" w:rsidRPr="00320BFA" w:rsidRDefault="006231E4" w:rsidP="006231E4">
            <w:pPr>
              <w:pStyle w:val="TF-xAvalITEM"/>
            </w:pPr>
            <w:r w:rsidRPr="00320BFA">
              <w:t>TRABALHOS CORRELATOS</w:t>
            </w:r>
          </w:p>
          <w:p w14:paraId="4D61B1AF" w14:textId="77777777" w:rsidR="006231E4" w:rsidRPr="00320BFA" w:rsidRDefault="006231E4" w:rsidP="008F1BCC">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37EA607D"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584740D"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564EBFE" w14:textId="77777777" w:rsidR="006231E4" w:rsidRPr="00320BFA" w:rsidRDefault="006231E4" w:rsidP="008F1BCC">
            <w:pPr>
              <w:ind w:left="709" w:hanging="709"/>
              <w:jc w:val="center"/>
              <w:rPr>
                <w:sz w:val="18"/>
              </w:rPr>
            </w:pPr>
          </w:p>
        </w:tc>
      </w:tr>
      <w:tr w:rsidR="006231E4" w:rsidRPr="00320BFA" w14:paraId="78056DB9"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C58829B"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A97520A" w14:textId="77777777" w:rsidR="006231E4" w:rsidRPr="00320BFA" w:rsidRDefault="006231E4" w:rsidP="006231E4">
            <w:pPr>
              <w:pStyle w:val="TF-xAvalITEM"/>
            </w:pPr>
            <w:r w:rsidRPr="00320BFA">
              <w:t>JUSTIFICATIVA</w:t>
            </w:r>
          </w:p>
          <w:p w14:paraId="1A3352C1" w14:textId="77777777" w:rsidR="006231E4" w:rsidRPr="00320BFA" w:rsidRDefault="006231E4" w:rsidP="008F1BCC">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3DFA792D"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D077CA1"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344F8B1" w14:textId="77777777" w:rsidR="006231E4" w:rsidRPr="00320BFA" w:rsidRDefault="006231E4" w:rsidP="008F1BCC">
            <w:pPr>
              <w:ind w:left="709" w:hanging="709"/>
              <w:jc w:val="center"/>
              <w:rPr>
                <w:sz w:val="18"/>
              </w:rPr>
            </w:pPr>
          </w:p>
        </w:tc>
      </w:tr>
      <w:tr w:rsidR="006231E4" w:rsidRPr="00320BFA" w14:paraId="617A8218"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34F40BB"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272F66A" w14:textId="77777777" w:rsidR="006231E4" w:rsidRPr="00320BFA" w:rsidRDefault="006231E4" w:rsidP="008F1BCC">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5F6407FD"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B9370B2"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25712D7" w14:textId="77777777" w:rsidR="006231E4" w:rsidRPr="00320BFA" w:rsidRDefault="006231E4" w:rsidP="008F1BCC">
            <w:pPr>
              <w:ind w:left="709" w:hanging="709"/>
              <w:jc w:val="center"/>
              <w:rPr>
                <w:sz w:val="18"/>
              </w:rPr>
            </w:pPr>
          </w:p>
        </w:tc>
      </w:tr>
      <w:tr w:rsidR="006231E4" w:rsidRPr="00320BFA" w14:paraId="402913BF"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3DDB135"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AE40A9B" w14:textId="77777777" w:rsidR="006231E4" w:rsidRPr="00320BFA" w:rsidRDefault="006231E4" w:rsidP="008F1BCC">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7977B9AB"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11ABB67"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9940FA5" w14:textId="77777777" w:rsidR="006231E4" w:rsidRPr="00320BFA" w:rsidRDefault="006231E4" w:rsidP="008F1BCC">
            <w:pPr>
              <w:ind w:left="709" w:hanging="709"/>
              <w:jc w:val="center"/>
              <w:rPr>
                <w:sz w:val="18"/>
              </w:rPr>
            </w:pPr>
          </w:p>
        </w:tc>
      </w:tr>
      <w:tr w:rsidR="006231E4" w:rsidRPr="00320BFA" w14:paraId="6AFD158B"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2E74D7F"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94C312" w14:textId="77777777" w:rsidR="006231E4" w:rsidRPr="00320BFA" w:rsidRDefault="006231E4" w:rsidP="006231E4">
            <w:pPr>
              <w:pStyle w:val="TF-xAvalITEM"/>
            </w:pPr>
            <w:r w:rsidRPr="00320BFA">
              <w:t>REQUISITOS PRINCIPAIS DO PROBLEMA A SER TRABALHADO</w:t>
            </w:r>
          </w:p>
          <w:p w14:paraId="2C0C83C0" w14:textId="77777777" w:rsidR="006231E4" w:rsidRPr="00320BFA" w:rsidRDefault="006231E4" w:rsidP="008F1BCC">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7727310B"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5915A19"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43A4886" w14:textId="77777777" w:rsidR="006231E4" w:rsidRPr="00320BFA" w:rsidRDefault="006231E4" w:rsidP="008F1BCC">
            <w:pPr>
              <w:ind w:left="709" w:hanging="709"/>
              <w:jc w:val="center"/>
              <w:rPr>
                <w:sz w:val="18"/>
              </w:rPr>
            </w:pPr>
          </w:p>
        </w:tc>
      </w:tr>
      <w:tr w:rsidR="006231E4" w:rsidRPr="00320BFA" w14:paraId="42C64BF7" w14:textId="77777777" w:rsidTr="008F1BC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A305FAC"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CD30BCB" w14:textId="77777777" w:rsidR="006231E4" w:rsidRPr="00320BFA" w:rsidRDefault="006231E4" w:rsidP="006231E4">
            <w:pPr>
              <w:pStyle w:val="TF-xAvalITEM"/>
            </w:pPr>
            <w:r w:rsidRPr="00320BFA">
              <w:t>METODOLOGIA</w:t>
            </w:r>
          </w:p>
          <w:p w14:paraId="4778616F" w14:textId="77777777" w:rsidR="006231E4" w:rsidRPr="00320BFA" w:rsidRDefault="006231E4" w:rsidP="008F1BCC">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703EAE5F"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2FB4648E"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8260BF" w14:textId="77777777" w:rsidR="006231E4" w:rsidRPr="00320BFA" w:rsidRDefault="006231E4" w:rsidP="008F1BCC">
            <w:pPr>
              <w:ind w:left="709" w:hanging="709"/>
              <w:jc w:val="center"/>
              <w:rPr>
                <w:sz w:val="18"/>
              </w:rPr>
            </w:pPr>
          </w:p>
        </w:tc>
      </w:tr>
      <w:tr w:rsidR="006231E4" w:rsidRPr="00320BFA" w14:paraId="537A0392"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C5D0EA2"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90736C4" w14:textId="77777777" w:rsidR="006231E4" w:rsidRPr="00320BFA" w:rsidRDefault="006231E4" w:rsidP="008F1BCC">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14CCD5D9"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13494BE"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93AE543" w14:textId="77777777" w:rsidR="006231E4" w:rsidRPr="00320BFA" w:rsidRDefault="006231E4" w:rsidP="008F1BCC">
            <w:pPr>
              <w:ind w:left="709" w:hanging="709"/>
              <w:jc w:val="center"/>
              <w:rPr>
                <w:sz w:val="18"/>
              </w:rPr>
            </w:pPr>
          </w:p>
        </w:tc>
      </w:tr>
      <w:tr w:rsidR="006231E4" w:rsidRPr="00320BFA" w14:paraId="5EAC1958"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AE7D5C7"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B00EFAF" w14:textId="77777777" w:rsidR="006231E4" w:rsidRPr="00320BFA" w:rsidRDefault="006231E4" w:rsidP="006231E4">
            <w:pPr>
              <w:pStyle w:val="TF-xAvalITEM"/>
            </w:pPr>
            <w:r w:rsidRPr="00320BFA">
              <w:t>REVISÃO BIBLIOGRÁFICA</w:t>
            </w:r>
            <w:r>
              <w:t xml:space="preserve"> (atenção para a diferença de conteúdo entre projeto e pré-projeto)</w:t>
            </w:r>
          </w:p>
          <w:p w14:paraId="6DF7F5D9" w14:textId="77777777" w:rsidR="006231E4" w:rsidRPr="00320BFA" w:rsidRDefault="006231E4" w:rsidP="008F1BCC">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5C9F679D"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A56CD85"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F175F34" w14:textId="77777777" w:rsidR="006231E4" w:rsidRPr="00320BFA" w:rsidRDefault="006231E4" w:rsidP="008F1BCC">
            <w:pPr>
              <w:ind w:left="709" w:hanging="709"/>
              <w:jc w:val="center"/>
              <w:rPr>
                <w:sz w:val="18"/>
              </w:rPr>
            </w:pPr>
          </w:p>
        </w:tc>
      </w:tr>
      <w:tr w:rsidR="006231E4" w:rsidRPr="00320BFA" w14:paraId="2381BBDB" w14:textId="77777777" w:rsidTr="008F1BC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51B71" w14:textId="77777777" w:rsidR="006231E4" w:rsidRPr="00320BFA" w:rsidRDefault="006231E4" w:rsidP="008F1BCC">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B0A62B0" w14:textId="77777777" w:rsidR="006231E4" w:rsidRPr="00320BFA" w:rsidRDefault="006231E4" w:rsidP="008F1BCC">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3878F352"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131B7486"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F51E317" w14:textId="77777777" w:rsidR="006231E4" w:rsidRPr="00320BFA" w:rsidRDefault="006231E4" w:rsidP="008F1BCC">
            <w:pPr>
              <w:ind w:left="709" w:hanging="709"/>
              <w:jc w:val="center"/>
              <w:rPr>
                <w:sz w:val="18"/>
              </w:rPr>
            </w:pPr>
          </w:p>
        </w:tc>
      </w:tr>
      <w:tr w:rsidR="006231E4" w:rsidRPr="00320BFA" w14:paraId="2DD16C0B" w14:textId="77777777" w:rsidTr="008F1BC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3107383" w14:textId="77777777" w:rsidR="006231E4" w:rsidRPr="00320BFA" w:rsidRDefault="006231E4" w:rsidP="008F1BCC">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692C2FD8" w14:textId="77777777" w:rsidR="006231E4" w:rsidRPr="00320BFA" w:rsidRDefault="006231E4" w:rsidP="006231E4">
            <w:pPr>
              <w:pStyle w:val="TF-xAvalITEM"/>
            </w:pPr>
            <w:r w:rsidRPr="00320BFA">
              <w:t>LINGUAGEM USADA (redação)</w:t>
            </w:r>
          </w:p>
          <w:p w14:paraId="5F3467B4" w14:textId="77777777" w:rsidR="006231E4" w:rsidRPr="00320BFA" w:rsidRDefault="006231E4" w:rsidP="008F1BCC">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787B565A" w14:textId="77777777" w:rsidR="006231E4" w:rsidRPr="00320BFA" w:rsidRDefault="006231E4" w:rsidP="008F1BCC">
            <w:pPr>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2EACC577" w14:textId="77777777" w:rsidR="006231E4" w:rsidRPr="00320BFA" w:rsidRDefault="006231E4" w:rsidP="008F1BC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52028FE" w14:textId="77777777" w:rsidR="006231E4" w:rsidRPr="00320BFA" w:rsidRDefault="006231E4" w:rsidP="008F1BCC">
            <w:pPr>
              <w:ind w:left="709" w:hanging="709"/>
              <w:jc w:val="center"/>
              <w:rPr>
                <w:sz w:val="18"/>
              </w:rPr>
            </w:pPr>
          </w:p>
        </w:tc>
      </w:tr>
      <w:tr w:rsidR="006231E4" w:rsidRPr="00320BFA" w14:paraId="457EF091"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62ABEAE"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0E20D80" w14:textId="77777777" w:rsidR="006231E4" w:rsidRPr="00320BFA" w:rsidRDefault="006231E4" w:rsidP="008F1BCC">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3B2CBDBE"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E77FE7C"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6ABA6F" w14:textId="77777777" w:rsidR="006231E4" w:rsidRPr="00320BFA" w:rsidRDefault="006231E4" w:rsidP="008F1BCC">
            <w:pPr>
              <w:ind w:left="709" w:hanging="709"/>
              <w:jc w:val="center"/>
              <w:rPr>
                <w:sz w:val="18"/>
              </w:rPr>
            </w:pPr>
          </w:p>
        </w:tc>
      </w:tr>
      <w:tr w:rsidR="006231E4" w:rsidRPr="00320BFA" w14:paraId="4749E8C0"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1DFC604"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0BC4B09" w14:textId="77777777" w:rsidR="006231E4" w:rsidRPr="00320BFA" w:rsidRDefault="006231E4" w:rsidP="006231E4">
            <w:pPr>
              <w:pStyle w:val="TF-xAvalITEM"/>
            </w:pPr>
            <w:r w:rsidRPr="00320BFA">
              <w:t>ORGANIZAÇÃO E APRESENTAÇÃO GRÁFICA DO TEXTO</w:t>
            </w:r>
          </w:p>
          <w:p w14:paraId="02979255" w14:textId="77777777" w:rsidR="006231E4" w:rsidRPr="00320BFA" w:rsidRDefault="006231E4" w:rsidP="008F1BCC">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BD57650"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17288DB8"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D18E39" w14:textId="77777777" w:rsidR="006231E4" w:rsidRPr="00320BFA" w:rsidRDefault="006231E4" w:rsidP="008F1BCC">
            <w:pPr>
              <w:ind w:left="709" w:hanging="709"/>
              <w:jc w:val="center"/>
              <w:rPr>
                <w:sz w:val="18"/>
              </w:rPr>
            </w:pPr>
          </w:p>
        </w:tc>
      </w:tr>
      <w:tr w:rsidR="006231E4" w:rsidRPr="00320BFA" w14:paraId="7A7B231A"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972ED3E"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90463CD" w14:textId="77777777" w:rsidR="006231E4" w:rsidRPr="00320BFA" w:rsidRDefault="006231E4" w:rsidP="006231E4">
            <w:pPr>
              <w:pStyle w:val="TF-xAvalITEM"/>
            </w:pPr>
            <w:r w:rsidRPr="00320BFA">
              <w:t>ILUSTRAÇÕES (figuras, quadros, tabelas)</w:t>
            </w:r>
          </w:p>
          <w:p w14:paraId="4875881D" w14:textId="77777777" w:rsidR="006231E4" w:rsidRPr="00320BFA" w:rsidRDefault="006231E4" w:rsidP="008F1BCC">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5FF395CD" w14:textId="77777777" w:rsidR="006231E4" w:rsidRPr="00320BFA" w:rsidRDefault="006231E4" w:rsidP="008F1BCC">
            <w:pPr>
              <w:spacing w:before="80" w:after="80"/>
              <w:ind w:left="709" w:hanging="709"/>
              <w:jc w:val="center"/>
              <w:rPr>
                <w:sz w:val="18"/>
              </w:rPr>
            </w:pPr>
          </w:p>
        </w:tc>
        <w:tc>
          <w:tcPr>
            <w:tcW w:w="271" w:type="pct"/>
            <w:tcBorders>
              <w:top w:val="single" w:sz="4" w:space="0" w:color="auto"/>
              <w:left w:val="single" w:sz="4" w:space="0" w:color="auto"/>
              <w:bottom w:val="single" w:sz="4" w:space="0" w:color="auto"/>
              <w:right w:val="single" w:sz="4" w:space="0" w:color="auto"/>
            </w:tcBorders>
          </w:tcPr>
          <w:p w14:paraId="1EC6CE70" w14:textId="77777777" w:rsidR="006231E4" w:rsidRPr="00320BFA" w:rsidRDefault="006231E4" w:rsidP="008F1BCC">
            <w:pPr>
              <w:spacing w:before="80" w:after="80"/>
              <w:ind w:left="709" w:hanging="709"/>
              <w:jc w:val="center"/>
              <w:rPr>
                <w:sz w:val="18"/>
              </w:rPr>
            </w:pPr>
            <w:commentRangeStart w:id="126"/>
            <w:r>
              <w:rPr>
                <w:sz w:val="18"/>
              </w:rPr>
              <w:t>X</w:t>
            </w:r>
            <w:commentRangeEnd w:id="126"/>
            <w:r>
              <w:rPr>
                <w:rStyle w:val="Refdecomentrio"/>
              </w:rPr>
              <w:commentReference w:id="126"/>
            </w:r>
          </w:p>
        </w:tc>
        <w:tc>
          <w:tcPr>
            <w:tcW w:w="267" w:type="pct"/>
            <w:tcBorders>
              <w:top w:val="single" w:sz="4" w:space="0" w:color="auto"/>
              <w:left w:val="single" w:sz="4" w:space="0" w:color="auto"/>
              <w:bottom w:val="single" w:sz="4" w:space="0" w:color="auto"/>
              <w:right w:val="single" w:sz="12" w:space="0" w:color="auto"/>
            </w:tcBorders>
          </w:tcPr>
          <w:p w14:paraId="4BEA66EB" w14:textId="77777777" w:rsidR="006231E4" w:rsidRPr="00320BFA" w:rsidRDefault="006231E4" w:rsidP="008F1BCC">
            <w:pPr>
              <w:spacing w:before="80" w:after="80"/>
              <w:ind w:left="709" w:hanging="709"/>
              <w:jc w:val="center"/>
              <w:rPr>
                <w:sz w:val="18"/>
              </w:rPr>
            </w:pPr>
          </w:p>
        </w:tc>
      </w:tr>
      <w:tr w:rsidR="006231E4" w:rsidRPr="00320BFA" w14:paraId="75A70CA6" w14:textId="77777777" w:rsidTr="008F1BC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0FEA590"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226EBD" w14:textId="77777777" w:rsidR="006231E4" w:rsidRPr="00320BFA" w:rsidRDefault="006231E4" w:rsidP="006231E4">
            <w:pPr>
              <w:pStyle w:val="TF-xAvalITEM"/>
            </w:pPr>
            <w:r w:rsidRPr="00320BFA">
              <w:t>REFERÊNCIAS E CITAÇÕES</w:t>
            </w:r>
          </w:p>
          <w:p w14:paraId="57FF11F0" w14:textId="77777777" w:rsidR="006231E4" w:rsidRPr="00320BFA" w:rsidRDefault="006231E4" w:rsidP="008F1BCC">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6F6016C0"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455B989"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7BBAB49" w14:textId="77777777" w:rsidR="006231E4" w:rsidRPr="00320BFA" w:rsidRDefault="006231E4" w:rsidP="008F1BCC">
            <w:pPr>
              <w:ind w:left="709" w:hanging="709"/>
              <w:jc w:val="center"/>
              <w:rPr>
                <w:sz w:val="18"/>
              </w:rPr>
            </w:pPr>
          </w:p>
        </w:tc>
      </w:tr>
      <w:tr w:rsidR="006231E4" w:rsidRPr="00320BFA" w14:paraId="5E217829" w14:textId="77777777" w:rsidTr="008F1BC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49D2355" w14:textId="77777777" w:rsidR="006231E4" w:rsidRPr="00320BFA" w:rsidRDefault="006231E4" w:rsidP="008F1BCC">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B61446D" w14:textId="77777777" w:rsidR="006231E4" w:rsidRPr="00320BFA" w:rsidRDefault="006231E4" w:rsidP="008F1BCC">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1D8AED8E" w14:textId="77777777" w:rsidR="006231E4" w:rsidRPr="00320BFA" w:rsidRDefault="006231E4" w:rsidP="008F1BCC">
            <w:pPr>
              <w:ind w:left="709" w:hanging="709"/>
              <w:jc w:val="center"/>
              <w:rPr>
                <w:sz w:val="18"/>
              </w:rPr>
            </w:pPr>
          </w:p>
        </w:tc>
        <w:tc>
          <w:tcPr>
            <w:tcW w:w="271" w:type="pct"/>
            <w:tcBorders>
              <w:top w:val="single" w:sz="4" w:space="0" w:color="auto"/>
              <w:left w:val="single" w:sz="4" w:space="0" w:color="auto"/>
              <w:bottom w:val="single" w:sz="4" w:space="0" w:color="auto"/>
              <w:right w:val="single" w:sz="4" w:space="0" w:color="auto"/>
            </w:tcBorders>
          </w:tcPr>
          <w:p w14:paraId="75C81FE6" w14:textId="77777777" w:rsidR="006231E4" w:rsidRPr="00320BFA" w:rsidRDefault="006231E4" w:rsidP="008F1BCC">
            <w:pPr>
              <w:ind w:left="709" w:hanging="709"/>
              <w:jc w:val="center"/>
              <w:rPr>
                <w:sz w:val="18"/>
              </w:rPr>
            </w:pPr>
            <w:commentRangeStart w:id="127"/>
            <w:r>
              <w:rPr>
                <w:sz w:val="18"/>
              </w:rPr>
              <w:t>X</w:t>
            </w:r>
            <w:commentRangeEnd w:id="127"/>
            <w:r>
              <w:rPr>
                <w:rStyle w:val="Refdecomentrio"/>
              </w:rPr>
              <w:commentReference w:id="127"/>
            </w:r>
          </w:p>
        </w:tc>
        <w:tc>
          <w:tcPr>
            <w:tcW w:w="267" w:type="pct"/>
            <w:tcBorders>
              <w:top w:val="single" w:sz="4" w:space="0" w:color="auto"/>
              <w:left w:val="single" w:sz="4" w:space="0" w:color="auto"/>
              <w:bottom w:val="single" w:sz="4" w:space="0" w:color="auto"/>
              <w:right w:val="single" w:sz="12" w:space="0" w:color="auto"/>
            </w:tcBorders>
          </w:tcPr>
          <w:p w14:paraId="197CA70E" w14:textId="77777777" w:rsidR="006231E4" w:rsidRPr="00320BFA" w:rsidRDefault="006231E4" w:rsidP="008F1BCC">
            <w:pPr>
              <w:ind w:left="709" w:hanging="709"/>
              <w:jc w:val="center"/>
              <w:rPr>
                <w:sz w:val="18"/>
              </w:rPr>
            </w:pPr>
          </w:p>
        </w:tc>
      </w:tr>
      <w:tr w:rsidR="006231E4" w:rsidRPr="00320BFA" w14:paraId="44B2B68B" w14:textId="77777777" w:rsidTr="008F1BC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0B9FF3" w14:textId="77777777" w:rsidR="006231E4" w:rsidRPr="00320BFA" w:rsidRDefault="006231E4" w:rsidP="008F1BCC">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6A040C0F" w14:textId="77777777" w:rsidR="006231E4" w:rsidRPr="00320BFA" w:rsidRDefault="006231E4" w:rsidP="008F1BCC">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384F9309" w14:textId="77777777" w:rsidR="006231E4" w:rsidRPr="00320BFA" w:rsidRDefault="006231E4" w:rsidP="008F1BCC">
            <w:pPr>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5FC89636" w14:textId="77777777" w:rsidR="006231E4" w:rsidRPr="00320BFA" w:rsidRDefault="006231E4" w:rsidP="008F1BC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D377C92" w14:textId="77777777" w:rsidR="006231E4" w:rsidRPr="00320BFA" w:rsidRDefault="006231E4" w:rsidP="008F1BCC">
            <w:pPr>
              <w:ind w:left="709" w:hanging="709"/>
              <w:jc w:val="center"/>
              <w:rPr>
                <w:sz w:val="18"/>
              </w:rPr>
            </w:pPr>
          </w:p>
        </w:tc>
      </w:tr>
    </w:tbl>
    <w:p w14:paraId="1711D39B" w14:textId="77777777" w:rsidR="006231E4" w:rsidRDefault="006231E4" w:rsidP="00FF242E">
      <w:pPr>
        <w:pStyle w:val="TF-refernciasITEM"/>
      </w:pPr>
    </w:p>
    <w:p w14:paraId="3FD0D95F" w14:textId="77777777" w:rsidR="006231E4" w:rsidRPr="0080416A" w:rsidRDefault="006231E4" w:rsidP="0080416A">
      <w:pPr>
        <w:jc w:val="both"/>
      </w:pPr>
    </w:p>
    <w:sectPr w:rsidR="006231E4" w:rsidRPr="0080416A" w:rsidSect="00FB2B42">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iana Pereira de Araújo Kohler" w:date="2021-12-18T15:42:00Z" w:initials="LPdAK">
    <w:p w14:paraId="3EF394CF" w14:textId="77777777" w:rsidR="00FB2B42" w:rsidRDefault="00FB2B42">
      <w:pPr>
        <w:pStyle w:val="Textodecomentrio"/>
      </w:pPr>
      <w:r>
        <w:rPr>
          <w:rStyle w:val="Refdecomentrio"/>
        </w:rPr>
        <w:annotationRef/>
      </w:r>
      <w:r>
        <w:t>Por que usar o nome em inglês? Não vejo sentido...</w:t>
      </w:r>
    </w:p>
  </w:comment>
  <w:comment w:id="1" w:author="Luciana Pereira de Araújo Kohler" w:date="2021-12-18T15:45:00Z" w:initials="LPdAK">
    <w:p w14:paraId="21A0A0CB" w14:textId="77777777" w:rsidR="00FB2B42" w:rsidRDefault="00FB2B42">
      <w:pPr>
        <w:pStyle w:val="Textodecomentrio"/>
      </w:pPr>
      <w:r>
        <w:rPr>
          <w:rStyle w:val="Refdecomentrio"/>
        </w:rPr>
        <w:annotationRef/>
      </w:r>
      <w:r>
        <w:t>Ainda não entendi a diferença deste para  o geral.</w:t>
      </w:r>
    </w:p>
  </w:comment>
  <w:comment w:id="2" w:author="Luciana Pereira de Araújo Kohler" w:date="2021-12-18T15:46:00Z" w:initials="LPdAK">
    <w:p w14:paraId="2A454C30" w14:textId="77777777" w:rsidR="00FB2B42" w:rsidRDefault="00FB2B42">
      <w:pPr>
        <w:pStyle w:val="Textodecomentrio"/>
      </w:pPr>
      <w:r>
        <w:rPr>
          <w:rStyle w:val="Refdecomentrio"/>
        </w:rPr>
        <w:annotationRef/>
      </w:r>
      <w:r>
        <w:t>Colocar o nome do autor no final da frase.</w:t>
      </w:r>
    </w:p>
  </w:comment>
  <w:comment w:id="3" w:author="Luciana Pereira de Araújo Kohler" w:date="2021-12-18T16:08:00Z" w:initials="LPdAK">
    <w:p w14:paraId="3F888901" w14:textId="77777777" w:rsidR="00FB2B42" w:rsidRDefault="00FB2B42">
      <w:pPr>
        <w:pStyle w:val="Textodecomentrio"/>
      </w:pPr>
      <w:r>
        <w:rPr>
          <w:rStyle w:val="Refdecomentrio"/>
        </w:rPr>
        <w:annotationRef/>
      </w:r>
      <w:r>
        <w:t>Imagino que a autora referencie algum autor para afirmar isso. Referenciar o autor original.</w:t>
      </w:r>
    </w:p>
  </w:comment>
  <w:comment w:id="5" w:author="Dalton Solano dos Reis" w:date="2021-12-18T20:56:00Z" w:initials="DSdR">
    <w:p w14:paraId="0DC20061" w14:textId="77777777" w:rsidR="00FB2B42" w:rsidRDefault="00FB2B42" w:rsidP="00AB0236">
      <w:pPr>
        <w:pStyle w:val="Textodecomentrio"/>
      </w:pPr>
      <w:r>
        <w:rPr>
          <w:rStyle w:val="Refdecomentrio"/>
        </w:rPr>
        <w:annotationRef/>
      </w:r>
      <w:r>
        <w:t>A citação da referência já aparece no inicio da frase.</w:t>
      </w:r>
    </w:p>
  </w:comment>
  <w:comment w:id="21" w:author="Luciana Pereira de Araújo Kohler" w:date="2021-10-22T20:35:00Z" w:initials="LPdAK">
    <w:p w14:paraId="5BC5386C" w14:textId="77777777" w:rsidR="006231E4" w:rsidRDefault="006231E4">
      <w:pPr>
        <w:pStyle w:val="Textodecomentrio"/>
      </w:pPr>
      <w:r>
        <w:rPr>
          <w:rStyle w:val="Refdecomentrio"/>
        </w:rPr>
        <w:annotationRef/>
      </w:r>
      <w:r>
        <w:t>Para uma afirmação forte é necessário colocar uma referência.</w:t>
      </w:r>
    </w:p>
  </w:comment>
  <w:comment w:id="22" w:author="Luciana Pereira de Araújo Kohler" w:date="2021-10-22T20:38:00Z" w:initials="LPdAK">
    <w:p w14:paraId="38125FCD" w14:textId="77777777" w:rsidR="006231E4" w:rsidRDefault="006231E4">
      <w:pPr>
        <w:pStyle w:val="Textodecomentrio"/>
      </w:pPr>
      <w:r>
        <w:rPr>
          <w:rStyle w:val="Refdecomentrio"/>
        </w:rPr>
        <w:annotationRef/>
      </w:r>
      <w:r>
        <w:t>Substituir por...</w:t>
      </w:r>
    </w:p>
    <w:p w14:paraId="33F209C6" w14:textId="77777777" w:rsidR="006231E4" w:rsidRDefault="006231E4">
      <w:pPr>
        <w:pStyle w:val="Textodecomentrio"/>
      </w:pPr>
      <w:r>
        <w:t>“e nem conseguiram ser achados pelos seus tutores”.</w:t>
      </w:r>
    </w:p>
    <w:p w14:paraId="676DC3A6" w14:textId="77777777" w:rsidR="006231E4" w:rsidRDefault="006231E4">
      <w:pPr>
        <w:pStyle w:val="Textodecomentrio"/>
      </w:pPr>
    </w:p>
    <w:p w14:paraId="78F7A585" w14:textId="77777777" w:rsidR="006231E4" w:rsidRDefault="006231E4">
      <w:pPr>
        <w:pStyle w:val="Textodecomentrio"/>
      </w:pPr>
      <w:r>
        <w:t>Não usar “,” antes de “e”</w:t>
      </w:r>
    </w:p>
  </w:comment>
  <w:comment w:id="23" w:author="Luciana Pereira de Araújo Kohler" w:date="2021-10-22T20:40:00Z" w:initials="LPdAK">
    <w:p w14:paraId="4F95E6F0" w14:textId="77777777" w:rsidR="006231E4" w:rsidRDefault="006231E4">
      <w:pPr>
        <w:pStyle w:val="Textodecomentrio"/>
      </w:pPr>
      <w:r>
        <w:rPr>
          <w:rStyle w:val="Refdecomentrio"/>
        </w:rPr>
        <w:annotationRef/>
      </w:r>
      <w:r>
        <w:t>Referenciar. Quem disse que os principais motivos são a praticidade e a mobilidade?</w:t>
      </w:r>
    </w:p>
  </w:comment>
  <w:comment w:id="38" w:author="Luciana Pereira de Araújo Kohler" w:date="2021-10-22T20:43:00Z" w:initials="LPdAK">
    <w:p w14:paraId="44C95656" w14:textId="77777777" w:rsidR="006231E4" w:rsidRDefault="006231E4">
      <w:pPr>
        <w:pStyle w:val="Textodecomentrio"/>
      </w:pPr>
      <w:r>
        <w:rPr>
          <w:rStyle w:val="Refdecomentrio"/>
        </w:rPr>
        <w:annotationRef/>
      </w:r>
      <w:r>
        <w:t>Essa solução não é a mesma coisa que o aplicativo?</w:t>
      </w:r>
    </w:p>
  </w:comment>
  <w:comment w:id="41" w:author="Luciana Pereira de Araújo Kohler" w:date="2021-10-23T18:06:00Z" w:initials="LPdAK">
    <w:p w14:paraId="7B01F037" w14:textId="77777777" w:rsidR="006231E4" w:rsidRDefault="006231E4">
      <w:pPr>
        <w:pStyle w:val="Textodecomentrio"/>
      </w:pPr>
      <w:r>
        <w:rPr>
          <w:rStyle w:val="Refdecomentrio"/>
        </w:rPr>
        <w:annotationRef/>
      </w:r>
      <w:r>
        <w:t>Sugiro referenciar cada trabalho nas frases, assim o leitor já espera sobre quem irá ler.</w:t>
      </w:r>
    </w:p>
  </w:comment>
  <w:comment w:id="43" w:author="Luciana Pereira de Araújo Kohler" w:date="2021-10-23T18:07:00Z" w:initials="LPdAK">
    <w:p w14:paraId="1469590E" w14:textId="77777777" w:rsidR="006231E4" w:rsidRDefault="006231E4">
      <w:pPr>
        <w:pStyle w:val="Textodecomentrio"/>
      </w:pPr>
      <w:r>
        <w:rPr>
          <w:rStyle w:val="Refdecomentrio"/>
        </w:rPr>
        <w:annotationRef/>
      </w:r>
      <w:r>
        <w:t>Essa parte foi Silva Filho que falou? Acho estranho, pois para ter essa afirmação deve-se ter um estudo mais aprofundado.... Não imagino que essa informação seja proveniente deste trabalho.</w:t>
      </w:r>
    </w:p>
  </w:comment>
  <w:comment w:id="44" w:author="Luciana Pereira de Araújo Kohler" w:date="2021-10-23T18:08:00Z" w:initials="LPdAK">
    <w:p w14:paraId="288A374B" w14:textId="77777777" w:rsidR="006231E4" w:rsidRDefault="006231E4">
      <w:pPr>
        <w:pStyle w:val="Textodecomentrio"/>
      </w:pPr>
      <w:r>
        <w:rPr>
          <w:rStyle w:val="Refdecomentrio"/>
        </w:rPr>
        <w:annotationRef/>
      </w:r>
      <w:r>
        <w:t>Qual trabalho?</w:t>
      </w:r>
    </w:p>
  </w:comment>
  <w:comment w:id="45" w:author="Luciana Pereira de Araújo Kohler" w:date="2021-10-23T18:08:00Z" w:initials="LPdAK">
    <w:p w14:paraId="5977FD7B" w14:textId="77777777" w:rsidR="006231E4" w:rsidRDefault="006231E4">
      <w:pPr>
        <w:pStyle w:val="Textodecomentrio"/>
      </w:pPr>
      <w:r>
        <w:rPr>
          <w:rStyle w:val="Refdecomentrio"/>
        </w:rPr>
        <w:annotationRef/>
      </w:r>
      <w:r>
        <w:t>Em momentos pet está em itálico.</w:t>
      </w:r>
    </w:p>
    <w:p w14:paraId="6B442B3A" w14:textId="77777777" w:rsidR="006231E4" w:rsidRDefault="006231E4">
      <w:pPr>
        <w:pStyle w:val="Textodecomentrio"/>
      </w:pPr>
    </w:p>
    <w:p w14:paraId="313B3E37" w14:textId="77777777" w:rsidR="006231E4" w:rsidRDefault="006231E4">
      <w:pPr>
        <w:pStyle w:val="Textodecomentrio"/>
      </w:pPr>
      <w:r>
        <w:t>Porque não padronizar tudo para animal que também é usado em algumas vezes no texto?? Já que tem tradução, acho mais conveniente para a monografia que será em português.</w:t>
      </w:r>
    </w:p>
  </w:comment>
  <w:comment w:id="46" w:author="Luciana Pereira de Araújo Kohler" w:date="2021-10-23T18:10:00Z" w:initials="LPdAK">
    <w:p w14:paraId="48CE9E6B" w14:textId="77777777" w:rsidR="006231E4" w:rsidRDefault="006231E4">
      <w:pPr>
        <w:pStyle w:val="Textodecomentrio"/>
      </w:pPr>
      <w:r>
        <w:rPr>
          <w:rStyle w:val="Refdecomentrio"/>
        </w:rPr>
        <w:annotationRef/>
      </w:r>
      <w:r>
        <w:t>Remover “e” depois de “,”</w:t>
      </w:r>
    </w:p>
  </w:comment>
  <w:comment w:id="47" w:author="Luciana Pereira de Araújo Kohler" w:date="2021-10-23T18:10:00Z" w:initials="LPdAK">
    <w:p w14:paraId="39A051ED" w14:textId="77777777" w:rsidR="006231E4" w:rsidRDefault="006231E4">
      <w:pPr>
        <w:pStyle w:val="Textodecomentrio"/>
      </w:pPr>
      <w:r>
        <w:rPr>
          <w:rStyle w:val="Refdecomentrio"/>
        </w:rPr>
        <w:annotationRef/>
      </w:r>
      <w:r>
        <w:t>Remover “e” depois de “,”</w:t>
      </w:r>
    </w:p>
  </w:comment>
  <w:comment w:id="49" w:author="Luciana Pereira de Araújo Kohler" w:date="2021-10-23T18:13:00Z" w:initials="LPdAK">
    <w:p w14:paraId="5673CFE2" w14:textId="77777777" w:rsidR="006231E4" w:rsidRDefault="006231E4">
      <w:pPr>
        <w:pStyle w:val="Textodecomentrio"/>
      </w:pPr>
      <w:r>
        <w:rPr>
          <w:rStyle w:val="Refdecomentrio"/>
        </w:rPr>
        <w:annotationRef/>
      </w:r>
      <w:r>
        <w:t>Remover “,” antes de “e"</w:t>
      </w:r>
    </w:p>
  </w:comment>
  <w:comment w:id="50" w:author="Luciana Pereira de Araújo Kohler" w:date="2021-10-23T18:16:00Z" w:initials="LPdAK">
    <w:p w14:paraId="33FAE253" w14:textId="77777777" w:rsidR="006231E4" w:rsidRDefault="006231E4">
      <w:pPr>
        <w:pStyle w:val="Textodecomentrio"/>
      </w:pPr>
      <w:r>
        <w:rPr>
          <w:rStyle w:val="Refdecomentrio"/>
        </w:rPr>
        <w:annotationRef/>
      </w:r>
      <w:r>
        <w:t>Trocar por “;” em todos os itens desta frase para indicar que são as partes, pois a frase tem o “:” no início.</w:t>
      </w:r>
    </w:p>
  </w:comment>
  <w:comment w:id="51" w:author="Luciana Pereira de Araújo Kohler" w:date="2021-10-23T18:19:00Z" w:initials="LPdAK">
    <w:p w14:paraId="3AC96019" w14:textId="77777777" w:rsidR="006231E4" w:rsidRDefault="006231E4">
      <w:pPr>
        <w:pStyle w:val="Textodecomentrio"/>
      </w:pPr>
      <w:r>
        <w:rPr>
          <w:rStyle w:val="Refdecomentrio"/>
        </w:rPr>
        <w:annotationRef/>
      </w:r>
      <w:r>
        <w:t>Normalmente vai primeiro o texto e depois a figura, ou alguma referencia para a figura no paragrafo anterior</w:t>
      </w:r>
    </w:p>
  </w:comment>
  <w:comment w:id="53" w:author="Luciana Pereira de Araújo Kohler" w:date="2021-10-23T18:30:00Z" w:initials="LPdAK">
    <w:p w14:paraId="5A785FAB" w14:textId="77777777" w:rsidR="006231E4" w:rsidRDefault="006231E4">
      <w:pPr>
        <w:pStyle w:val="Textodecomentrio"/>
      </w:pPr>
      <w:r>
        <w:rPr>
          <w:rStyle w:val="Refdecomentrio"/>
        </w:rPr>
        <w:annotationRef/>
      </w:r>
      <w:r>
        <w:t>Mudar para  “;”</w:t>
      </w:r>
    </w:p>
  </w:comment>
  <w:comment w:id="54" w:author="Luciana Pereira de Araújo Kohler" w:date="2021-10-23T19:13:00Z" w:initials="LPdAK">
    <w:p w14:paraId="56FB12FD" w14:textId="77777777" w:rsidR="006231E4" w:rsidRDefault="006231E4">
      <w:pPr>
        <w:pStyle w:val="Textodecomentrio"/>
      </w:pPr>
      <w:r>
        <w:rPr>
          <w:rStyle w:val="Refdecomentrio"/>
        </w:rPr>
        <w:annotationRef/>
      </w:r>
      <w:r>
        <w:t>Normalmente vai primeiro o texto e depois a figura, ou alguma referencia para a figura no paragrafo anterior</w:t>
      </w:r>
    </w:p>
  </w:comment>
  <w:comment w:id="62" w:author="Luciana Pereira de Araújo Kohler" w:date="2021-10-23T19:15:00Z" w:initials="LPdAK">
    <w:p w14:paraId="79145504" w14:textId="77777777" w:rsidR="006231E4" w:rsidRDefault="006231E4">
      <w:pPr>
        <w:pStyle w:val="Textodecomentrio"/>
      </w:pPr>
      <w:r>
        <w:rPr>
          <w:rStyle w:val="Refdecomentrio"/>
        </w:rPr>
        <w:annotationRef/>
      </w:r>
      <w:r>
        <w:t>). Para finalizar....</w:t>
      </w:r>
    </w:p>
  </w:comment>
  <w:comment w:id="73" w:author="Luciana Pereira de Araújo Kohler" w:date="2021-10-23T19:21:00Z" w:initials="LPdAK">
    <w:p w14:paraId="1C0E63E1" w14:textId="77777777" w:rsidR="006231E4" w:rsidRDefault="006231E4">
      <w:pPr>
        <w:pStyle w:val="Textodecomentrio"/>
      </w:pPr>
      <w:r>
        <w:rPr>
          <w:rStyle w:val="Refdecomentrio"/>
        </w:rPr>
        <w:annotationRef/>
      </w:r>
      <w:r>
        <w:t>rever</w:t>
      </w:r>
    </w:p>
  </w:comment>
  <w:comment w:id="74" w:author="Luciana Pereira de Araújo Kohler" w:date="2021-10-23T19:24:00Z" w:initials="LPdAK">
    <w:p w14:paraId="6F1A7817" w14:textId="77777777" w:rsidR="006231E4" w:rsidRDefault="006231E4">
      <w:pPr>
        <w:pStyle w:val="Textodecomentrio"/>
      </w:pPr>
      <w:r>
        <w:rPr>
          <w:rStyle w:val="Refdecomentrio"/>
        </w:rPr>
        <w:annotationRef/>
      </w:r>
      <w:r>
        <w:t>ainda não contribuiu</w:t>
      </w:r>
    </w:p>
  </w:comment>
  <w:comment w:id="78" w:author="Luciana Pereira de Araújo Kohler" w:date="2021-10-23T19:28:00Z" w:initials="LPdAK">
    <w:p w14:paraId="657E03E3" w14:textId="77777777" w:rsidR="006231E4" w:rsidRDefault="006231E4">
      <w:pPr>
        <w:pStyle w:val="Textodecomentrio"/>
      </w:pPr>
      <w:r>
        <w:rPr>
          <w:rStyle w:val="Refdecomentrio"/>
        </w:rPr>
        <w:annotationRef/>
      </w:r>
      <w:r>
        <w:t>não identifiquei o design thinking</w:t>
      </w:r>
    </w:p>
  </w:comment>
  <w:comment w:id="81" w:author="Luciana Pereira de Araújo Kohler" w:date="2021-10-23T19:31:00Z" w:initials="LPdAK">
    <w:p w14:paraId="2E680D48" w14:textId="77777777" w:rsidR="006231E4" w:rsidRDefault="006231E4">
      <w:pPr>
        <w:pStyle w:val="Textodecomentrio"/>
      </w:pPr>
      <w:r>
        <w:rPr>
          <w:rStyle w:val="Refdecomentrio"/>
        </w:rPr>
        <w:annotationRef/>
      </w:r>
      <w:r>
        <w:t>seção com só um parágrafo e só um autor refenciado.</w:t>
      </w:r>
    </w:p>
  </w:comment>
  <w:comment w:id="83" w:author="Luciana Pereira de Araújo Kohler" w:date="2021-10-23T19:33:00Z" w:initials="LPdAK">
    <w:p w14:paraId="68D2599F" w14:textId="77777777" w:rsidR="006231E4" w:rsidRDefault="006231E4">
      <w:pPr>
        <w:pStyle w:val="Textodecomentrio"/>
      </w:pPr>
      <w:r>
        <w:rPr>
          <w:rStyle w:val="Refdecomentrio"/>
        </w:rPr>
        <w:annotationRef/>
      </w:r>
      <w:r>
        <w:t>Dividir em paragrafos</w:t>
      </w:r>
    </w:p>
  </w:comment>
  <w:comment w:id="86" w:author="Dalton Solano dos Reis" w:date="2021-10-21T15:20:00Z" w:initials="DSdR">
    <w:p w14:paraId="6A1F2476" w14:textId="77777777" w:rsidR="006231E4" w:rsidRDefault="006231E4">
      <w:pPr>
        <w:pStyle w:val="Textodecomentrio"/>
      </w:pPr>
      <w:r>
        <w:rPr>
          <w:rStyle w:val="Refdecomentrio"/>
        </w:rPr>
        <w:annotationRef/>
      </w:r>
      <w:r>
        <w:t>Não</w:t>
      </w:r>
    </w:p>
  </w:comment>
  <w:comment w:id="87" w:author="Dalton Solano dos Reis" w:date="2021-10-21T15:21:00Z" w:initials="DSdR">
    <w:p w14:paraId="47C6BEF3" w14:textId="77777777" w:rsidR="006231E4" w:rsidRDefault="006231E4">
      <w:pPr>
        <w:pStyle w:val="Textodecomentrio"/>
      </w:pPr>
      <w:r>
        <w:rPr>
          <w:rStyle w:val="Refdecomentrio"/>
        </w:rPr>
        <w:annotationRef/>
      </w:r>
      <w:r>
        <w:t>tutela.</w:t>
      </w:r>
    </w:p>
  </w:comment>
  <w:comment w:id="88" w:author="Dalton Solano dos Reis" w:date="2021-10-24T12:01:00Z" w:initials="DSdR">
    <w:p w14:paraId="2E984253" w14:textId="77777777" w:rsidR="006231E4" w:rsidRDefault="006231E4">
      <w:pPr>
        <w:pStyle w:val="Textodecomentrio"/>
      </w:pPr>
      <w:r>
        <w:rPr>
          <w:rStyle w:val="Refdecomentrio"/>
        </w:rPr>
        <w:annotationRef/>
      </w:r>
      <w:r>
        <w:t>Não usar vírgula antes do “e”</w:t>
      </w:r>
    </w:p>
  </w:comment>
  <w:comment w:id="89" w:author="Dalton Solano dos Reis" w:date="2021-10-24T12:02:00Z" w:initials="DSdR">
    <w:p w14:paraId="22354006" w14:textId="77777777" w:rsidR="006231E4" w:rsidRDefault="006231E4">
      <w:pPr>
        <w:pStyle w:val="Textodecomentrio"/>
      </w:pPr>
      <w:r>
        <w:rPr>
          <w:rStyle w:val="Refdecomentrio"/>
        </w:rPr>
        <w:annotationRef/>
      </w:r>
      <w:r>
        <w:t>Dúvida, me parece ser o objetivo geral.</w:t>
      </w:r>
    </w:p>
  </w:comment>
  <w:comment w:id="90" w:author="Dalton Solano dos Reis" w:date="2021-10-21T15:31:00Z" w:initials="DSdR">
    <w:p w14:paraId="6FE5DFCC" w14:textId="77777777" w:rsidR="006231E4" w:rsidRDefault="006231E4">
      <w:pPr>
        <w:pStyle w:val="Textodecomentrio"/>
      </w:pPr>
      <w:r>
        <w:rPr>
          <w:rStyle w:val="Refdecomentrio"/>
        </w:rPr>
        <w:annotationRef/>
      </w:r>
      <w:r w:rsidRPr="0017093A">
        <w:t>Facebook</w:t>
      </w:r>
      <w:r>
        <w:t>, sendo essa</w:t>
      </w:r>
    </w:p>
  </w:comment>
  <w:comment w:id="91" w:author="Dalton Solano dos Reis" w:date="2021-10-21T15:31:00Z" w:initials="DSdR">
    <w:p w14:paraId="60C78919" w14:textId="77777777" w:rsidR="006231E4" w:rsidRDefault="006231E4">
      <w:pPr>
        <w:pStyle w:val="Textodecomentrio"/>
      </w:pPr>
      <w:r>
        <w:rPr>
          <w:rStyle w:val="Refdecomentrio"/>
        </w:rPr>
        <w:annotationRef/>
      </w:r>
      <w:r>
        <w:t>Não itálico.</w:t>
      </w:r>
    </w:p>
  </w:comment>
  <w:comment w:id="92" w:author="Dalton Solano dos Reis" w:date="2021-10-21T15:31:00Z" w:initials="DSdR">
    <w:p w14:paraId="61E364D0" w14:textId="77777777" w:rsidR="006231E4" w:rsidRDefault="006231E4">
      <w:pPr>
        <w:pStyle w:val="Textodecomentrio"/>
      </w:pPr>
      <w:r>
        <w:rPr>
          <w:rStyle w:val="Refdecomentrio"/>
        </w:rPr>
        <w:annotationRef/>
      </w:r>
      <w:r>
        <w:t>Não itálico.</w:t>
      </w:r>
    </w:p>
  </w:comment>
  <w:comment w:id="93" w:author="Dalton Solano dos Reis" w:date="2021-10-21T15:33:00Z" w:initials="DSdR">
    <w:p w14:paraId="6B9F6C82" w14:textId="77777777" w:rsidR="006231E4" w:rsidRDefault="006231E4">
      <w:pPr>
        <w:pStyle w:val="Textodecomentrio"/>
      </w:pPr>
      <w:r>
        <w:rPr>
          <w:rStyle w:val="Refdecomentrio"/>
        </w:rPr>
        <w:annotationRef/>
      </w:r>
      <w:r>
        <w:t>Borda de baixo na figura.</w:t>
      </w:r>
    </w:p>
  </w:comment>
  <w:comment w:id="94" w:author="Dalton Solano dos Reis" w:date="2021-10-21T15:33:00Z" w:initials="DSdR">
    <w:p w14:paraId="5E12951C" w14:textId="77777777" w:rsidR="006231E4" w:rsidRDefault="006231E4">
      <w:pPr>
        <w:pStyle w:val="Textodecomentrio"/>
      </w:pPr>
      <w:r>
        <w:rPr>
          <w:rStyle w:val="Refdecomentrio"/>
        </w:rPr>
        <w:annotationRef/>
      </w:r>
      <w:r>
        <w:t>Silva Filho</w:t>
      </w:r>
    </w:p>
  </w:comment>
  <w:comment w:id="95" w:author="Dalton Solano dos Reis" w:date="2021-10-21T15:35:00Z" w:initials="DSdR">
    <w:p w14:paraId="09EF43F1" w14:textId="77777777" w:rsidR="006231E4" w:rsidRDefault="006231E4">
      <w:pPr>
        <w:pStyle w:val="Textodecomentrio"/>
      </w:pPr>
      <w:r>
        <w:rPr>
          <w:rStyle w:val="Refdecomentrio"/>
        </w:rPr>
        <w:annotationRef/>
      </w:r>
      <w:r>
        <w:t>i</w:t>
      </w:r>
      <w:r w:rsidRPr="00F7613C">
        <w:t>OS</w:t>
      </w:r>
    </w:p>
  </w:comment>
  <w:comment w:id="96" w:author="Dalton Solano dos Reis" w:date="2021-10-21T15:36:00Z" w:initials="DSdR">
    <w:p w14:paraId="3B0E3630" w14:textId="77777777" w:rsidR="006231E4" w:rsidRDefault="006231E4">
      <w:pPr>
        <w:pStyle w:val="Textodecomentrio"/>
      </w:pPr>
      <w:r>
        <w:rPr>
          <w:rStyle w:val="Refdecomentrio"/>
        </w:rPr>
        <w:annotationRef/>
      </w:r>
      <w:r>
        <w:t>Itálico.</w:t>
      </w:r>
    </w:p>
  </w:comment>
  <w:comment w:id="97" w:author="Dalton Solano dos Reis" w:date="2021-10-21T15:37:00Z" w:initials="DSdR">
    <w:p w14:paraId="2B41ADC6" w14:textId="77777777" w:rsidR="006231E4" w:rsidRDefault="006231E4">
      <w:pPr>
        <w:pStyle w:val="Textodecomentrio"/>
      </w:pPr>
      <w:r>
        <w:rPr>
          <w:rStyle w:val="Refdecomentrio"/>
        </w:rPr>
        <w:annotationRef/>
      </w:r>
      <w:r>
        <w:t>organizações, e envio</w:t>
      </w:r>
    </w:p>
  </w:comment>
  <w:comment w:id="98" w:author="Dalton Solano dos Reis" w:date="2021-10-21T16:31:00Z" w:initials="DSdR">
    <w:p w14:paraId="11B452B5" w14:textId="77777777" w:rsidR="006231E4" w:rsidRDefault="006231E4">
      <w:pPr>
        <w:pStyle w:val="Textodecomentrio"/>
      </w:pPr>
      <w:r>
        <w:rPr>
          <w:rStyle w:val="Refdecomentrio"/>
        </w:rPr>
        <w:annotationRef/>
      </w:r>
      <w:r>
        <w:t>A borda da figura não deve ultrapassar a margem direita do texto.</w:t>
      </w:r>
    </w:p>
  </w:comment>
  <w:comment w:id="99" w:author="Dalton Solano dos Reis" w:date="2021-10-21T15:39:00Z" w:initials="DSdR">
    <w:p w14:paraId="4DD5B20F" w14:textId="77777777" w:rsidR="006231E4" w:rsidRDefault="006231E4">
      <w:pPr>
        <w:pStyle w:val="Textodecomentrio"/>
      </w:pPr>
      <w:r>
        <w:rPr>
          <w:rStyle w:val="Refdecomentrio"/>
        </w:rPr>
        <w:annotationRef/>
      </w:r>
      <w:r>
        <w:t>Não itálico.</w:t>
      </w:r>
    </w:p>
  </w:comment>
  <w:comment w:id="100" w:author="Dalton Solano dos Reis" w:date="2021-10-21T15:38:00Z" w:initials="DSdR">
    <w:p w14:paraId="1A1CCE28" w14:textId="77777777" w:rsidR="006231E4" w:rsidRDefault="006231E4">
      <w:pPr>
        <w:pStyle w:val="Textodecomentrio"/>
      </w:pPr>
      <w:r>
        <w:rPr>
          <w:rStyle w:val="Refdecomentrio"/>
        </w:rPr>
        <w:annotationRef/>
      </w:r>
      <w:r>
        <w:t>Mostrar a figura após ser citada no texto.</w:t>
      </w:r>
    </w:p>
  </w:comment>
  <w:comment w:id="101" w:author="Dalton Solano dos Reis" w:date="2021-10-21T15:39:00Z" w:initials="DSdR">
    <w:p w14:paraId="5E1D8CCD" w14:textId="77777777" w:rsidR="006231E4" w:rsidRPr="00D4636C" w:rsidRDefault="006231E4">
      <w:pPr>
        <w:pStyle w:val="Textodecomentrio"/>
        <w:rPr>
          <w:lang w:val="en-US"/>
        </w:rPr>
      </w:pPr>
      <w:r>
        <w:rPr>
          <w:rStyle w:val="Refdecomentrio"/>
        </w:rPr>
        <w:annotationRef/>
      </w:r>
      <w:r w:rsidRPr="00D4636C">
        <w:rPr>
          <w:lang w:val="en-US"/>
        </w:rPr>
        <w:t>Tamanho 10</w:t>
      </w:r>
    </w:p>
    <w:p w14:paraId="2EAF7E1F" w14:textId="77777777" w:rsidR="006231E4" w:rsidRPr="00D4636C" w:rsidRDefault="006231E4">
      <w:pPr>
        <w:pStyle w:val="Textodecomentrio"/>
        <w:rPr>
          <w:lang w:val="en-US"/>
        </w:rPr>
      </w:pPr>
      <w:r w:rsidRPr="00D4636C">
        <w:rPr>
          <w:lang w:val="en-US"/>
        </w:rPr>
        <w:t>TF-Courier</w:t>
      </w:r>
    </w:p>
  </w:comment>
  <w:comment w:id="102" w:author="Dalton Solano dos Reis" w:date="2021-10-21T15:40:00Z" w:initials="DSdR">
    <w:p w14:paraId="1D864973" w14:textId="77777777" w:rsidR="006231E4" w:rsidRPr="00D4636C" w:rsidRDefault="006231E4" w:rsidP="00A0614E">
      <w:pPr>
        <w:pStyle w:val="Textodecomentrio"/>
        <w:rPr>
          <w:lang w:val="en-US"/>
        </w:rPr>
      </w:pPr>
      <w:r>
        <w:rPr>
          <w:rStyle w:val="Refdecomentrio"/>
        </w:rPr>
        <w:annotationRef/>
      </w:r>
      <w:r w:rsidRPr="00D4636C">
        <w:rPr>
          <w:lang w:val="en-US"/>
        </w:rPr>
        <w:t>Tamanho 10</w:t>
      </w:r>
    </w:p>
    <w:p w14:paraId="43BC809E" w14:textId="77777777" w:rsidR="006231E4" w:rsidRPr="00D4636C" w:rsidRDefault="006231E4">
      <w:pPr>
        <w:pStyle w:val="Textodecomentrio"/>
        <w:rPr>
          <w:lang w:val="en-US"/>
        </w:rPr>
      </w:pPr>
      <w:r w:rsidRPr="00D4636C">
        <w:rPr>
          <w:lang w:val="en-US"/>
        </w:rPr>
        <w:t>TF-Courier</w:t>
      </w:r>
    </w:p>
  </w:comment>
  <w:comment w:id="103" w:author="Dalton Solano dos Reis" w:date="2021-10-21T15:40:00Z" w:initials="DSdR">
    <w:p w14:paraId="319EFDF3" w14:textId="77777777" w:rsidR="006231E4" w:rsidRDefault="006231E4" w:rsidP="00A0614E">
      <w:pPr>
        <w:pStyle w:val="Textodecomentrio"/>
      </w:pPr>
      <w:r>
        <w:rPr>
          <w:rStyle w:val="Refdecomentrio"/>
        </w:rPr>
        <w:annotationRef/>
      </w:r>
      <w:r>
        <w:t>Tamanho 10</w:t>
      </w:r>
    </w:p>
    <w:p w14:paraId="3B8110DE" w14:textId="77777777" w:rsidR="006231E4" w:rsidRDefault="006231E4">
      <w:pPr>
        <w:pStyle w:val="Textodecomentrio"/>
      </w:pPr>
      <w:r>
        <w:t>TF-Courier</w:t>
      </w:r>
    </w:p>
  </w:comment>
  <w:comment w:id="104" w:author="Dalton Solano dos Reis" w:date="2021-10-21T15:41:00Z" w:initials="DSdR">
    <w:p w14:paraId="6170FA53" w14:textId="77777777" w:rsidR="006231E4" w:rsidRDefault="006231E4">
      <w:pPr>
        <w:pStyle w:val="Textodecomentrio"/>
      </w:pPr>
      <w:r>
        <w:rPr>
          <w:rStyle w:val="Refdecomentrio"/>
        </w:rPr>
        <w:annotationRef/>
      </w:r>
      <w:r>
        <w:t>centralizar em</w:t>
      </w:r>
    </w:p>
  </w:comment>
  <w:comment w:id="105" w:author="Dalton Solano dos Reis" w:date="2021-10-21T15:42:00Z" w:initials="DSdR">
    <w:p w14:paraId="46402EA6" w14:textId="77777777" w:rsidR="006231E4" w:rsidRDefault="006231E4">
      <w:pPr>
        <w:pStyle w:val="Textodecomentrio"/>
      </w:pPr>
      <w:r>
        <w:rPr>
          <w:rStyle w:val="Refdecomentrio"/>
        </w:rPr>
        <w:annotationRef/>
      </w:r>
      <w:r>
        <w:t>banco</w:t>
      </w:r>
    </w:p>
  </w:comment>
  <w:comment w:id="106" w:author="Dalton Solano dos Reis" w:date="2021-10-21T16:30:00Z" w:initials="DSdR">
    <w:p w14:paraId="274A70BF" w14:textId="77777777" w:rsidR="006231E4" w:rsidRDefault="006231E4">
      <w:pPr>
        <w:pStyle w:val="Textodecomentrio"/>
      </w:pPr>
      <w:r>
        <w:rPr>
          <w:rStyle w:val="Refdecomentrio"/>
        </w:rPr>
        <w:annotationRef/>
      </w:r>
      <w:r>
        <w:t>A borda da figura não deve ultrapassar a margem direita do texto.</w:t>
      </w:r>
    </w:p>
  </w:comment>
  <w:comment w:id="107" w:author="Dalton Solano dos Reis" w:date="2021-10-21T15:44:00Z" w:initials="DSdR">
    <w:p w14:paraId="6DD40C13" w14:textId="77777777" w:rsidR="006231E4" w:rsidRDefault="006231E4">
      <w:pPr>
        <w:pStyle w:val="Textodecomentrio"/>
      </w:pPr>
      <w:r>
        <w:rPr>
          <w:rStyle w:val="Refdecomentrio"/>
        </w:rPr>
        <w:annotationRef/>
      </w:r>
      <w:r>
        <w:t>Mostrar a figura após ser citada no texto.</w:t>
      </w:r>
    </w:p>
  </w:comment>
  <w:comment w:id="108" w:author="Dalton Solano dos Reis" w:date="2021-10-21T15:44:00Z" w:initials="DSdR">
    <w:p w14:paraId="7AE03A0C" w14:textId="77777777" w:rsidR="006231E4" w:rsidRDefault="006231E4">
      <w:pPr>
        <w:pStyle w:val="Textodecomentrio"/>
      </w:pPr>
      <w:r>
        <w:rPr>
          <w:rStyle w:val="Refdecomentrio"/>
        </w:rPr>
        <w:annotationRef/>
      </w:r>
      <w:r>
        <w:t>Remover vírgula.</w:t>
      </w:r>
    </w:p>
  </w:comment>
  <w:comment w:id="109" w:author="Dalton Solano dos Reis" w:date="2021-10-21T15:44:00Z" w:initials="DSdR">
    <w:p w14:paraId="071FD606" w14:textId="77777777" w:rsidR="006231E4" w:rsidRDefault="006231E4">
      <w:pPr>
        <w:pStyle w:val="Textodecomentrio"/>
      </w:pPr>
      <w:r>
        <w:rPr>
          <w:rStyle w:val="Refdecomentrio"/>
        </w:rPr>
        <w:annotationRef/>
      </w:r>
      <w:r>
        <w:t>Não itálico.</w:t>
      </w:r>
    </w:p>
  </w:comment>
  <w:comment w:id="110" w:author="Dalton Solano dos Reis" w:date="2021-10-21T15:45:00Z" w:initials="DSdR">
    <w:p w14:paraId="6B625ACD" w14:textId="77777777" w:rsidR="006231E4" w:rsidRDefault="006231E4">
      <w:pPr>
        <w:pStyle w:val="Textodecomentrio"/>
      </w:pPr>
      <w:r>
        <w:rPr>
          <w:rStyle w:val="Refdecomentrio"/>
        </w:rPr>
        <w:annotationRef/>
      </w:r>
      <w:r>
        <w:t>Remover vírgula.</w:t>
      </w:r>
    </w:p>
  </w:comment>
  <w:comment w:id="111" w:author="Dalton Solano dos Reis" w:date="2021-10-21T15:45:00Z" w:initials="DSdR">
    <w:p w14:paraId="37425446" w14:textId="77777777" w:rsidR="006231E4" w:rsidRDefault="006231E4">
      <w:pPr>
        <w:pStyle w:val="Textodecomentrio"/>
      </w:pPr>
      <w:r>
        <w:rPr>
          <w:rStyle w:val="Refdecomentrio"/>
        </w:rPr>
        <w:annotationRef/>
      </w:r>
      <w:r>
        <w:t>lembre e se</w:t>
      </w:r>
    </w:p>
  </w:comment>
  <w:comment w:id="112" w:author="Dalton Solano dos Reis" w:date="2021-10-21T15:46:00Z" w:initials="DSdR">
    <w:p w14:paraId="06A7C731" w14:textId="77777777" w:rsidR="006231E4" w:rsidRDefault="006231E4">
      <w:pPr>
        <w:pStyle w:val="Textodecomentrio"/>
      </w:pPr>
      <w:r>
        <w:rPr>
          <w:rStyle w:val="Refdecomentrio"/>
        </w:rPr>
        <w:annotationRef/>
      </w:r>
      <w:r>
        <w:t>Remover vírgula.</w:t>
      </w:r>
    </w:p>
  </w:comment>
  <w:comment w:id="113" w:author="Dalton Solano dos Reis" w:date="2021-10-21T15:46:00Z" w:initials="DSdR">
    <w:p w14:paraId="6D915A65" w14:textId="77777777" w:rsidR="006231E4" w:rsidRDefault="006231E4">
      <w:pPr>
        <w:pStyle w:val="Textodecomentrio"/>
      </w:pPr>
      <w:r>
        <w:rPr>
          <w:rStyle w:val="Refdecomentrio"/>
        </w:rPr>
        <w:annotationRef/>
      </w:r>
      <w:r>
        <w:t>Remover vírgula.</w:t>
      </w:r>
    </w:p>
  </w:comment>
  <w:comment w:id="114" w:author="Dalton Solano dos Reis" w:date="2021-10-21T15:46:00Z" w:initials="DSdR">
    <w:p w14:paraId="7C45CC59" w14:textId="77777777" w:rsidR="006231E4" w:rsidRDefault="006231E4">
      <w:pPr>
        <w:pStyle w:val="Textodecomentrio"/>
      </w:pPr>
      <w:r>
        <w:rPr>
          <w:rStyle w:val="Refdecomentrio"/>
        </w:rPr>
        <w:annotationRef/>
      </w:r>
      <w:r>
        <w:t>Remover vírgula.</w:t>
      </w:r>
    </w:p>
  </w:comment>
  <w:comment w:id="115" w:author="Dalton Solano dos Reis" w:date="2021-10-21T16:05:00Z" w:initials="DSdR">
    <w:p w14:paraId="1CBD75AF" w14:textId="77777777" w:rsidR="006231E4" w:rsidRDefault="006231E4">
      <w:pPr>
        <w:pStyle w:val="Textodecomentrio"/>
      </w:pPr>
      <w:r>
        <w:rPr>
          <w:rStyle w:val="Refdecomentrio"/>
        </w:rPr>
        <w:annotationRef/>
      </w:r>
      <w:r>
        <w:t>a</w:t>
      </w:r>
    </w:p>
  </w:comment>
  <w:comment w:id="116" w:author="Dalton Solano dos Reis" w:date="2021-10-21T16:09:00Z" w:initials="DSdR">
    <w:p w14:paraId="2B587E16" w14:textId="77777777" w:rsidR="006231E4" w:rsidRDefault="006231E4" w:rsidP="007704D8">
      <w:r>
        <w:rPr>
          <w:rStyle w:val="Refdecomentrio"/>
        </w:rPr>
        <w:annotationRef/>
      </w:r>
      <w:r w:rsidRPr="007704D8">
        <w:rPr>
          <w:rFonts w:ascii="Roboto" w:hAnsi="Roboto"/>
          <w:color w:val="4A4A4A"/>
          <w:sz w:val="42"/>
          <w:szCs w:val="42"/>
          <w:shd w:val="clear" w:color="auto" w:fill="FFFFFF"/>
        </w:rPr>
        <w:t>toolkit</w:t>
      </w:r>
    </w:p>
  </w:comment>
  <w:comment w:id="117" w:author="Dalton Solano dos Reis" w:date="2021-10-21T16:11:00Z" w:initials="DSdR">
    <w:p w14:paraId="7CE9DEB7" w14:textId="77777777" w:rsidR="006231E4" w:rsidRDefault="006231E4">
      <w:pPr>
        <w:pStyle w:val="Textodecomentrio"/>
      </w:pPr>
      <w:r>
        <w:rPr>
          <w:rStyle w:val="Refdecomentrio"/>
        </w:rPr>
        <w:annotationRef/>
      </w:r>
      <w:r>
        <w:t>Qual linguagem?</w:t>
      </w:r>
    </w:p>
  </w:comment>
  <w:comment w:id="118" w:author="Dalton Solano dos Reis" w:date="2021-10-21T16:12:00Z" w:initials="DSdR">
    <w:p w14:paraId="331212AF" w14:textId="77777777" w:rsidR="006231E4" w:rsidRDefault="006231E4">
      <w:pPr>
        <w:pStyle w:val="Textodecomentrio"/>
      </w:pPr>
      <w:r>
        <w:rPr>
          <w:rStyle w:val="Refdecomentrio"/>
        </w:rPr>
        <w:annotationRef/>
      </w:r>
      <w:r>
        <w:t>descrever quais?</w:t>
      </w:r>
    </w:p>
  </w:comment>
  <w:comment w:id="119" w:author="Dalton Solano dos Reis" w:date="2021-10-21T16:14:00Z" w:initials="DSdR">
    <w:p w14:paraId="57639552" w14:textId="77777777" w:rsidR="006231E4" w:rsidRDefault="006231E4">
      <w:pPr>
        <w:pStyle w:val="Textodecomentrio"/>
      </w:pPr>
      <w:r>
        <w:rPr>
          <w:rStyle w:val="Refdecomentrio"/>
        </w:rPr>
        <w:annotationRef/>
      </w:r>
      <w:r>
        <w:t>Qual linguagem, qual IDE?</w:t>
      </w:r>
    </w:p>
  </w:comment>
  <w:comment w:id="120" w:author="Dalton Solano dos Reis" w:date="2021-10-21T16:15:00Z" w:initials="DSdR">
    <w:p w14:paraId="22644B26" w14:textId="77777777" w:rsidR="006231E4" w:rsidRDefault="006231E4">
      <w:pPr>
        <w:pStyle w:val="Textodecomentrio"/>
      </w:pPr>
      <w:r>
        <w:rPr>
          <w:rStyle w:val="Refdecomentrio"/>
        </w:rPr>
        <w:annotationRef/>
      </w:r>
      <w:r>
        <w:t>Iniciar as abreviações com letra minúscula.</w:t>
      </w:r>
    </w:p>
  </w:comment>
  <w:comment w:id="121" w:author="Dalton Solano dos Reis" w:date="2021-10-21T16:15:00Z" w:initials="DSdR">
    <w:p w14:paraId="7CA3BAE8" w14:textId="77777777" w:rsidR="006231E4" w:rsidRDefault="006231E4" w:rsidP="007704D8">
      <w:pPr>
        <w:pStyle w:val="TF-TEXTOQUADROCentralizado"/>
        <w:jc w:val="left"/>
        <w:rPr>
          <w:b/>
          <w:bCs/>
          <w:sz w:val="20"/>
        </w:rPr>
      </w:pPr>
      <w:r>
        <w:rPr>
          <w:rStyle w:val="Refdecomentrio"/>
        </w:rPr>
        <w:annotationRef/>
      </w:r>
      <w:r>
        <w:rPr>
          <w:b/>
          <w:bCs/>
          <w:sz w:val="20"/>
        </w:rPr>
        <w:t>maio</w:t>
      </w:r>
    </w:p>
    <w:p w14:paraId="304648C6" w14:textId="77777777" w:rsidR="006231E4" w:rsidRPr="007704D8" w:rsidRDefault="006231E4" w:rsidP="007704D8">
      <w:pPr>
        <w:pStyle w:val="TF-TEXTOQUADROCentralizado"/>
        <w:jc w:val="left"/>
        <w:rPr>
          <w:b/>
          <w:bCs/>
          <w:sz w:val="20"/>
        </w:rPr>
      </w:pPr>
      <w:r>
        <w:rPr>
          <w:b/>
          <w:bCs/>
          <w:sz w:val="20"/>
        </w:rPr>
        <w:t>não abreviado.</w:t>
      </w:r>
    </w:p>
  </w:comment>
  <w:comment w:id="122" w:author="Dalton Solano dos Reis" w:date="2021-10-21T16:22:00Z" w:initials="DSdR">
    <w:p w14:paraId="13629C63" w14:textId="77777777" w:rsidR="006231E4" w:rsidRDefault="006231E4">
      <w:pPr>
        <w:pStyle w:val="Textodecomentrio"/>
      </w:pPr>
      <w:r>
        <w:rPr>
          <w:rStyle w:val="Refdecomentrio"/>
        </w:rPr>
        <w:annotationRef/>
      </w:r>
      <w:r>
        <w:t>elas: a) ser</w:t>
      </w:r>
    </w:p>
  </w:comment>
  <w:comment w:id="123" w:author="Dalton Solano dos Reis" w:date="2021-10-21T16:22:00Z" w:initials="DSdR">
    <w:p w14:paraId="49164E3E" w14:textId="77777777" w:rsidR="006231E4" w:rsidRDefault="006231E4">
      <w:pPr>
        <w:pStyle w:val="Textodecomentrio"/>
      </w:pPr>
      <w:r>
        <w:rPr>
          <w:rStyle w:val="Refdecomentrio"/>
        </w:rPr>
        <w:annotationRef/>
      </w:r>
      <w:r>
        <w:t>precisam; b) funcionar</w:t>
      </w:r>
    </w:p>
  </w:comment>
  <w:comment w:id="124" w:author="Dalton Solano dos Reis" w:date="2021-10-21T16:22:00Z" w:initials="DSdR">
    <w:p w14:paraId="77C476EA" w14:textId="77777777" w:rsidR="006231E4" w:rsidRDefault="006231E4">
      <w:pPr>
        <w:pStyle w:val="Textodecomentrio"/>
      </w:pPr>
      <w:r>
        <w:rPr>
          <w:rStyle w:val="Refdecomentrio"/>
        </w:rPr>
        <w:annotationRef/>
      </w:r>
      <w:r>
        <w:t>definitivos; e c) ser</w:t>
      </w:r>
    </w:p>
  </w:comment>
  <w:comment w:id="125" w:author="Dalton Solano dos Reis" w:date="2021-10-21T16:19:00Z" w:initials="DSdR">
    <w:p w14:paraId="4712D968" w14:textId="77777777" w:rsidR="006231E4" w:rsidRDefault="006231E4">
      <w:pPr>
        <w:pStyle w:val="Textodecomentrio"/>
      </w:pPr>
      <w:r>
        <w:rPr>
          <w:rStyle w:val="Refdecomentrio"/>
        </w:rPr>
        <w:annotationRef/>
      </w:r>
      <w:r>
        <w:t>Linha nova.</w:t>
      </w:r>
    </w:p>
    <w:p w14:paraId="392B41EC" w14:textId="77777777" w:rsidR="006231E4" w:rsidRDefault="006231E4">
      <w:pPr>
        <w:pStyle w:val="Textodecomentrio"/>
      </w:pPr>
      <w:r>
        <w:t>Já Souza (2016)</w:t>
      </w:r>
    </w:p>
  </w:comment>
  <w:comment w:id="126" w:author="Dalton Solano dos Reis" w:date="2021-10-21T16:33:00Z" w:initials="DSdR">
    <w:p w14:paraId="4B8CDE17" w14:textId="77777777" w:rsidR="006231E4" w:rsidRDefault="006231E4">
      <w:pPr>
        <w:pStyle w:val="Textodecomentrio"/>
      </w:pPr>
      <w:r>
        <w:rPr>
          <w:rStyle w:val="Refdecomentrio"/>
        </w:rPr>
        <w:annotationRef/>
      </w:r>
      <w:r>
        <w:t>Descritas no texto.</w:t>
      </w:r>
    </w:p>
  </w:comment>
  <w:comment w:id="127" w:author="Dalton Solano dos Reis" w:date="2021-10-21T16:34:00Z" w:initials="DSdR">
    <w:p w14:paraId="7630ECA6" w14:textId="77777777" w:rsidR="006231E4" w:rsidRDefault="006231E4">
      <w:pPr>
        <w:pStyle w:val="Textodecomentrio"/>
      </w:pPr>
      <w:r>
        <w:rPr>
          <w:rStyle w:val="Refdecomentrio"/>
        </w:rPr>
        <w:annotationRef/>
      </w:r>
      <w:r>
        <w:t>Descritas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F394CF" w15:done="0"/>
  <w15:commentEx w15:paraId="21A0A0CB" w15:done="0"/>
  <w15:commentEx w15:paraId="2A454C30" w15:done="0"/>
  <w15:commentEx w15:paraId="3F888901" w15:done="0"/>
  <w15:commentEx w15:paraId="0DC20061" w15:done="0"/>
  <w15:commentEx w15:paraId="5BC5386C" w15:done="0"/>
  <w15:commentEx w15:paraId="78F7A585" w15:done="0"/>
  <w15:commentEx w15:paraId="4F95E6F0" w15:done="0"/>
  <w15:commentEx w15:paraId="44C95656" w15:done="0"/>
  <w15:commentEx w15:paraId="7B01F037" w15:done="0"/>
  <w15:commentEx w15:paraId="1469590E" w15:done="0"/>
  <w15:commentEx w15:paraId="288A374B" w15:done="0"/>
  <w15:commentEx w15:paraId="313B3E37" w15:done="0"/>
  <w15:commentEx w15:paraId="48CE9E6B" w15:done="0"/>
  <w15:commentEx w15:paraId="39A051ED" w15:done="0"/>
  <w15:commentEx w15:paraId="5673CFE2" w15:done="0"/>
  <w15:commentEx w15:paraId="33FAE253" w15:done="0"/>
  <w15:commentEx w15:paraId="3AC96019" w15:done="0"/>
  <w15:commentEx w15:paraId="5A785FAB" w15:done="0"/>
  <w15:commentEx w15:paraId="56FB12FD" w15:done="0"/>
  <w15:commentEx w15:paraId="79145504" w15:done="0"/>
  <w15:commentEx w15:paraId="1C0E63E1" w15:done="0"/>
  <w15:commentEx w15:paraId="6F1A7817" w15:done="0"/>
  <w15:commentEx w15:paraId="657E03E3" w15:done="0"/>
  <w15:commentEx w15:paraId="2E680D48" w15:done="0"/>
  <w15:commentEx w15:paraId="68D2599F" w15:done="0"/>
  <w15:commentEx w15:paraId="6A1F2476" w15:done="0"/>
  <w15:commentEx w15:paraId="47C6BEF3" w15:done="0"/>
  <w15:commentEx w15:paraId="2E984253" w15:done="0"/>
  <w15:commentEx w15:paraId="22354006" w15:done="0"/>
  <w15:commentEx w15:paraId="6FE5DFCC" w15:done="0"/>
  <w15:commentEx w15:paraId="60C78919" w15:done="0"/>
  <w15:commentEx w15:paraId="61E364D0" w15:done="0"/>
  <w15:commentEx w15:paraId="6B9F6C82" w15:done="0"/>
  <w15:commentEx w15:paraId="5E12951C" w15:done="0"/>
  <w15:commentEx w15:paraId="09EF43F1" w15:done="0"/>
  <w15:commentEx w15:paraId="3B0E3630" w15:done="0"/>
  <w15:commentEx w15:paraId="2B41ADC6" w15:done="0"/>
  <w15:commentEx w15:paraId="11B452B5" w15:done="0"/>
  <w15:commentEx w15:paraId="4DD5B20F" w15:done="0"/>
  <w15:commentEx w15:paraId="1A1CCE28" w15:done="0"/>
  <w15:commentEx w15:paraId="2EAF7E1F" w15:done="0"/>
  <w15:commentEx w15:paraId="43BC809E" w15:done="0"/>
  <w15:commentEx w15:paraId="3B8110DE" w15:done="0"/>
  <w15:commentEx w15:paraId="6170FA53" w15:done="0"/>
  <w15:commentEx w15:paraId="46402EA6" w15:done="0"/>
  <w15:commentEx w15:paraId="274A70BF" w15:done="0"/>
  <w15:commentEx w15:paraId="6DD40C13" w15:done="0"/>
  <w15:commentEx w15:paraId="7AE03A0C" w15:done="0"/>
  <w15:commentEx w15:paraId="071FD606" w15:done="0"/>
  <w15:commentEx w15:paraId="6B625ACD" w15:done="0"/>
  <w15:commentEx w15:paraId="37425446" w15:done="0"/>
  <w15:commentEx w15:paraId="06A7C731" w15:done="0"/>
  <w15:commentEx w15:paraId="6D915A65" w15:done="0"/>
  <w15:commentEx w15:paraId="7C45CC59" w15:done="0"/>
  <w15:commentEx w15:paraId="1CBD75AF" w15:done="0"/>
  <w15:commentEx w15:paraId="2B587E16" w15:done="0"/>
  <w15:commentEx w15:paraId="7CE9DEB7" w15:done="0"/>
  <w15:commentEx w15:paraId="331212AF" w15:done="0"/>
  <w15:commentEx w15:paraId="57639552" w15:done="0"/>
  <w15:commentEx w15:paraId="22644B26" w15:done="0"/>
  <w15:commentEx w15:paraId="304648C6" w15:done="0"/>
  <w15:commentEx w15:paraId="13629C63" w15:done="0"/>
  <w15:commentEx w15:paraId="49164E3E" w15:done="0"/>
  <w15:commentEx w15:paraId="77C476EA" w15:done="0"/>
  <w15:commentEx w15:paraId="392B41EC" w15:done="0"/>
  <w15:commentEx w15:paraId="4B8CDE17" w15:done="0"/>
  <w15:commentEx w15:paraId="7630EC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87FDA" w16cex:dateUtc="2021-12-18T18:42:00Z"/>
  <w16cex:commentExtensible w16cex:durableId="2568807C" w16cex:dateUtc="2021-12-18T18:45:00Z"/>
  <w16cex:commentExtensible w16cex:durableId="256880BA" w16cex:dateUtc="2021-12-18T18:46:00Z"/>
  <w16cex:commentExtensible w16cex:durableId="25688615" w16cex:dateUtc="2021-12-18T19:08:00Z"/>
  <w16cex:commentExtensible w16cex:durableId="2568C990" w16cex:dateUtc="2021-12-18T23:56:00Z"/>
  <w16cex:commentExtensible w16cex:durableId="251D9F25" w16cex:dateUtc="2021-10-22T23:35:00Z"/>
  <w16cex:commentExtensible w16cex:durableId="251D9FD8" w16cex:dateUtc="2021-10-22T23:38:00Z"/>
  <w16cex:commentExtensible w16cex:durableId="251DA05B" w16cex:dateUtc="2021-10-22T23:40:00Z"/>
  <w16cex:commentExtensible w16cex:durableId="251DA0D8" w16cex:dateUtc="2021-10-22T23:43:00Z"/>
  <w16cex:commentExtensible w16cex:durableId="251ECD98" w16cex:dateUtc="2021-10-23T21:06:00Z"/>
  <w16cex:commentExtensible w16cex:durableId="251ECDF0" w16cex:dateUtc="2021-10-23T21:07:00Z"/>
  <w16cex:commentExtensible w16cex:durableId="251ECE15" w16cex:dateUtc="2021-10-23T21:08:00Z"/>
  <w16cex:commentExtensible w16cex:durableId="251ECE2B" w16cex:dateUtc="2021-10-23T21:08:00Z"/>
  <w16cex:commentExtensible w16cex:durableId="251ECE91" w16cex:dateUtc="2021-10-23T21:10:00Z"/>
  <w16cex:commentExtensible w16cex:durableId="251ECE9B" w16cex:dateUtc="2021-10-23T21:10:00Z"/>
  <w16cex:commentExtensible w16cex:durableId="251ECF44" w16cex:dateUtc="2021-10-23T21:13:00Z"/>
  <w16cex:commentExtensible w16cex:durableId="251ED00C" w16cex:dateUtc="2021-10-23T21:16:00Z"/>
  <w16cex:commentExtensible w16cex:durableId="251ED096" w16cex:dateUtc="2021-10-23T21:19:00Z"/>
  <w16cex:commentExtensible w16cex:durableId="251ED348" w16cex:dateUtc="2021-10-23T21:30:00Z"/>
  <w16cex:commentExtensible w16cex:durableId="251EDD5E" w16cex:dateUtc="2021-10-23T22:13:00Z"/>
  <w16cex:commentExtensible w16cex:durableId="251EDDE0" w16cex:dateUtc="2021-10-23T22:15:00Z"/>
  <w16cex:commentExtensible w16cex:durableId="251EDF42" w16cex:dateUtc="2021-10-23T22:21:00Z"/>
  <w16cex:commentExtensible w16cex:durableId="251EDFFB" w16cex:dateUtc="2021-10-23T22:24:00Z"/>
  <w16cex:commentExtensible w16cex:durableId="251EE0E1" w16cex:dateUtc="2021-10-23T22:28:00Z"/>
  <w16cex:commentExtensible w16cex:durableId="251EE1A4" w16cex:dateUtc="2021-10-23T22:31:00Z"/>
  <w16cex:commentExtensible w16cex:durableId="251EE1F6" w16cex:dateUtc="2021-10-23T22:33:00Z"/>
  <w16cex:commentExtensible w16cex:durableId="251C03CE" w16cex:dateUtc="2021-10-21T18:20:00Z"/>
  <w16cex:commentExtensible w16cex:durableId="251C03F7" w16cex:dateUtc="2021-10-21T18:21:00Z"/>
  <w16cex:commentExtensible w16cex:durableId="251FC999" w16cex:dateUtc="2021-10-24T15:01:00Z"/>
  <w16cex:commentExtensible w16cex:durableId="251FC9CB" w16cex:dateUtc="2021-10-24T15:02:00Z"/>
  <w16cex:commentExtensible w16cex:durableId="251C0641" w16cex:dateUtc="2021-10-21T18:31:00Z"/>
  <w16cex:commentExtensible w16cex:durableId="251C0656" w16cex:dateUtc="2021-10-21T18:31:00Z"/>
  <w16cex:commentExtensible w16cex:durableId="251C0667" w16cex:dateUtc="2021-10-21T18:31:00Z"/>
  <w16cex:commentExtensible w16cex:durableId="251C06BB" w16cex:dateUtc="2021-10-21T18:33:00Z"/>
  <w16cex:commentExtensible w16cex:durableId="251C06B0" w16cex:dateUtc="2021-10-21T18:33:00Z"/>
  <w16cex:commentExtensible w16cex:durableId="251C073E" w16cex:dateUtc="2021-10-21T18:35:00Z"/>
  <w16cex:commentExtensible w16cex:durableId="251C0763" w16cex:dateUtc="2021-10-21T18:36:00Z"/>
  <w16cex:commentExtensible w16cex:durableId="251C07BA" w16cex:dateUtc="2021-10-21T18:37:00Z"/>
  <w16cex:commentExtensible w16cex:durableId="251C1470" w16cex:dateUtc="2021-10-21T19:31:00Z"/>
  <w16cex:commentExtensible w16cex:durableId="251C081A" w16cex:dateUtc="2021-10-21T18:39:00Z"/>
  <w16cex:commentExtensible w16cex:durableId="251C07DA" w16cex:dateUtc="2021-10-21T18:38:00Z"/>
  <w16cex:commentExtensible w16cex:durableId="251C084B" w16cex:dateUtc="2021-10-21T18:39:00Z"/>
  <w16cex:commentExtensible w16cex:durableId="251C085F" w16cex:dateUtc="2021-10-21T18:40:00Z"/>
  <w16cex:commentExtensible w16cex:durableId="251C086B" w16cex:dateUtc="2021-10-21T18:40:00Z"/>
  <w16cex:commentExtensible w16cex:durableId="251C08A8" w16cex:dateUtc="2021-10-21T18:41:00Z"/>
  <w16cex:commentExtensible w16cex:durableId="251C08F6" w16cex:dateUtc="2021-10-21T18:42:00Z"/>
  <w16cex:commentExtensible w16cex:durableId="251C141E" w16cex:dateUtc="2021-10-21T19:30:00Z"/>
  <w16cex:commentExtensible w16cex:durableId="251C0949" w16cex:dateUtc="2021-10-21T18:44:00Z"/>
  <w16cex:commentExtensible w16cex:durableId="251C0974" w16cex:dateUtc="2021-10-21T18:44:00Z"/>
  <w16cex:commentExtensible w16cex:durableId="251C0950" w16cex:dateUtc="2021-10-21T18:44:00Z"/>
  <w16cex:commentExtensible w16cex:durableId="251C0987" w16cex:dateUtc="2021-10-21T18:45:00Z"/>
  <w16cex:commentExtensible w16cex:durableId="251C099A" w16cex:dateUtc="2021-10-21T18:45:00Z"/>
  <w16cex:commentExtensible w16cex:durableId="251C09B8" w16cex:dateUtc="2021-10-21T18:46:00Z"/>
  <w16cex:commentExtensible w16cex:durableId="251C09BD" w16cex:dateUtc="2021-10-21T18:46:00Z"/>
  <w16cex:commentExtensible w16cex:durableId="251C09EA" w16cex:dateUtc="2021-10-21T18:46:00Z"/>
  <w16cex:commentExtensible w16cex:durableId="251C0E53" w16cex:dateUtc="2021-10-21T19:05:00Z"/>
  <w16cex:commentExtensible w16cex:durableId="251C0F45" w16cex:dateUtc="2021-10-21T19:09:00Z"/>
  <w16cex:commentExtensible w16cex:durableId="251C0FA0" w16cex:dateUtc="2021-10-21T19:11:00Z"/>
  <w16cex:commentExtensible w16cex:durableId="251C0FF1" w16cex:dateUtc="2021-10-21T19:12:00Z"/>
  <w16cex:commentExtensible w16cex:durableId="251C1069" w16cex:dateUtc="2021-10-21T19:14:00Z"/>
  <w16cex:commentExtensible w16cex:durableId="251C1086" w16cex:dateUtc="2021-10-21T19:15:00Z"/>
  <w16cex:commentExtensible w16cex:durableId="251C109C" w16cex:dateUtc="2021-10-21T19:15:00Z"/>
  <w16cex:commentExtensible w16cex:durableId="251C122E" w16cex:dateUtc="2021-10-21T19:22:00Z"/>
  <w16cex:commentExtensible w16cex:durableId="251C1238" w16cex:dateUtc="2021-10-21T19:22:00Z"/>
  <w16cex:commentExtensible w16cex:durableId="251C1245" w16cex:dateUtc="2021-10-21T19:22:00Z"/>
  <w16cex:commentExtensible w16cex:durableId="251C118A" w16cex:dateUtc="2021-10-21T19:19:00Z"/>
  <w16cex:commentExtensible w16cex:durableId="251C14EF" w16cex:dateUtc="2021-10-21T19:33:00Z"/>
  <w16cex:commentExtensible w16cex:durableId="251C14F8" w16cex:dateUtc="2021-10-21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F394CF" w16cid:durableId="25687FDA"/>
  <w16cid:commentId w16cid:paraId="21A0A0CB" w16cid:durableId="2568807C"/>
  <w16cid:commentId w16cid:paraId="2A454C30" w16cid:durableId="256880BA"/>
  <w16cid:commentId w16cid:paraId="3F888901" w16cid:durableId="25688615"/>
  <w16cid:commentId w16cid:paraId="0DC20061" w16cid:durableId="2568C990"/>
  <w16cid:commentId w16cid:paraId="5BC5386C" w16cid:durableId="251D9F25"/>
  <w16cid:commentId w16cid:paraId="78F7A585" w16cid:durableId="251D9FD8"/>
  <w16cid:commentId w16cid:paraId="4F95E6F0" w16cid:durableId="251DA05B"/>
  <w16cid:commentId w16cid:paraId="44C95656" w16cid:durableId="251DA0D8"/>
  <w16cid:commentId w16cid:paraId="7B01F037" w16cid:durableId="251ECD98"/>
  <w16cid:commentId w16cid:paraId="1469590E" w16cid:durableId="251ECDF0"/>
  <w16cid:commentId w16cid:paraId="288A374B" w16cid:durableId="251ECE15"/>
  <w16cid:commentId w16cid:paraId="313B3E37" w16cid:durableId="251ECE2B"/>
  <w16cid:commentId w16cid:paraId="48CE9E6B" w16cid:durableId="251ECE91"/>
  <w16cid:commentId w16cid:paraId="39A051ED" w16cid:durableId="251ECE9B"/>
  <w16cid:commentId w16cid:paraId="5673CFE2" w16cid:durableId="251ECF44"/>
  <w16cid:commentId w16cid:paraId="33FAE253" w16cid:durableId="251ED00C"/>
  <w16cid:commentId w16cid:paraId="3AC96019" w16cid:durableId="251ED096"/>
  <w16cid:commentId w16cid:paraId="5A785FAB" w16cid:durableId="251ED348"/>
  <w16cid:commentId w16cid:paraId="56FB12FD" w16cid:durableId="251EDD5E"/>
  <w16cid:commentId w16cid:paraId="79145504" w16cid:durableId="251EDDE0"/>
  <w16cid:commentId w16cid:paraId="1C0E63E1" w16cid:durableId="251EDF42"/>
  <w16cid:commentId w16cid:paraId="6F1A7817" w16cid:durableId="251EDFFB"/>
  <w16cid:commentId w16cid:paraId="657E03E3" w16cid:durableId="251EE0E1"/>
  <w16cid:commentId w16cid:paraId="2E680D48" w16cid:durableId="251EE1A4"/>
  <w16cid:commentId w16cid:paraId="68D2599F" w16cid:durableId="251EE1F6"/>
  <w16cid:commentId w16cid:paraId="6A1F2476" w16cid:durableId="251C03CE"/>
  <w16cid:commentId w16cid:paraId="47C6BEF3" w16cid:durableId="251C03F7"/>
  <w16cid:commentId w16cid:paraId="2E984253" w16cid:durableId="251FC999"/>
  <w16cid:commentId w16cid:paraId="22354006" w16cid:durableId="251FC9CB"/>
  <w16cid:commentId w16cid:paraId="6FE5DFCC" w16cid:durableId="251C0641"/>
  <w16cid:commentId w16cid:paraId="60C78919" w16cid:durableId="251C0656"/>
  <w16cid:commentId w16cid:paraId="61E364D0" w16cid:durableId="251C0667"/>
  <w16cid:commentId w16cid:paraId="6B9F6C82" w16cid:durableId="251C06BB"/>
  <w16cid:commentId w16cid:paraId="5E12951C" w16cid:durableId="251C06B0"/>
  <w16cid:commentId w16cid:paraId="09EF43F1" w16cid:durableId="251C073E"/>
  <w16cid:commentId w16cid:paraId="3B0E3630" w16cid:durableId="251C0763"/>
  <w16cid:commentId w16cid:paraId="2B41ADC6" w16cid:durableId="251C07BA"/>
  <w16cid:commentId w16cid:paraId="11B452B5" w16cid:durableId="251C1470"/>
  <w16cid:commentId w16cid:paraId="4DD5B20F" w16cid:durableId="251C081A"/>
  <w16cid:commentId w16cid:paraId="1A1CCE28" w16cid:durableId="251C07DA"/>
  <w16cid:commentId w16cid:paraId="2EAF7E1F" w16cid:durableId="251C084B"/>
  <w16cid:commentId w16cid:paraId="43BC809E" w16cid:durableId="251C085F"/>
  <w16cid:commentId w16cid:paraId="3B8110DE" w16cid:durableId="251C086B"/>
  <w16cid:commentId w16cid:paraId="6170FA53" w16cid:durableId="251C08A8"/>
  <w16cid:commentId w16cid:paraId="46402EA6" w16cid:durableId="251C08F6"/>
  <w16cid:commentId w16cid:paraId="274A70BF" w16cid:durableId="251C141E"/>
  <w16cid:commentId w16cid:paraId="6DD40C13" w16cid:durableId="251C0949"/>
  <w16cid:commentId w16cid:paraId="7AE03A0C" w16cid:durableId="251C0974"/>
  <w16cid:commentId w16cid:paraId="071FD606" w16cid:durableId="251C0950"/>
  <w16cid:commentId w16cid:paraId="6B625ACD" w16cid:durableId="251C0987"/>
  <w16cid:commentId w16cid:paraId="37425446" w16cid:durableId="251C099A"/>
  <w16cid:commentId w16cid:paraId="06A7C731" w16cid:durableId="251C09B8"/>
  <w16cid:commentId w16cid:paraId="6D915A65" w16cid:durableId="251C09BD"/>
  <w16cid:commentId w16cid:paraId="7C45CC59" w16cid:durableId="251C09EA"/>
  <w16cid:commentId w16cid:paraId="1CBD75AF" w16cid:durableId="251C0E53"/>
  <w16cid:commentId w16cid:paraId="2B587E16" w16cid:durableId="251C0F45"/>
  <w16cid:commentId w16cid:paraId="7CE9DEB7" w16cid:durableId="251C0FA0"/>
  <w16cid:commentId w16cid:paraId="331212AF" w16cid:durableId="251C0FF1"/>
  <w16cid:commentId w16cid:paraId="57639552" w16cid:durableId="251C1069"/>
  <w16cid:commentId w16cid:paraId="22644B26" w16cid:durableId="251C1086"/>
  <w16cid:commentId w16cid:paraId="304648C6" w16cid:durableId="251C109C"/>
  <w16cid:commentId w16cid:paraId="13629C63" w16cid:durableId="251C122E"/>
  <w16cid:commentId w16cid:paraId="49164E3E" w16cid:durableId="251C1238"/>
  <w16cid:commentId w16cid:paraId="77C476EA" w16cid:durableId="251C1245"/>
  <w16cid:commentId w16cid:paraId="392B41EC" w16cid:durableId="251C118A"/>
  <w16cid:commentId w16cid:paraId="4B8CDE17" w16cid:durableId="251C14EF"/>
  <w16cid:commentId w16cid:paraId="7630ECA6" w16cid:durableId="251C14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6C2C09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3B201BC"/>
    <w:multiLevelType w:val="multilevel"/>
    <w:tmpl w:val="89E48C4A"/>
    <w:styleLink w:val="Listaatual4"/>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7F67042"/>
    <w:multiLevelType w:val="multilevel"/>
    <w:tmpl w:val="EA8810B0"/>
    <w:styleLink w:val="Listaatual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A593C"/>
    <w:multiLevelType w:val="multilevel"/>
    <w:tmpl w:val="89E48C4A"/>
    <w:styleLink w:val="Listaatual7"/>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29572B26"/>
    <w:multiLevelType w:val="multilevel"/>
    <w:tmpl w:val="FD88D4AA"/>
    <w:styleLink w:val="Listaatual9"/>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31CC19B3"/>
    <w:multiLevelType w:val="multilevel"/>
    <w:tmpl w:val="73949926"/>
    <w:styleLink w:val="Listaatual5"/>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15:restartNumberingAfterBreak="0">
    <w:nsid w:val="44E0115A"/>
    <w:multiLevelType w:val="multilevel"/>
    <w:tmpl w:val="FD88D4AA"/>
    <w:styleLink w:val="Listaatual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47315C6C"/>
    <w:multiLevelType w:val="multilevel"/>
    <w:tmpl w:val="FD88D4AA"/>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4AAB4B05"/>
    <w:multiLevelType w:val="multilevel"/>
    <w:tmpl w:val="FD88D4AA"/>
    <w:styleLink w:val="Listaatual1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0B86748"/>
    <w:multiLevelType w:val="multilevel"/>
    <w:tmpl w:val="FD88D4AA"/>
    <w:styleLink w:val="Listaatual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60600DE6"/>
    <w:multiLevelType w:val="hybridMultilevel"/>
    <w:tmpl w:val="E1FC022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50835A9"/>
    <w:multiLevelType w:val="multilevel"/>
    <w:tmpl w:val="89E48C4A"/>
    <w:styleLink w:val="Listaatual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734E4586"/>
    <w:multiLevelType w:val="multilevel"/>
    <w:tmpl w:val="01FEB6E2"/>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1"/>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5"/>
  </w:num>
  <w:num w:numId="11">
    <w:abstractNumId w:val="1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6"/>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iana Pereira de Araújo Kohler">
    <w15:presenceInfo w15:providerId="AD" w15:userId="S::lpa@furb.br::c258f459-251d-4334-81d6-85cd6d514717"/>
  </w15:person>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E1852"/>
    <w:rsid w:val="001A50BC"/>
    <w:rsid w:val="001F5E16"/>
    <w:rsid w:val="0036712C"/>
    <w:rsid w:val="003E2A73"/>
    <w:rsid w:val="00582662"/>
    <w:rsid w:val="005A5022"/>
    <w:rsid w:val="006231E4"/>
    <w:rsid w:val="0080416A"/>
    <w:rsid w:val="00A34E86"/>
    <w:rsid w:val="00AF68BE"/>
    <w:rsid w:val="00BC76D0"/>
    <w:rsid w:val="00FB2B42"/>
    <w:rsid w:val="00FD7D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FB2B42"/>
    <w:pPr>
      <w:keepNext/>
      <w:keepLines/>
      <w:numPr>
        <w:numId w:val="1"/>
      </w:numPr>
      <w:tabs>
        <w:tab w:val="left" w:pos="284"/>
      </w:tabs>
      <w:spacing w:before="240" w:line="360" w:lineRule="auto"/>
      <w:jc w:val="both"/>
      <w:outlineLvl w:val="0"/>
    </w:pPr>
    <w:rPr>
      <w:rFonts w:ascii="Times New Roman" w:eastAsia="Times New Roman" w:hAnsi="Times New Roman" w:cs="Times New Roman"/>
      <w:b/>
      <w:caps/>
      <w:lang w:eastAsia="pt-BR"/>
    </w:rPr>
  </w:style>
  <w:style w:type="paragraph" w:styleId="Ttulo2">
    <w:name w:val="heading 2"/>
    <w:aliases w:val="TF-TÍTULO 2"/>
    <w:next w:val="TF-TEXTO"/>
    <w:link w:val="Ttulo2Char"/>
    <w:autoRedefine/>
    <w:qFormat/>
    <w:rsid w:val="006231E4"/>
    <w:pPr>
      <w:keepNext/>
      <w:keepLines/>
      <w:numPr>
        <w:ilvl w:val="1"/>
        <w:numId w:val="1"/>
      </w:numPr>
      <w:spacing w:before="240" w:line="360" w:lineRule="auto"/>
      <w:jc w:val="both"/>
      <w:outlineLvl w:val="1"/>
    </w:pPr>
    <w:rPr>
      <w:rFonts w:ascii="Times New Roman" w:eastAsia="Times New Roman" w:hAnsi="Times New Roman" w:cs="Times New Roman"/>
      <w:caps/>
      <w:color w:val="000000"/>
      <w:szCs w:val="20"/>
      <w:lang w:eastAsia="pt-BR"/>
    </w:rPr>
  </w:style>
  <w:style w:type="paragraph" w:styleId="Ttulo3">
    <w:name w:val="heading 3"/>
    <w:aliases w:val="TF-TÍTULO 3"/>
    <w:next w:val="TF-TEXTO"/>
    <w:link w:val="Ttulo3Char"/>
    <w:autoRedefine/>
    <w:qFormat/>
    <w:rsid w:val="006231E4"/>
    <w:pPr>
      <w:keepNext/>
      <w:keepLines/>
      <w:numPr>
        <w:ilvl w:val="2"/>
        <w:numId w:val="1"/>
      </w:numPr>
      <w:spacing w:before="240" w:line="360" w:lineRule="auto"/>
      <w:jc w:val="both"/>
      <w:outlineLvl w:val="2"/>
    </w:pPr>
    <w:rPr>
      <w:rFonts w:ascii="Times New Roman" w:eastAsia="Times New Roman" w:hAnsi="Times New Roman" w:cs="Times New Roman"/>
      <w:color w:val="000000"/>
      <w:szCs w:val="20"/>
      <w:lang w:eastAsia="pt-BR"/>
    </w:rPr>
  </w:style>
  <w:style w:type="paragraph" w:styleId="Ttulo4">
    <w:name w:val="heading 4"/>
    <w:aliases w:val="TF-TÍTULO 4"/>
    <w:next w:val="TF-TEXTO"/>
    <w:link w:val="Ttulo4Char"/>
    <w:autoRedefine/>
    <w:qFormat/>
    <w:rsid w:val="006231E4"/>
    <w:pPr>
      <w:keepNext/>
      <w:keepLines/>
      <w:numPr>
        <w:ilvl w:val="3"/>
        <w:numId w:val="1"/>
      </w:numPr>
      <w:spacing w:before="240" w:line="360" w:lineRule="auto"/>
      <w:jc w:val="both"/>
      <w:outlineLvl w:val="3"/>
    </w:pPr>
    <w:rPr>
      <w:rFonts w:ascii="Times New Roman" w:eastAsia="Times New Roman" w:hAnsi="Times New Roman" w:cs="Times New Roman"/>
      <w:color w:val="000000"/>
      <w:szCs w:val="20"/>
      <w:lang w:eastAsia="pt-BR"/>
    </w:rPr>
  </w:style>
  <w:style w:type="paragraph" w:styleId="Ttulo5">
    <w:name w:val="heading 5"/>
    <w:aliases w:val="TF-TÍTULO 5"/>
    <w:next w:val="TF-TEXTO"/>
    <w:link w:val="Ttulo5Char"/>
    <w:autoRedefine/>
    <w:qFormat/>
    <w:rsid w:val="006231E4"/>
    <w:pPr>
      <w:keepNext/>
      <w:keepLines/>
      <w:numPr>
        <w:ilvl w:val="4"/>
        <w:numId w:val="1"/>
      </w:numPr>
      <w:spacing w:before="240" w:line="360" w:lineRule="auto"/>
      <w:jc w:val="both"/>
      <w:outlineLvl w:val="4"/>
    </w:pPr>
    <w:rPr>
      <w:rFonts w:ascii="Times New Roman" w:eastAsia="Times New Roman" w:hAnsi="Times New Roman" w:cs="Times New Roman"/>
      <w:color w:val="000000"/>
      <w:szCs w:val="20"/>
      <w:lang w:eastAsia="pt-BR"/>
    </w:rPr>
  </w:style>
  <w:style w:type="paragraph" w:styleId="Ttulo6">
    <w:name w:val="heading 6"/>
    <w:next w:val="TF-TEXTO"/>
    <w:link w:val="Ttulo6Char"/>
    <w:autoRedefine/>
    <w:qFormat/>
    <w:rsid w:val="006231E4"/>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6231E4"/>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6231E4"/>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6231E4"/>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FB2B42"/>
    <w:rPr>
      <w:rFonts w:ascii="Times New Roman" w:eastAsia="Times New Roman" w:hAnsi="Times New Roman" w:cs="Times New Roman"/>
      <w:b/>
      <w:caps/>
      <w:lang w:eastAsia="pt-BR"/>
    </w:rPr>
  </w:style>
  <w:style w:type="character" w:customStyle="1" w:styleId="Ttulo2Char">
    <w:name w:val="Título 2 Char"/>
    <w:aliases w:val="TF-TÍTULO 2 Char"/>
    <w:basedOn w:val="Fontepargpadro"/>
    <w:link w:val="Ttulo2"/>
    <w:rsid w:val="006231E4"/>
    <w:rPr>
      <w:rFonts w:ascii="Times New Roman" w:eastAsia="Times New Roman" w:hAnsi="Times New Roman" w:cs="Times New Roman"/>
      <w:caps/>
      <w:color w:val="000000"/>
      <w:szCs w:val="20"/>
      <w:lang w:eastAsia="pt-BR"/>
    </w:rPr>
  </w:style>
  <w:style w:type="character" w:customStyle="1" w:styleId="Ttulo3Char">
    <w:name w:val="Título 3 Char"/>
    <w:aliases w:val="TF-TÍTULO 3 Char"/>
    <w:basedOn w:val="Fontepargpadro"/>
    <w:link w:val="Ttulo3"/>
    <w:rsid w:val="006231E4"/>
    <w:rPr>
      <w:rFonts w:ascii="Times New Roman" w:eastAsia="Times New Roman" w:hAnsi="Times New Roman" w:cs="Times New Roman"/>
      <w:color w:val="000000"/>
      <w:szCs w:val="20"/>
      <w:lang w:eastAsia="pt-BR"/>
    </w:rPr>
  </w:style>
  <w:style w:type="character" w:customStyle="1" w:styleId="Ttulo4Char">
    <w:name w:val="Título 4 Char"/>
    <w:aliases w:val="TF-TÍTULO 4 Char"/>
    <w:basedOn w:val="Fontepargpadro"/>
    <w:link w:val="Ttulo4"/>
    <w:rsid w:val="006231E4"/>
    <w:rPr>
      <w:rFonts w:ascii="Times New Roman" w:eastAsia="Times New Roman" w:hAnsi="Times New Roman" w:cs="Times New Roman"/>
      <w:color w:val="000000"/>
      <w:szCs w:val="20"/>
      <w:lang w:eastAsia="pt-BR"/>
    </w:rPr>
  </w:style>
  <w:style w:type="character" w:customStyle="1" w:styleId="Ttulo5Char">
    <w:name w:val="Título 5 Char"/>
    <w:aliases w:val="TF-TÍTULO 5 Char"/>
    <w:basedOn w:val="Fontepargpadro"/>
    <w:link w:val="Ttulo5"/>
    <w:rsid w:val="006231E4"/>
    <w:rPr>
      <w:rFonts w:ascii="Times New Roman" w:eastAsia="Times New Roman" w:hAnsi="Times New Roman" w:cs="Times New Roman"/>
      <w:color w:val="000000"/>
      <w:szCs w:val="20"/>
      <w:lang w:eastAsia="pt-BR"/>
    </w:rPr>
  </w:style>
  <w:style w:type="character" w:customStyle="1" w:styleId="Ttulo6Char">
    <w:name w:val="Título 6 Char"/>
    <w:basedOn w:val="Fontepargpadro"/>
    <w:link w:val="Ttulo6"/>
    <w:rsid w:val="006231E4"/>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6231E4"/>
    <w:rPr>
      <w:rFonts w:ascii="Times" w:eastAsia="Times New Roman" w:hAnsi="Times" w:cs="Times New Roman"/>
      <w:szCs w:val="20"/>
      <w:lang w:eastAsia="pt-BR"/>
    </w:rPr>
  </w:style>
  <w:style w:type="character" w:customStyle="1" w:styleId="Ttulo8Char">
    <w:name w:val="Título 8 Char"/>
    <w:basedOn w:val="Fontepargpadro"/>
    <w:link w:val="Ttulo8"/>
    <w:rsid w:val="006231E4"/>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6231E4"/>
    <w:rPr>
      <w:rFonts w:ascii="Times New Roman" w:eastAsia="Times New Roman" w:hAnsi="Times New Roman" w:cs="Times New Roman"/>
      <w:b/>
      <w:color w:val="000000"/>
      <w:szCs w:val="20"/>
      <w:lang w:eastAsia="pt-BR"/>
    </w:rPr>
  </w:style>
  <w:style w:type="paragraph" w:customStyle="1" w:styleId="TF-TEXTO">
    <w:name w:val="TF-TEXTO"/>
    <w:qFormat/>
    <w:rsid w:val="006231E4"/>
    <w:pPr>
      <w:spacing w:before="120" w:line="360" w:lineRule="auto"/>
      <w:ind w:firstLine="680"/>
      <w:contextualSpacing/>
      <w:jc w:val="both"/>
    </w:pPr>
    <w:rPr>
      <w:rFonts w:ascii="Times New Roman" w:eastAsia="Times New Roman" w:hAnsi="Times New Roman" w:cs="Times New Roman"/>
      <w:szCs w:val="20"/>
      <w:lang w:eastAsia="pt-BR"/>
    </w:rPr>
  </w:style>
  <w:style w:type="paragraph" w:styleId="ndicedeilustraes">
    <w:name w:val="table of figures"/>
    <w:basedOn w:val="Normal"/>
    <w:next w:val="Normal"/>
    <w:uiPriority w:val="99"/>
    <w:rsid w:val="006231E4"/>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6231E4"/>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6231E4"/>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6231E4"/>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6231E4"/>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6231E4"/>
    <w:pPr>
      <w:widowControl w:val="0"/>
      <w:spacing w:before="0"/>
      <w:jc w:val="center"/>
    </w:pPr>
  </w:style>
  <w:style w:type="paragraph" w:customStyle="1" w:styleId="TF-folharostoFINALIDADE">
    <w:name w:val="TF-folha rosto FINALIDADE"/>
    <w:semiHidden/>
    <w:rsid w:val="006231E4"/>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6231E4"/>
    <w:pPr>
      <w:spacing w:before="2000"/>
    </w:pPr>
  </w:style>
  <w:style w:type="paragraph" w:customStyle="1" w:styleId="TF-autor">
    <w:name w:val="TF-autor"/>
    <w:basedOn w:val="TF-folharostoFINALIDADE"/>
    <w:semiHidden/>
    <w:rsid w:val="006231E4"/>
    <w:pPr>
      <w:keepNext/>
      <w:keepLines/>
      <w:spacing w:before="0"/>
      <w:ind w:left="0"/>
      <w:jc w:val="right"/>
    </w:pPr>
  </w:style>
  <w:style w:type="paragraph" w:customStyle="1" w:styleId="TF-folharostoANO">
    <w:name w:val="TF-folha rosto ANO"/>
    <w:next w:val="TF-folharostoID"/>
    <w:semiHidden/>
    <w:rsid w:val="006231E4"/>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6231E4"/>
  </w:style>
  <w:style w:type="paragraph" w:customStyle="1" w:styleId="TF-folhaaprovaoTTULO">
    <w:name w:val="TF-folha aprovação TÍTULO"/>
    <w:basedOn w:val="TF-capaTTULO"/>
    <w:semiHidden/>
    <w:rsid w:val="006231E4"/>
    <w:pPr>
      <w:pageBreakBefore/>
      <w:spacing w:before="0"/>
    </w:pPr>
  </w:style>
  <w:style w:type="paragraph" w:customStyle="1" w:styleId="TF-folhaaprovaoPOR">
    <w:name w:val="TF-folha aprovação POR"/>
    <w:semiHidden/>
    <w:rsid w:val="006231E4"/>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6231E4"/>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6231E4"/>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6231E4"/>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6231E4"/>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6231E4"/>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6231E4"/>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6231E4"/>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6231E4"/>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6231E4"/>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6231E4"/>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6231E4"/>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6231E4"/>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6231E4"/>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6231E4"/>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6231E4"/>
  </w:style>
  <w:style w:type="paragraph" w:customStyle="1" w:styleId="TF-resumoTEXTO">
    <w:name w:val="TF-resumo TEXTO"/>
    <w:next w:val="TF-resumoPALAVRAS-CHAVE"/>
    <w:semiHidden/>
    <w:rsid w:val="006231E4"/>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6231E4"/>
    <w:pPr>
      <w:spacing w:before="240"/>
    </w:pPr>
  </w:style>
  <w:style w:type="paragraph" w:customStyle="1" w:styleId="TF-abstractKEY-WORDS">
    <w:name w:val="TF-abstract KEY-WORDS"/>
    <w:basedOn w:val="TF-resumoPALAVRAS-CHAVE"/>
    <w:semiHidden/>
    <w:rsid w:val="006231E4"/>
  </w:style>
  <w:style w:type="paragraph" w:customStyle="1" w:styleId="TF-listadeilustraesTTULO">
    <w:name w:val="TF-lista de ilustrações TÍTULO"/>
    <w:basedOn w:val="Normal"/>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6231E4"/>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6231E4"/>
    <w:pPr>
      <w:keepNext/>
      <w:keepLines/>
    </w:pPr>
    <w:rPr>
      <w:rFonts w:ascii="Times New Roman" w:eastAsia="Times New Roman" w:hAnsi="Times New Roman" w:cs="Times New Roman"/>
      <w:sz w:val="22"/>
      <w:szCs w:val="20"/>
      <w:lang w:eastAsia="pt-BR"/>
    </w:rPr>
  </w:style>
  <w:style w:type="paragraph" w:customStyle="1" w:styleId="TF-listadesmbolosTTULO">
    <w:name w:val="TF-lista de símbolos TÍTULO"/>
    <w:basedOn w:val="Normal"/>
    <w:next w:val="TF-listadesmbolosITEM"/>
    <w:semiHidden/>
    <w:rsid w:val="006231E4"/>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6231E4"/>
  </w:style>
  <w:style w:type="paragraph" w:customStyle="1" w:styleId="TF-listadesiglasITEM">
    <w:name w:val="TF-lista de siglas ITEM"/>
    <w:semiHidden/>
    <w:rsid w:val="006231E4"/>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6231E4"/>
    <w:pPr>
      <w:keepNext/>
      <w:spacing w:line="360" w:lineRule="auto"/>
      <w:jc w:val="center"/>
    </w:pPr>
    <w:rPr>
      <w:rFonts w:ascii="Times" w:eastAsia="Times New Roman" w:hAnsi="Times" w:cs="Times New Roman"/>
      <w:b/>
      <w:caps/>
      <w:szCs w:val="20"/>
      <w:lang w:eastAsia="pt-BR"/>
    </w:rPr>
  </w:style>
  <w:style w:type="paragraph" w:customStyle="1" w:styleId="TF-refernciasITEM">
    <w:name w:val="TF-referências ITEM"/>
    <w:rsid w:val="006231E4"/>
    <w:pPr>
      <w:keepLines/>
      <w:spacing w:after="120"/>
    </w:pPr>
    <w:rPr>
      <w:rFonts w:ascii="Times New Roman" w:eastAsia="Times New Roman" w:hAnsi="Times New Roman" w:cs="Times New Roman"/>
      <w:szCs w:val="20"/>
      <w:lang w:eastAsia="pt-BR"/>
    </w:rPr>
  </w:style>
  <w:style w:type="paragraph" w:customStyle="1" w:styleId="TF-SUBALNEAnvel1">
    <w:name w:val="TF-SUBALÍNEA nível 1"/>
    <w:basedOn w:val="TF-ALNEA"/>
    <w:rsid w:val="006231E4"/>
    <w:pPr>
      <w:numPr>
        <w:ilvl w:val="1"/>
      </w:numPr>
    </w:pPr>
    <w:rPr>
      <w:rFonts w:ascii="Times" w:hAnsi="Times"/>
    </w:rPr>
  </w:style>
  <w:style w:type="paragraph" w:customStyle="1" w:styleId="TF-ALNEA">
    <w:name w:val="TF-ALÍNEA"/>
    <w:qFormat/>
    <w:rsid w:val="006231E4"/>
    <w:pPr>
      <w:widowControl w:val="0"/>
      <w:numPr>
        <w:numId w:val="4"/>
      </w:numPr>
      <w:spacing w:line="360" w:lineRule="auto"/>
      <w:contextualSpacing/>
      <w:jc w:val="both"/>
    </w:pPr>
    <w:rPr>
      <w:rFonts w:ascii="Times New Roman" w:eastAsia="Times New Roman" w:hAnsi="Times New Roman" w:cs="Times New Roman"/>
      <w:szCs w:val="20"/>
      <w:lang w:eastAsia="pt-BR"/>
    </w:rPr>
  </w:style>
  <w:style w:type="paragraph" w:customStyle="1" w:styleId="TF-resumoTTULO">
    <w:name w:val="TF-resumo TÍTULO"/>
    <w:basedOn w:val="Normal"/>
    <w:next w:val="TF-resumoTEXTO"/>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6231E4"/>
    <w:pPr>
      <w:numPr>
        <w:ilvl w:val="2"/>
      </w:numPr>
    </w:pPr>
  </w:style>
  <w:style w:type="paragraph" w:styleId="Cabealho">
    <w:name w:val="header"/>
    <w:basedOn w:val="Normal"/>
    <w:link w:val="CabealhoChar"/>
    <w:uiPriority w:val="99"/>
    <w:rsid w:val="006231E4"/>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6231E4"/>
    <w:rPr>
      <w:rFonts w:ascii="Times New Roman" w:eastAsia="Times New Roman" w:hAnsi="Times New Roman" w:cs="Times New Roman"/>
      <w:lang w:eastAsia="pt-BR"/>
    </w:rPr>
  </w:style>
  <w:style w:type="paragraph" w:styleId="Rodap">
    <w:name w:val="footer"/>
    <w:basedOn w:val="Normal"/>
    <w:link w:val="RodapChar"/>
    <w:uiPriority w:val="99"/>
    <w:rsid w:val="006231E4"/>
    <w:pPr>
      <w:keepNext/>
      <w:keepLines/>
      <w:tabs>
        <w:tab w:val="center" w:pos="4320"/>
        <w:tab w:val="right" w:pos="8640"/>
      </w:tabs>
    </w:pPr>
    <w:rPr>
      <w:rFonts w:ascii="Times New Roman" w:eastAsia="Times New Roman" w:hAnsi="Times New Roman" w:cs="Times New Roman"/>
      <w:lang w:eastAsia="pt-BR"/>
    </w:rPr>
  </w:style>
  <w:style w:type="character" w:customStyle="1" w:styleId="RodapChar">
    <w:name w:val="Rodapé Char"/>
    <w:basedOn w:val="Fontepargpadro"/>
    <w:link w:val="Rodap"/>
    <w:uiPriority w:val="99"/>
    <w:rsid w:val="006231E4"/>
    <w:rPr>
      <w:rFonts w:ascii="Times New Roman" w:eastAsia="Times New Roman" w:hAnsi="Times New Roman" w:cs="Times New Roman"/>
      <w:lang w:eastAsia="pt-BR"/>
    </w:rPr>
  </w:style>
  <w:style w:type="character" w:styleId="Nmerodepgina">
    <w:name w:val="page number"/>
    <w:basedOn w:val="Fontepargpadro"/>
    <w:semiHidden/>
    <w:rsid w:val="006231E4"/>
  </w:style>
  <w:style w:type="paragraph" w:styleId="Sumrio2">
    <w:name w:val="toc 2"/>
    <w:basedOn w:val="Sumrio1"/>
    <w:autoRedefine/>
    <w:uiPriority w:val="39"/>
    <w:rsid w:val="006231E4"/>
    <w:pPr>
      <w:tabs>
        <w:tab w:val="left" w:pos="426"/>
      </w:tabs>
      <w:ind w:left="425" w:hanging="425"/>
    </w:pPr>
    <w:rPr>
      <w:b w:val="0"/>
    </w:rPr>
  </w:style>
  <w:style w:type="paragraph" w:styleId="Sumrio1">
    <w:name w:val="toc 1"/>
    <w:autoRedefine/>
    <w:uiPriority w:val="39"/>
    <w:rsid w:val="006231E4"/>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6231E4"/>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6231E4"/>
    <w:pPr>
      <w:tabs>
        <w:tab w:val="left" w:pos="709"/>
      </w:tabs>
      <w:ind w:left="709" w:hanging="709"/>
    </w:pPr>
  </w:style>
  <w:style w:type="paragraph" w:styleId="Sumrio5">
    <w:name w:val="toc 5"/>
    <w:basedOn w:val="Sumrio4"/>
    <w:autoRedefine/>
    <w:uiPriority w:val="39"/>
    <w:rsid w:val="006231E4"/>
    <w:pPr>
      <w:tabs>
        <w:tab w:val="left" w:pos="993"/>
      </w:tabs>
      <w:ind w:left="992" w:hanging="992"/>
    </w:pPr>
  </w:style>
  <w:style w:type="paragraph" w:styleId="Sumrio6">
    <w:name w:val="toc 6"/>
    <w:basedOn w:val="Sumrio5"/>
    <w:autoRedefine/>
    <w:semiHidden/>
    <w:rsid w:val="006231E4"/>
    <w:pPr>
      <w:tabs>
        <w:tab w:val="left" w:pos="1134"/>
      </w:tabs>
      <w:ind w:left="1134" w:hanging="1134"/>
    </w:pPr>
  </w:style>
  <w:style w:type="paragraph" w:styleId="Sumrio7">
    <w:name w:val="toc 7"/>
    <w:basedOn w:val="Sumrio6"/>
    <w:autoRedefine/>
    <w:semiHidden/>
    <w:rsid w:val="006231E4"/>
    <w:pPr>
      <w:tabs>
        <w:tab w:val="left" w:pos="1276"/>
      </w:tabs>
      <w:ind w:left="1276" w:hanging="1276"/>
    </w:pPr>
  </w:style>
  <w:style w:type="paragraph" w:styleId="Sumrio8">
    <w:name w:val="toc 8"/>
    <w:basedOn w:val="Sumrio7"/>
    <w:autoRedefine/>
    <w:semiHidden/>
    <w:rsid w:val="006231E4"/>
    <w:pPr>
      <w:tabs>
        <w:tab w:val="left" w:pos="1418"/>
      </w:tabs>
      <w:ind w:left="1418" w:hanging="1418"/>
    </w:pPr>
  </w:style>
  <w:style w:type="paragraph" w:styleId="Sumrio9">
    <w:name w:val="toc 9"/>
    <w:basedOn w:val="Sumrio8"/>
    <w:autoRedefine/>
    <w:uiPriority w:val="39"/>
    <w:rsid w:val="006231E4"/>
    <w:pPr>
      <w:tabs>
        <w:tab w:val="left" w:pos="1701"/>
      </w:tabs>
      <w:ind w:left="0" w:firstLine="0"/>
    </w:pPr>
    <w:rPr>
      <w:b/>
    </w:rPr>
  </w:style>
  <w:style w:type="paragraph" w:styleId="Lista5">
    <w:name w:val="List 5"/>
    <w:basedOn w:val="Normal"/>
    <w:semiHidden/>
    <w:rsid w:val="006231E4"/>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6231E4"/>
    <w:rPr>
      <w:noProof/>
      <w:color w:val="0000FF"/>
      <w:u w:val="single"/>
    </w:rPr>
  </w:style>
  <w:style w:type="paragraph" w:customStyle="1" w:styleId="TF-apndiceTTULO">
    <w:name w:val="TF-apêndice TÍTULO"/>
    <w:next w:val="TF-TEXTO"/>
    <w:semiHidden/>
    <w:rsid w:val="006231E4"/>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6231E4"/>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6231E4"/>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6231E4"/>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6231E4"/>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6231E4"/>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6231E4"/>
    <w:pPr>
      <w:keepNext/>
      <w:keepLines/>
      <w:spacing w:before="60"/>
      <w:jc w:val="center"/>
      <w:outlineLvl w:val="0"/>
    </w:pPr>
    <w:rPr>
      <w:rFonts w:ascii="Times New Roman" w:eastAsia="Times New Roman" w:hAnsi="Times New Roman" w:cs="Times New Roman"/>
      <w:szCs w:val="20"/>
      <w:lang w:eastAsia="pt-BR"/>
    </w:rPr>
  </w:style>
  <w:style w:type="paragraph" w:customStyle="1" w:styleId="TF-listadesiglasTTULO">
    <w:name w:val="TF-lista de siglas TÍTULO"/>
    <w:basedOn w:val="Normal"/>
    <w:next w:val="TF-listadesiglasITEM"/>
    <w:semiHidden/>
    <w:rsid w:val="006231E4"/>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6231E4"/>
    <w:pPr>
      <w:spacing w:after="24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6231E4"/>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6231E4"/>
    <w:pPr>
      <w:spacing w:after="160"/>
    </w:pPr>
  </w:style>
  <w:style w:type="paragraph" w:customStyle="1" w:styleId="xl24">
    <w:name w:val="xl24"/>
    <w:basedOn w:val="Normal"/>
    <w:rsid w:val="006231E4"/>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6231E4"/>
    <w:rPr>
      <w:i/>
      <w:iCs/>
    </w:rPr>
  </w:style>
  <w:style w:type="paragraph" w:customStyle="1" w:styleId="TF-xAvalITEMTABELA">
    <w:name w:val="TF-xAval ITEM TABELA"/>
    <w:basedOn w:val="TF-xAvalITEMDETALHE"/>
    <w:rsid w:val="006231E4"/>
    <w:pPr>
      <w:ind w:left="0"/>
      <w:jc w:val="center"/>
    </w:pPr>
  </w:style>
  <w:style w:type="paragraph" w:customStyle="1" w:styleId="TF-ilustraoTEXTO">
    <w:name w:val="TF-ilustração TEXTO"/>
    <w:semiHidden/>
    <w:rsid w:val="006231E4"/>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6231E4"/>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6231E4"/>
    <w:pPr>
      <w:numPr>
        <w:numId w:val="3"/>
      </w:numPr>
      <w:tabs>
        <w:tab w:val="clear" w:pos="1040"/>
        <w:tab w:val="num" w:pos="1077"/>
      </w:tabs>
      <w:spacing w:line="360" w:lineRule="auto"/>
      <w:ind w:left="1077" w:hanging="397"/>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6231E4"/>
  </w:style>
  <w:style w:type="paragraph" w:customStyle="1" w:styleId="TF-subalineasn3">
    <w:name w:val="TF-subalineas n3"/>
    <w:basedOn w:val="TF-subalineasn2"/>
    <w:autoRedefine/>
    <w:semiHidden/>
    <w:rsid w:val="006231E4"/>
    <w:pPr>
      <w:numPr>
        <w:ilvl w:val="2"/>
      </w:numPr>
      <w:tabs>
        <w:tab w:val="clear" w:pos="1721"/>
        <w:tab w:val="num" w:pos="360"/>
        <w:tab w:val="num" w:pos="1440"/>
        <w:tab w:val="num" w:pos="1758"/>
        <w:tab w:val="num" w:pos="2160"/>
      </w:tabs>
      <w:ind w:left="2160" w:hanging="360"/>
    </w:pPr>
  </w:style>
  <w:style w:type="paragraph" w:customStyle="1" w:styleId="TF-conteudo-quadro">
    <w:name w:val="TF-conteudo-quadro"/>
    <w:semiHidden/>
    <w:rsid w:val="006231E4"/>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6231E4"/>
    <w:pPr>
      <w:jc w:val="center"/>
    </w:pPr>
  </w:style>
  <w:style w:type="paragraph" w:styleId="Textodebalo">
    <w:name w:val="Balloon Text"/>
    <w:basedOn w:val="Normal"/>
    <w:link w:val="TextodebaloChar"/>
    <w:uiPriority w:val="99"/>
    <w:semiHidden/>
    <w:unhideWhenUsed/>
    <w:rsid w:val="006231E4"/>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6231E4"/>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6231E4"/>
    <w:pPr>
      <w:jc w:val="right"/>
    </w:pPr>
  </w:style>
  <w:style w:type="table" w:styleId="Tabelacomgrade">
    <w:name w:val="Table Grid"/>
    <w:basedOn w:val="Tabelanormal"/>
    <w:uiPriority w:val="59"/>
    <w:rsid w:val="006231E4"/>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6231E4"/>
  </w:style>
  <w:style w:type="paragraph" w:customStyle="1" w:styleId="TF-LEGENDA-Tabela">
    <w:name w:val="TF-LEGENDA-Tabela"/>
    <w:basedOn w:val="TF-LEGENDA"/>
    <w:semiHidden/>
    <w:qFormat/>
    <w:rsid w:val="006231E4"/>
  </w:style>
  <w:style w:type="paragraph" w:customStyle="1" w:styleId="TF-FIGURA">
    <w:name w:val="TF-FIGURA"/>
    <w:basedOn w:val="TF-TEXTO"/>
    <w:qFormat/>
    <w:rsid w:val="006231E4"/>
    <w:pPr>
      <w:keepNext/>
      <w:spacing w:before="0" w:line="240" w:lineRule="auto"/>
      <w:ind w:firstLine="0"/>
      <w:jc w:val="center"/>
    </w:pPr>
  </w:style>
  <w:style w:type="character" w:customStyle="1" w:styleId="TF-COURIER10">
    <w:name w:val="TF-COURIER10"/>
    <w:qFormat/>
    <w:rsid w:val="006231E4"/>
    <w:rPr>
      <w:rFonts w:ascii="Courier New" w:hAnsi="Courier New"/>
      <w:sz w:val="20"/>
    </w:rPr>
  </w:style>
  <w:style w:type="paragraph" w:customStyle="1" w:styleId="TtuloIntroduo">
    <w:name w:val="Título Introdução"/>
    <w:basedOn w:val="Ttulo1"/>
    <w:qFormat/>
    <w:rsid w:val="006231E4"/>
    <w:pPr>
      <w:spacing w:before="480"/>
    </w:pPr>
  </w:style>
  <w:style w:type="paragraph" w:styleId="Textodecomentrio">
    <w:name w:val="annotation text"/>
    <w:basedOn w:val="Normal"/>
    <w:link w:val="TextodecomentrioChar"/>
    <w:uiPriority w:val="99"/>
    <w:unhideWhenUsed/>
    <w:rsid w:val="006231E4"/>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6231E4"/>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6231E4"/>
    <w:rPr>
      <w:sz w:val="16"/>
      <w:szCs w:val="16"/>
    </w:rPr>
  </w:style>
  <w:style w:type="paragraph" w:styleId="Assuntodocomentrio">
    <w:name w:val="annotation subject"/>
    <w:basedOn w:val="Textodecomentrio"/>
    <w:next w:val="Textodecomentrio"/>
    <w:link w:val="AssuntodocomentrioChar"/>
    <w:uiPriority w:val="99"/>
    <w:semiHidden/>
    <w:unhideWhenUsed/>
    <w:rsid w:val="006231E4"/>
    <w:rPr>
      <w:b/>
      <w:bCs/>
      <w:lang w:val="x-none" w:eastAsia="x-none"/>
    </w:rPr>
  </w:style>
  <w:style w:type="character" w:customStyle="1" w:styleId="AssuntodocomentrioChar">
    <w:name w:val="Assunto do comentário Char"/>
    <w:basedOn w:val="TextodecomentrioChar"/>
    <w:link w:val="Assuntodocomentrio"/>
    <w:uiPriority w:val="99"/>
    <w:semiHidden/>
    <w:rsid w:val="006231E4"/>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6231E4"/>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6231E4"/>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6231E4"/>
    <w:rPr>
      <w:rFonts w:ascii="Times New Roman" w:eastAsia="Times New Roman" w:hAnsi="Times New Roman" w:cs="Times New Roman"/>
      <w:sz w:val="20"/>
      <w:szCs w:val="20"/>
      <w:lang w:eastAsia="pt-BR"/>
    </w:rPr>
  </w:style>
  <w:style w:type="character" w:styleId="Refdenotaderodap">
    <w:name w:val="footnote reference"/>
    <w:semiHidden/>
    <w:unhideWhenUsed/>
    <w:rsid w:val="006231E4"/>
    <w:rPr>
      <w:vertAlign w:val="superscript"/>
    </w:rPr>
  </w:style>
  <w:style w:type="paragraph" w:customStyle="1" w:styleId="TF-orientador">
    <w:name w:val="TF-orientador"/>
    <w:basedOn w:val="TF-autor"/>
    <w:semiHidden/>
    <w:qFormat/>
    <w:rsid w:val="006231E4"/>
    <w:pPr>
      <w:spacing w:after="480"/>
    </w:pPr>
  </w:style>
  <w:style w:type="paragraph" w:customStyle="1" w:styleId="TF-avaliaoCABEALHO">
    <w:name w:val="TF-avaliação CABEÇALHO"/>
    <w:basedOn w:val="Normal"/>
    <w:semiHidden/>
    <w:rsid w:val="006231E4"/>
    <w:rPr>
      <w:rFonts w:ascii="Times New Roman" w:eastAsia="Times New Roman" w:hAnsi="Times New Roman" w:cs="Times New Roman"/>
      <w:lang w:eastAsia="pt-BR"/>
    </w:rPr>
  </w:style>
  <w:style w:type="paragraph" w:customStyle="1" w:styleId="TF-avaliaoTTULOTCC">
    <w:name w:val="TF-avaliação TÍTULO TCC"/>
    <w:basedOn w:val="Normal"/>
    <w:semiHidden/>
    <w:rsid w:val="006231E4"/>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6231E4"/>
    <w:pPr>
      <w:numPr>
        <w:numId w:val="9"/>
      </w:numPr>
      <w:tabs>
        <w:tab w:val="clear" w:pos="720"/>
        <w:tab w:val="left" w:pos="284"/>
        <w:tab w:val="num" w:pos="1077"/>
      </w:tabs>
      <w:spacing w:before="240"/>
      <w:ind w:left="1077" w:hanging="397"/>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6231E4"/>
    <w:pPr>
      <w:numPr>
        <w:ilvl w:val="1"/>
      </w:numPr>
      <w:tabs>
        <w:tab w:val="clear" w:pos="737"/>
        <w:tab w:val="num" w:pos="1418"/>
      </w:tabs>
      <w:spacing w:before="400" w:after="100"/>
      <w:ind w:left="1418" w:hanging="380"/>
    </w:pPr>
    <w:rPr>
      <w:b w:val="0"/>
    </w:rPr>
  </w:style>
  <w:style w:type="paragraph" w:customStyle="1" w:styleId="TF-avaliaotexto">
    <w:name w:val="TF-avaliação texto"/>
    <w:basedOn w:val="TF-TEXTO"/>
    <w:semiHidden/>
    <w:qFormat/>
    <w:rsid w:val="006231E4"/>
    <w:pPr>
      <w:ind w:firstLine="0"/>
    </w:pPr>
  </w:style>
  <w:style w:type="paragraph" w:customStyle="1" w:styleId="TF-avaliaoQUADRO">
    <w:name w:val="TF-avaliação QUADRO"/>
    <w:basedOn w:val="Normal"/>
    <w:semiHidden/>
    <w:rsid w:val="006231E4"/>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6231E4"/>
    <w:pPr>
      <w:keepNext/>
      <w:keepLines/>
      <w:spacing w:before="120"/>
      <w:jc w:val="center"/>
    </w:pPr>
    <w:rPr>
      <w:rFonts w:ascii="Times New Roman" w:eastAsia="Times New Roman" w:hAnsi="Times New Roman" w:cs="Times New Roman"/>
      <w:color w:val="000000"/>
      <w:szCs w:val="20"/>
      <w:lang w:eastAsia="pt-BR"/>
    </w:rPr>
  </w:style>
  <w:style w:type="paragraph" w:customStyle="1" w:styleId="TF-CDIGO-FONTE">
    <w:name w:val="TF-CÓDIGO-FONTE"/>
    <w:rsid w:val="006231E4"/>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6231E4"/>
    <w:pPr>
      <w:jc w:val="center"/>
    </w:pPr>
    <w:rPr>
      <w:rFonts w:ascii="Times New Roman" w:eastAsia="Times New Roman" w:hAnsi="Times New Roman" w:cs="Times New Roman"/>
      <w:sz w:val="20"/>
      <w:szCs w:val="20"/>
      <w:lang w:eastAsia="pt-BR"/>
    </w:rPr>
  </w:style>
  <w:style w:type="paragraph" w:customStyle="1" w:styleId="TF-xAvalITEM">
    <w:name w:val="TF-xAval ITEM"/>
    <w:basedOn w:val="Normal"/>
    <w:rsid w:val="006231E4"/>
    <w:pPr>
      <w:numPr>
        <w:numId w:val="11"/>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6231E4"/>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6231E4"/>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6231E4"/>
    <w:pPr>
      <w:tabs>
        <w:tab w:val="left" w:pos="708"/>
      </w:tabs>
      <w:ind w:left="720" w:hanging="720"/>
      <w:jc w:val="center"/>
    </w:pPr>
    <w:rPr>
      <w:rFonts w:ascii="Times New Roman" w:eastAsia="Times New Roman" w:hAnsi="Times New Roman" w:cs="Times New Roman"/>
      <w:caps/>
      <w:noProof/>
      <w:szCs w:val="20"/>
      <w:lang w:eastAsia="pt-BR"/>
    </w:rPr>
  </w:style>
  <w:style w:type="paragraph" w:styleId="Legenda">
    <w:name w:val="caption"/>
    <w:basedOn w:val="Normal"/>
    <w:next w:val="Normal"/>
    <w:uiPriority w:val="35"/>
    <w:qFormat/>
    <w:rsid w:val="006231E4"/>
    <w:pPr>
      <w:keepNext/>
      <w:keepLines/>
    </w:pPr>
    <w:rPr>
      <w:rFonts w:ascii="Times New Roman" w:eastAsia="Times New Roman" w:hAnsi="Times New Roman" w:cs="Times New Roman"/>
      <w:b/>
      <w:bCs/>
      <w:sz w:val="20"/>
      <w:szCs w:val="20"/>
      <w:lang w:eastAsia="pt-BR"/>
    </w:rPr>
  </w:style>
  <w:style w:type="character" w:styleId="MenoPendente">
    <w:name w:val="Unresolved Mention"/>
    <w:uiPriority w:val="99"/>
    <w:semiHidden/>
    <w:unhideWhenUsed/>
    <w:rsid w:val="006231E4"/>
    <w:rPr>
      <w:color w:val="605E5C"/>
      <w:shd w:val="clear" w:color="auto" w:fill="E1DFDD"/>
    </w:rPr>
  </w:style>
  <w:style w:type="paragraph" w:styleId="NormalWeb">
    <w:name w:val="Normal (Web)"/>
    <w:basedOn w:val="Normal"/>
    <w:uiPriority w:val="99"/>
    <w:unhideWhenUsed/>
    <w:rsid w:val="00FB2B42"/>
    <w:pPr>
      <w:spacing w:before="100" w:beforeAutospacing="1" w:after="100" w:afterAutospacing="1"/>
    </w:pPr>
    <w:rPr>
      <w:rFonts w:ascii="Times New Roman" w:eastAsia="Times New Roman" w:hAnsi="Times New Roman" w:cs="Times New Roman"/>
      <w:lang w:eastAsia="pt-BR"/>
    </w:rPr>
  </w:style>
  <w:style w:type="character" w:styleId="Forte">
    <w:name w:val="Strong"/>
    <w:uiPriority w:val="22"/>
    <w:qFormat/>
    <w:rsid w:val="00FB2B42"/>
    <w:rPr>
      <w:b/>
      <w:bCs/>
    </w:rPr>
  </w:style>
  <w:style w:type="character" w:styleId="nfase">
    <w:name w:val="Emphasis"/>
    <w:uiPriority w:val="20"/>
    <w:qFormat/>
    <w:rsid w:val="00FB2B42"/>
    <w:rPr>
      <w:i/>
      <w:iCs/>
    </w:rPr>
  </w:style>
  <w:style w:type="numbering" w:customStyle="1" w:styleId="Listaatual1">
    <w:name w:val="Lista atual1"/>
    <w:uiPriority w:val="99"/>
    <w:rsid w:val="00FB2B42"/>
    <w:pPr>
      <w:numPr>
        <w:numId w:val="18"/>
      </w:numPr>
    </w:pPr>
  </w:style>
  <w:style w:type="numbering" w:customStyle="1" w:styleId="Listaatual2">
    <w:name w:val="Lista atual2"/>
    <w:uiPriority w:val="99"/>
    <w:rsid w:val="00FB2B42"/>
    <w:pPr>
      <w:numPr>
        <w:numId w:val="20"/>
      </w:numPr>
    </w:pPr>
  </w:style>
  <w:style w:type="numbering" w:customStyle="1" w:styleId="Listaatual3">
    <w:name w:val="Lista atual3"/>
    <w:uiPriority w:val="99"/>
    <w:rsid w:val="00FB2B42"/>
    <w:pPr>
      <w:numPr>
        <w:numId w:val="22"/>
      </w:numPr>
    </w:pPr>
  </w:style>
  <w:style w:type="numbering" w:customStyle="1" w:styleId="Listaatual4">
    <w:name w:val="Lista atual4"/>
    <w:uiPriority w:val="99"/>
    <w:rsid w:val="00FB2B42"/>
    <w:pPr>
      <w:numPr>
        <w:numId w:val="24"/>
      </w:numPr>
    </w:pPr>
  </w:style>
  <w:style w:type="numbering" w:customStyle="1" w:styleId="Listaatual5">
    <w:name w:val="Lista atual5"/>
    <w:uiPriority w:val="99"/>
    <w:rsid w:val="00FB2B42"/>
    <w:pPr>
      <w:numPr>
        <w:numId w:val="26"/>
      </w:numPr>
    </w:pPr>
  </w:style>
  <w:style w:type="numbering" w:customStyle="1" w:styleId="Listaatual6">
    <w:name w:val="Lista atual6"/>
    <w:uiPriority w:val="99"/>
    <w:rsid w:val="00FB2B42"/>
    <w:pPr>
      <w:numPr>
        <w:numId w:val="28"/>
      </w:numPr>
    </w:pPr>
  </w:style>
  <w:style w:type="numbering" w:customStyle="1" w:styleId="Listaatual7">
    <w:name w:val="Lista atual7"/>
    <w:uiPriority w:val="99"/>
    <w:rsid w:val="00FB2B42"/>
    <w:pPr>
      <w:numPr>
        <w:numId w:val="30"/>
      </w:numPr>
    </w:pPr>
  </w:style>
  <w:style w:type="numbering" w:customStyle="1" w:styleId="Listaatual8">
    <w:name w:val="Lista atual8"/>
    <w:uiPriority w:val="99"/>
    <w:rsid w:val="00FB2B42"/>
    <w:pPr>
      <w:numPr>
        <w:numId w:val="32"/>
      </w:numPr>
    </w:pPr>
  </w:style>
  <w:style w:type="numbering" w:customStyle="1" w:styleId="Listaatual9">
    <w:name w:val="Lista atual9"/>
    <w:uiPriority w:val="99"/>
    <w:rsid w:val="003E2A73"/>
    <w:pPr>
      <w:numPr>
        <w:numId w:val="34"/>
      </w:numPr>
    </w:pPr>
  </w:style>
  <w:style w:type="numbering" w:customStyle="1" w:styleId="Listaatual10">
    <w:name w:val="Lista atual10"/>
    <w:uiPriority w:val="99"/>
    <w:rsid w:val="003E2A73"/>
    <w:pPr>
      <w:numPr>
        <w:numId w:val="36"/>
      </w:numPr>
    </w:pPr>
  </w:style>
  <w:style w:type="numbering" w:customStyle="1" w:styleId="Listaatual11">
    <w:name w:val="Lista atual11"/>
    <w:uiPriority w:val="99"/>
    <w:rsid w:val="003E2A73"/>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customXml" Target="ink/ink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ustomXml" Target="ink/ink3.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emf"/><Relationship Id="rId22"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1:07.049"/>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1:01.573"/>
    </inkml:context>
    <inkml:brush xml:id="br0">
      <inkml:brushProperty name="width" value="0.08571" units="cm"/>
      <inkml:brushProperty name="height" value="0.08571" units="cm"/>
      <inkml:brushProperty name="color" value="#E71224"/>
    </inkml:brush>
  </inkml:definitions>
  <inkml:trace contextRef="#ctx0" brushRef="#br0">102 0 5734,'3'3'0,"0"0"0,-1 0 0,0-1 0,-1 0 0,0 0 0,-2-1 0,1 0 0,0 0 0,0 1 0,0-1 0,0 0 0,0 1 0,0 1 0,-1-2 0,0 3 0,0-2 0,1 0 0,-1 0 0,1-1 0,0 0 0,1 0 0,-1 1 0,1-1 0,-2 1 0,1-1 0,0 0 0,0 1 0,0-1 0,0 1 0,0-1 0,0 1 0,0-1 0,0 0 0,0 0 0,0 2 0,0-2 0,-2 4 0,2-3 0,-3 3 0,2-4 0,-2 1 0,2-2 0,0 0 0,0 0 0,-1 0 0,1 0 0,0 0 0,-1 1 0,0 1 0,1-2 0,-2 2 0,1-2 0,-1 1 0,1-1 0,-1-1 0,2 1 0,-2 0 0,3 1 0,-1 0 0,1 1 0,0-1 0,0 1 0,0-1 0,0 1 0,0-1 0,0 3 0,0-3 0,0 5 0,0-2 0,0 3 0,0-3 0,0 0 0,0-1 0,0-1 0,0 1 0,0 0 0,0 0 0,0-1 0,0 0 0,0 4 0,0-3 0,0 4 0,0-4 0,0 2 0,0-2 0,0 3 0,0-5 0,0 6 0,0-5 0,0 4 0,0-3 0,0 2 0,0-3 0,0 6 0,-1-4 0,1 8 0,-1-6 0,0 3 0,-1-2 0,-1 3 0,1-1 0,-1 4 0,1-2 0,-1 3 0,1-4 0,0 3 0,2-5 0,-1 0 0,1-3 0,0 0 0,0-2 0,0 1 0,0-1 0,0 6 0,0-4 0,0 4 0,0-6 0,0 7 0,0-5 0,0 7 0,0-3 0,0 7 0,0-6 0,0 7 0,0-11 0,0 9 0,0-9 0,0 6 0,0-6 0,-1 6 0,1-5 0,-1 7 0,0-3 0,-1 3 0,-1 4 0,2-8 0,-1 19 0,2-18 0,-1 11 0,1-15 0,0-4 0,0-1 0,0 1 0,0 0 0,-1 0 0,0 6 0,0-3 0,0 6 0,0-5 0,0 3 0,-1-1 0,0 1 0,0-1 0,2 0 0,-2-3 0,2 1 0,0-5 0,0 1 0,0-1 0,-1 1 0,1-1 0,-1 1 0,1-2 0,0 2 0,0-1 0,0 8 0,0-5 0,-2 11 0,2-11 0,-3 8 0,2-9 0,-3 12 0,2-10 0,-2 11 0,3-12 0,-1 3 0,1-6 0,1 2 0,0-3 0,0 2 0,0-2 0,0 5 0,0-4 0,0 7 0,0-5 0,1 5 0,-1-3 0,1 8 0,-1-6 0,-1 8 0,1-8 0,0 7 0,0-8 0,1 5 0,-1-8 0,1 2 0,-1-4 0,1 1 0,-1-1 0,2 0 0,-2-1 0,3 7 0,-1-3 0,1 8 0,-2-5 0,1 4 0,-1-6 0,0 6 0,-1-8 0,1 7 0,-1-8 0,1 3 0,0-4 0,0 1 0,2 0 0,-2 3 0,1 0 0,2 6 0,-3-5 0,0 5 0,0-6 0,0 7 0,0-4 0,2 13 0,-2-14 0,1 14 0,-2-16 0,2 10 0,-1-12 0,0 7 0,-1-8 0,0 4 0,0-5 0,0 1 0,0-1 0,1 1 0,-1-2 0,1 6 0,-1-4 0,0 13 0,0-9 0,1 11 0,-1-9 0,0 7 0,0-4 0,-1 6 0,1-5 0,-1 7 0,1-12 0,0 6 0,0-10 0,-1 4 0,1-5 0,0 3 0,-1-3 0,1 6 0,-1-4 0,0 12 0,1-10 0,-1 11 0,0-8 0,1 6 0,0-8 0,0 4 0,0-9 0,-1 2 0,1-4 0,0 2 0,0-3 0,0 2 0,0-1 0,0 0 0,0 1 0,0 0 0,0 0 0,0 2 0,0-1 0,0 8 0,0-6 0,0 7 0,0-8 0,0 8 0,0-8 0,1 9 0,-1-8 0,0 8 0,0-5 0,0 7 0,0-6 0,2 6 0,-1-8 0,1 5 0,-1-4 0,0 1 0,0-5 0,0 3 0,-1-5 0,0 6 0,0-5 0,0 4 0,1-5 0,-1 2 0,0-2 0,1 0 0,-1 2 0,1 6 0,0-4 0,-1 16 0,-1-14 0,1 13 0,-1-13 0,1 9 0,0-9 0,0 9 0,0-9 0,0 6 0,0-7 0,0 3 0,0-7 0,0 3 0,-1-4 0,1 3 0,0-1 0,0 4 0,0 0 0,0 4 0,0-4 0,0 8 0,0-11 0,0 10 0,0-11 0,1 4 0,-1-3 0,0 3 0,0-3 0,0 3 0,0-5 0,0 5 0,0-4 0,0 11 0,0-8 0,0 11 0,-1-12 0,-1 9 0,1-10 0,-2 14 0,1-11 0,-3 14 0,2-10 0,-2 8 0,3-8 0,-3 10 0,3-14 0,-1 13 0,1-16 0,1 8 0,1-10 0,0 4 0,0-5 0,0 1 0,0-1 0,0 0 0,0 0 0,0-1 0,0 0 0,-1 1 0,1-1 0,0 1 0,0-1 0,0 2 0,1 1 0,0 9 0,0-3 0,2 9 0,-2-10 0,1 13 0,-2-13 0,0 21 0,-1-18 0,0 21 0,0-21 0,1 13 0,0-16 0,0 9 0,0-11 0,0 11 0,1-12 0,0 5 0,1-6 0,-1 0 0,1-1 0,-1 3 0,-1-5 0,1 5 0,0-3 0,2 8 0,-2-5 0,1 11 0,-2-12 0,2 10 0,-2-10 0,1 9 0,0-10 0,0 10 0,0-9 0,0 7 0,-1-9 0,0 3 0,-1-4 0,1 4 0,0-4 0,0 2 0,0-2 0,0-1 0,0-1 0,-3-4 0,1 2 0,-5-3 0,1 2 0,-2-2 0,2 1 0,1-1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19:30:12.028"/>
    </inkml:context>
    <inkml:brush xml:id="br0">
      <inkml:brushProperty name="width" value="0.08571" units="cm"/>
      <inkml:brushProperty name="height" value="0.08571" units="cm"/>
      <inkml:brushProperty name="color" value="#E71224"/>
    </inkml:brush>
  </inkml:definitions>
  <inkml:trace contextRef="#ctx0" brushRef="#br0">84 5 5734,'-3'-2'0,"1"0"0,1 2 0,0-1 0,-1 3 0,2-2 0,-1 2 0,0-1 0,2 1 0,-1-1 0,1 2 0,-1-1 0,0 2 0,1 2 0,-1-3 0,1 3 0,-1-5 0,0 3 0,0-2 0,0 3 0,0-2 0,0 3 0,0-3 0,0 1 0,0-1 0,0-1 0,0-1 0,0 2 0,0-2 0,0 2 0,0-2 0,0 3 0,0-3 0,0 2 0,0-1 0,1 1 0,-1-1 0,0 0 0,1-1 0,-1 2 0,1 0 0,-1 2 0,0-1 0,0 2 0,-1-3 0,1 0 0,0-1 0,0 1 0,0-1 0,-1 2 0,1-3 0,0 3 0,0-3 0,-1 3 0,1-2 0,0 2 0,0-2 0,1 3 0,-1-3 0,1 6 0,0-4 0,-1 3 0,1-4 0,0 3 0,-1-4 0,0 1 0,0-2 0,0 0 0,0 1 0,0-1 0,0 1 0,1-1 0,-1 0 0,1 0 0,0 1 0,0-1 0,0 3 0,0 0 0,0 2 0,-1-1 0,0-1 0,1 1 0,1-1 0,-1-1 0,1 4 0,-2-4 0,0 2 0,0-3 0,0 1 0,0-1 0,0 2 0,0-3 0,1 3 0,-1-1 0,1 1 0,-1 1 0,1 2 0,0-3 0,-1 3 0,1-4 0,0 4 0,0-4 0,0 3 0,-1-3 0,1 3 0,-1-4 0,1 3 0,-1-4 0,0 5 0,0-3 0,0 3 0,0-4 0,0 1 0,1-1 0,-1 0 0,0-1 0,1 1 0,-1-1 0,0 4 0,0-3 0,0 7 0,0-5 0,0 6 0,1-4 0,-1 3 0,2-2 0,-1 1 0,-1-5 0,1 5 0,-1-5 0,0 4 0,0-5 0,0 2 0,1-3 0,0 3 0,0-1 0,-1 4 0,0-4 0,0 2 0,0-3 0,1 2 0,-1-3 0,0 2 0,0-1 0,-1 4 0,0-2 0,0 8 0,1-7 0,-1 7 0,0-6 0,1 4 0,-1-5 0,0 1 0,1-3 0,-1 3 0,1-3 0,0 3 0,0-2 0,-1 1 0,1-2 0,-2 2 0,2-2 0,-2 3 0,1-2 0,-1 2 0,1-2 0,0 2 0,0-4 0,-1 3 0,2-4 0,-2 4 0,2-4 0,0 2 0,0-2 0,1 4 0,-2-2 0,0 6 0,-1-6 0,-1 5 0,3-5 0,-1 2 0,1-3 0,0 1 0,0-1 0,0 1 0,0-1 0,0 0 0,0-1 0,0 1 0,0-1 0,0 2 0,0 0 0,0 5 0,0-4 0,0 3 0,0-3 0,0 2 0,0-3 0,0 2 0,0-3 0,0 2 0,0-3 0,0 1 0,0-1 0,0 2 0,0-1 0,0 6 0,0-4 0,0 6 0,0-6 0,0 3 0,0-4 0,0 4 0,0-5 0,0 2 0,-1-2 0,1 1 0,-1-2 0,1 2 0,0-2 0,0 0 0,0 1 0,0 0 0,0 1 0,0 4 0,0-3 0,0 5 0,0-6 0,0 2 0,0-3 0,0 0 0,0-1 0,0 1 0,0-1 0,0 1 0,0-1 0,0 1 0,0-1 0,0 0 0,1 3 0,-1-3 0,0 6 0,0-5 0,0 4 0,0-4 0,0 3 0,0-3 0,0 2 0,0-1 0,0 3 0,0-2 0,0 3 0,-1-3 0,0 3 0,0-4 0,0 3 0,1-3 0,0 3 0,0-3 0,1 2 0,-1-4 0,1 3 0,-1-3 0,0 1 0,0-1 0,2 2 0,-3-1 0,2 7 0,-2-5 0,0 9 0,1-9 0,0 5 0,0-6 0,0 2 0,0-3 0,0 1 0,-1-2 0,1 0 0,-1 0 0,1 1 0,0-1 0,0 1 0,0-1 0,0 2 0,0 0 0,0 2 0,0 0 0,0 2 0,0-4 0,-1 3 0,1-5 0,-1 3 0,0-3 0,1 1 0,0-1 0,0 1 0,1 0 0,-1 1 0,0-1 0,0 4 0,0-2 0,-1 3 0,1-4 0,0 6 0,0-5 0,0 3 0,0-6 0,-1 2 0,1-1 0,-1-1 0,0 0 0,1 1 0,0-1 0,0 1 0,0-1 0,0 0 0,0 1 0,0 1 0,0-1 0,-1 3 0,0 0 0,0 6 0,-1-5 0,2 4 0,-1-6 0,1 1 0,0-2 0,0 1 0,-1-1 0,1 5 0,-1-4 0,1 4 0,0-4 0,-1 1 0,1-2 0,-1 2 0,1-3 0,0 0 0,0 0 0,0 0 0,0-1 0,-1 1 0,0 0 0,0 1 0,0 2 0,-3 6 0,3-3 0,-3 8 0,1-6 0,-2 6 0,2-5 0,-1 2 0,3-8 0,0 0 0,1-1 0,-1-2 0,1 0 0,0 0 0,0-1 0,0 0 0,0 1 0,-1-1 0,0 0 0,0 0 0,0-1 0,1 2 0,1-1 0,0 1 0,0-1 0,-2 0 0,2 0 0,-1 1 0,0 0 0,0-1 0,0 1 0,1 0 0,0 2 0,0 0 0,0 6 0,0-5 0,0 5 0,-1-7 0,1 2 0,0-3 0,0 0 0,-1-1 0,-2-5 0,0 2 0,-1-5 0,-2-2 0,1 1 0,-4-9 0,2 0 0,0-6 0,2 4 0,2 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61</Pages>
  <Words>22178</Words>
  <Characters>119766</Characters>
  <Application>Microsoft Office Word</Application>
  <DocSecurity>0</DocSecurity>
  <Lines>998</Lines>
  <Paragraphs>283</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141661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8</cp:revision>
  <dcterms:created xsi:type="dcterms:W3CDTF">2021-10-26T14:34:00Z</dcterms:created>
  <dcterms:modified xsi:type="dcterms:W3CDTF">2021-12-19T00:11:00Z</dcterms:modified>
</cp:coreProperties>
</file>